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F9E49" w14:textId="77777777" w:rsidR="009F7C27" w:rsidRPr="006E05AC" w:rsidRDefault="009F7C27" w:rsidP="009F7C27">
      <w:pPr>
        <w:spacing w:line="240" w:lineRule="auto"/>
        <w:rPr>
          <w:color w:val="000000" w:themeColor="text1"/>
          <w:sz w:val="2"/>
        </w:rPr>
        <w:sectPr w:rsidR="009F7C27" w:rsidRPr="006E05AC" w:rsidSect="0071413F">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p>
    <w:p w14:paraId="7ACFD756" w14:textId="0093BB3F" w:rsidR="00F72FD3" w:rsidRPr="006E05AC" w:rsidRDefault="00CF248F" w:rsidP="0022534C">
      <w:pPr>
        <w:pStyle w:val="Session"/>
        <w:rPr>
          <w:lang w:val="en-GB"/>
        </w:rPr>
      </w:pPr>
      <w:r>
        <w:rPr>
          <w:lang w:val="en-GB"/>
        </w:rPr>
        <w:t>E</w:t>
      </w:r>
      <w:r w:rsidRPr="00CF248F">
        <w:rPr>
          <w:lang w:val="en-GB"/>
        </w:rPr>
        <w:t xml:space="preserve">ightieth </w:t>
      </w:r>
      <w:r w:rsidR="00F72FD3" w:rsidRPr="006E05AC">
        <w:rPr>
          <w:lang w:val="en-GB"/>
        </w:rPr>
        <w:t>session</w:t>
      </w:r>
    </w:p>
    <w:p w14:paraId="128502A5" w14:textId="30F121A6" w:rsidR="00F72FD3" w:rsidRPr="006E05AC" w:rsidRDefault="00F72FD3" w:rsidP="0022534C">
      <w:pPr>
        <w:pStyle w:val="AgendaItemNormal"/>
      </w:pPr>
      <w:r w:rsidRPr="006E05AC">
        <w:t xml:space="preserve">Item </w:t>
      </w:r>
      <w:r w:rsidR="0047737D">
        <w:t>137</w:t>
      </w:r>
      <w:r w:rsidR="0047737D" w:rsidRPr="006E05AC">
        <w:t xml:space="preserve"> </w:t>
      </w:r>
      <w:r w:rsidRPr="006E05AC">
        <w:t>of the preliminary list*</w:t>
      </w:r>
    </w:p>
    <w:p w14:paraId="13C325EC" w14:textId="5E32C47B" w:rsidR="00F72FD3" w:rsidRPr="006E05AC" w:rsidRDefault="00F72FD3" w:rsidP="0022534C">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Proposed programme budget for 202</w:t>
      </w:r>
      <w:r w:rsidR="00AB4278">
        <w:t>6</w:t>
      </w:r>
    </w:p>
    <w:p w14:paraId="40928821"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507D3912"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6F0354A2"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6DD2B6AC" w14:textId="4AAA0E91" w:rsidR="00F72FD3" w:rsidRPr="006E05AC" w:rsidRDefault="00F72FD3" w:rsidP="00374897">
      <w:pPr>
        <w:pStyle w:val="TitleHCH"/>
        <w:ind w:left="1267" w:right="1260" w:hanging="1267"/>
      </w:pPr>
      <w:r w:rsidRPr="006E05AC">
        <w:tab/>
      </w:r>
      <w:r w:rsidRPr="006E05AC">
        <w:tab/>
        <w:t>Proposed programme budget for 202</w:t>
      </w:r>
      <w:r w:rsidR="00075D5A">
        <w:t>6</w:t>
      </w:r>
    </w:p>
    <w:p w14:paraId="47B6CD02"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4AE3AE8D"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1BAC357C" w14:textId="77777777" w:rsidR="00F72FD3" w:rsidRPr="006E05AC" w:rsidRDefault="00F72FD3" w:rsidP="00374897">
      <w:pPr>
        <w:pStyle w:val="H1"/>
        <w:ind w:right="1260"/>
      </w:pPr>
      <w:r w:rsidRPr="006E05AC">
        <w:tab/>
      </w:r>
      <w:r w:rsidRPr="006E05AC">
        <w:tab/>
        <w:t>Part II</w:t>
      </w:r>
    </w:p>
    <w:p w14:paraId="388C9CDB" w14:textId="77777777" w:rsidR="00F72FD3" w:rsidRPr="006E05AC" w:rsidRDefault="00F72FD3" w:rsidP="00374897">
      <w:pPr>
        <w:pStyle w:val="H1"/>
        <w:ind w:right="1260"/>
      </w:pPr>
      <w:r w:rsidRPr="006E05AC">
        <w:tab/>
      </w:r>
      <w:r w:rsidRPr="006E05AC">
        <w:tab/>
        <w:t>Political affairs</w:t>
      </w:r>
    </w:p>
    <w:p w14:paraId="056A49FD"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59A52CE0"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30B76F88" w14:textId="77777777" w:rsidR="00F72FD3" w:rsidRPr="006E05AC" w:rsidRDefault="00F72FD3" w:rsidP="00374897">
      <w:pPr>
        <w:pStyle w:val="HCh"/>
        <w:ind w:left="1267" w:right="1260" w:hanging="1267"/>
      </w:pPr>
      <w:r w:rsidRPr="006E05AC">
        <w:tab/>
      </w:r>
      <w:r w:rsidRPr="006E05AC">
        <w:tab/>
        <w:t>Section 3</w:t>
      </w:r>
    </w:p>
    <w:p w14:paraId="083E8C4D" w14:textId="77777777" w:rsidR="00F72FD3" w:rsidRPr="006E05AC" w:rsidRDefault="00F72FD3" w:rsidP="00374897">
      <w:pPr>
        <w:pStyle w:val="TitleHCH"/>
        <w:ind w:left="1267" w:right="1260" w:hanging="1267"/>
      </w:pPr>
      <w:r w:rsidRPr="006E05AC">
        <w:tab/>
      </w:r>
      <w:r w:rsidRPr="006E05AC">
        <w:tab/>
        <w:t>Political affairs</w:t>
      </w:r>
    </w:p>
    <w:p w14:paraId="62991BEB"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26D0FE2F"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3AB4158F" w14:textId="77777777" w:rsidR="00F72FD3" w:rsidRPr="006E05AC" w:rsidRDefault="00F72FD3" w:rsidP="00374897">
      <w:pPr>
        <w:pStyle w:val="H23"/>
        <w:rPr>
          <w:lang w:val="en-GB"/>
        </w:rPr>
      </w:pPr>
      <w:r w:rsidRPr="006E05AC">
        <w:rPr>
          <w:lang w:val="en-GB"/>
        </w:rPr>
        <w:tab/>
      </w:r>
      <w:r w:rsidRPr="006E05AC">
        <w:rPr>
          <w:lang w:val="en-GB"/>
        </w:rPr>
        <w:tab/>
        <w:t>Special political missions</w:t>
      </w:r>
    </w:p>
    <w:p w14:paraId="29ABE98A"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432B1DC3"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68219861" w14:textId="77777777" w:rsidR="00F72FD3" w:rsidRPr="006E05AC" w:rsidRDefault="00F72FD3" w:rsidP="00374897">
      <w:pPr>
        <w:pStyle w:val="H23"/>
        <w:rPr>
          <w:lang w:val="en-GB"/>
        </w:rPr>
      </w:pPr>
      <w:r w:rsidRPr="006E05AC">
        <w:rPr>
          <w:lang w:val="en-GB"/>
        </w:rPr>
        <w:tab/>
      </w:r>
      <w:r w:rsidRPr="006E05AC">
        <w:rPr>
          <w:lang w:val="en-GB"/>
        </w:rPr>
        <w:tab/>
        <w:t>United Nations Assistance Mission in Afghanistan</w:t>
      </w:r>
    </w:p>
    <w:p w14:paraId="6BDFB992"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07C16D28" w14:textId="77777777" w:rsidR="00F72FD3"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785F3845" w14:textId="77777777" w:rsidR="00472B93" w:rsidRPr="006E05AC" w:rsidRDefault="00472B9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03B5F61A" w14:textId="77777777" w:rsidR="00F72FD3" w:rsidRPr="006E05AC" w:rsidRDefault="00F72FD3" w:rsidP="00F72FD3">
      <w:pPr>
        <w:framePr w:w="9792" w:h="432" w:hSpace="180" w:wrap="notBeside" w:hAnchor="page" w:x="1210" w:yAlign="bottom"/>
        <w:spacing w:line="240" w:lineRule="auto"/>
        <w:rPr>
          <w:color w:val="000000" w:themeColor="text1"/>
          <w:sz w:val="2"/>
        </w:rPr>
      </w:pPr>
      <w:r w:rsidRPr="006E05AC">
        <w:rPr>
          <w:noProof/>
          <w:color w:val="000000" w:themeColor="text1"/>
          <w:w w:val="100"/>
          <w:sz w:val="2"/>
        </w:rPr>
        <mc:AlternateContent>
          <mc:Choice Requires="wps">
            <w:drawing>
              <wp:anchor distT="0" distB="0" distL="114300" distR="114300" simplePos="0" relativeHeight="251658253" behindDoc="0" locked="0" layoutInCell="1" allowOverlap="1" wp14:anchorId="203EAA30" wp14:editId="1F13C496">
                <wp:simplePos x="0" y="0"/>
                <wp:positionH relativeFrom="page">
                  <wp:posOffset>639445</wp:posOffset>
                </wp:positionH>
                <wp:positionV relativeFrom="paragraph">
                  <wp:posOffset>-12700</wp:posOffset>
                </wp:positionV>
                <wp:extent cx="914400" cy="0"/>
                <wp:effectExtent l="0" t="0" r="0" b="0"/>
                <wp:wrapNone/>
                <wp:docPr id="108087153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noFill/>
                        <a:ln w="3175" cap="flat" cmpd="sng" algn="ctr">
                          <a:solidFill>
                            <a:srgbClr val="010000"/>
                          </a:solidFill>
                          <a:prstDash val="solid"/>
                          <a:miter lim="800000"/>
                        </a:ln>
                        <a:effectLst/>
                      </wps:spPr>
                      <wps:bodyPr/>
                    </wps:wsp>
                  </a:graphicData>
                </a:graphic>
              </wp:anchor>
            </w:drawing>
          </mc:Choice>
          <mc:Fallback>
            <w:pict>
              <v:line w14:anchorId="4AB52D21" id="Straight Connector 4" o:spid="_x0000_s1026" style="position:absolute;z-index:251658253;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" strokecolor="#010000" strokeweight=".25pt">
                <v:stroke joinstyle="miter"/>
                <w10:wrap anchorx="page"/>
              </v:line>
            </w:pict>
          </mc:Fallback>
        </mc:AlternateContent>
      </w:r>
    </w:p>
    <w:p w14:paraId="76AEECBA" w14:textId="43AE8164" w:rsidR="00F72FD3" w:rsidRPr="006E05AC" w:rsidRDefault="00F72FD3" w:rsidP="00F72FD3">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color w:val="000000" w:themeColor="text1"/>
          <w:spacing w:val="5"/>
          <w:w w:val="104"/>
          <w:sz w:val="17"/>
          <w14:ligatures w14:val="none"/>
        </w:rPr>
      </w:pPr>
      <w:r w:rsidRPr="006E05AC">
        <w:rPr>
          <w:color w:val="000000" w:themeColor="text1"/>
          <w:spacing w:val="5"/>
          <w:w w:val="104"/>
          <w:sz w:val="17"/>
          <w14:ligatures w14:val="none"/>
        </w:rPr>
        <w:tab/>
      </w:r>
      <w:r w:rsidRPr="00C779BC">
        <w:rPr>
          <w:color w:val="000000" w:themeColor="text1"/>
          <w:spacing w:val="5"/>
          <w:w w:val="104"/>
          <w:sz w:val="17"/>
          <w14:ligatures w14:val="none"/>
        </w:rPr>
        <w:t>*</w:t>
      </w:r>
      <w:r w:rsidRPr="00C779BC">
        <w:rPr>
          <w:color w:val="000000" w:themeColor="text1"/>
          <w:spacing w:val="5"/>
          <w:w w:val="104"/>
          <w:sz w:val="17"/>
          <w14:ligatures w14:val="none"/>
        </w:rPr>
        <w:tab/>
      </w:r>
      <w:hyperlink r:id="rId17" w:history="1">
        <w:r w:rsidRPr="00C779BC">
          <w:rPr>
            <w:rStyle w:val="Hyperlink"/>
            <w:spacing w:val="5"/>
            <w:w w:val="104"/>
            <w:sz w:val="17"/>
            <w14:ligatures w14:val="none"/>
          </w:rPr>
          <w:t>A/</w:t>
        </w:r>
        <w:r w:rsidR="00615636" w:rsidRPr="00C779BC">
          <w:rPr>
            <w:rStyle w:val="Hyperlink"/>
            <w:spacing w:val="5"/>
            <w:w w:val="104"/>
            <w:sz w:val="17"/>
            <w14:ligatures w14:val="none"/>
          </w:rPr>
          <w:t>80</w:t>
        </w:r>
        <w:r w:rsidRPr="00C779BC">
          <w:rPr>
            <w:rStyle w:val="Hyperlink"/>
            <w:spacing w:val="5"/>
            <w:w w:val="104"/>
            <w:sz w:val="17"/>
            <w14:ligatures w14:val="none"/>
          </w:rPr>
          <w:t>/50</w:t>
        </w:r>
      </w:hyperlink>
      <w:r w:rsidRPr="00C779BC">
        <w:rPr>
          <w:color w:val="000000" w:themeColor="text1"/>
          <w:spacing w:val="5"/>
          <w:w w:val="104"/>
          <w:sz w:val="17"/>
          <w14:ligatures w14:val="none"/>
        </w:rPr>
        <w:t>.</w:t>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277736" w:rsidRPr="006E05AC" w14:paraId="670E1A34" w14:textId="77777777">
        <w:tc>
          <w:tcPr>
            <w:tcW w:w="9850" w:type="dxa"/>
            <w:tcBorders>
              <w:top w:val="single" w:sz="2" w:space="0" w:color="auto"/>
            </w:tcBorders>
            <w:shd w:val="clear" w:color="auto" w:fill="auto"/>
          </w:tcPr>
          <w:p w14:paraId="7D635703" w14:textId="77777777" w:rsidR="00277736" w:rsidRPr="006E05AC" w:rsidRDefault="00277736">
            <w:pPr>
              <w:tabs>
                <w:tab w:val="left" w:pos="240"/>
              </w:tabs>
              <w:spacing w:before="240" w:after="120"/>
              <w:rPr>
                <w:i/>
                <w:color w:val="000000" w:themeColor="text1"/>
                <w:sz w:val="24"/>
              </w:rPr>
            </w:pPr>
            <w:r w:rsidRPr="006E05AC">
              <w:rPr>
                <w:i/>
                <w:color w:val="000000" w:themeColor="text1"/>
                <w:sz w:val="24"/>
              </w:rPr>
              <w:tab/>
              <w:t>Summary</w:t>
            </w:r>
          </w:p>
        </w:tc>
      </w:tr>
      <w:tr w:rsidR="00277736" w:rsidRPr="006E05AC" w14:paraId="3F21A91E" w14:textId="77777777">
        <w:tc>
          <w:tcPr>
            <w:tcW w:w="9850" w:type="dxa"/>
            <w:shd w:val="clear" w:color="auto" w:fill="auto"/>
          </w:tcPr>
          <w:p w14:paraId="23103082" w14:textId="6759EE44" w:rsidR="00277736" w:rsidRPr="006E05AC" w:rsidRDefault="0027773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rPr>
            </w:pPr>
            <w:r w:rsidRPr="006E05AC">
              <w:rPr>
                <w:color w:val="000000" w:themeColor="text1"/>
              </w:rPr>
              <w:tab/>
              <w:t>The present report contains the proposed resource requirements for 202</w:t>
            </w:r>
            <w:r w:rsidR="00615636">
              <w:rPr>
                <w:color w:val="000000" w:themeColor="text1"/>
              </w:rPr>
              <w:t>6</w:t>
            </w:r>
            <w:r w:rsidRPr="006E05AC">
              <w:rPr>
                <w:color w:val="000000" w:themeColor="text1"/>
              </w:rPr>
              <w:t xml:space="preserve"> for the United Nations Assistance Mission in Afghanistan in the amount of $</w:t>
            </w:r>
            <w:r w:rsidR="00672900" w:rsidRPr="00672900">
              <w:rPr>
                <w:color w:val="000000" w:themeColor="text1"/>
              </w:rPr>
              <w:t>124</w:t>
            </w:r>
            <w:r w:rsidR="00672900">
              <w:rPr>
                <w:color w:val="000000" w:themeColor="text1"/>
              </w:rPr>
              <w:t>,</w:t>
            </w:r>
            <w:r w:rsidR="00FB243F">
              <w:rPr>
                <w:color w:val="000000" w:themeColor="text1"/>
              </w:rPr>
              <w:t>46</w:t>
            </w:r>
            <w:r w:rsidR="00F12101">
              <w:rPr>
                <w:color w:val="000000" w:themeColor="text1"/>
              </w:rPr>
              <w:t>3</w:t>
            </w:r>
            <w:r w:rsidR="00FB243F">
              <w:rPr>
                <w:color w:val="000000" w:themeColor="text1"/>
              </w:rPr>
              <w:t>,</w:t>
            </w:r>
            <w:r w:rsidR="00F12101">
              <w:rPr>
                <w:color w:val="000000" w:themeColor="text1"/>
              </w:rPr>
              <w:t>1</w:t>
            </w:r>
            <w:r w:rsidR="00672900">
              <w:rPr>
                <w:color w:val="000000" w:themeColor="text1"/>
              </w:rPr>
              <w:t>00</w:t>
            </w:r>
            <w:r w:rsidR="00672900" w:rsidRPr="00672900">
              <w:rPr>
                <w:color w:val="000000" w:themeColor="text1"/>
              </w:rPr>
              <w:t xml:space="preserve"> </w:t>
            </w:r>
            <w:r w:rsidRPr="006E05AC">
              <w:rPr>
                <w:color w:val="000000" w:themeColor="text1"/>
              </w:rPr>
              <w:t>(net of staff assessment).</w:t>
            </w:r>
          </w:p>
        </w:tc>
      </w:tr>
      <w:tr w:rsidR="00277736" w:rsidRPr="006E05AC" w14:paraId="05EC8B02" w14:textId="77777777">
        <w:tc>
          <w:tcPr>
            <w:tcW w:w="9850" w:type="dxa"/>
            <w:tcBorders>
              <w:bottom w:val="single" w:sz="2" w:space="0" w:color="auto"/>
            </w:tcBorders>
            <w:shd w:val="clear" w:color="auto" w:fill="auto"/>
          </w:tcPr>
          <w:p w14:paraId="0961BF17" w14:textId="77777777" w:rsidR="00277736" w:rsidRPr="006E05AC" w:rsidRDefault="0027773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rPr>
            </w:pPr>
          </w:p>
        </w:tc>
      </w:tr>
    </w:tbl>
    <w:p w14:paraId="708BD9DE" w14:textId="77777777" w:rsidR="00277736" w:rsidRPr="006E05AC" w:rsidRDefault="00F72FD3" w:rsidP="00F72FD3">
      <w:pPr>
        <w:suppressAutoHyphens w:val="0"/>
        <w:spacing w:after="160" w:line="259" w:lineRule="auto"/>
        <w:rPr>
          <w:color w:val="000000" w:themeColor="text1"/>
        </w:rPr>
      </w:pPr>
      <w:r w:rsidRPr="006E05AC">
        <w:rPr>
          <w:color w:val="000000" w:themeColor="text1"/>
        </w:rPr>
        <w:br w:type="page"/>
      </w:r>
    </w:p>
    <w:p w14:paraId="6FA843BF" w14:textId="77777777" w:rsidR="004A099D" w:rsidRPr="006E05AC" w:rsidRDefault="004A099D" w:rsidP="004A099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300" w:lineRule="exact"/>
        <w:outlineLvl w:val="0"/>
        <w:rPr>
          <w:rFonts w:eastAsia="Calibri"/>
          <w:color w:val="000000" w:themeColor="text1"/>
          <w:spacing w:val="-2"/>
          <w:sz w:val="28"/>
          <w14:ligatures w14:val="none"/>
        </w:rPr>
      </w:pPr>
      <w:r w:rsidRPr="006E05AC">
        <w:rPr>
          <w:rFonts w:eastAsia="Calibri"/>
          <w:color w:val="000000" w:themeColor="text1"/>
          <w:spacing w:val="-2"/>
          <w:sz w:val="28"/>
          <w14:ligatures w14:val="none"/>
        </w:rPr>
        <w:lastRenderedPageBreak/>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4A099D" w:rsidRPr="006E05AC" w14:paraId="58E6C4E0" w14:textId="77777777">
        <w:tc>
          <w:tcPr>
            <w:tcW w:w="1060" w:type="dxa"/>
            <w:shd w:val="clear" w:color="auto" w:fill="auto"/>
          </w:tcPr>
          <w:p w14:paraId="253BEAC1" w14:textId="77777777" w:rsidR="004A099D" w:rsidRPr="006E05AC" w:rsidRDefault="004A099D">
            <w:pPr>
              <w:spacing w:after="120" w:line="240" w:lineRule="auto"/>
              <w:jc w:val="right"/>
              <w:rPr>
                <w:rFonts w:eastAsia="Calibri"/>
                <w:i/>
                <w:color w:val="000000" w:themeColor="text1"/>
                <w:sz w:val="14"/>
                <w14:ligatures w14:val="none"/>
              </w:rPr>
            </w:pPr>
          </w:p>
        </w:tc>
        <w:tc>
          <w:tcPr>
            <w:tcW w:w="7315" w:type="dxa"/>
            <w:shd w:val="clear" w:color="auto" w:fill="auto"/>
          </w:tcPr>
          <w:p w14:paraId="06A9A50A" w14:textId="77777777" w:rsidR="004A099D" w:rsidRPr="006E05AC" w:rsidRDefault="004A099D">
            <w:pPr>
              <w:spacing w:after="120" w:line="240" w:lineRule="auto"/>
              <w:rPr>
                <w:rFonts w:eastAsia="Calibri"/>
                <w:i/>
                <w:color w:val="000000" w:themeColor="text1"/>
                <w:sz w:val="14"/>
                <w14:ligatures w14:val="none"/>
              </w:rPr>
            </w:pPr>
          </w:p>
        </w:tc>
        <w:tc>
          <w:tcPr>
            <w:tcW w:w="994" w:type="dxa"/>
            <w:shd w:val="clear" w:color="auto" w:fill="auto"/>
          </w:tcPr>
          <w:p w14:paraId="352D2994" w14:textId="77777777" w:rsidR="004A099D" w:rsidRPr="006E05AC" w:rsidRDefault="004A099D">
            <w:pPr>
              <w:spacing w:after="120" w:line="240" w:lineRule="auto"/>
              <w:jc w:val="right"/>
              <w:rPr>
                <w:rFonts w:eastAsia="Calibri"/>
                <w:i/>
                <w:color w:val="000000" w:themeColor="text1"/>
                <w:sz w:val="14"/>
                <w14:ligatures w14:val="none"/>
              </w:rPr>
            </w:pPr>
          </w:p>
        </w:tc>
        <w:tc>
          <w:tcPr>
            <w:tcW w:w="533" w:type="dxa"/>
            <w:shd w:val="clear" w:color="auto" w:fill="auto"/>
          </w:tcPr>
          <w:p w14:paraId="20A0EE68" w14:textId="77777777" w:rsidR="004A099D" w:rsidRPr="006E05AC" w:rsidRDefault="004A099D">
            <w:pPr>
              <w:spacing w:after="120" w:line="240" w:lineRule="auto"/>
              <w:jc w:val="right"/>
              <w:rPr>
                <w:rFonts w:eastAsia="Calibri"/>
                <w:i/>
                <w:color w:val="000000" w:themeColor="text1"/>
                <w:sz w:val="14"/>
                <w14:ligatures w14:val="none"/>
              </w:rPr>
            </w:pPr>
            <w:r w:rsidRPr="006E05AC">
              <w:rPr>
                <w:rFonts w:eastAsia="Calibri"/>
                <w:i/>
                <w:color w:val="000000" w:themeColor="text1"/>
                <w:sz w:val="14"/>
                <w14:ligatures w14:val="none"/>
              </w:rPr>
              <w:t>Page</w:t>
            </w:r>
          </w:p>
        </w:tc>
      </w:tr>
      <w:tr w:rsidR="004A099D" w:rsidRPr="006E05AC" w14:paraId="0ADC071A" w14:textId="77777777">
        <w:tc>
          <w:tcPr>
            <w:tcW w:w="9369" w:type="dxa"/>
            <w:gridSpan w:val="3"/>
            <w:shd w:val="clear" w:color="auto" w:fill="auto"/>
          </w:tcPr>
          <w:p w14:paraId="281BAEF3" w14:textId="58E84555" w:rsidR="004A099D" w:rsidRPr="006E05AC" w:rsidRDefault="004A099D" w:rsidP="0019488B">
            <w:pPr>
              <w:pStyle w:val="ListParagraph"/>
              <w:numPr>
                <w:ilvl w:val="0"/>
                <w:numId w:val="4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1728" w:hanging="432"/>
              <w:rPr>
                <w14:ligatures w14:val="none"/>
              </w:rPr>
            </w:pPr>
            <w:r w:rsidRPr="006E05AC">
              <w:rPr>
                <w14:ligatures w14:val="none"/>
              </w:rPr>
              <w:t>Proposed programme plan for 202</w:t>
            </w:r>
            <w:r>
              <w:rPr>
                <w14:ligatures w14:val="none"/>
              </w:rPr>
              <w:t>6</w:t>
            </w:r>
            <w:r w:rsidRPr="006E05AC">
              <w:rPr>
                <w14:ligatures w14:val="none"/>
              </w:rPr>
              <w:t xml:space="preserve"> and programme performance in 202</w:t>
            </w:r>
            <w:r>
              <w:rPr>
                <w14:ligatures w14:val="none"/>
              </w:rPr>
              <w:t>4</w:t>
            </w:r>
            <w:r w:rsidRPr="006E05AC">
              <w:rPr>
                <w14:ligatures w14:val="none"/>
              </w:rPr>
              <w:t>**</w:t>
            </w:r>
            <w:r w:rsidRPr="006E05AC">
              <w:rPr>
                <w:spacing w:val="60"/>
                <w:sz w:val="17"/>
                <w14:ligatures w14:val="none"/>
              </w:rPr>
              <w:tab/>
            </w:r>
          </w:p>
        </w:tc>
        <w:tc>
          <w:tcPr>
            <w:tcW w:w="533" w:type="dxa"/>
            <w:shd w:val="clear" w:color="auto" w:fill="auto"/>
            <w:vAlign w:val="bottom"/>
          </w:tcPr>
          <w:p w14:paraId="4913777E" w14:textId="77777777" w:rsidR="004A099D" w:rsidRPr="006E05AC" w:rsidRDefault="004A099D">
            <w:pPr>
              <w:spacing w:after="120"/>
              <w:jc w:val="right"/>
              <w:rPr>
                <w:rFonts w:eastAsia="Calibri"/>
                <w:color w:val="000000" w:themeColor="text1"/>
                <w14:ligatures w14:val="none"/>
              </w:rPr>
            </w:pPr>
            <w:r w:rsidRPr="006E05AC">
              <w:rPr>
                <w:rFonts w:eastAsia="Calibri"/>
                <w:color w:val="000000" w:themeColor="text1"/>
                <w14:ligatures w14:val="none"/>
              </w:rPr>
              <w:t>3</w:t>
            </w:r>
          </w:p>
        </w:tc>
      </w:tr>
      <w:tr w:rsidR="004A099D" w:rsidRPr="006E05AC" w14:paraId="5A1FA146" w14:textId="77777777">
        <w:tc>
          <w:tcPr>
            <w:tcW w:w="9369" w:type="dxa"/>
            <w:gridSpan w:val="3"/>
            <w:shd w:val="clear" w:color="auto" w:fill="auto"/>
          </w:tcPr>
          <w:p w14:paraId="36091A42" w14:textId="0606B880" w:rsidR="004A099D" w:rsidRPr="006E05AC" w:rsidRDefault="004A099D" w:rsidP="0019488B">
            <w:pPr>
              <w:pStyle w:val="ListParagraph"/>
              <w:numPr>
                <w:ilvl w:val="0"/>
                <w:numId w:val="4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1728" w:hanging="432"/>
              <w:rPr>
                <w14:ligatures w14:val="none"/>
              </w:rPr>
            </w:pPr>
            <w:r w:rsidRPr="006E05AC">
              <w:rPr>
                <w14:ligatures w14:val="none"/>
              </w:rPr>
              <w:t>Proposed post and non-post resource requirements for 202</w:t>
            </w:r>
            <w:r>
              <w:rPr>
                <w14:ligatures w14:val="none"/>
              </w:rPr>
              <w:t>6</w:t>
            </w:r>
            <w:r w:rsidRPr="006E05AC">
              <w:rPr>
                <w14:ligatures w14:val="none"/>
              </w:rPr>
              <w:t>***</w:t>
            </w:r>
            <w:r w:rsidRPr="006E05AC">
              <w:rPr>
                <w:spacing w:val="60"/>
                <w:sz w:val="17"/>
                <w14:ligatures w14:val="none"/>
              </w:rPr>
              <w:tab/>
            </w:r>
          </w:p>
        </w:tc>
        <w:tc>
          <w:tcPr>
            <w:tcW w:w="533" w:type="dxa"/>
            <w:shd w:val="clear" w:color="auto" w:fill="auto"/>
            <w:vAlign w:val="bottom"/>
          </w:tcPr>
          <w:p w14:paraId="16411718" w14:textId="50AF8DB6" w:rsidR="004A099D" w:rsidRPr="004C26DC" w:rsidRDefault="004A099D">
            <w:pPr>
              <w:spacing w:after="120"/>
              <w:jc w:val="right"/>
              <w:rPr>
                <w:rFonts w:eastAsia="Calibri"/>
                <w14:ligatures w14:val="none"/>
              </w:rPr>
            </w:pPr>
            <w:r w:rsidRPr="004C26DC">
              <w:rPr>
                <w:rFonts w:eastAsia="Calibri"/>
                <w14:ligatures w14:val="none"/>
              </w:rPr>
              <w:t>1</w:t>
            </w:r>
            <w:r w:rsidR="00615636" w:rsidRPr="004C26DC">
              <w:rPr>
                <w:rFonts w:eastAsia="Calibri"/>
                <w14:ligatures w14:val="none"/>
              </w:rPr>
              <w:t>3</w:t>
            </w:r>
          </w:p>
        </w:tc>
      </w:tr>
      <w:tr w:rsidR="004A099D" w:rsidRPr="006E05AC" w14:paraId="7513CF8E" w14:textId="77777777">
        <w:tc>
          <w:tcPr>
            <w:tcW w:w="9369" w:type="dxa"/>
            <w:gridSpan w:val="3"/>
            <w:shd w:val="clear" w:color="auto" w:fill="auto"/>
          </w:tcPr>
          <w:p w14:paraId="0A7AE50E" w14:textId="77777777" w:rsidR="004A099D" w:rsidRPr="006E05AC" w:rsidRDefault="004A099D" w:rsidP="0019488B">
            <w:pPr>
              <w:pStyle w:val="ListParagraph"/>
              <w:numPr>
                <w:ilvl w:val="0"/>
                <w:numId w:val="43"/>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160" w:hanging="432"/>
              <w:rPr>
                <w14:ligatures w14:val="none"/>
              </w:rPr>
            </w:pPr>
            <w:r w:rsidRPr="006E05AC">
              <w:rPr>
                <w14:ligatures w14:val="none"/>
              </w:rPr>
              <w:t>Total resource requirements</w:t>
            </w:r>
            <w:r w:rsidRPr="006E05AC">
              <w:rPr>
                <w:spacing w:val="60"/>
                <w:sz w:val="17"/>
                <w14:ligatures w14:val="none"/>
              </w:rPr>
              <w:tab/>
            </w:r>
          </w:p>
        </w:tc>
        <w:tc>
          <w:tcPr>
            <w:tcW w:w="533" w:type="dxa"/>
            <w:shd w:val="clear" w:color="auto" w:fill="auto"/>
            <w:vAlign w:val="bottom"/>
          </w:tcPr>
          <w:p w14:paraId="27B20FC5" w14:textId="16BA9041" w:rsidR="004A099D" w:rsidRPr="004C26DC" w:rsidRDefault="004A099D">
            <w:pPr>
              <w:spacing w:after="120"/>
              <w:jc w:val="right"/>
              <w:rPr>
                <w:rFonts w:eastAsia="Calibri"/>
                <w14:ligatures w14:val="none"/>
              </w:rPr>
            </w:pPr>
            <w:r w:rsidRPr="004C26DC">
              <w:rPr>
                <w:rFonts w:eastAsia="Calibri"/>
                <w14:ligatures w14:val="none"/>
              </w:rPr>
              <w:t>1</w:t>
            </w:r>
            <w:r w:rsidR="00615636" w:rsidRPr="004C26DC">
              <w:rPr>
                <w:rFonts w:eastAsia="Calibri"/>
                <w14:ligatures w14:val="none"/>
              </w:rPr>
              <w:t>3</w:t>
            </w:r>
          </w:p>
        </w:tc>
      </w:tr>
      <w:tr w:rsidR="004A099D" w:rsidRPr="006E05AC" w14:paraId="6A55AFED" w14:textId="77777777">
        <w:tc>
          <w:tcPr>
            <w:tcW w:w="9369" w:type="dxa"/>
            <w:gridSpan w:val="3"/>
            <w:shd w:val="clear" w:color="auto" w:fill="auto"/>
          </w:tcPr>
          <w:p w14:paraId="140E765F" w14:textId="77777777" w:rsidR="004A099D" w:rsidRPr="006E05AC" w:rsidRDefault="004A099D" w:rsidP="0019488B">
            <w:pPr>
              <w:pStyle w:val="ListParagraph"/>
              <w:numPr>
                <w:ilvl w:val="0"/>
                <w:numId w:val="43"/>
              </w:numPr>
              <w:tabs>
                <w:tab w:val="right" w:pos="1080"/>
                <w:tab w:val="left" w:pos="1296"/>
                <w:tab w:val="left" w:pos="1728"/>
                <w:tab w:val="left" w:pos="2160"/>
                <w:tab w:val="left" w:pos="2592"/>
                <w:tab w:val="left" w:pos="3024"/>
                <w:tab w:val="left" w:pos="3456"/>
                <w:tab w:val="left" w:pos="3888"/>
                <w:tab w:val="right" w:leader="dot" w:pos="9360"/>
              </w:tabs>
              <w:spacing w:after="120"/>
              <w:ind w:left="2160" w:hanging="432"/>
              <w:rPr>
                <w14:ligatures w14:val="none"/>
              </w:rPr>
            </w:pPr>
            <w:r w:rsidRPr="006E05AC">
              <w:rPr>
                <w14:ligatures w14:val="none"/>
              </w:rPr>
              <w:t>Staffing requirements</w:t>
            </w:r>
            <w:r w:rsidRPr="006E05AC">
              <w:rPr>
                <w:spacing w:val="60"/>
                <w:sz w:val="17"/>
                <w14:ligatures w14:val="none"/>
              </w:rPr>
              <w:tab/>
            </w:r>
          </w:p>
        </w:tc>
        <w:tc>
          <w:tcPr>
            <w:tcW w:w="533" w:type="dxa"/>
            <w:shd w:val="clear" w:color="auto" w:fill="auto"/>
            <w:vAlign w:val="bottom"/>
          </w:tcPr>
          <w:p w14:paraId="09DFD0B0" w14:textId="455A17D5" w:rsidR="004A099D" w:rsidRPr="004C26DC" w:rsidRDefault="004A099D">
            <w:pPr>
              <w:spacing w:after="120"/>
              <w:jc w:val="right"/>
              <w:rPr>
                <w:rFonts w:eastAsia="Calibri"/>
                <w14:ligatures w14:val="none"/>
              </w:rPr>
            </w:pPr>
            <w:r w:rsidRPr="004C26DC">
              <w:rPr>
                <w:rFonts w:eastAsia="Calibri"/>
                <w14:ligatures w14:val="none"/>
              </w:rPr>
              <w:t>1</w:t>
            </w:r>
            <w:r w:rsidR="004C26DC" w:rsidRPr="004C26DC">
              <w:rPr>
                <w:rFonts w:eastAsia="Calibri"/>
                <w14:ligatures w14:val="none"/>
              </w:rPr>
              <w:t>4</w:t>
            </w:r>
          </w:p>
        </w:tc>
      </w:tr>
      <w:tr w:rsidR="004A099D" w:rsidRPr="006E05AC" w14:paraId="20AA8E89" w14:textId="77777777">
        <w:tc>
          <w:tcPr>
            <w:tcW w:w="9369" w:type="dxa"/>
            <w:gridSpan w:val="3"/>
            <w:shd w:val="clear" w:color="auto" w:fill="auto"/>
          </w:tcPr>
          <w:p w14:paraId="744AF594" w14:textId="77777777" w:rsidR="004A099D" w:rsidRPr="006E05AC" w:rsidRDefault="004A099D" w:rsidP="0019488B">
            <w:pPr>
              <w:pStyle w:val="ListParagraph"/>
              <w:numPr>
                <w:ilvl w:val="0"/>
                <w:numId w:val="43"/>
              </w:numPr>
              <w:tabs>
                <w:tab w:val="right" w:pos="1080"/>
                <w:tab w:val="left" w:pos="1296"/>
                <w:tab w:val="left" w:pos="1728"/>
                <w:tab w:val="left" w:pos="2160"/>
                <w:tab w:val="left" w:pos="2592"/>
                <w:tab w:val="left" w:pos="3024"/>
                <w:tab w:val="left" w:pos="3456"/>
                <w:tab w:val="right" w:leader="dot" w:pos="9360"/>
              </w:tabs>
              <w:spacing w:after="120"/>
              <w:ind w:left="2160" w:hanging="432"/>
              <w:rPr>
                <w14:ligatures w14:val="none"/>
              </w:rPr>
            </w:pPr>
            <w:r w:rsidRPr="006E05AC">
              <w:rPr>
                <w14:ligatures w14:val="none"/>
              </w:rPr>
              <w:t>Financial resources</w:t>
            </w:r>
            <w:r w:rsidRPr="006E05AC">
              <w:rPr>
                <w:spacing w:val="60"/>
                <w:sz w:val="17"/>
                <w14:ligatures w14:val="none"/>
              </w:rPr>
              <w:tab/>
            </w:r>
          </w:p>
        </w:tc>
        <w:tc>
          <w:tcPr>
            <w:tcW w:w="533" w:type="dxa"/>
            <w:shd w:val="clear" w:color="auto" w:fill="auto"/>
            <w:vAlign w:val="bottom"/>
          </w:tcPr>
          <w:p w14:paraId="7ABC30D6" w14:textId="17EBF06A" w:rsidR="004A099D" w:rsidRPr="004C26DC" w:rsidRDefault="004C26DC">
            <w:pPr>
              <w:spacing w:after="120"/>
              <w:jc w:val="right"/>
              <w:rPr>
                <w:rFonts w:eastAsia="Calibri"/>
                <w14:ligatures w14:val="none"/>
              </w:rPr>
            </w:pPr>
            <w:r w:rsidRPr="004C26DC">
              <w:rPr>
                <w:rFonts w:eastAsia="Calibri"/>
                <w14:ligatures w14:val="none"/>
              </w:rPr>
              <w:t>4</w:t>
            </w:r>
            <w:r w:rsidR="00BA1671">
              <w:rPr>
                <w:rFonts w:eastAsia="Calibri"/>
                <w14:ligatures w14:val="none"/>
              </w:rPr>
              <w:t>0</w:t>
            </w:r>
          </w:p>
        </w:tc>
      </w:tr>
      <w:tr w:rsidR="004A099D" w:rsidRPr="006E05AC" w14:paraId="39D7E148" w14:textId="77777777">
        <w:tc>
          <w:tcPr>
            <w:tcW w:w="9369" w:type="dxa"/>
            <w:gridSpan w:val="3"/>
            <w:shd w:val="clear" w:color="auto" w:fill="auto"/>
          </w:tcPr>
          <w:p w14:paraId="4A2ADCEF" w14:textId="77777777" w:rsidR="004A099D" w:rsidRPr="006E05AC" w:rsidRDefault="004A099D" w:rsidP="0019488B">
            <w:pPr>
              <w:pStyle w:val="ListParagraph"/>
              <w:numPr>
                <w:ilvl w:val="0"/>
                <w:numId w:val="43"/>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160" w:hanging="432"/>
              <w:rPr>
                <w14:ligatures w14:val="none"/>
              </w:rPr>
            </w:pPr>
            <w:r w:rsidRPr="006E05AC">
              <w:rPr>
                <w14:ligatures w14:val="none"/>
              </w:rPr>
              <w:t>Analysis of resource requirements</w:t>
            </w:r>
            <w:r w:rsidRPr="006E05AC">
              <w:rPr>
                <w:spacing w:val="60"/>
                <w:sz w:val="17"/>
                <w14:ligatures w14:val="none"/>
              </w:rPr>
              <w:tab/>
            </w:r>
          </w:p>
        </w:tc>
        <w:tc>
          <w:tcPr>
            <w:tcW w:w="533" w:type="dxa"/>
            <w:shd w:val="clear" w:color="auto" w:fill="auto"/>
            <w:vAlign w:val="bottom"/>
          </w:tcPr>
          <w:p w14:paraId="696A9B62" w14:textId="3F21782E" w:rsidR="004A099D" w:rsidRPr="004C26DC" w:rsidRDefault="004C26DC">
            <w:pPr>
              <w:spacing w:after="120"/>
              <w:jc w:val="right"/>
              <w:rPr>
                <w:rFonts w:eastAsia="Calibri"/>
                <w14:ligatures w14:val="none"/>
              </w:rPr>
            </w:pPr>
            <w:r w:rsidRPr="004C26DC">
              <w:rPr>
                <w:rFonts w:eastAsia="Calibri"/>
                <w14:ligatures w14:val="none"/>
              </w:rPr>
              <w:t>4</w:t>
            </w:r>
            <w:r w:rsidR="00BA1671">
              <w:rPr>
                <w:rFonts w:eastAsia="Calibri"/>
                <w14:ligatures w14:val="none"/>
              </w:rPr>
              <w:t>1</w:t>
            </w:r>
          </w:p>
        </w:tc>
      </w:tr>
      <w:tr w:rsidR="004A099D" w:rsidRPr="006E05AC" w14:paraId="4ECCB5BC" w14:textId="77777777">
        <w:tc>
          <w:tcPr>
            <w:tcW w:w="9369" w:type="dxa"/>
            <w:gridSpan w:val="3"/>
            <w:shd w:val="clear" w:color="auto" w:fill="auto"/>
          </w:tcPr>
          <w:p w14:paraId="29EA6977" w14:textId="77777777" w:rsidR="004A099D" w:rsidRPr="006E05AC" w:rsidRDefault="004A099D" w:rsidP="0019488B">
            <w:pPr>
              <w:pStyle w:val="ListParagraph"/>
              <w:numPr>
                <w:ilvl w:val="0"/>
                <w:numId w:val="43"/>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160" w:hanging="432"/>
              <w:rPr>
                <w14:ligatures w14:val="none"/>
              </w:rPr>
            </w:pPr>
            <w:r w:rsidRPr="006E05AC">
              <w:rPr>
                <w14:ligatures w14:val="none"/>
              </w:rPr>
              <w:t>Extrabudgetary resources</w:t>
            </w:r>
            <w:r w:rsidRPr="006E05AC">
              <w:rPr>
                <w:spacing w:val="60"/>
                <w:sz w:val="17"/>
                <w14:ligatures w14:val="none"/>
              </w:rPr>
              <w:tab/>
            </w:r>
          </w:p>
        </w:tc>
        <w:tc>
          <w:tcPr>
            <w:tcW w:w="533" w:type="dxa"/>
            <w:shd w:val="clear" w:color="auto" w:fill="auto"/>
            <w:vAlign w:val="bottom"/>
          </w:tcPr>
          <w:p w14:paraId="20DCB9B2" w14:textId="2CEB81B5" w:rsidR="004A099D" w:rsidRPr="004C26DC" w:rsidRDefault="004A099D">
            <w:pPr>
              <w:spacing w:after="120"/>
              <w:jc w:val="right"/>
              <w:rPr>
                <w:rFonts w:eastAsia="Calibri"/>
                <w14:ligatures w14:val="none"/>
              </w:rPr>
            </w:pPr>
            <w:r w:rsidRPr="004C26DC">
              <w:rPr>
                <w:rFonts w:eastAsia="Calibri"/>
                <w14:ligatures w14:val="none"/>
              </w:rPr>
              <w:t>4</w:t>
            </w:r>
            <w:r w:rsidR="00BA1671">
              <w:rPr>
                <w:rFonts w:eastAsia="Calibri"/>
                <w14:ligatures w14:val="none"/>
              </w:rPr>
              <w:t>5</w:t>
            </w:r>
          </w:p>
        </w:tc>
      </w:tr>
      <w:tr w:rsidR="004A099D" w:rsidRPr="006E05AC" w14:paraId="6C088D81" w14:textId="77777777">
        <w:tc>
          <w:tcPr>
            <w:tcW w:w="9369" w:type="dxa"/>
            <w:gridSpan w:val="3"/>
            <w:shd w:val="clear" w:color="auto" w:fill="auto"/>
          </w:tcPr>
          <w:p w14:paraId="1E64BF7F" w14:textId="77777777" w:rsidR="004A099D" w:rsidRPr="006E05AC" w:rsidRDefault="004A099D">
            <w:pPr>
              <w:rPr>
                <w:rFonts w:eastAsia="Calibri"/>
                <w:color w:val="000000" w:themeColor="text1"/>
                <w14:ligatures w14:val="none"/>
              </w:rPr>
            </w:pPr>
            <w:r w:rsidRPr="006E05AC">
              <w:rPr>
                <w:rFonts w:eastAsia="Calibri"/>
                <w:color w:val="000000" w:themeColor="text1"/>
                <w14:ligatures w14:val="none"/>
              </w:rPr>
              <w:tab/>
              <w:t>Annexes</w:t>
            </w:r>
          </w:p>
        </w:tc>
        <w:tc>
          <w:tcPr>
            <w:tcW w:w="533" w:type="dxa"/>
            <w:shd w:val="clear" w:color="auto" w:fill="auto"/>
            <w:vAlign w:val="bottom"/>
          </w:tcPr>
          <w:p w14:paraId="1A132895" w14:textId="77777777" w:rsidR="004A099D" w:rsidRPr="004C26DC" w:rsidRDefault="004A099D">
            <w:pPr>
              <w:spacing w:after="120"/>
              <w:jc w:val="right"/>
              <w:rPr>
                <w:rFonts w:eastAsia="Calibri"/>
                <w14:ligatures w14:val="none"/>
              </w:rPr>
            </w:pPr>
          </w:p>
        </w:tc>
      </w:tr>
      <w:tr w:rsidR="004A099D" w:rsidRPr="006E05AC" w14:paraId="66F71BB0" w14:textId="77777777">
        <w:tc>
          <w:tcPr>
            <w:tcW w:w="9369" w:type="dxa"/>
            <w:gridSpan w:val="3"/>
            <w:shd w:val="clear" w:color="auto" w:fill="auto"/>
          </w:tcPr>
          <w:p w14:paraId="1F29829B" w14:textId="77777777" w:rsidR="004A099D" w:rsidRPr="006E05AC" w:rsidRDefault="004A099D" w:rsidP="0019488B">
            <w:pPr>
              <w:pStyle w:val="ListParagraph"/>
              <w:numPr>
                <w:ilvl w:val="0"/>
                <w:numId w:val="44"/>
              </w:numPr>
              <w:tabs>
                <w:tab w:val="right" w:pos="1080"/>
                <w:tab w:val="left" w:pos="1296"/>
                <w:tab w:val="left" w:pos="1728"/>
                <w:tab w:val="left" w:pos="2160"/>
                <w:tab w:val="left" w:pos="2592"/>
                <w:tab w:val="right" w:leader="dot" w:pos="9360"/>
              </w:tabs>
              <w:spacing w:after="120"/>
              <w:ind w:left="1296" w:hanging="216"/>
              <w:rPr>
                <w14:ligatures w14:val="none"/>
              </w:rPr>
            </w:pPr>
            <w:r w:rsidRPr="006E05AC">
              <w:rPr>
                <w14:ligatures w14:val="none"/>
              </w:rPr>
              <w:tab/>
              <w:t>Summary of follow-up action taken to implement the requests and recommendations of the Advisory Committee on Administrative and Budgetary Questions endorsed by the General Assembly</w:t>
            </w:r>
            <w:r w:rsidRPr="006E05AC">
              <w:rPr>
                <w:spacing w:val="60"/>
                <w:sz w:val="17"/>
                <w14:ligatures w14:val="none"/>
              </w:rPr>
              <w:tab/>
            </w:r>
          </w:p>
        </w:tc>
        <w:tc>
          <w:tcPr>
            <w:tcW w:w="533" w:type="dxa"/>
            <w:shd w:val="clear" w:color="auto" w:fill="auto"/>
            <w:vAlign w:val="bottom"/>
          </w:tcPr>
          <w:p w14:paraId="168427CA" w14:textId="3E547567" w:rsidR="004A099D" w:rsidRPr="004C26DC" w:rsidRDefault="004A099D">
            <w:pPr>
              <w:spacing w:after="120"/>
              <w:jc w:val="right"/>
              <w:rPr>
                <w:rFonts w:eastAsia="Calibri"/>
                <w14:ligatures w14:val="none"/>
              </w:rPr>
            </w:pPr>
            <w:r w:rsidRPr="004C26DC">
              <w:rPr>
                <w:rFonts w:eastAsia="Calibri"/>
                <w14:ligatures w14:val="none"/>
              </w:rPr>
              <w:t>4</w:t>
            </w:r>
            <w:r w:rsidR="00BA1671">
              <w:rPr>
                <w:rFonts w:eastAsia="Calibri"/>
                <w14:ligatures w14:val="none"/>
              </w:rPr>
              <w:t>6</w:t>
            </w:r>
          </w:p>
        </w:tc>
      </w:tr>
      <w:tr w:rsidR="004A099D" w:rsidRPr="006E05AC" w14:paraId="63DAA8CB" w14:textId="77777777">
        <w:tc>
          <w:tcPr>
            <w:tcW w:w="9369" w:type="dxa"/>
            <w:gridSpan w:val="3"/>
            <w:shd w:val="clear" w:color="auto" w:fill="auto"/>
          </w:tcPr>
          <w:p w14:paraId="30EE2EB1" w14:textId="0E7DD3D8" w:rsidR="004A099D" w:rsidRPr="006E05AC" w:rsidRDefault="004A099D" w:rsidP="0019488B">
            <w:pPr>
              <w:pStyle w:val="ListParagraph"/>
              <w:numPr>
                <w:ilvl w:val="0"/>
                <w:numId w:val="44"/>
              </w:numPr>
              <w:tabs>
                <w:tab w:val="right" w:pos="1080"/>
                <w:tab w:val="left" w:pos="1296"/>
                <w:tab w:val="left" w:pos="1728"/>
                <w:tab w:val="left" w:pos="2160"/>
                <w:tab w:val="left" w:pos="2592"/>
                <w:tab w:val="right" w:leader="dot" w:pos="9360"/>
              </w:tabs>
              <w:spacing w:after="120"/>
              <w:ind w:left="1296" w:hanging="216"/>
              <w:rPr>
                <w:spacing w:val="60"/>
                <w:sz w:val="17"/>
                <w14:ligatures w14:val="none"/>
              </w:rPr>
            </w:pPr>
            <w:r w:rsidRPr="006E05AC">
              <w:rPr>
                <w14:ligatures w14:val="none"/>
              </w:rPr>
              <w:tab/>
              <w:t>Organizational structure and post distribution for 202</w:t>
            </w:r>
            <w:r w:rsidR="00EA0D93">
              <w:rPr>
                <w14:ligatures w14:val="none"/>
              </w:rPr>
              <w:t>6</w:t>
            </w:r>
            <w:r w:rsidRPr="006E05AC">
              <w:rPr>
                <w:spacing w:val="60"/>
                <w:sz w:val="17"/>
                <w14:ligatures w14:val="none"/>
              </w:rPr>
              <w:tab/>
            </w:r>
          </w:p>
        </w:tc>
        <w:tc>
          <w:tcPr>
            <w:tcW w:w="533" w:type="dxa"/>
            <w:shd w:val="clear" w:color="auto" w:fill="auto"/>
            <w:vAlign w:val="bottom"/>
          </w:tcPr>
          <w:p w14:paraId="3C820A87" w14:textId="2C95A630" w:rsidR="004A099D" w:rsidRPr="004C26DC" w:rsidRDefault="00BA1671">
            <w:pPr>
              <w:spacing w:after="120"/>
              <w:jc w:val="right"/>
              <w:rPr>
                <w:rFonts w:eastAsia="Calibri"/>
                <w14:ligatures w14:val="none"/>
              </w:rPr>
            </w:pPr>
            <w:r>
              <w:rPr>
                <w:rFonts w:eastAsia="Calibri"/>
                <w14:ligatures w14:val="none"/>
              </w:rPr>
              <w:t>48</w:t>
            </w:r>
          </w:p>
        </w:tc>
      </w:tr>
    </w:tbl>
    <w:p w14:paraId="72268806" w14:textId="77777777" w:rsidR="004A099D" w:rsidRDefault="004A099D" w:rsidP="00D46EEF">
      <w:pPr>
        <w:pStyle w:val="HCh"/>
        <w:ind w:left="1267" w:right="390" w:hanging="1267"/>
      </w:pPr>
    </w:p>
    <w:p w14:paraId="1434592E" w14:textId="77777777" w:rsidR="00AF6D74" w:rsidRPr="006E05AC" w:rsidRDefault="00AF6D74" w:rsidP="00AF6D74">
      <w:pPr>
        <w:framePr w:w="9792" w:h="432" w:hSpace="180" w:wrap="notBeside" w:hAnchor="page" w:x="1210" w:yAlign="bottom"/>
        <w:spacing w:line="240" w:lineRule="auto"/>
        <w:rPr>
          <w:sz w:val="2"/>
        </w:rPr>
      </w:pPr>
    </w:p>
    <w:p w14:paraId="374DEF10" w14:textId="6DC109DA" w:rsidR="00AF6D74" w:rsidRPr="006E05AC" w:rsidRDefault="00AF6D74" w:rsidP="00AF6D74">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14:ligatures w14:val="none"/>
        </w:rPr>
      </w:pPr>
      <w:r w:rsidRPr="006E05AC">
        <w:rPr>
          <w:spacing w:val="5"/>
          <w:w w:val="104"/>
          <w:sz w:val="17"/>
          <w14:ligatures w14:val="none"/>
        </w:rPr>
        <w:tab/>
        <w:t>**</w:t>
      </w:r>
      <w:r w:rsidRPr="006E05AC">
        <w:rPr>
          <w:spacing w:val="5"/>
          <w:w w:val="104"/>
          <w:sz w:val="17"/>
          <w14:ligatures w14:val="none"/>
        </w:rPr>
        <w:tab/>
        <w:t>The part consisting of the proposed programme plan for 202</w:t>
      </w:r>
      <w:r w:rsidR="00451DCD">
        <w:rPr>
          <w:spacing w:val="5"/>
          <w:w w:val="104"/>
          <w:sz w:val="17"/>
          <w14:ligatures w14:val="none"/>
        </w:rPr>
        <w:t>6</w:t>
      </w:r>
      <w:r w:rsidRPr="006E05AC">
        <w:rPr>
          <w:spacing w:val="5"/>
          <w:w w:val="104"/>
          <w:sz w:val="17"/>
          <w14:ligatures w14:val="none"/>
        </w:rPr>
        <w:t xml:space="preserve"> is submitted for the consideration of the General Assembly in accordance with the established budgetary procedures and practices reaffirmed in paragraph 7 of Assembly resolution </w:t>
      </w:r>
      <w:hyperlink r:id="rId18" w:history="1">
        <w:r w:rsidRPr="006E05AC">
          <w:rPr>
            <w:rStyle w:val="Hyperlink"/>
            <w:spacing w:val="5"/>
            <w:w w:val="104"/>
            <w:sz w:val="17"/>
            <w14:ligatures w14:val="none"/>
          </w:rPr>
          <w:t>77/267</w:t>
        </w:r>
      </w:hyperlink>
      <w:r w:rsidRPr="006E05AC">
        <w:rPr>
          <w:spacing w:val="5"/>
          <w:w w:val="104"/>
          <w:sz w:val="17"/>
          <w14:ligatures w14:val="none"/>
        </w:rPr>
        <w:t>.</w:t>
      </w:r>
    </w:p>
    <w:p w14:paraId="43D8F8E0" w14:textId="715728DF" w:rsidR="00AF6D74" w:rsidRPr="006E05AC" w:rsidRDefault="00AF6D74" w:rsidP="00AF6D74">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szCs w:val="17"/>
          <w14:ligatures w14:val="none"/>
        </w:rPr>
      </w:pPr>
      <w:r w:rsidRPr="006E05AC">
        <w:rPr>
          <w:spacing w:val="5"/>
          <w:w w:val="104"/>
          <w:sz w:val="17"/>
          <w14:ligatures w14:val="none"/>
        </w:rPr>
        <w:tab/>
      </w:r>
      <w:r w:rsidRPr="2B091D13">
        <w:rPr>
          <w:spacing w:val="5"/>
          <w:w w:val="104"/>
          <w:sz w:val="17"/>
          <w:szCs w:val="17"/>
          <w14:ligatures w14:val="none"/>
        </w:rPr>
        <w:t>***</w:t>
      </w:r>
      <w:r w:rsidRPr="006E05AC">
        <w:rPr>
          <w:spacing w:val="5"/>
          <w:w w:val="104"/>
          <w:sz w:val="17"/>
          <w14:ligatures w14:val="none"/>
        </w:rPr>
        <w:tab/>
      </w:r>
      <w:r w:rsidRPr="2B091D13">
        <w:rPr>
          <w:spacing w:val="5"/>
          <w:w w:val="104"/>
          <w:sz w:val="17"/>
          <w:szCs w:val="17"/>
          <w14:ligatures w14:val="none"/>
        </w:rPr>
        <w:t xml:space="preserve">In keeping with paragraph 10 of General </w:t>
      </w:r>
      <w:r w:rsidRPr="3E0931AA">
        <w:rPr>
          <w:spacing w:val="5"/>
          <w:w w:val="104"/>
          <w:sz w:val="17"/>
          <w:szCs w:val="17"/>
          <w14:ligatures w14:val="none"/>
        </w:rPr>
        <w:t>Assembly</w:t>
      </w:r>
      <w:r w:rsidRPr="2B091D13">
        <w:rPr>
          <w:spacing w:val="5"/>
          <w:w w:val="104"/>
          <w:sz w:val="17"/>
          <w:szCs w:val="17"/>
          <w14:ligatures w14:val="none"/>
        </w:rPr>
        <w:t xml:space="preserve"> resolution </w:t>
      </w:r>
      <w:hyperlink r:id="rId19" w:history="1">
        <w:r w:rsidRPr="2B091D13">
          <w:rPr>
            <w:rStyle w:val="Hyperlink"/>
            <w:spacing w:val="5"/>
            <w:w w:val="104"/>
            <w:sz w:val="17"/>
            <w:szCs w:val="17"/>
            <w14:ligatures w14:val="none"/>
          </w:rPr>
          <w:t>77/267</w:t>
        </w:r>
      </w:hyperlink>
      <w:r w:rsidRPr="2B091D13">
        <w:rPr>
          <w:spacing w:val="5"/>
          <w:w w:val="104"/>
          <w:sz w:val="17"/>
          <w:szCs w:val="17"/>
          <w14:ligatures w14:val="none"/>
        </w:rPr>
        <w:t>, the part consisting of the post and non-post resource requirements (part III) is submitted through the Advisory Committee on Administrative and Budgetary Questions for the consideration of the Assembly.</w:t>
      </w:r>
    </w:p>
    <w:p w14:paraId="3AEDE346" w14:textId="21A3ED1A" w:rsidR="004A0DB7" w:rsidRPr="006E05AC" w:rsidRDefault="004A0DB7" w:rsidP="004A0DB7">
      <w:pPr>
        <w:suppressAutoHyphens w:val="0"/>
        <w:spacing w:after="200" w:line="276" w:lineRule="auto"/>
        <w:rPr>
          <w:rFonts w:eastAsia="Calibri"/>
          <w:color w:val="000000" w:themeColor="text1"/>
          <w14:ligatures w14:val="none"/>
        </w:rPr>
      </w:pPr>
      <w:r w:rsidRPr="006E05AC">
        <w:rPr>
          <w:noProof/>
          <w:w w:val="100"/>
          <w:sz w:val="2"/>
        </w:rPr>
        <mc:AlternateContent>
          <mc:Choice Requires="wps">
            <w:drawing>
              <wp:anchor distT="0" distB="0" distL="114300" distR="114300" simplePos="0" relativeHeight="251658256" behindDoc="0" locked="0" layoutInCell="1" allowOverlap="1" wp14:anchorId="4B9200CA" wp14:editId="275465F1">
                <wp:simplePos x="0" y="0"/>
                <wp:positionH relativeFrom="page">
                  <wp:posOffset>1127760</wp:posOffset>
                </wp:positionH>
                <wp:positionV relativeFrom="paragraph">
                  <wp:posOffset>4001415</wp:posOffset>
                </wp:positionV>
                <wp:extent cx="914400" cy="0"/>
                <wp:effectExtent l="0" t="0" r="0" b="0"/>
                <wp:wrapNone/>
                <wp:docPr id="1937161496"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9C4591" id="Straight Connector 2" o:spid="_x0000_s1026" style="position:absolute;z-index:251658258;visibility:visible;mso-wrap-style:square;mso-wrap-distance-left:9pt;mso-wrap-distance-top:0;mso-wrap-distance-right:9pt;mso-wrap-distance-bottom:0;mso-position-horizontal:absolute;mso-position-horizontal-relative:page;mso-position-vertical:absolute;mso-position-vertical-relative:text" from="88.8pt,315.05pt" to="160.8pt,3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" strokecolor="#010000" strokeweight=".25pt">
                <v:stroke joinstyle="miter"/>
                <w10:wrap anchorx="page"/>
              </v:line>
            </w:pict>
          </mc:Fallback>
        </mc:AlternateContent>
      </w:r>
      <w:r w:rsidR="004A099D">
        <w:br w:type="page"/>
      </w:r>
    </w:p>
    <w:p w14:paraId="7EC4E9F7" w14:textId="4B3D477D" w:rsidR="00F72FD3" w:rsidRPr="00C0761B" w:rsidRDefault="00F72FD3" w:rsidP="00D46EEF">
      <w:pPr>
        <w:pStyle w:val="HCh"/>
        <w:ind w:left="1267" w:right="390" w:hanging="1267"/>
      </w:pPr>
      <w:r w:rsidRPr="006E05AC">
        <w:lastRenderedPageBreak/>
        <w:tab/>
        <w:t>A.</w:t>
      </w:r>
      <w:r w:rsidRPr="006E05AC">
        <w:tab/>
        <w:t xml:space="preserve">Proposed </w:t>
      </w:r>
      <w:r w:rsidRPr="00C0761B">
        <w:t xml:space="preserve">programme plan for </w:t>
      </w:r>
      <w:r w:rsidR="00E8444C" w:rsidRPr="00C0761B">
        <w:t xml:space="preserve">2026 </w:t>
      </w:r>
      <w:r w:rsidRPr="00C0761B">
        <w:t xml:space="preserve">and programme performance in </w:t>
      </w:r>
      <w:r w:rsidR="00E8444C" w:rsidRPr="00C0761B">
        <w:t>2024</w:t>
      </w:r>
    </w:p>
    <w:p w14:paraId="6350A868" w14:textId="77777777" w:rsidR="00F72FD3" w:rsidRPr="006E05AC" w:rsidRDefault="00F72FD3" w:rsidP="00F72FD3">
      <w:pPr>
        <w:suppressAutoHyphens w:val="0"/>
        <w:spacing w:line="120" w:lineRule="exact"/>
        <w:rPr>
          <w:rFonts w:eastAsia="Calibri"/>
          <w:color w:val="000000" w:themeColor="text1"/>
          <w:sz w:val="10"/>
          <w14:ligatures w14:val="none"/>
        </w:rPr>
      </w:pPr>
    </w:p>
    <w:p w14:paraId="28598B67" w14:textId="77777777" w:rsidR="00F72FD3" w:rsidRPr="006E05AC" w:rsidRDefault="00F72FD3" w:rsidP="00F72FD3">
      <w:pPr>
        <w:suppressAutoHyphens w:val="0"/>
        <w:spacing w:line="120" w:lineRule="exact"/>
        <w:rPr>
          <w:rFonts w:eastAsia="Calibri"/>
          <w:color w:val="000000" w:themeColor="text1"/>
          <w:sz w:val="10"/>
          <w14:ligatures w14:val="none"/>
        </w:rPr>
      </w:pPr>
    </w:p>
    <w:p w14:paraId="0E45BE4B" w14:textId="77777777" w:rsidR="00F72FD3" w:rsidRPr="006E05AC" w:rsidRDefault="00F72FD3" w:rsidP="00D46EEF">
      <w:pPr>
        <w:pStyle w:val="HCh"/>
        <w:ind w:left="1267" w:right="1260" w:hanging="1267"/>
      </w:pPr>
      <w:r w:rsidRPr="006E05AC">
        <w:tab/>
      </w:r>
      <w:r w:rsidRPr="006E05AC">
        <w:tab/>
        <w:t>Overall orientation</w:t>
      </w:r>
    </w:p>
    <w:p w14:paraId="24A20EDA" w14:textId="77777777" w:rsidR="00F72FD3" w:rsidRPr="006E05AC" w:rsidRDefault="00F72FD3" w:rsidP="00F72FD3">
      <w:pPr>
        <w:suppressAutoHyphens w:val="0"/>
        <w:spacing w:line="120" w:lineRule="exact"/>
        <w:rPr>
          <w:rFonts w:eastAsia="Calibri"/>
          <w:color w:val="000000" w:themeColor="text1"/>
          <w:sz w:val="10"/>
          <w14:ligatures w14:val="none"/>
        </w:rPr>
      </w:pPr>
    </w:p>
    <w:p w14:paraId="78207F3C" w14:textId="77777777" w:rsidR="00F72FD3" w:rsidRPr="006E05AC" w:rsidRDefault="00F72FD3" w:rsidP="00F72FD3">
      <w:pPr>
        <w:suppressAutoHyphens w:val="0"/>
        <w:spacing w:line="120" w:lineRule="exact"/>
        <w:rPr>
          <w:rFonts w:eastAsia="Calibri"/>
          <w:color w:val="000000" w:themeColor="text1"/>
          <w:sz w:val="10"/>
          <w14:ligatures w14:val="none"/>
        </w:rPr>
      </w:pPr>
    </w:p>
    <w:p w14:paraId="00C44A64" w14:textId="77777777" w:rsidR="00472DD2" w:rsidRPr="00484837" w:rsidRDefault="00F72FD3" w:rsidP="00472DD2">
      <w:pPr>
        <w:pStyle w:val="H1"/>
        <w:ind w:right="1260"/>
      </w:pPr>
      <w:r w:rsidRPr="006E05AC">
        <w:tab/>
      </w:r>
      <w:r w:rsidRPr="006E05AC">
        <w:tab/>
      </w:r>
      <w:r w:rsidR="00472DD2" w:rsidRPr="00484837">
        <w:t>Mandates and background</w:t>
      </w:r>
    </w:p>
    <w:p w14:paraId="428F7694" w14:textId="77777777" w:rsidR="00F72FD3" w:rsidRPr="006E05AC" w:rsidRDefault="00F72FD3" w:rsidP="00F72FD3">
      <w:pPr>
        <w:suppressAutoHyphens w:val="0"/>
        <w:spacing w:line="120" w:lineRule="exact"/>
        <w:rPr>
          <w:rFonts w:eastAsia="Calibri"/>
          <w:color w:val="000000" w:themeColor="text1"/>
          <w:sz w:val="10"/>
          <w14:ligatures w14:val="none"/>
        </w:rPr>
      </w:pPr>
    </w:p>
    <w:p w14:paraId="14C4EF6C" w14:textId="77777777" w:rsidR="00F72FD3" w:rsidRPr="006E05AC" w:rsidRDefault="00F72FD3" w:rsidP="00F72FD3">
      <w:pPr>
        <w:suppressAutoHyphens w:val="0"/>
        <w:spacing w:line="120" w:lineRule="exact"/>
        <w:rPr>
          <w:rFonts w:eastAsia="Calibri"/>
          <w:color w:val="000000" w:themeColor="text1"/>
          <w:sz w:val="10"/>
          <w14:ligatures w14:val="none"/>
        </w:rPr>
      </w:pPr>
    </w:p>
    <w:p w14:paraId="6221CC09" w14:textId="1B8ABAE6" w:rsidR="00F72FD3" w:rsidRDefault="00F72FD3" w:rsidP="00571291">
      <w:pPr>
        <w:pStyle w:val="AUNAMA16Apr"/>
      </w:pPr>
      <w:r w:rsidRPr="006E05AC">
        <w:t xml:space="preserve">The mandate of the United Nations Assistance Mission in Afghanistan (UNAMA) is defined in Security Council resolutions </w:t>
      </w:r>
      <w:hyperlink r:id="rId20" w:history="1">
        <w:r w:rsidRPr="00571291">
          <w:rPr>
            <w:rStyle w:val="Hyperlink"/>
            <w:rFonts w:eastAsia="Calibri"/>
            <w14:ligatures w14:val="none"/>
          </w:rPr>
          <w:t>1401 (2002)</w:t>
        </w:r>
      </w:hyperlink>
      <w:r w:rsidRPr="006E05AC">
        <w:t xml:space="preserve">, </w:t>
      </w:r>
      <w:hyperlink r:id="rId21" w:history="1">
        <w:r w:rsidRPr="00571291">
          <w:rPr>
            <w:rStyle w:val="Hyperlink"/>
            <w:rFonts w:eastAsia="Calibri"/>
            <w14:ligatures w14:val="none"/>
          </w:rPr>
          <w:t>1662 (2006)</w:t>
        </w:r>
      </w:hyperlink>
      <w:r w:rsidRPr="006E05AC">
        <w:t xml:space="preserve"> and </w:t>
      </w:r>
      <w:hyperlink r:id="rId22" w:history="1">
        <w:r w:rsidRPr="00571291">
          <w:rPr>
            <w:rStyle w:val="Hyperlink"/>
            <w:rFonts w:eastAsia="Calibri"/>
            <w14:ligatures w14:val="none"/>
          </w:rPr>
          <w:t>2626 (2022)</w:t>
        </w:r>
      </w:hyperlink>
      <w:r w:rsidRPr="006E05AC">
        <w:t xml:space="preserve">, and renewed by its subsequent resolutions, including </w:t>
      </w:r>
      <w:r w:rsidR="00F7476D">
        <w:t xml:space="preserve">the </w:t>
      </w:r>
      <w:r w:rsidRPr="006E05AC">
        <w:t xml:space="preserve">most recent resolution </w:t>
      </w:r>
      <w:bookmarkStart w:id="0" w:name="_Hlk157077725"/>
      <w:r w:rsidR="00056E27" w:rsidRPr="006E05AC">
        <w:fldChar w:fldCharType="begin"/>
      </w:r>
      <w:r w:rsidR="007B0CD0">
        <w:instrText>HYPERLINK "https://docs.un.org/en/S/RES/2777(2025)"</w:instrText>
      </w:r>
      <w:r w:rsidR="00056E27" w:rsidRPr="006E05AC">
        <w:fldChar w:fldCharType="separate"/>
      </w:r>
      <w:r w:rsidRPr="00571291">
        <w:rPr>
          <w:rStyle w:val="Hyperlink"/>
          <w:rFonts w:eastAsia="Calibri"/>
          <w14:ligatures w14:val="none"/>
        </w:rPr>
        <w:t>27</w:t>
      </w:r>
      <w:r w:rsidR="007B0CD0">
        <w:rPr>
          <w:rStyle w:val="Hyperlink"/>
          <w:rFonts w:eastAsia="Calibri"/>
          <w14:ligatures w14:val="none"/>
        </w:rPr>
        <w:t>7</w:t>
      </w:r>
      <w:r w:rsidRPr="00571291">
        <w:rPr>
          <w:rStyle w:val="Hyperlink"/>
          <w:rFonts w:eastAsia="Calibri"/>
          <w14:ligatures w14:val="none"/>
        </w:rPr>
        <w:t>7 (202</w:t>
      </w:r>
      <w:r w:rsidR="007B0CD0">
        <w:rPr>
          <w:rStyle w:val="Hyperlink"/>
          <w:rFonts w:eastAsia="Calibri"/>
          <w14:ligatures w14:val="none"/>
        </w:rPr>
        <w:t>5</w:t>
      </w:r>
      <w:r w:rsidRPr="00571291">
        <w:rPr>
          <w:rStyle w:val="Hyperlink"/>
          <w:rFonts w:eastAsia="Calibri"/>
          <w14:ligatures w14:val="none"/>
        </w:rPr>
        <w:t>)</w:t>
      </w:r>
      <w:r w:rsidR="00056E27" w:rsidRPr="006E05AC">
        <w:fldChar w:fldCharType="end"/>
      </w:r>
      <w:r w:rsidRPr="006E05AC">
        <w:t>, which extended the mandate of the Mission until 17 March 202</w:t>
      </w:r>
      <w:bookmarkEnd w:id="0"/>
      <w:r w:rsidR="007B0CD0">
        <w:t>6</w:t>
      </w:r>
      <w:r w:rsidRPr="006E05AC">
        <w:t>.</w:t>
      </w:r>
    </w:p>
    <w:p w14:paraId="2079C271" w14:textId="5500D225" w:rsidR="00571291" w:rsidRDefault="00571291" w:rsidP="00571291">
      <w:pPr>
        <w:pStyle w:val="AUNAMA16Apr"/>
        <w:numPr>
          <w:ilvl w:val="0"/>
          <w:numId w:val="0"/>
        </w:numPr>
        <w:ind w:left="1260"/>
      </w:pPr>
    </w:p>
    <w:p w14:paraId="459D7240" w14:textId="00F18A09" w:rsidR="00F72FD3" w:rsidRPr="006E05AC" w:rsidRDefault="134EA2CF" w:rsidP="00571291">
      <w:pPr>
        <w:pStyle w:val="AUNAMA16Apr"/>
      </w:pPr>
      <w:r>
        <w:t>As mandated by the Security Council, UNAMA will continue to promot</w:t>
      </w:r>
      <w:r w:rsidR="65693948">
        <w:t>e</w:t>
      </w:r>
      <w:r>
        <w:t xml:space="preserve"> peace and stability in Afghanistan</w:t>
      </w:r>
      <w:r w:rsidR="65693948">
        <w:t>, including</w:t>
      </w:r>
      <w:r w:rsidR="0A2A4AFE">
        <w:t>:</w:t>
      </w:r>
      <w:r>
        <w:t xml:space="preserve"> coordinat</w:t>
      </w:r>
      <w:r w:rsidR="65693948">
        <w:t>ing</w:t>
      </w:r>
      <w:r>
        <w:t xml:space="preserve"> and facilitat</w:t>
      </w:r>
      <w:r w:rsidR="65693948">
        <w:t>ing</w:t>
      </w:r>
      <w:r>
        <w:t xml:space="preserve"> </w:t>
      </w:r>
      <w:r w:rsidR="7EAA9C61">
        <w:t xml:space="preserve">enhanced </w:t>
      </w:r>
      <w:r>
        <w:t>cooperation and coherence in the financial resourcing and delivery of humanitarian and basic human needs assistance that support strengthened resilience; coordinat</w:t>
      </w:r>
      <w:r w:rsidR="65693948">
        <w:t>ing</w:t>
      </w:r>
      <w:r>
        <w:t xml:space="preserve"> efforts with donors and other stakeholders to reduce risk and increase accountability, transparency and effectiveness in the use of aid; support</w:t>
      </w:r>
      <w:r w:rsidR="65693948">
        <w:t>ing</w:t>
      </w:r>
      <w:r>
        <w:t xml:space="preserve"> efforts, including essential services</w:t>
      </w:r>
      <w:r w:rsidR="65693948">
        <w:t xml:space="preserve"> provision</w:t>
      </w:r>
      <w:r>
        <w:t xml:space="preserve"> and economic recovery, to create the conditions for self-reliance and stability for the Afghan population; assess</w:t>
      </w:r>
      <w:r w:rsidR="65693948">
        <w:t>ing</w:t>
      </w:r>
      <w:r>
        <w:t xml:space="preserve"> the explosive ordnance threat and coordinat</w:t>
      </w:r>
      <w:r w:rsidR="65693948">
        <w:t>ing</w:t>
      </w:r>
      <w:r>
        <w:t xml:space="preserve"> mitigation measures to enable humanitarian and development initiatives; provid</w:t>
      </w:r>
      <w:r w:rsidR="65693948">
        <w:t>ing</w:t>
      </w:r>
      <w:r>
        <w:t xml:space="preserve"> outreach and good offices to promote dialogue between Afghan stakeholders, the region and the international community to promote inclusive</w:t>
      </w:r>
      <w:r w:rsidR="65693948">
        <w:t xml:space="preserve"> and </w:t>
      </w:r>
      <w:r>
        <w:t>responsive governance, and provid</w:t>
      </w:r>
      <w:r w:rsidR="65693948">
        <w:t>ing</w:t>
      </w:r>
      <w:r>
        <w:t xml:space="preserve"> advice on inclusive national and local consultative mechanisms, </w:t>
      </w:r>
      <w:r w:rsidR="6425EDA2">
        <w:t xml:space="preserve">and </w:t>
      </w:r>
      <w:r>
        <w:t>confidence-building measures; promot</w:t>
      </w:r>
      <w:r w:rsidR="6425EDA2">
        <w:t>ing</w:t>
      </w:r>
      <w:r>
        <w:t xml:space="preserve"> responsible governance and the rule of law; engag</w:t>
      </w:r>
      <w:r w:rsidR="6425EDA2">
        <w:t>ing</w:t>
      </w:r>
      <w:r>
        <w:t xml:space="preserve"> with all stakeholders on the promotion and protection of human rights</w:t>
      </w:r>
      <w:r w:rsidR="030936E1">
        <w:t>, including the rights of women and girls</w:t>
      </w:r>
      <w:r>
        <w:t>; support</w:t>
      </w:r>
      <w:r w:rsidR="6425EDA2">
        <w:t>ing</w:t>
      </w:r>
      <w:r>
        <w:t xml:space="preserve"> regional cooperation; and support</w:t>
      </w:r>
      <w:r w:rsidR="6425EDA2">
        <w:t>ing</w:t>
      </w:r>
      <w:r>
        <w:t xml:space="preserve"> existing mechanisms </w:t>
      </w:r>
      <w:r w:rsidR="6425EDA2">
        <w:t>to</w:t>
      </w:r>
      <w:r>
        <w:t xml:space="preserve"> improv</w:t>
      </w:r>
      <w:r w:rsidR="6425EDA2">
        <w:t>e</w:t>
      </w:r>
      <w:r>
        <w:t xml:space="preserve"> the overall security situation in Afghanistan, </w:t>
      </w:r>
      <w:r w:rsidR="6425EDA2">
        <w:t>including</w:t>
      </w:r>
      <w:r>
        <w:t xml:space="preserve"> regional and international efforts to prevent and address the illicit trade in and destabilizing accumulation of small arms and light weapons and their diversion in Afghanistan and the region.</w:t>
      </w:r>
    </w:p>
    <w:p w14:paraId="4434DA31" w14:textId="77777777" w:rsidR="00F72FD3" w:rsidRPr="006E05AC" w:rsidRDefault="00F72FD3" w:rsidP="00F72FD3">
      <w:pPr>
        <w:suppressAutoHyphens w:val="0"/>
        <w:spacing w:line="120" w:lineRule="exact"/>
        <w:rPr>
          <w:rFonts w:eastAsia="Calibri"/>
          <w:color w:val="000000" w:themeColor="text1"/>
          <w:sz w:val="10"/>
          <w14:ligatures w14:val="none"/>
        </w:rPr>
      </w:pPr>
    </w:p>
    <w:p w14:paraId="3AA35494" w14:textId="77777777" w:rsidR="00F72FD3" w:rsidRPr="006E05AC" w:rsidRDefault="00F72FD3" w:rsidP="00F72FD3">
      <w:pPr>
        <w:suppressAutoHyphens w:val="0"/>
        <w:spacing w:line="120" w:lineRule="exact"/>
        <w:rPr>
          <w:rFonts w:eastAsia="Calibri"/>
          <w:color w:val="000000" w:themeColor="text1"/>
          <w:sz w:val="10"/>
          <w14:ligatures w14:val="none"/>
        </w:rPr>
      </w:pPr>
    </w:p>
    <w:p w14:paraId="26F0963F" w14:textId="77777777" w:rsidR="00F72FD3" w:rsidRPr="006E05AC" w:rsidRDefault="00F72FD3" w:rsidP="00D46EEF">
      <w:pPr>
        <w:pStyle w:val="HCh"/>
        <w:ind w:left="1267" w:right="1260" w:hanging="1267"/>
      </w:pPr>
      <w:r w:rsidRPr="006E05AC">
        <w:tab/>
      </w:r>
      <w:r w:rsidRPr="006E05AC">
        <w:tab/>
        <w:t>Programme of work</w:t>
      </w:r>
    </w:p>
    <w:p w14:paraId="76C0B89D" w14:textId="77777777" w:rsidR="00F72FD3" w:rsidRPr="006E05AC" w:rsidRDefault="00F72FD3" w:rsidP="00F72FD3">
      <w:pPr>
        <w:suppressAutoHyphens w:val="0"/>
        <w:spacing w:line="120" w:lineRule="exact"/>
        <w:rPr>
          <w:rFonts w:eastAsia="Calibri"/>
          <w:color w:val="000000" w:themeColor="text1"/>
          <w:sz w:val="10"/>
          <w14:ligatures w14:val="none"/>
        </w:rPr>
      </w:pPr>
    </w:p>
    <w:p w14:paraId="5A77550C" w14:textId="77777777" w:rsidR="00F72FD3" w:rsidRPr="006E05AC" w:rsidRDefault="00F72FD3" w:rsidP="00F72FD3">
      <w:pPr>
        <w:suppressAutoHyphens w:val="0"/>
        <w:spacing w:line="120" w:lineRule="exact"/>
        <w:rPr>
          <w:rFonts w:eastAsia="Calibri"/>
          <w:color w:val="000000" w:themeColor="text1"/>
          <w:sz w:val="10"/>
          <w14:ligatures w14:val="none"/>
        </w:rPr>
      </w:pPr>
    </w:p>
    <w:p w14:paraId="2F068A7F" w14:textId="721AB9B0" w:rsidR="00F72FD3" w:rsidRPr="006E05AC" w:rsidRDefault="00F72FD3" w:rsidP="00D46EEF">
      <w:pPr>
        <w:pStyle w:val="H1"/>
        <w:ind w:right="1260"/>
      </w:pPr>
      <w:r w:rsidRPr="006E05AC">
        <w:tab/>
      </w:r>
      <w:r w:rsidRPr="006E05AC">
        <w:tab/>
      </w:r>
      <w:r w:rsidR="00070AD2" w:rsidRPr="00484837">
        <w:t>Objective</w:t>
      </w:r>
    </w:p>
    <w:p w14:paraId="28FBFB83" w14:textId="77777777" w:rsidR="00F72FD3" w:rsidRPr="006E05AC" w:rsidRDefault="00F72FD3" w:rsidP="00F72FD3">
      <w:pPr>
        <w:suppressAutoHyphens w:val="0"/>
        <w:spacing w:line="120" w:lineRule="exact"/>
        <w:rPr>
          <w:rFonts w:eastAsia="Calibri"/>
          <w:color w:val="000000" w:themeColor="text1"/>
          <w:sz w:val="10"/>
          <w14:ligatures w14:val="none"/>
        </w:rPr>
      </w:pPr>
    </w:p>
    <w:p w14:paraId="65EC8E1B" w14:textId="77777777" w:rsidR="00F72FD3" w:rsidRPr="006E05AC" w:rsidRDefault="00F72FD3" w:rsidP="00F72FD3">
      <w:pPr>
        <w:suppressAutoHyphens w:val="0"/>
        <w:spacing w:line="120" w:lineRule="exact"/>
        <w:rPr>
          <w:rFonts w:eastAsia="Calibri"/>
          <w:color w:val="000000" w:themeColor="text1"/>
          <w:sz w:val="10"/>
          <w14:ligatures w14:val="none"/>
        </w:rPr>
      </w:pPr>
    </w:p>
    <w:p w14:paraId="3F148085" w14:textId="09E9F9FF" w:rsidR="00F72FD3" w:rsidRPr="006E05AC" w:rsidRDefault="00F72FD3" w:rsidP="00D6681F">
      <w:pPr>
        <w:pStyle w:val="AUNAMA16Apr"/>
      </w:pPr>
      <w:r w:rsidRPr="006E05AC">
        <w:t>The objective, to which the Mission contributes, is to create the conditions for peace and stability, with foundations established for the promotion of inclusive and responsive governance and functioning and accountable institutions, as well as a coherent and sustainable path towards the economic and social conditions for self-reliance.</w:t>
      </w:r>
    </w:p>
    <w:p w14:paraId="10933893" w14:textId="77777777" w:rsidR="00F72FD3" w:rsidRPr="006E05AC" w:rsidRDefault="00F72FD3" w:rsidP="00F72FD3">
      <w:pPr>
        <w:suppressAutoHyphens w:val="0"/>
        <w:spacing w:line="120" w:lineRule="exact"/>
        <w:rPr>
          <w:rFonts w:eastAsia="Calibri"/>
          <w:color w:val="000000" w:themeColor="text1"/>
          <w:sz w:val="10"/>
          <w14:ligatures w14:val="none"/>
        </w:rPr>
      </w:pPr>
    </w:p>
    <w:p w14:paraId="7AEE1319" w14:textId="77777777" w:rsidR="00F72FD3" w:rsidRPr="006E05AC" w:rsidRDefault="00F72FD3" w:rsidP="00F72FD3">
      <w:pPr>
        <w:suppressAutoHyphens w:val="0"/>
        <w:spacing w:line="120" w:lineRule="exact"/>
        <w:rPr>
          <w:rFonts w:eastAsia="Calibri"/>
          <w:color w:val="000000" w:themeColor="text1"/>
          <w:sz w:val="10"/>
          <w14:ligatures w14:val="none"/>
        </w:rPr>
      </w:pPr>
    </w:p>
    <w:p w14:paraId="1A5FB306" w14:textId="5B63B8D2" w:rsidR="00F72FD3" w:rsidRPr="003569B8" w:rsidRDefault="00F72FD3" w:rsidP="00D46EEF">
      <w:pPr>
        <w:pStyle w:val="H1"/>
        <w:ind w:right="1260"/>
      </w:pPr>
      <w:r w:rsidRPr="006E05AC">
        <w:tab/>
      </w:r>
      <w:r w:rsidRPr="006E05AC">
        <w:tab/>
        <w:t xml:space="preserve">Strategy and external </w:t>
      </w:r>
      <w:r w:rsidRPr="003569B8">
        <w:t xml:space="preserve">factors for </w:t>
      </w:r>
      <w:r w:rsidR="002C5288" w:rsidRPr="003569B8">
        <w:t>2026</w:t>
      </w:r>
    </w:p>
    <w:p w14:paraId="6463BA47" w14:textId="77777777" w:rsidR="00F72FD3" w:rsidRPr="006E05AC" w:rsidRDefault="00F72FD3" w:rsidP="00F72FD3">
      <w:pPr>
        <w:suppressAutoHyphens w:val="0"/>
        <w:spacing w:line="120" w:lineRule="exact"/>
        <w:rPr>
          <w:rFonts w:eastAsia="Calibri"/>
          <w:color w:val="000000" w:themeColor="text1"/>
          <w:sz w:val="10"/>
          <w14:ligatures w14:val="none"/>
        </w:rPr>
      </w:pPr>
    </w:p>
    <w:p w14:paraId="2D132F63" w14:textId="77777777" w:rsidR="00F72FD3" w:rsidRPr="006E05AC" w:rsidRDefault="00F72FD3" w:rsidP="00F72FD3">
      <w:pPr>
        <w:suppressAutoHyphens w:val="0"/>
        <w:spacing w:line="120" w:lineRule="exact"/>
        <w:rPr>
          <w:rFonts w:eastAsia="Calibri"/>
          <w:color w:val="000000" w:themeColor="text1"/>
          <w:sz w:val="10"/>
          <w14:ligatures w14:val="none"/>
        </w:rPr>
      </w:pPr>
    </w:p>
    <w:p w14:paraId="540DC43A" w14:textId="4CC44619" w:rsidR="00F72FD3" w:rsidRPr="006E05AC" w:rsidRDefault="00F72FD3" w:rsidP="00D6681F">
      <w:pPr>
        <w:pStyle w:val="AUNAMA16Apr"/>
      </w:pPr>
      <w:r w:rsidRPr="006E05AC">
        <w:t xml:space="preserve">To contribute to the objective, the Mission </w:t>
      </w:r>
      <w:r w:rsidR="000F68B3" w:rsidRPr="00484837">
        <w:t>will</w:t>
      </w:r>
      <w:r w:rsidRPr="006E05AC">
        <w:t>:</w:t>
      </w:r>
    </w:p>
    <w:p w14:paraId="2F2DC80D" w14:textId="2D6C8CF9" w:rsidR="00F72FD3" w:rsidRPr="006E05AC" w:rsidRDefault="00F72FD3" w:rsidP="00F72F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tab/>
      </w:r>
      <w:r w:rsidRPr="006E05AC">
        <w:rPr>
          <w:rFonts w:eastAsia="Calibri"/>
          <w:color w:val="000000" w:themeColor="text1"/>
          <w14:ligatures w14:val="none"/>
        </w:rPr>
        <w:tab/>
        <w:t>(a)</w:t>
      </w:r>
      <w:r w:rsidRPr="006E05AC">
        <w:rPr>
          <w:rFonts w:eastAsia="Calibri"/>
          <w:color w:val="000000" w:themeColor="text1"/>
          <w14:ligatures w14:val="none"/>
        </w:rPr>
        <w:tab/>
        <w:t xml:space="preserve">Coordinate with international donors, organizations and partners in addressing the humanitarian and basic human needs of vulnerable Afghans. </w:t>
      </w:r>
      <w:r w:rsidR="0037794E">
        <w:rPr>
          <w:rFonts w:eastAsia="Calibri"/>
          <w:color w:val="000000" w:themeColor="text1"/>
          <w14:ligatures w14:val="none"/>
        </w:rPr>
        <w:t>It</w:t>
      </w:r>
      <w:r w:rsidRPr="006E05AC">
        <w:rPr>
          <w:rFonts w:eastAsia="Calibri"/>
          <w:color w:val="000000" w:themeColor="text1"/>
          <w14:ligatures w14:val="none"/>
        </w:rPr>
        <w:t xml:space="preserve"> will partner with</w:t>
      </w:r>
      <w:r w:rsidR="00033FCE">
        <w:rPr>
          <w:rFonts w:eastAsia="Calibri"/>
          <w:color w:val="000000" w:themeColor="text1"/>
          <w14:ligatures w14:val="none"/>
        </w:rPr>
        <w:t xml:space="preserve"> the</w:t>
      </w:r>
      <w:r w:rsidRPr="006E05AC">
        <w:rPr>
          <w:rFonts w:eastAsia="Calibri"/>
          <w:color w:val="000000" w:themeColor="text1"/>
          <w14:ligatures w14:val="none"/>
        </w:rPr>
        <w:t xml:space="preserve"> United Nations </w:t>
      </w:r>
      <w:r w:rsidR="00033FCE">
        <w:rPr>
          <w:rFonts w:eastAsia="Calibri"/>
          <w:color w:val="000000" w:themeColor="text1"/>
          <w14:ligatures w14:val="none"/>
        </w:rPr>
        <w:t>c</w:t>
      </w:r>
      <w:r w:rsidR="00D61E4D">
        <w:rPr>
          <w:rFonts w:eastAsia="Calibri"/>
          <w:color w:val="000000" w:themeColor="text1"/>
          <w14:ligatures w14:val="none"/>
        </w:rPr>
        <w:t>o</w:t>
      </w:r>
      <w:r w:rsidR="00033FCE">
        <w:rPr>
          <w:rFonts w:eastAsia="Calibri"/>
          <w:color w:val="000000" w:themeColor="text1"/>
          <w14:ligatures w14:val="none"/>
        </w:rPr>
        <w:t>untry team</w:t>
      </w:r>
      <w:r w:rsidRPr="006E05AC">
        <w:rPr>
          <w:rFonts w:eastAsia="Calibri"/>
          <w:color w:val="000000" w:themeColor="text1"/>
          <w14:ligatures w14:val="none"/>
        </w:rPr>
        <w:t xml:space="preserve"> to support economic development </w:t>
      </w:r>
      <w:r w:rsidR="006C35D9">
        <w:rPr>
          <w:rFonts w:eastAsia="Calibri"/>
          <w:color w:val="000000" w:themeColor="text1"/>
          <w14:ligatures w14:val="none"/>
        </w:rPr>
        <w:t>and increase</w:t>
      </w:r>
      <w:r w:rsidRPr="006E05AC">
        <w:rPr>
          <w:rFonts w:eastAsia="Calibri"/>
          <w:color w:val="000000" w:themeColor="text1"/>
          <w14:ligatures w14:val="none"/>
        </w:rPr>
        <w:t xml:space="preserve"> donor confidence </w:t>
      </w:r>
      <w:r w:rsidR="006C35D9">
        <w:rPr>
          <w:rFonts w:eastAsia="Calibri"/>
          <w:color w:val="000000" w:themeColor="text1"/>
          <w14:ligatures w14:val="none"/>
        </w:rPr>
        <w:t>for greater</w:t>
      </w:r>
      <w:r w:rsidRPr="006E05AC">
        <w:rPr>
          <w:rFonts w:eastAsia="Calibri"/>
          <w:color w:val="000000" w:themeColor="text1"/>
          <w14:ligatures w14:val="none"/>
        </w:rPr>
        <w:t xml:space="preserve"> basic human needs support</w:t>
      </w:r>
      <w:r w:rsidR="0037794E">
        <w:rPr>
          <w:rFonts w:eastAsia="Calibri"/>
          <w:color w:val="000000" w:themeColor="text1"/>
          <w14:ligatures w14:val="none"/>
        </w:rPr>
        <w:t>,</w:t>
      </w:r>
      <w:r w:rsidRPr="006E05AC">
        <w:rPr>
          <w:rFonts w:eastAsia="Calibri"/>
          <w:color w:val="000000" w:themeColor="text1"/>
          <w14:ligatures w14:val="none"/>
        </w:rPr>
        <w:t xml:space="preserve"> as emphasized </w:t>
      </w:r>
      <w:r w:rsidR="00413640" w:rsidRPr="006E05AC">
        <w:rPr>
          <w:rFonts w:eastAsia="Calibri"/>
          <w:color w:val="000000" w:themeColor="text1"/>
          <w14:ligatures w14:val="none"/>
        </w:rPr>
        <w:t xml:space="preserve">in </w:t>
      </w:r>
      <w:r w:rsidRPr="006E05AC">
        <w:rPr>
          <w:rFonts w:eastAsia="Calibri"/>
          <w:color w:val="000000" w:themeColor="text1"/>
          <w14:ligatures w14:val="none"/>
        </w:rPr>
        <w:t>the independent assessment</w:t>
      </w:r>
      <w:r w:rsidR="00560D1A" w:rsidRPr="006E05AC">
        <w:t xml:space="preserve"> </w:t>
      </w:r>
      <w:r w:rsidR="0045367E">
        <w:t xml:space="preserve">on Afghanistan </w:t>
      </w:r>
      <w:r w:rsidR="00560D1A" w:rsidRPr="006E05AC">
        <w:t xml:space="preserve">requested by the Security Council in its resolution </w:t>
      </w:r>
      <w:hyperlink r:id="rId23" w:history="1">
        <w:r w:rsidR="00560D1A" w:rsidRPr="006E05AC">
          <w:rPr>
            <w:rStyle w:val="Hyperlink"/>
          </w:rPr>
          <w:t>2679 (2023)</w:t>
        </w:r>
      </w:hyperlink>
      <w:r w:rsidR="0037794E" w:rsidRPr="00A07F37">
        <w:rPr>
          <w:rStyle w:val="Hyperlink"/>
          <w:color w:val="auto"/>
        </w:rPr>
        <w:t>,</w:t>
      </w:r>
      <w:r w:rsidR="00DD6EF8">
        <w:rPr>
          <w:rStyle w:val="Hyperlink"/>
        </w:rPr>
        <w:t xml:space="preserve"> </w:t>
      </w:r>
      <w:r w:rsidR="00DD6EF8">
        <w:t xml:space="preserve">and to implement the 2030 Agenda </w:t>
      </w:r>
      <w:r w:rsidR="00C0761B">
        <w:t xml:space="preserve">for Sustainable Development </w:t>
      </w:r>
      <w:r w:rsidR="00DD6EF8">
        <w:t>with a focus on the goals of the Pact for the Future, particular</w:t>
      </w:r>
      <w:r w:rsidR="0037794E">
        <w:t>ly</w:t>
      </w:r>
      <w:r w:rsidR="00DD6EF8">
        <w:t xml:space="preserve"> on climate financing, poverty alleviation and upholding the principles and values of the UN Charter</w:t>
      </w:r>
      <w:r w:rsidRPr="006E05AC">
        <w:rPr>
          <w:rFonts w:eastAsia="Calibri"/>
          <w:color w:val="000000" w:themeColor="text1"/>
          <w14:ligatures w14:val="none"/>
        </w:rPr>
        <w:t xml:space="preserve">. </w:t>
      </w:r>
      <w:r w:rsidR="00DD6EF8">
        <w:rPr>
          <w:rFonts w:eastAsia="Calibri"/>
          <w:color w:val="000000" w:themeColor="text1"/>
          <w14:ligatures w14:val="none"/>
        </w:rPr>
        <w:t>To that end, i</w:t>
      </w:r>
      <w:r w:rsidRPr="006E05AC">
        <w:rPr>
          <w:rFonts w:eastAsia="Calibri"/>
          <w:color w:val="000000" w:themeColor="text1"/>
          <w14:ligatures w14:val="none"/>
        </w:rPr>
        <w:t xml:space="preserve">t will support </w:t>
      </w:r>
      <w:r w:rsidR="0037794E">
        <w:rPr>
          <w:rFonts w:eastAsia="Calibri"/>
          <w:color w:val="000000" w:themeColor="text1"/>
          <w14:ligatures w14:val="none"/>
        </w:rPr>
        <w:t>resource</w:t>
      </w:r>
      <w:r w:rsidRPr="006E05AC">
        <w:rPr>
          <w:rFonts w:eastAsia="Calibri"/>
          <w:color w:val="000000" w:themeColor="text1"/>
          <w14:ligatures w14:val="none"/>
        </w:rPr>
        <w:t xml:space="preserve"> mobilization to enable </w:t>
      </w:r>
      <w:r w:rsidRPr="006E05AC">
        <w:rPr>
          <w:rFonts w:eastAsia="Calibri"/>
          <w:color w:val="000000" w:themeColor="text1"/>
          <w14:ligatures w14:val="none"/>
        </w:rPr>
        <w:lastRenderedPageBreak/>
        <w:t>humanitarian efforts, essential services, livelihoods</w:t>
      </w:r>
      <w:r w:rsidR="00D47D8D">
        <w:rPr>
          <w:rFonts w:eastAsia="Calibri"/>
          <w:color w:val="000000" w:themeColor="text1"/>
          <w14:ligatures w14:val="none"/>
        </w:rPr>
        <w:t xml:space="preserve"> restoration</w:t>
      </w:r>
      <w:r w:rsidRPr="006E05AC">
        <w:rPr>
          <w:rFonts w:eastAsia="Calibri"/>
          <w:color w:val="000000" w:themeColor="text1"/>
          <w14:ligatures w14:val="none"/>
        </w:rPr>
        <w:t xml:space="preserve">, support to the private sector, economic development and mitigation of the dangers of explosive remnants of war. UNAMA will engage with the </w:t>
      </w:r>
      <w:r w:rsidR="00A122B1" w:rsidRPr="2B091D13">
        <w:rPr>
          <w:rFonts w:eastAsia="Calibri"/>
          <w:color w:val="000000" w:themeColor="text1"/>
          <w14:ligatures w14:val="none"/>
        </w:rPr>
        <w:t>de facto</w:t>
      </w:r>
      <w:r w:rsidRPr="006E05AC">
        <w:rPr>
          <w:rFonts w:eastAsia="Calibri"/>
          <w:color w:val="000000" w:themeColor="text1"/>
          <w14:ligatures w14:val="none"/>
        </w:rPr>
        <w:t xml:space="preserve"> authorities and other stakeholders to facilitate the support of the United Nations, international financial institutions and other international and national partners to the socioeconomic recovery of Afghanistan from the severe economic contraction;</w:t>
      </w:r>
    </w:p>
    <w:p w14:paraId="0A60728B" w14:textId="4D22EF03" w:rsidR="00F72FD3" w:rsidRPr="006E05AC" w:rsidRDefault="00F72FD3" w:rsidP="00F72F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spacing w:val="2"/>
          <w:w w:val="102"/>
          <w14:ligatures w14:val="none"/>
        </w:rPr>
        <w:tab/>
      </w:r>
      <w:r w:rsidRPr="006E05AC">
        <w:rPr>
          <w:rFonts w:eastAsia="Calibri"/>
          <w:color w:val="000000" w:themeColor="text1"/>
          <w:spacing w:val="2"/>
          <w:w w:val="102"/>
          <w14:ligatures w14:val="none"/>
        </w:rPr>
        <w:tab/>
        <w:t>(b)</w:t>
      </w:r>
      <w:r w:rsidRPr="006E05AC">
        <w:rPr>
          <w:rFonts w:eastAsia="Calibri"/>
          <w:color w:val="000000" w:themeColor="text1"/>
          <w:spacing w:val="2"/>
          <w:w w:val="102"/>
          <w14:ligatures w14:val="none"/>
        </w:rPr>
        <w:tab/>
      </w:r>
      <w:r w:rsidR="00A31D87">
        <w:rPr>
          <w:rFonts w:eastAsia="Calibri"/>
          <w:color w:val="000000" w:themeColor="text1"/>
          <w:spacing w:val="2"/>
          <w:w w:val="102"/>
          <w14:ligatures w14:val="none"/>
        </w:rPr>
        <w:t>P</w:t>
      </w:r>
      <w:r w:rsidR="00A31D87" w:rsidRPr="00A31D87">
        <w:rPr>
          <w:rFonts w:eastAsia="Calibri"/>
          <w:color w:val="000000" w:themeColor="text1"/>
          <w:spacing w:val="2"/>
          <w:w w:val="102"/>
          <w14:ligatures w14:val="none"/>
        </w:rPr>
        <w:t xml:space="preserve">rovide outreach and good offices, including </w:t>
      </w:r>
      <w:r w:rsidR="00C0761B">
        <w:rPr>
          <w:rFonts w:eastAsia="Calibri"/>
          <w:color w:val="000000" w:themeColor="text1"/>
          <w:spacing w:val="2"/>
          <w:w w:val="102"/>
          <w14:ligatures w14:val="none"/>
        </w:rPr>
        <w:t>facilitating</w:t>
      </w:r>
      <w:r w:rsidR="00A31D87" w:rsidRPr="00A31D87">
        <w:rPr>
          <w:rFonts w:eastAsia="Calibri"/>
          <w:color w:val="000000" w:themeColor="text1"/>
          <w:spacing w:val="2"/>
          <w:w w:val="102"/>
          <w14:ligatures w14:val="none"/>
        </w:rPr>
        <w:t xml:space="preserve"> dialogue between Afghan political actors and stakeholders, region</w:t>
      </w:r>
      <w:r w:rsidR="001A2A66">
        <w:rPr>
          <w:rFonts w:eastAsia="Calibri"/>
          <w:color w:val="000000" w:themeColor="text1"/>
          <w:spacing w:val="2"/>
          <w:w w:val="102"/>
          <w14:ligatures w14:val="none"/>
        </w:rPr>
        <w:t>al stakeholders</w:t>
      </w:r>
      <w:r w:rsidR="00A31D87" w:rsidRPr="00A31D87">
        <w:rPr>
          <w:rFonts w:eastAsia="Calibri"/>
          <w:color w:val="000000" w:themeColor="text1"/>
          <w:spacing w:val="2"/>
          <w:w w:val="102"/>
          <w14:ligatures w14:val="none"/>
        </w:rPr>
        <w:t xml:space="preserve"> and the wider international community</w:t>
      </w:r>
      <w:r w:rsidRPr="006E05AC">
        <w:rPr>
          <w:rFonts w:eastAsia="Calibri"/>
          <w:color w:val="000000" w:themeColor="text1"/>
          <w:spacing w:val="2"/>
          <w:w w:val="102"/>
          <w14:ligatures w14:val="none"/>
        </w:rPr>
        <w:t xml:space="preserve">. UNAMA will use its convening platforms at the national and subnational </w:t>
      </w:r>
      <w:r w:rsidRPr="00FE221D">
        <w:rPr>
          <w:rFonts w:eastAsia="Calibri"/>
          <w:color w:val="000000" w:themeColor="text1"/>
          <w:spacing w:val="2"/>
          <w:w w:val="102"/>
          <w14:ligatures w14:val="none"/>
        </w:rPr>
        <w:t xml:space="preserve">levels to facilitate engagement and cooperation between the </w:t>
      </w:r>
      <w:r w:rsidR="00A122B1" w:rsidRPr="00A122B1">
        <w:rPr>
          <w:rFonts w:eastAsia="Calibri"/>
          <w:iCs/>
          <w:color w:val="000000" w:themeColor="text1"/>
          <w:spacing w:val="2"/>
          <w:w w:val="102"/>
          <w14:ligatures w14:val="none"/>
        </w:rPr>
        <w:t>de facto</w:t>
      </w:r>
      <w:r w:rsidRPr="00FE221D">
        <w:rPr>
          <w:rFonts w:eastAsia="Calibri"/>
          <w:color w:val="000000" w:themeColor="text1"/>
          <w:spacing w:val="2"/>
          <w:w w:val="102"/>
          <w14:ligatures w14:val="none"/>
        </w:rPr>
        <w:t xml:space="preserve"> authorities, civil society, youth, communities</w:t>
      </w:r>
      <w:r w:rsidR="00872D51" w:rsidRPr="00FE221D">
        <w:rPr>
          <w:rFonts w:eastAsia="Calibri"/>
          <w:color w:val="000000" w:themeColor="text1"/>
          <w:spacing w:val="2"/>
          <w:w w:val="102"/>
          <w14:ligatures w14:val="none"/>
        </w:rPr>
        <w:t>, women-led organizations</w:t>
      </w:r>
      <w:r w:rsidRPr="00FE221D">
        <w:rPr>
          <w:rFonts w:eastAsia="Calibri"/>
          <w:color w:val="000000" w:themeColor="text1"/>
          <w:spacing w:val="2"/>
          <w:w w:val="102"/>
          <w14:ligatures w14:val="none"/>
        </w:rPr>
        <w:t xml:space="preserve"> and other stakeholders on governance and policy issues, such as inclusion, participation and responsiveness to constituenc</w:t>
      </w:r>
      <w:r w:rsidR="007070DA" w:rsidRPr="00FE221D">
        <w:rPr>
          <w:rFonts w:eastAsia="Calibri"/>
          <w:color w:val="000000" w:themeColor="text1"/>
          <w:spacing w:val="2"/>
          <w:w w:val="102"/>
          <w14:ligatures w14:val="none"/>
        </w:rPr>
        <w:t>y</w:t>
      </w:r>
      <w:r w:rsidRPr="00FE221D">
        <w:rPr>
          <w:rFonts w:eastAsia="Calibri"/>
          <w:color w:val="000000" w:themeColor="text1"/>
          <w:spacing w:val="2"/>
          <w:w w:val="102"/>
          <w14:ligatures w14:val="none"/>
        </w:rPr>
        <w:t xml:space="preserve"> concerns. It will </w:t>
      </w:r>
      <w:r w:rsidR="00B61589" w:rsidRPr="00FE221D">
        <w:rPr>
          <w:rFonts w:eastAsia="Calibri"/>
          <w:color w:val="000000" w:themeColor="text1"/>
          <w:spacing w:val="2"/>
          <w:w w:val="102"/>
          <w14:ligatures w14:val="none"/>
        </w:rPr>
        <w:t>maintain</w:t>
      </w:r>
      <w:r w:rsidRPr="00FE221D">
        <w:rPr>
          <w:rFonts w:eastAsia="Calibri"/>
          <w:color w:val="000000" w:themeColor="text1"/>
          <w:spacing w:val="2"/>
          <w:w w:val="102"/>
          <w14:ligatures w14:val="none"/>
        </w:rPr>
        <w:t xml:space="preserve"> support</w:t>
      </w:r>
      <w:r w:rsidR="00B61589" w:rsidRPr="00FE221D">
        <w:rPr>
          <w:rFonts w:eastAsia="Calibri"/>
          <w:color w:val="000000" w:themeColor="text1"/>
          <w:spacing w:val="2"/>
          <w:w w:val="102"/>
          <w14:ligatures w14:val="none"/>
        </w:rPr>
        <w:t xml:space="preserve"> for</w:t>
      </w:r>
      <w:r w:rsidRPr="00FE221D">
        <w:rPr>
          <w:rFonts w:eastAsia="Calibri"/>
          <w:color w:val="000000" w:themeColor="text1"/>
          <w:spacing w:val="2"/>
          <w:w w:val="102"/>
          <w14:ligatures w14:val="none"/>
        </w:rPr>
        <w:t xml:space="preserve"> </w:t>
      </w:r>
      <w:r w:rsidR="00BE646F" w:rsidRPr="00FE221D">
        <w:rPr>
          <w:rFonts w:eastAsia="Calibri"/>
          <w:color w:val="000000" w:themeColor="text1"/>
          <w:spacing w:val="2"/>
          <w:w w:val="102"/>
          <w14:ligatures w14:val="none"/>
        </w:rPr>
        <w:t xml:space="preserve">promoting </w:t>
      </w:r>
      <w:r w:rsidRPr="00FE221D">
        <w:rPr>
          <w:rFonts w:eastAsia="Calibri"/>
          <w:color w:val="000000" w:themeColor="text1"/>
          <w:spacing w:val="2"/>
          <w:w w:val="102"/>
          <w14:ligatures w14:val="none"/>
        </w:rPr>
        <w:t>the participation of women and minorities in all spheres. UNAMA will</w:t>
      </w:r>
      <w:r w:rsidRPr="006E05AC">
        <w:rPr>
          <w:rFonts w:eastAsia="Calibri"/>
          <w:color w:val="000000" w:themeColor="text1"/>
          <w:spacing w:val="2"/>
          <w:w w:val="102"/>
          <w14:ligatures w14:val="none"/>
        </w:rPr>
        <w:t xml:space="preserve"> also continue to identify further entry points for engagement with the </w:t>
      </w:r>
      <w:r w:rsidR="00A122B1" w:rsidRPr="00A122B1">
        <w:rPr>
          <w:rFonts w:eastAsia="Calibri"/>
          <w:iCs/>
          <w:color w:val="000000" w:themeColor="text1"/>
          <w:spacing w:val="2"/>
          <w:w w:val="102"/>
          <w14:ligatures w14:val="none"/>
        </w:rPr>
        <w:t>de facto</w:t>
      </w:r>
      <w:r w:rsidRPr="006E05AC">
        <w:rPr>
          <w:rFonts w:eastAsia="Calibri"/>
          <w:color w:val="000000" w:themeColor="text1"/>
          <w:spacing w:val="2"/>
          <w:w w:val="102"/>
          <w14:ligatures w14:val="none"/>
        </w:rPr>
        <w:t xml:space="preserve"> authorities for the benefit of all Afghan</w:t>
      </w:r>
      <w:r w:rsidR="007070DA">
        <w:rPr>
          <w:rFonts w:eastAsia="Calibri"/>
          <w:color w:val="000000" w:themeColor="text1"/>
          <w:spacing w:val="2"/>
          <w:w w:val="102"/>
          <w14:ligatures w14:val="none"/>
        </w:rPr>
        <w:t>s</w:t>
      </w:r>
      <w:r w:rsidR="00816939">
        <w:rPr>
          <w:rFonts w:eastAsia="Calibri"/>
          <w:color w:val="000000" w:themeColor="text1"/>
          <w:spacing w:val="2"/>
          <w:w w:val="102"/>
          <w14:ligatures w14:val="none"/>
        </w:rPr>
        <w:t>, including through the proposed United Nations roadmap</w:t>
      </w:r>
      <w:r w:rsidR="003F6679">
        <w:rPr>
          <w:rFonts w:eastAsia="Calibri"/>
          <w:color w:val="000000" w:themeColor="text1"/>
          <w:spacing w:val="2"/>
          <w:w w:val="102"/>
          <w14:ligatures w14:val="none"/>
        </w:rPr>
        <w:t xml:space="preserve"> and </w:t>
      </w:r>
      <w:r w:rsidR="00816939">
        <w:rPr>
          <w:rFonts w:eastAsia="Calibri"/>
          <w:color w:val="000000" w:themeColor="text1"/>
          <w:spacing w:val="2"/>
          <w:w w:val="102"/>
          <w14:ligatures w14:val="none"/>
        </w:rPr>
        <w:t>comprehensive approach for Afghanistan</w:t>
      </w:r>
      <w:r w:rsidRPr="006E05AC">
        <w:rPr>
          <w:rFonts w:eastAsia="Calibri"/>
          <w:color w:val="000000" w:themeColor="text1"/>
          <w:spacing w:val="2"/>
          <w:w w:val="102"/>
          <w14:ligatures w14:val="none"/>
        </w:rPr>
        <w:t xml:space="preserve">. In addition, the United Nations and international partners will monitor and report on developments related to the rule of law and </w:t>
      </w:r>
      <w:r w:rsidR="0038220B">
        <w:rPr>
          <w:rFonts w:eastAsia="Calibri"/>
          <w:color w:val="000000" w:themeColor="text1"/>
          <w:spacing w:val="2"/>
          <w:w w:val="102"/>
          <w14:ligatures w14:val="none"/>
        </w:rPr>
        <w:t>conduct</w:t>
      </w:r>
      <w:r w:rsidRPr="006E05AC">
        <w:rPr>
          <w:rFonts w:eastAsia="Calibri"/>
          <w:color w:val="000000" w:themeColor="text1"/>
          <w:spacing w:val="2"/>
          <w:w w:val="102"/>
          <w14:ligatures w14:val="none"/>
        </w:rPr>
        <w:t xml:space="preserve"> analysis relating to the political economy. The Mission will provide technical and analytical support to United Nations </w:t>
      </w:r>
      <w:r w:rsidR="00B61589">
        <w:rPr>
          <w:rFonts w:eastAsia="Calibri"/>
          <w:color w:val="000000" w:themeColor="text1"/>
          <w:spacing w:val="2"/>
          <w:w w:val="102"/>
          <w14:ligatures w14:val="none"/>
        </w:rPr>
        <w:t>agencies</w:t>
      </w:r>
      <w:r w:rsidRPr="006E05AC">
        <w:rPr>
          <w:rFonts w:eastAsia="Calibri"/>
          <w:color w:val="000000" w:themeColor="text1"/>
          <w:spacing w:val="2"/>
          <w:w w:val="102"/>
          <w14:ligatures w14:val="none"/>
        </w:rPr>
        <w:t>, humanitarian partners,</w:t>
      </w:r>
      <w:r w:rsidR="00801727">
        <w:rPr>
          <w:rFonts w:eastAsia="Calibri"/>
          <w:color w:val="000000" w:themeColor="text1"/>
          <w:spacing w:val="2"/>
          <w:w w:val="102"/>
          <w14:ligatures w14:val="none"/>
        </w:rPr>
        <w:t xml:space="preserve"> and continue to engage with</w:t>
      </w:r>
      <w:r w:rsidRPr="006E05AC">
        <w:rPr>
          <w:rFonts w:eastAsia="Calibri"/>
          <w:color w:val="000000" w:themeColor="text1"/>
          <w:spacing w:val="2"/>
          <w:w w:val="102"/>
          <w14:ligatures w14:val="none"/>
        </w:rPr>
        <w:t xml:space="preserve"> civil society, the media, communities and counterpart institutions of the </w:t>
      </w:r>
      <w:r w:rsidR="00A122B1" w:rsidRPr="00A122B1">
        <w:rPr>
          <w:rFonts w:eastAsia="Calibri"/>
          <w:iCs/>
          <w:color w:val="000000" w:themeColor="text1"/>
          <w:spacing w:val="2"/>
          <w:w w:val="102"/>
          <w14:ligatures w14:val="none"/>
        </w:rPr>
        <w:t>de facto</w:t>
      </w:r>
      <w:r w:rsidRPr="006E05AC">
        <w:rPr>
          <w:rFonts w:eastAsia="Calibri"/>
          <w:color w:val="000000" w:themeColor="text1"/>
          <w:spacing w:val="2"/>
          <w:w w:val="102"/>
          <w14:ligatures w14:val="none"/>
        </w:rPr>
        <w:t xml:space="preserve"> authorities, in compliance with the sanctions set out in relevant Security Council resolutions related to anti-money-laundering and counter-terrorism financing; </w:t>
      </w:r>
    </w:p>
    <w:p w14:paraId="3116ED7A" w14:textId="2AA63794" w:rsidR="00F72FD3" w:rsidRPr="006E05AC" w:rsidRDefault="00F72FD3" w:rsidP="00F72F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tab/>
      </w:r>
      <w:r w:rsidRPr="006E05AC">
        <w:rPr>
          <w:rFonts w:eastAsia="Calibri"/>
          <w:color w:val="000000" w:themeColor="text1"/>
          <w14:ligatures w14:val="none"/>
        </w:rPr>
        <w:tab/>
        <w:t>(c)</w:t>
      </w:r>
      <w:r w:rsidRPr="006E05AC">
        <w:rPr>
          <w:rFonts w:eastAsia="Calibri"/>
          <w:color w:val="000000" w:themeColor="text1"/>
          <w14:ligatures w14:val="none"/>
        </w:rPr>
        <w:tab/>
        <w:t xml:space="preserve">Advise stakeholders on and promote respect for civil, political, economic, social and cultural rights, </w:t>
      </w:r>
      <w:r w:rsidR="00EE7DDF">
        <w:rPr>
          <w:rFonts w:eastAsia="Calibri"/>
          <w:color w:val="000000" w:themeColor="text1"/>
          <w14:ligatures w14:val="none"/>
        </w:rPr>
        <w:t xml:space="preserve">particularly </w:t>
      </w:r>
      <w:r w:rsidRPr="006E05AC">
        <w:rPr>
          <w:rFonts w:eastAsia="Calibri"/>
          <w:color w:val="000000" w:themeColor="text1"/>
          <w14:ligatures w14:val="none"/>
        </w:rPr>
        <w:t xml:space="preserve">human rights issues pertaining to children affected by armed conflict; </w:t>
      </w:r>
      <w:r w:rsidR="00EE7DDF">
        <w:rPr>
          <w:rFonts w:eastAsia="Calibri"/>
          <w:color w:val="000000" w:themeColor="text1"/>
          <w14:ligatures w14:val="none"/>
        </w:rPr>
        <w:t xml:space="preserve">discrimination against </w:t>
      </w:r>
      <w:r w:rsidRPr="006E05AC">
        <w:rPr>
          <w:rFonts w:eastAsia="Calibri"/>
          <w:color w:val="000000" w:themeColor="text1"/>
          <w14:ligatures w14:val="none"/>
        </w:rPr>
        <w:t>women and girls; the treatment of detainees and the prevention of torture and ill-treatment; human rights defenders and civic space; and the promotion of accountability for human rights violations</w:t>
      </w:r>
      <w:r w:rsidRPr="00F372ED">
        <w:rPr>
          <w:rFonts w:eastAsia="Calibri"/>
          <w:color w:val="000000" w:themeColor="text1"/>
          <w14:ligatures w14:val="none"/>
        </w:rPr>
        <w:t xml:space="preserve">. In addition, </w:t>
      </w:r>
      <w:r w:rsidR="00224F94">
        <w:rPr>
          <w:rFonts w:eastAsia="Calibri"/>
          <w:color w:val="000000" w:themeColor="text1"/>
          <w14:ligatures w14:val="none"/>
        </w:rPr>
        <w:t>UNAMA</w:t>
      </w:r>
      <w:r w:rsidRPr="00F372ED">
        <w:rPr>
          <w:rFonts w:eastAsia="Calibri"/>
          <w:color w:val="000000" w:themeColor="text1"/>
          <w14:ligatures w14:val="none"/>
        </w:rPr>
        <w:t xml:space="preserve"> will continue to integrate</w:t>
      </w:r>
      <w:r w:rsidR="00EE7DDF" w:rsidRPr="00F372ED">
        <w:rPr>
          <w:rFonts w:eastAsia="Calibri"/>
          <w:color w:val="000000" w:themeColor="text1"/>
          <w14:ligatures w14:val="none"/>
        </w:rPr>
        <w:t xml:space="preserve"> human rights and</w:t>
      </w:r>
      <w:r w:rsidRPr="00F372ED">
        <w:rPr>
          <w:rFonts w:eastAsia="Calibri"/>
          <w:color w:val="000000" w:themeColor="text1"/>
          <w14:ligatures w14:val="none"/>
        </w:rPr>
        <w:t xml:space="preserve"> gender mainstreaming as cross-cutting issue</w:t>
      </w:r>
      <w:r w:rsidR="00DA5DB1">
        <w:rPr>
          <w:rFonts w:eastAsia="Calibri"/>
          <w:color w:val="000000" w:themeColor="text1"/>
          <w14:ligatures w14:val="none"/>
        </w:rPr>
        <w:t>s</w:t>
      </w:r>
      <w:r w:rsidRPr="00F372ED">
        <w:rPr>
          <w:rFonts w:eastAsia="Calibri"/>
          <w:color w:val="000000" w:themeColor="text1"/>
          <w14:ligatures w14:val="none"/>
        </w:rPr>
        <w:t xml:space="preserve"> in mandate implementation. The Mission will </w:t>
      </w:r>
      <w:r w:rsidR="00DA5DB1">
        <w:rPr>
          <w:rFonts w:eastAsia="Calibri"/>
          <w:color w:val="000000" w:themeColor="text1"/>
          <w14:ligatures w14:val="none"/>
        </w:rPr>
        <w:t xml:space="preserve">promote and </w:t>
      </w:r>
      <w:r w:rsidRPr="00F372ED">
        <w:rPr>
          <w:rFonts w:eastAsia="Calibri"/>
          <w:color w:val="000000" w:themeColor="text1"/>
          <w14:ligatures w14:val="none"/>
        </w:rPr>
        <w:t xml:space="preserve">support gender equality, women’s and girls’ empowerment and the participation and leadership of women in public life and at all levels and stages of decision-making. It will also partner with the United Nations country team to promote the protection and fulfilment of the rights of women and girls and the implementation of Security Council resolution </w:t>
      </w:r>
      <w:hyperlink r:id="rId24" w:history="1">
        <w:r w:rsidRPr="00F372ED">
          <w:rPr>
            <w:rStyle w:val="Hyperlink"/>
            <w:rFonts w:eastAsia="Calibri"/>
            <w14:ligatures w14:val="none"/>
          </w:rPr>
          <w:t>1325 (2000)</w:t>
        </w:r>
      </w:hyperlink>
      <w:r w:rsidRPr="00F372ED">
        <w:rPr>
          <w:rFonts w:eastAsia="Calibri"/>
          <w:color w:val="000000" w:themeColor="text1"/>
          <w14:ligatures w14:val="none"/>
        </w:rPr>
        <w:t xml:space="preserve"> on women</w:t>
      </w:r>
      <w:r w:rsidR="002F2A78">
        <w:rPr>
          <w:rFonts w:eastAsia="Calibri"/>
          <w:color w:val="000000" w:themeColor="text1"/>
          <w14:ligatures w14:val="none"/>
        </w:rPr>
        <w:t>,</w:t>
      </w:r>
      <w:r w:rsidRPr="00F372ED">
        <w:rPr>
          <w:rFonts w:eastAsia="Calibri"/>
          <w:color w:val="000000" w:themeColor="text1"/>
          <w14:ligatures w14:val="none"/>
        </w:rPr>
        <w:t xml:space="preserve"> peace and security</w:t>
      </w:r>
      <w:r w:rsidR="00186F23">
        <w:rPr>
          <w:rFonts w:eastAsia="Calibri"/>
          <w:color w:val="000000" w:themeColor="text1"/>
          <w14:ligatures w14:val="none"/>
        </w:rPr>
        <w:t xml:space="preserve"> and successive resolutions</w:t>
      </w:r>
      <w:r w:rsidRPr="00F372ED">
        <w:rPr>
          <w:rFonts w:eastAsia="Calibri"/>
          <w:color w:val="000000" w:themeColor="text1"/>
          <w14:ligatures w14:val="none"/>
        </w:rPr>
        <w:t>;</w:t>
      </w:r>
    </w:p>
    <w:p w14:paraId="57A136E3" w14:textId="51BF31BA" w:rsidR="00F72FD3" w:rsidRPr="006E05AC" w:rsidRDefault="00F72FD3" w:rsidP="003A0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tab/>
      </w:r>
      <w:r w:rsidRPr="006E05AC">
        <w:rPr>
          <w:rFonts w:eastAsia="Calibri"/>
          <w:color w:val="000000" w:themeColor="text1"/>
          <w14:ligatures w14:val="none"/>
        </w:rPr>
        <w:tab/>
        <w:t>(d)</w:t>
      </w:r>
      <w:r w:rsidRPr="006E05AC">
        <w:rPr>
          <w:rFonts w:eastAsia="Calibri"/>
          <w:color w:val="000000" w:themeColor="text1"/>
          <w14:ligatures w14:val="none"/>
        </w:rPr>
        <w:tab/>
        <w:t xml:space="preserve">Support peace and stability in Afghanistan through consultations and by utilizing its convening power for dialogues with political </w:t>
      </w:r>
      <w:r w:rsidRPr="00FE221D">
        <w:rPr>
          <w:rFonts w:eastAsia="Calibri"/>
          <w:color w:val="000000" w:themeColor="text1"/>
          <w14:ligatures w14:val="none"/>
        </w:rPr>
        <w:t xml:space="preserve">stakeholders. </w:t>
      </w:r>
      <w:r w:rsidR="00872D51" w:rsidRPr="00FE221D">
        <w:rPr>
          <w:rFonts w:eastAsia="Calibri"/>
          <w:color w:val="000000" w:themeColor="text1"/>
          <w14:ligatures w14:val="none"/>
        </w:rPr>
        <w:t xml:space="preserve">The Mission </w:t>
      </w:r>
      <w:r w:rsidRPr="00FE221D">
        <w:rPr>
          <w:rFonts w:eastAsia="Calibri"/>
          <w:color w:val="000000" w:themeColor="text1"/>
          <w14:ligatures w14:val="none"/>
        </w:rPr>
        <w:t xml:space="preserve">will use existing mechanisms to advance regional cooperation on economic development and security </w:t>
      </w:r>
      <w:r w:rsidR="00E7752B" w:rsidRPr="00FE221D">
        <w:rPr>
          <w:rFonts w:eastAsia="Calibri"/>
          <w:color w:val="000000" w:themeColor="text1"/>
          <w14:ligatures w14:val="none"/>
        </w:rPr>
        <w:t>to</w:t>
      </w:r>
      <w:r w:rsidRPr="00FE221D">
        <w:rPr>
          <w:rFonts w:eastAsia="Calibri"/>
          <w:color w:val="000000" w:themeColor="text1"/>
          <w14:ligatures w14:val="none"/>
        </w:rPr>
        <w:t xml:space="preserve"> help foster a regional environment conducive to sustainable peace and stability. In</w:t>
      </w:r>
      <w:r w:rsidRPr="006E05AC">
        <w:rPr>
          <w:rFonts w:eastAsia="Calibri"/>
          <w:color w:val="000000" w:themeColor="text1"/>
          <w14:ligatures w14:val="none"/>
        </w:rPr>
        <w:t xml:space="preserve"> addition, it will propose and support regional approaches to issues, such as the return and reintegration of refugees and internally displaced persons, combating illicit drugs and trafficking, addressing the illicit accumulation and trafficking of small arms and light weapons in Afghanistan and the region, and reducing the illegal economy and its impact. It will also coordinate explosive ordnance threat mitigation measures to enable the safe delivery of humanitarian and basic human needs initiatives;</w:t>
      </w:r>
    </w:p>
    <w:p w14:paraId="5EC38CF0" w14:textId="4981F120" w:rsidR="00F72FD3" w:rsidRPr="006E05AC" w:rsidRDefault="00F72FD3" w:rsidP="003A0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spacing w:val="3"/>
          <w:w w:val="102"/>
          <w14:ligatures w14:val="none"/>
        </w:rPr>
        <w:tab/>
      </w:r>
      <w:r w:rsidRPr="006E05AC">
        <w:rPr>
          <w:rFonts w:eastAsia="Calibri"/>
          <w:color w:val="000000" w:themeColor="text1"/>
          <w:spacing w:val="3"/>
          <w:w w:val="102"/>
          <w14:ligatures w14:val="none"/>
        </w:rPr>
        <w:tab/>
        <w:t>(e)</w:t>
      </w:r>
      <w:r w:rsidRPr="006E05AC">
        <w:rPr>
          <w:rFonts w:eastAsia="Calibri"/>
          <w:color w:val="000000" w:themeColor="text1"/>
          <w:spacing w:val="3"/>
          <w:w w:val="102"/>
          <w14:ligatures w14:val="none"/>
        </w:rPr>
        <w:tab/>
        <w:t xml:space="preserve">Intensify its work </w:t>
      </w:r>
      <w:r w:rsidR="00DD6EF8">
        <w:rPr>
          <w:rFonts w:eastAsia="Calibri"/>
          <w:color w:val="000000" w:themeColor="text1"/>
          <w:spacing w:val="3"/>
          <w:w w:val="102"/>
          <w14:ligatures w14:val="none"/>
        </w:rPr>
        <w:t xml:space="preserve">to implement the </w:t>
      </w:r>
      <w:r w:rsidR="00DD6EF8" w:rsidRPr="006E05AC">
        <w:rPr>
          <w:rFonts w:eastAsia="Calibri"/>
          <w:color w:val="000000" w:themeColor="text1"/>
          <w14:ligatures w14:val="none"/>
        </w:rPr>
        <w:t>United Nations Strategic Framework for Afghanistan, 2023</w:t>
      </w:r>
      <w:r w:rsidR="002F2A78">
        <w:rPr>
          <w:rFonts w:eastAsia="Calibri"/>
          <w:color w:val="000000" w:themeColor="text1"/>
          <w14:ligatures w14:val="none"/>
        </w:rPr>
        <w:t>-</w:t>
      </w:r>
      <w:r w:rsidR="00DD6EF8" w:rsidRPr="006E05AC">
        <w:rPr>
          <w:rFonts w:eastAsia="Calibri"/>
          <w:color w:val="000000" w:themeColor="text1"/>
          <w14:ligatures w14:val="none"/>
        </w:rPr>
        <w:t>2025</w:t>
      </w:r>
      <w:r w:rsidR="00872D51">
        <w:rPr>
          <w:rFonts w:eastAsia="Calibri"/>
          <w:color w:val="000000" w:themeColor="text1"/>
          <w14:ligatures w14:val="none"/>
        </w:rPr>
        <w:t>, which was extended to 2027,</w:t>
      </w:r>
      <w:r w:rsidR="00DD6EF8">
        <w:rPr>
          <w:rFonts w:eastAsia="Calibri"/>
          <w:color w:val="000000" w:themeColor="text1"/>
          <w14:ligatures w14:val="none"/>
        </w:rPr>
        <w:t xml:space="preserve"> in line with</w:t>
      </w:r>
      <w:r w:rsidRPr="006E05AC">
        <w:rPr>
          <w:rFonts w:eastAsia="Calibri"/>
          <w:color w:val="000000" w:themeColor="text1"/>
          <w:spacing w:val="3"/>
          <w:w w:val="102"/>
          <w14:ligatures w14:val="none"/>
        </w:rPr>
        <w:t xml:space="preserve"> the humanitarian-development-peace nexus, </w:t>
      </w:r>
      <w:r w:rsidR="00DD6EF8">
        <w:rPr>
          <w:rFonts w:eastAsia="Calibri"/>
          <w:color w:val="000000" w:themeColor="text1"/>
          <w:spacing w:val="3"/>
          <w:w w:val="102"/>
          <w14:ligatures w14:val="none"/>
        </w:rPr>
        <w:t xml:space="preserve">by </w:t>
      </w:r>
      <w:r w:rsidRPr="006E05AC">
        <w:rPr>
          <w:rFonts w:eastAsia="Calibri"/>
          <w:color w:val="000000" w:themeColor="text1"/>
          <w:spacing w:val="3"/>
          <w:w w:val="102"/>
          <w14:ligatures w14:val="none"/>
        </w:rPr>
        <w:t xml:space="preserve">engaging with the </w:t>
      </w:r>
      <w:r w:rsidR="00A122B1" w:rsidRPr="00A122B1">
        <w:rPr>
          <w:rFonts w:eastAsia="Calibri"/>
          <w:iCs/>
          <w:color w:val="000000" w:themeColor="text1"/>
          <w:spacing w:val="3"/>
          <w:w w:val="102"/>
          <w14:ligatures w14:val="none"/>
        </w:rPr>
        <w:t>de facto</w:t>
      </w:r>
      <w:r w:rsidRPr="006E05AC">
        <w:rPr>
          <w:rFonts w:eastAsia="Calibri"/>
          <w:color w:val="000000" w:themeColor="text1"/>
          <w:spacing w:val="3"/>
          <w:w w:val="102"/>
          <w14:ligatures w14:val="none"/>
        </w:rPr>
        <w:t xml:space="preserve"> authorities, civil society and the media to facilitate the transition of society from conflict to peace</w:t>
      </w:r>
      <w:r w:rsidR="00186F23">
        <w:rPr>
          <w:rFonts w:eastAsia="Calibri"/>
          <w:color w:val="000000" w:themeColor="text1"/>
          <w:spacing w:val="3"/>
          <w:w w:val="102"/>
          <w14:ligatures w14:val="none"/>
        </w:rPr>
        <w:t xml:space="preserve"> and</w:t>
      </w:r>
      <w:r w:rsidRPr="006E05AC">
        <w:rPr>
          <w:rFonts w:eastAsia="Calibri"/>
          <w:color w:val="000000" w:themeColor="text1"/>
          <w:spacing w:val="3"/>
          <w:w w:val="102"/>
          <w14:ligatures w14:val="none"/>
        </w:rPr>
        <w:t xml:space="preserve"> removing explosive remnants of war. UNAMA will contribute to</w:t>
      </w:r>
      <w:r w:rsidR="00DF57CB">
        <w:rPr>
          <w:rFonts w:eastAsia="Calibri"/>
          <w:color w:val="000000" w:themeColor="text1"/>
          <w:spacing w:val="3"/>
          <w:w w:val="102"/>
          <w14:ligatures w14:val="none"/>
        </w:rPr>
        <w:t xml:space="preserve"> the goal of</w:t>
      </w:r>
      <w:r w:rsidRPr="006E05AC">
        <w:rPr>
          <w:rFonts w:eastAsia="Calibri"/>
          <w:color w:val="000000" w:themeColor="text1"/>
          <w:spacing w:val="3"/>
          <w:w w:val="102"/>
          <w14:ligatures w14:val="none"/>
        </w:rPr>
        <w:t xml:space="preserve"> reduced dependency on aid, prioritizing </w:t>
      </w:r>
      <w:r w:rsidR="00420625">
        <w:rPr>
          <w:rFonts w:eastAsia="Calibri"/>
          <w:color w:val="000000" w:themeColor="text1"/>
          <w:spacing w:val="3"/>
          <w:w w:val="102"/>
          <w14:ligatures w14:val="none"/>
        </w:rPr>
        <w:t>UN</w:t>
      </w:r>
      <w:r w:rsidRPr="006E05AC">
        <w:rPr>
          <w:rFonts w:eastAsia="Calibri"/>
          <w:color w:val="000000" w:themeColor="text1"/>
          <w:spacing w:val="3"/>
          <w:w w:val="102"/>
          <w14:ligatures w14:val="none"/>
        </w:rPr>
        <w:t xml:space="preserve"> assistance in critical sectors such as banking, trade and economic reform. The Deputy Special Representative of the Secretary-General/Resident Coordinator/Humanitarian Coordinator will ensure a coherent approach </w:t>
      </w:r>
      <w:r w:rsidR="006845E8">
        <w:rPr>
          <w:rFonts w:eastAsia="Calibri"/>
          <w:color w:val="000000" w:themeColor="text1"/>
          <w:spacing w:val="3"/>
          <w:w w:val="102"/>
          <w14:ligatures w14:val="none"/>
        </w:rPr>
        <w:t>to</w:t>
      </w:r>
      <w:r w:rsidRPr="006E05AC">
        <w:rPr>
          <w:rFonts w:eastAsia="Calibri"/>
          <w:color w:val="000000" w:themeColor="text1"/>
          <w:spacing w:val="3"/>
          <w:w w:val="102"/>
          <w14:ligatures w14:val="none"/>
        </w:rPr>
        <w:t xml:space="preserve"> United Nations humanitarian and basic needs programming</w:t>
      </w:r>
      <w:r w:rsidR="002F2A78">
        <w:rPr>
          <w:rFonts w:eastAsia="Calibri"/>
          <w:color w:val="000000" w:themeColor="text1"/>
          <w:spacing w:val="3"/>
          <w:w w:val="102"/>
          <w14:ligatures w14:val="none"/>
        </w:rPr>
        <w:t xml:space="preserve"> for the benefit </w:t>
      </w:r>
      <w:r w:rsidRPr="006E05AC">
        <w:rPr>
          <w:rFonts w:eastAsia="Calibri"/>
          <w:color w:val="000000" w:themeColor="text1"/>
          <w:spacing w:val="3"/>
          <w:w w:val="102"/>
          <w14:ligatures w14:val="none"/>
        </w:rPr>
        <w:t xml:space="preserve">of the Afghan people. </w:t>
      </w:r>
      <w:r w:rsidRPr="006E05AC">
        <w:rPr>
          <w:rFonts w:eastAsia="Calibri"/>
          <w:color w:val="000000" w:themeColor="text1"/>
          <w:spacing w:val="3"/>
          <w:w w:val="102"/>
          <w14:ligatures w14:val="none"/>
        </w:rPr>
        <w:lastRenderedPageBreak/>
        <w:t xml:space="preserve">The Mission will streamline the delivery, oversight and reporting of aid provided in Afghanistan, in alignment with the Strategic Framework and in partnership with the </w:t>
      </w:r>
      <w:r w:rsidR="00A122B1" w:rsidRPr="00A122B1">
        <w:rPr>
          <w:rFonts w:eastAsia="Calibri"/>
          <w:iCs/>
          <w:color w:val="000000" w:themeColor="text1"/>
          <w:spacing w:val="3"/>
          <w:w w:val="102"/>
          <w14:ligatures w14:val="none"/>
        </w:rPr>
        <w:t>de facto</w:t>
      </w:r>
      <w:r w:rsidRPr="006E05AC">
        <w:rPr>
          <w:rFonts w:eastAsia="Calibri"/>
          <w:color w:val="000000" w:themeColor="text1"/>
          <w:spacing w:val="3"/>
          <w:w w:val="102"/>
          <w14:ligatures w14:val="none"/>
        </w:rPr>
        <w:t xml:space="preserve"> authorities, civil society and international partners. UNAMA will also enhance collaboration on aid architecture and risk management practices.</w:t>
      </w:r>
    </w:p>
    <w:p w14:paraId="0F02B14D" w14:textId="447139D3" w:rsidR="00F72FD3" w:rsidRPr="006E05AC" w:rsidRDefault="00F72FD3" w:rsidP="00D6681F">
      <w:pPr>
        <w:pStyle w:val="AUNAMA16Apr"/>
      </w:pPr>
      <w:r w:rsidRPr="006E05AC">
        <w:t xml:space="preserve">The above-mentioned work is expected to result </w:t>
      </w:r>
      <w:r w:rsidR="003955D5" w:rsidRPr="00484837">
        <w:t>in</w:t>
      </w:r>
      <w:r w:rsidRPr="006E05AC">
        <w:t xml:space="preserve">: </w:t>
      </w:r>
    </w:p>
    <w:p w14:paraId="75588FD7" w14:textId="343BB4E5" w:rsidR="00F72FD3" w:rsidRDefault="0005378A" w:rsidP="0019488B">
      <w:pPr>
        <w:pStyle w:val="ListParagraph"/>
        <w:keepNext/>
        <w:keepLines/>
        <w:numPr>
          <w:ilvl w:val="0"/>
          <w:numId w:val="3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jc w:val="both"/>
        <w:rPr>
          <w:rFonts w:eastAsia="Calibri"/>
          <w:color w:val="000000" w:themeColor="text1"/>
          <w14:ligatures w14:val="none"/>
        </w:rPr>
      </w:pPr>
      <w:r w:rsidRPr="005C0302">
        <w:rPr>
          <w:rFonts w:eastAsia="Calibri"/>
          <w:color w:val="000000" w:themeColor="text1"/>
          <w14:ligatures w14:val="none"/>
        </w:rPr>
        <w:t xml:space="preserve">Advancement of a political process involving the </w:t>
      </w:r>
      <w:r w:rsidR="00A122B1" w:rsidRPr="00A122B1">
        <w:rPr>
          <w:rFonts w:eastAsia="Calibri"/>
          <w:iCs/>
          <w:color w:val="000000" w:themeColor="text1"/>
          <w14:ligatures w14:val="none"/>
        </w:rPr>
        <w:t>de facto</w:t>
      </w:r>
      <w:r w:rsidRPr="005C0302">
        <w:rPr>
          <w:rFonts w:eastAsia="Calibri"/>
          <w:color w:val="000000" w:themeColor="text1"/>
          <w14:ligatures w14:val="none"/>
        </w:rPr>
        <w:t xml:space="preserve"> authorities and other national stakeholders </w:t>
      </w:r>
      <w:r w:rsidR="00A34E64" w:rsidRPr="005C0302">
        <w:rPr>
          <w:rFonts w:eastAsia="Calibri"/>
          <w:color w:val="000000" w:themeColor="text1"/>
          <w14:ligatures w14:val="none"/>
        </w:rPr>
        <w:t>within</w:t>
      </w:r>
      <w:r w:rsidRPr="005C0302">
        <w:rPr>
          <w:rFonts w:eastAsia="Calibri"/>
          <w:color w:val="000000" w:themeColor="text1"/>
          <w14:ligatures w14:val="none"/>
        </w:rPr>
        <w:t xml:space="preserve"> and outside Afghanistan</w:t>
      </w:r>
      <w:r w:rsidR="00A34E64" w:rsidRPr="005C0302">
        <w:rPr>
          <w:rFonts w:eastAsia="Calibri"/>
          <w:color w:val="000000" w:themeColor="text1"/>
          <w14:ligatures w14:val="none"/>
        </w:rPr>
        <w:t>,</w:t>
      </w:r>
      <w:r w:rsidRPr="005C0302">
        <w:rPr>
          <w:rFonts w:eastAsia="Calibri"/>
          <w:color w:val="000000" w:themeColor="text1"/>
          <w14:ligatures w14:val="none"/>
        </w:rPr>
        <w:t xml:space="preserve"> as well as the international community to </w:t>
      </w:r>
      <w:r w:rsidR="00445801" w:rsidRPr="005C0302">
        <w:rPr>
          <w:rFonts w:eastAsia="Calibri"/>
          <w:color w:val="000000" w:themeColor="text1"/>
          <w14:ligatures w14:val="none"/>
        </w:rPr>
        <w:t xml:space="preserve">improve </w:t>
      </w:r>
      <w:r w:rsidRPr="005C0302">
        <w:rPr>
          <w:rFonts w:eastAsia="Calibri"/>
          <w:color w:val="000000" w:themeColor="text1"/>
          <w14:ligatures w14:val="none"/>
        </w:rPr>
        <w:t xml:space="preserve">the </w:t>
      </w:r>
      <w:r w:rsidR="00445801" w:rsidRPr="005C0302">
        <w:rPr>
          <w:rFonts w:eastAsia="Calibri"/>
          <w:color w:val="000000" w:themeColor="text1"/>
          <w14:ligatures w14:val="none"/>
        </w:rPr>
        <w:t xml:space="preserve">situation of Afghans, including </w:t>
      </w:r>
      <w:r w:rsidR="00A71543" w:rsidRPr="005C0302">
        <w:rPr>
          <w:rFonts w:eastAsia="Calibri"/>
          <w:color w:val="000000" w:themeColor="text1"/>
          <w14:ligatures w14:val="none"/>
        </w:rPr>
        <w:t xml:space="preserve">efforts for </w:t>
      </w:r>
      <w:r w:rsidR="00445801" w:rsidRPr="005C0302">
        <w:rPr>
          <w:rFonts w:eastAsia="Calibri"/>
          <w:color w:val="000000" w:themeColor="text1"/>
          <w14:ligatures w14:val="none"/>
        </w:rPr>
        <w:t xml:space="preserve">improved </w:t>
      </w:r>
      <w:r w:rsidR="00A71543" w:rsidRPr="005C0302">
        <w:rPr>
          <w:rFonts w:eastAsia="Calibri"/>
          <w:color w:val="000000" w:themeColor="text1"/>
          <w14:ligatures w14:val="none"/>
        </w:rPr>
        <w:t xml:space="preserve">inclusiveness </w:t>
      </w:r>
      <w:r w:rsidR="00445801" w:rsidRPr="005C0302">
        <w:rPr>
          <w:rFonts w:eastAsia="Calibri"/>
          <w:color w:val="000000" w:themeColor="text1"/>
          <w14:ligatures w14:val="none"/>
        </w:rPr>
        <w:t xml:space="preserve">and responsiveness of governing entities, and support the creation of conditions that </w:t>
      </w:r>
      <w:r w:rsidR="00DD2DAD" w:rsidRPr="005C0302">
        <w:rPr>
          <w:rFonts w:eastAsia="Calibri"/>
          <w:color w:val="000000" w:themeColor="text1"/>
          <w14:ligatures w14:val="none"/>
        </w:rPr>
        <w:t>c</w:t>
      </w:r>
      <w:r w:rsidR="00445801" w:rsidRPr="005C0302">
        <w:rPr>
          <w:rFonts w:eastAsia="Calibri"/>
          <w:color w:val="000000" w:themeColor="text1"/>
          <w14:ligatures w14:val="none"/>
        </w:rPr>
        <w:t>ould eventually lead to the reintegration of Afghan</w:t>
      </w:r>
      <w:r w:rsidR="002F2A78">
        <w:rPr>
          <w:rFonts w:eastAsia="Calibri"/>
          <w:color w:val="000000" w:themeColor="text1"/>
          <w14:ligatures w14:val="none"/>
        </w:rPr>
        <w:t>istan</w:t>
      </w:r>
      <w:r w:rsidR="00445801" w:rsidRPr="005C0302">
        <w:rPr>
          <w:rFonts w:eastAsia="Calibri"/>
          <w:color w:val="000000" w:themeColor="text1"/>
          <w14:ligatures w14:val="none"/>
        </w:rPr>
        <w:t xml:space="preserve"> </w:t>
      </w:r>
      <w:r w:rsidR="00872D51" w:rsidRPr="005C0302">
        <w:rPr>
          <w:rFonts w:eastAsia="Calibri"/>
          <w:color w:val="000000" w:themeColor="text1"/>
          <w14:ligatures w14:val="none"/>
        </w:rPr>
        <w:t>into</w:t>
      </w:r>
      <w:r w:rsidR="00445801" w:rsidRPr="005C0302">
        <w:rPr>
          <w:rFonts w:eastAsia="Calibri"/>
          <w:color w:val="000000" w:themeColor="text1"/>
          <w14:ligatures w14:val="none"/>
        </w:rPr>
        <w:t xml:space="preserve"> the international community in accordance with relevant Security Council</w:t>
      </w:r>
      <w:r w:rsidR="00AA5BAF" w:rsidRPr="005C0302">
        <w:rPr>
          <w:rFonts w:eastAsia="Calibri"/>
          <w:color w:val="000000" w:themeColor="text1"/>
          <w14:ligatures w14:val="none"/>
        </w:rPr>
        <w:t xml:space="preserve"> resolutions</w:t>
      </w:r>
      <w:r w:rsidR="00445801" w:rsidRPr="005C0302">
        <w:rPr>
          <w:rFonts w:eastAsia="Calibri"/>
          <w:color w:val="000000" w:themeColor="text1"/>
          <w14:ligatures w14:val="none"/>
        </w:rPr>
        <w:t xml:space="preserve">; </w:t>
      </w:r>
    </w:p>
    <w:p w14:paraId="64C96AC7" w14:textId="77777777" w:rsidR="005C0302" w:rsidRPr="005C0302" w:rsidRDefault="005C0302" w:rsidP="005C0302">
      <w:pPr>
        <w:pStyle w:val="ListParagraph"/>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0"/>
        <w:jc w:val="both"/>
        <w:rPr>
          <w:rFonts w:eastAsia="Calibri"/>
          <w:color w:val="000000" w:themeColor="text1"/>
          <w14:ligatures w14:val="none"/>
        </w:rPr>
      </w:pPr>
    </w:p>
    <w:p w14:paraId="016E2D18" w14:textId="299E5EC1" w:rsidR="005C0302" w:rsidRDefault="005C0302" w:rsidP="0019488B">
      <w:pPr>
        <w:pStyle w:val="ListParagraph"/>
        <w:keepNext/>
        <w:keepLines/>
        <w:numPr>
          <w:ilvl w:val="0"/>
          <w:numId w:val="3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jc w:val="both"/>
        <w:rPr>
          <w:rFonts w:eastAsia="Calibri"/>
          <w:color w:val="000000" w:themeColor="text1"/>
          <w14:ligatures w14:val="none"/>
        </w:rPr>
      </w:pPr>
      <w:r>
        <w:rPr>
          <w:rFonts w:eastAsia="Calibri"/>
          <w:color w:val="000000" w:themeColor="text1"/>
          <w14:ligatures w14:val="none"/>
        </w:rPr>
        <w:t xml:space="preserve">Progressive </w:t>
      </w:r>
      <w:r w:rsidRPr="006E05AC">
        <w:rPr>
          <w:rFonts w:eastAsia="Calibri"/>
          <w:color w:val="000000" w:themeColor="text1"/>
          <w14:ligatures w14:val="none"/>
        </w:rPr>
        <w:t xml:space="preserve">compliance by all parties with international humanitarian law and human rights obligations, with </w:t>
      </w:r>
      <w:r>
        <w:rPr>
          <w:rFonts w:eastAsia="Calibri"/>
          <w:color w:val="000000" w:themeColor="text1"/>
          <w14:ligatures w14:val="none"/>
        </w:rPr>
        <w:t>improved</w:t>
      </w:r>
      <w:r w:rsidRPr="006E05AC">
        <w:rPr>
          <w:rFonts w:eastAsia="Calibri"/>
          <w:color w:val="000000" w:themeColor="text1"/>
          <w14:ligatures w14:val="none"/>
        </w:rPr>
        <w:t xml:space="preserve"> accountability for human rights violations and abuses that build</w:t>
      </w:r>
      <w:r>
        <w:rPr>
          <w:rFonts w:eastAsia="Calibri"/>
          <w:color w:val="000000" w:themeColor="text1"/>
          <w14:ligatures w14:val="none"/>
        </w:rPr>
        <w:t>s</w:t>
      </w:r>
      <w:r w:rsidRPr="006E05AC">
        <w:rPr>
          <w:rFonts w:eastAsia="Calibri"/>
          <w:color w:val="000000" w:themeColor="text1"/>
          <w14:ligatures w14:val="none"/>
        </w:rPr>
        <w:t xml:space="preserve"> confidence in such mechanisms and between the population and the </w:t>
      </w:r>
      <w:r w:rsidR="00A122B1" w:rsidRPr="00A122B1">
        <w:rPr>
          <w:rFonts w:eastAsia="Calibri"/>
          <w:iCs/>
          <w:color w:val="000000" w:themeColor="text1"/>
          <w14:ligatures w14:val="none"/>
        </w:rPr>
        <w:t>de facto</w:t>
      </w:r>
      <w:r>
        <w:rPr>
          <w:rFonts w:eastAsia="Calibri"/>
          <w:color w:val="000000" w:themeColor="text1"/>
          <w14:ligatures w14:val="none"/>
        </w:rPr>
        <w:t xml:space="preserve"> authorities; </w:t>
      </w:r>
    </w:p>
    <w:p w14:paraId="0CA064DA" w14:textId="77777777" w:rsidR="005C0302" w:rsidRPr="005C0302" w:rsidRDefault="005C0302" w:rsidP="005C0302">
      <w:pPr>
        <w:pStyle w:val="ListParagraph"/>
        <w:rPr>
          <w:rFonts w:eastAsia="Calibri"/>
          <w:color w:val="000000" w:themeColor="text1"/>
          <w14:ligatures w14:val="none"/>
        </w:rPr>
      </w:pPr>
    </w:p>
    <w:p w14:paraId="040D486E" w14:textId="7284B6D4" w:rsidR="005C0302" w:rsidRDefault="005C0302" w:rsidP="0019488B">
      <w:pPr>
        <w:pStyle w:val="ListParagraph"/>
        <w:keepNext/>
        <w:keepLines/>
        <w:numPr>
          <w:ilvl w:val="0"/>
          <w:numId w:val="3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jc w:val="both"/>
        <w:rPr>
          <w:rFonts w:eastAsia="Calibri"/>
          <w:color w:val="000000" w:themeColor="text1"/>
          <w14:ligatures w14:val="none"/>
        </w:rPr>
      </w:pPr>
      <w:r>
        <w:rPr>
          <w:rFonts w:eastAsia="Calibri"/>
          <w:color w:val="000000" w:themeColor="text1"/>
          <w14:ligatures w14:val="none"/>
        </w:rPr>
        <w:t xml:space="preserve">Ongoing accurate </w:t>
      </w:r>
      <w:r w:rsidRPr="006E05AC">
        <w:rPr>
          <w:rFonts w:eastAsia="Calibri"/>
          <w:color w:val="000000" w:themeColor="text1"/>
          <w14:ligatures w14:val="none"/>
        </w:rPr>
        <w:t>reporting to the international community on the evolving situation in Afghanistan and its implications for international peace and</w:t>
      </w:r>
      <w:r>
        <w:rPr>
          <w:rFonts w:eastAsia="Calibri"/>
          <w:color w:val="000000" w:themeColor="text1"/>
          <w14:ligatures w14:val="none"/>
        </w:rPr>
        <w:t xml:space="preserve"> security;</w:t>
      </w:r>
    </w:p>
    <w:p w14:paraId="0B4A18CC" w14:textId="77777777" w:rsidR="005C0302" w:rsidRPr="005C0302" w:rsidRDefault="005C0302" w:rsidP="005C0302">
      <w:pPr>
        <w:pStyle w:val="ListParagraph"/>
        <w:rPr>
          <w:rFonts w:eastAsia="Calibri"/>
          <w:color w:val="000000" w:themeColor="text1"/>
          <w14:ligatures w14:val="none"/>
        </w:rPr>
      </w:pPr>
    </w:p>
    <w:p w14:paraId="1B39965C" w14:textId="6C110D02" w:rsidR="005C0302" w:rsidRPr="005C0302" w:rsidRDefault="005C0302" w:rsidP="0019488B">
      <w:pPr>
        <w:pStyle w:val="ListParagraph"/>
        <w:keepNext/>
        <w:keepLines/>
        <w:numPr>
          <w:ilvl w:val="0"/>
          <w:numId w:val="3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jc w:val="both"/>
        <w:rPr>
          <w:rFonts w:eastAsia="Calibri"/>
          <w:color w:val="000000" w:themeColor="text1"/>
          <w14:ligatures w14:val="none"/>
        </w:rPr>
      </w:pPr>
      <w:r>
        <w:rPr>
          <w:rFonts w:eastAsia="Calibri"/>
          <w:color w:val="000000" w:themeColor="text1"/>
          <w14:ligatures w14:val="none"/>
        </w:rPr>
        <w:t xml:space="preserve">Sustained local, </w:t>
      </w:r>
      <w:r w:rsidRPr="006E05AC">
        <w:rPr>
          <w:rFonts w:eastAsia="Calibri"/>
          <w:color w:val="000000" w:themeColor="text1"/>
          <w14:ligatures w14:val="none"/>
        </w:rPr>
        <w:t>regional and international support to meet humanitarian and basic human needs and economic development</w:t>
      </w:r>
      <w:r>
        <w:rPr>
          <w:rFonts w:eastAsia="Calibri"/>
          <w:color w:val="000000" w:themeColor="text1"/>
          <w14:ligatures w14:val="none"/>
        </w:rPr>
        <w:t>,</w:t>
      </w:r>
      <w:r w:rsidRPr="006E05AC">
        <w:rPr>
          <w:rFonts w:eastAsia="Calibri"/>
          <w:color w:val="000000" w:themeColor="text1"/>
          <w14:ligatures w14:val="none"/>
        </w:rPr>
        <w:t xml:space="preserve"> and to create a</w:t>
      </w:r>
      <w:r>
        <w:rPr>
          <w:rFonts w:eastAsia="Calibri"/>
          <w:color w:val="000000" w:themeColor="text1"/>
          <w14:ligatures w14:val="none"/>
        </w:rPr>
        <w:t>n</w:t>
      </w:r>
      <w:r w:rsidRPr="006E05AC">
        <w:rPr>
          <w:rFonts w:eastAsia="Calibri"/>
          <w:color w:val="000000" w:themeColor="text1"/>
          <w14:ligatures w14:val="none"/>
        </w:rPr>
        <w:t xml:space="preserve"> environment conducive to socioeconomic recovery in</w:t>
      </w:r>
      <w:r>
        <w:rPr>
          <w:rFonts w:eastAsia="Calibri"/>
          <w:color w:val="000000" w:themeColor="text1"/>
          <w14:ligatures w14:val="none"/>
        </w:rPr>
        <w:t xml:space="preserve"> Afghanistan.</w:t>
      </w:r>
    </w:p>
    <w:p w14:paraId="16FB01F0" w14:textId="538E07E2" w:rsidR="00F72FD3" w:rsidRPr="006E05AC" w:rsidRDefault="00F72FD3" w:rsidP="007C42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tab/>
      </w:r>
      <w:r w:rsidRPr="006E05AC">
        <w:rPr>
          <w:rFonts w:eastAsia="Calibri"/>
          <w:color w:val="000000" w:themeColor="text1"/>
          <w14:ligatures w14:val="none"/>
        </w:rPr>
        <w:tab/>
      </w:r>
      <w:r w:rsidRPr="006E05AC">
        <w:rPr>
          <w:rFonts w:eastAsia="Calibri"/>
          <w:color w:val="000000" w:themeColor="text1"/>
          <w14:ligatures w14:val="none"/>
        </w:rPr>
        <w:tab/>
      </w:r>
    </w:p>
    <w:p w14:paraId="213D6994" w14:textId="5742EB6A" w:rsidR="00AA7804" w:rsidRDefault="00AA7804" w:rsidP="00D6681F">
      <w:pPr>
        <w:pStyle w:val="AUNAMA16Apr"/>
      </w:pPr>
      <w:r w:rsidRPr="00AA7804">
        <w:t xml:space="preserve">With regard to </w:t>
      </w:r>
      <w:r w:rsidRPr="00CF067D">
        <w:t>cooperation with</w:t>
      </w:r>
      <w:r w:rsidRPr="00AA7804">
        <w:t xml:space="preserve"> other entities, the Mission cooperates with international and regional entities and supports constructive dialogue between the relevant Afghan stakeholders, regional actors and the international community that is focused on the rights and socioeconomic progress of the Afghan people.</w:t>
      </w:r>
    </w:p>
    <w:p w14:paraId="4457734C" w14:textId="77777777" w:rsidR="00D6681F" w:rsidRDefault="00D6681F" w:rsidP="00D6681F">
      <w:pPr>
        <w:pStyle w:val="AUNAMA16Apr"/>
        <w:numPr>
          <w:ilvl w:val="0"/>
          <w:numId w:val="0"/>
        </w:numPr>
        <w:ind w:left="1260"/>
      </w:pPr>
    </w:p>
    <w:p w14:paraId="4ECCB756" w14:textId="53F5A936" w:rsidR="00F72FD3" w:rsidRDefault="009B2EF7" w:rsidP="00D6681F">
      <w:pPr>
        <w:pStyle w:val="AUNAMA16Apr"/>
      </w:pPr>
      <w:r>
        <w:t>With r</w:t>
      </w:r>
      <w:r w:rsidR="00F72FD3" w:rsidRPr="006E05AC">
        <w:t>egard</w:t>
      </w:r>
      <w:r>
        <w:t xml:space="preserve"> to </w:t>
      </w:r>
      <w:r w:rsidR="00F72FD3" w:rsidRPr="006E05AC">
        <w:t xml:space="preserve">inter-agency coordination and </w:t>
      </w:r>
      <w:r w:rsidR="00EC11FB" w:rsidRPr="00484837">
        <w:t>liaison,</w:t>
      </w:r>
      <w:r w:rsidR="00F72FD3" w:rsidRPr="006E05AC">
        <w:t xml:space="preserve"> UNAMA engages with</w:t>
      </w:r>
      <w:r w:rsidR="00033FCE">
        <w:t xml:space="preserve"> the</w:t>
      </w:r>
      <w:r w:rsidR="00F72FD3" w:rsidRPr="006E05AC">
        <w:t xml:space="preserve"> </w:t>
      </w:r>
      <w:r w:rsidR="007A5281">
        <w:t xml:space="preserve">United Nations </w:t>
      </w:r>
      <w:r w:rsidR="00033FCE">
        <w:t>country team</w:t>
      </w:r>
      <w:r w:rsidR="00F72FD3" w:rsidRPr="006E05AC">
        <w:t xml:space="preserve"> to strengthen the repositioning of the United Nations development system and to deliver more effectively and efficiently in line with the 2030 Agenda,</w:t>
      </w:r>
      <w:r w:rsidR="00DD6EF8">
        <w:t xml:space="preserve"> the Pact </w:t>
      </w:r>
      <w:r w:rsidR="00E7206F">
        <w:t>for</w:t>
      </w:r>
      <w:r w:rsidR="00DD6EF8">
        <w:t xml:space="preserve"> the Future,</w:t>
      </w:r>
      <w:r w:rsidR="00F72FD3" w:rsidRPr="006E05AC">
        <w:t xml:space="preserve"> the Sustainable Development Goals</w:t>
      </w:r>
      <w:r w:rsidR="00F72FD3" w:rsidRPr="006E05AC" w:rsidDel="00C1372F">
        <w:t xml:space="preserve"> </w:t>
      </w:r>
      <w:r w:rsidR="00F72FD3" w:rsidRPr="006E05AC">
        <w:t xml:space="preserve">and the humanitarian-development-peace nexus. UNAMA and the United Nations country team </w:t>
      </w:r>
      <w:r w:rsidR="004A3862">
        <w:t>collaborate closely on issues</w:t>
      </w:r>
      <w:r w:rsidR="00F72FD3" w:rsidRPr="006E05AC">
        <w:t xml:space="preserve"> related to governance, the rule of law, human rights and gender, focusing on policy issues and good offices. With the evolving context in Afghanistan, the Mission’s work also supports the delivery of humanitarian response and meeting basic human needs through the restoration of essential services, livelihoods and community systems, in line with Inter-Agency Standing Committee recommendations. The Mission support</w:t>
      </w:r>
      <w:r w:rsidR="00872D51">
        <w:t>s</w:t>
      </w:r>
      <w:r w:rsidR="00F72FD3" w:rsidRPr="006E05AC">
        <w:t xml:space="preserve"> the removal of explosive ordnance, the delivery of risk education and the provision of victim assistance to enable humanitarian and basic human needs activities. </w:t>
      </w:r>
      <w:r w:rsidR="00C037D6">
        <w:t>It</w:t>
      </w:r>
      <w:r w:rsidR="004D2CCA">
        <w:t xml:space="preserve"> </w:t>
      </w:r>
      <w:r w:rsidR="00F72FD3" w:rsidRPr="006E05AC">
        <w:t>collaborat</w:t>
      </w:r>
      <w:r w:rsidR="004D2CCA">
        <w:t>es</w:t>
      </w:r>
      <w:r w:rsidR="00F72FD3" w:rsidRPr="006E05AC">
        <w:t xml:space="preserve"> with various stakeholders</w:t>
      </w:r>
      <w:r w:rsidR="004D2CCA">
        <w:t xml:space="preserve"> to</w:t>
      </w:r>
      <w:r w:rsidR="00F72FD3" w:rsidRPr="006E05AC">
        <w:t xml:space="preserve"> explor</w:t>
      </w:r>
      <w:r w:rsidR="004D2CCA">
        <w:t>e</w:t>
      </w:r>
      <w:r w:rsidR="00F72FD3" w:rsidRPr="006E05AC">
        <w:t xml:space="preserve"> new aid approaches targeting economic promotion and recovery. </w:t>
      </w:r>
      <w:r w:rsidR="00C037D6">
        <w:t>UNAMA also</w:t>
      </w:r>
      <w:r w:rsidR="00F72FD3" w:rsidRPr="006E05AC">
        <w:t xml:space="preserve"> leads the coordination of an overall risk management approach of the United Nations in Afghanistan, including mitigating the risk of aid diversion, </w:t>
      </w:r>
      <w:r w:rsidR="00DD6EF8">
        <w:t xml:space="preserve">and engages </w:t>
      </w:r>
      <w:r w:rsidR="00872D51">
        <w:t>with</w:t>
      </w:r>
      <w:r w:rsidR="00DD6EF8">
        <w:t xml:space="preserve"> the United Nations </w:t>
      </w:r>
      <w:r w:rsidR="00751DBF">
        <w:t>c</w:t>
      </w:r>
      <w:r w:rsidR="00DD6EF8">
        <w:t xml:space="preserve">ountry </w:t>
      </w:r>
      <w:r w:rsidR="00751DBF">
        <w:t>t</w:t>
      </w:r>
      <w:r w:rsidR="00DD6EF8">
        <w:t xml:space="preserve">eam to increase efficiency gains and effectiveness of operations </w:t>
      </w:r>
      <w:r w:rsidR="004D2CCA">
        <w:t>by</w:t>
      </w:r>
      <w:r w:rsidR="00DD6EF8">
        <w:t xml:space="preserve"> shar</w:t>
      </w:r>
      <w:r w:rsidR="00C037D6">
        <w:t>ing</w:t>
      </w:r>
      <w:r w:rsidR="00DD6EF8">
        <w:t xml:space="preserve"> services and</w:t>
      </w:r>
      <w:r w:rsidR="00C037D6">
        <w:t xml:space="preserve"> </w:t>
      </w:r>
      <w:r w:rsidR="00DD6EF8">
        <w:t>premises</w:t>
      </w:r>
      <w:r w:rsidR="00F72FD3" w:rsidRPr="006E05AC">
        <w:t>.</w:t>
      </w:r>
      <w:r w:rsidR="00645D19" w:rsidRPr="00645D19">
        <w:t xml:space="preserve"> </w:t>
      </w:r>
      <w:r w:rsidR="00645D19">
        <w:t xml:space="preserve">In addition, </w:t>
      </w:r>
      <w:r w:rsidR="00645D19" w:rsidRPr="006E05AC">
        <w:t xml:space="preserve">the Mission coordinates </w:t>
      </w:r>
      <w:r w:rsidR="00713B38">
        <w:t xml:space="preserve">on specific issues </w:t>
      </w:r>
      <w:r w:rsidR="00645D19" w:rsidRPr="006E05AC">
        <w:t xml:space="preserve">with the United Nations Regional Centre for Preventive Diplomacy for Central Asia to provide good offices and expert advice on confidence-building measures in the region that contribute to stability in Afghanistan. </w:t>
      </w:r>
    </w:p>
    <w:p w14:paraId="517582E6" w14:textId="77777777" w:rsidR="00D6681F" w:rsidRDefault="00D6681F" w:rsidP="00D6681F">
      <w:pPr>
        <w:pStyle w:val="AUNAMA16Apr"/>
        <w:numPr>
          <w:ilvl w:val="0"/>
          <w:numId w:val="0"/>
        </w:numPr>
        <w:ind w:left="1260"/>
      </w:pPr>
    </w:p>
    <w:p w14:paraId="1EA22E1E" w14:textId="239E9CF2" w:rsidR="00F72FD3" w:rsidRPr="006E05AC" w:rsidRDefault="004368C0" w:rsidP="00D6681F">
      <w:pPr>
        <w:pStyle w:val="AUNAMA16Apr"/>
      </w:pPr>
      <w:r>
        <w:t>With r</w:t>
      </w:r>
      <w:r w:rsidR="00F72FD3" w:rsidRPr="006E05AC">
        <w:t>egard</w:t>
      </w:r>
      <w:r>
        <w:t xml:space="preserve"> to </w:t>
      </w:r>
      <w:r w:rsidR="00F72FD3" w:rsidRPr="006E05AC">
        <w:t xml:space="preserve">external factors, the overall </w:t>
      </w:r>
      <w:r w:rsidR="00F72FD3" w:rsidRPr="008D1D77">
        <w:t>plan for 202</w:t>
      </w:r>
      <w:r w:rsidR="003955D5" w:rsidRPr="008D1D77">
        <w:t>6</w:t>
      </w:r>
      <w:r w:rsidR="00F72FD3" w:rsidRPr="008D1D77">
        <w:t xml:space="preserve"> is based </w:t>
      </w:r>
      <w:r w:rsidR="00F72FD3" w:rsidRPr="006E05AC">
        <w:t>on the following planning assumptions:</w:t>
      </w:r>
    </w:p>
    <w:p w14:paraId="4ED00080" w14:textId="66206F68" w:rsidR="00F72FD3" w:rsidRPr="006E05AC" w:rsidRDefault="00F72FD3" w:rsidP="003A0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lastRenderedPageBreak/>
        <w:tab/>
      </w:r>
      <w:r w:rsidRPr="006E05AC">
        <w:rPr>
          <w:rFonts w:eastAsia="Calibri"/>
          <w:color w:val="000000" w:themeColor="text1"/>
          <w14:ligatures w14:val="none"/>
        </w:rPr>
        <w:tab/>
        <w:t>(a)</w:t>
      </w:r>
      <w:r w:rsidRPr="006E05AC">
        <w:rPr>
          <w:rFonts w:eastAsia="Calibri"/>
          <w:color w:val="000000" w:themeColor="text1"/>
          <w14:ligatures w14:val="none"/>
        </w:rPr>
        <w:tab/>
        <w:t xml:space="preserve">The </w:t>
      </w:r>
      <w:r w:rsidR="00A122B1" w:rsidRPr="00A122B1">
        <w:rPr>
          <w:rFonts w:eastAsia="Calibri"/>
          <w:iCs/>
          <w:color w:val="000000" w:themeColor="text1"/>
          <w14:ligatures w14:val="none"/>
        </w:rPr>
        <w:t>de facto</w:t>
      </w:r>
      <w:r w:rsidRPr="006E05AC">
        <w:rPr>
          <w:rFonts w:eastAsia="Calibri"/>
          <w:color w:val="000000" w:themeColor="text1"/>
          <w14:ligatures w14:val="none"/>
        </w:rPr>
        <w:t xml:space="preserve"> authorities will remain in control of the territory of Afghanistan. However, political, security, human rights, legal, socioeconomic and humanitarian uncertainties will continue</w:t>
      </w:r>
      <w:r w:rsidR="004D2CCA">
        <w:rPr>
          <w:rFonts w:eastAsia="Calibri"/>
          <w:color w:val="000000" w:themeColor="text1"/>
          <w14:ligatures w14:val="none"/>
        </w:rPr>
        <w:t>.</w:t>
      </w:r>
      <w:r w:rsidRPr="006E05AC">
        <w:rPr>
          <w:rFonts w:eastAsia="Calibri"/>
          <w:color w:val="000000" w:themeColor="text1"/>
          <w14:ligatures w14:val="none"/>
        </w:rPr>
        <w:t xml:space="preserve"> </w:t>
      </w:r>
      <w:r w:rsidR="004D2CCA">
        <w:rPr>
          <w:rFonts w:eastAsia="Calibri"/>
          <w:color w:val="000000" w:themeColor="text1"/>
          <w14:ligatures w14:val="none"/>
        </w:rPr>
        <w:t>T</w:t>
      </w:r>
      <w:r w:rsidRPr="006E05AC">
        <w:rPr>
          <w:rFonts w:eastAsia="Calibri"/>
          <w:color w:val="000000" w:themeColor="text1"/>
          <w14:ligatures w14:val="none"/>
        </w:rPr>
        <w:t xml:space="preserve">he likely continuation </w:t>
      </w:r>
      <w:r w:rsidR="005D27BC">
        <w:rPr>
          <w:rFonts w:eastAsia="Calibri"/>
          <w:color w:val="000000" w:themeColor="text1"/>
          <w14:ligatures w14:val="none"/>
        </w:rPr>
        <w:t xml:space="preserve">and furthering </w:t>
      </w:r>
      <w:r w:rsidRPr="006E05AC">
        <w:rPr>
          <w:rFonts w:eastAsia="Calibri"/>
          <w:color w:val="000000" w:themeColor="text1"/>
          <w14:ligatures w14:val="none"/>
        </w:rPr>
        <w:t xml:space="preserve">of restrictive policies will present challenges for the full reintegration of Afghanistan </w:t>
      </w:r>
      <w:r w:rsidR="004D2CCA">
        <w:rPr>
          <w:rFonts w:eastAsia="Calibri"/>
          <w:color w:val="000000" w:themeColor="text1"/>
          <w14:ligatures w14:val="none"/>
        </w:rPr>
        <w:t>into</w:t>
      </w:r>
      <w:r w:rsidRPr="006E05AC">
        <w:rPr>
          <w:rFonts w:eastAsia="Calibri"/>
          <w:color w:val="000000" w:themeColor="text1"/>
          <w14:ligatures w14:val="none"/>
        </w:rPr>
        <w:t xml:space="preserve"> the international community; </w:t>
      </w:r>
    </w:p>
    <w:p w14:paraId="1CB012E8" w14:textId="235F5144" w:rsidR="00F72FD3" w:rsidRPr="006E05AC" w:rsidRDefault="00F72FD3" w:rsidP="003A0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tab/>
      </w:r>
      <w:r w:rsidRPr="006E05AC">
        <w:rPr>
          <w:rFonts w:eastAsia="Calibri"/>
          <w:color w:val="000000" w:themeColor="text1"/>
          <w14:ligatures w14:val="none"/>
        </w:rPr>
        <w:tab/>
        <w:t>(b)</w:t>
      </w:r>
      <w:r w:rsidRPr="006E05AC">
        <w:rPr>
          <w:rFonts w:eastAsia="Calibri"/>
          <w:color w:val="000000" w:themeColor="text1"/>
          <w14:ligatures w14:val="none"/>
        </w:rPr>
        <w:tab/>
        <w:t xml:space="preserve">Lack of international recognition, and, to an extent, domestic legitimacy of the </w:t>
      </w:r>
      <w:r w:rsidR="00A122B1" w:rsidRPr="00A122B1">
        <w:rPr>
          <w:rFonts w:eastAsia="Calibri"/>
          <w:iCs/>
          <w:color w:val="000000" w:themeColor="text1"/>
          <w14:ligatures w14:val="none"/>
        </w:rPr>
        <w:t>de facto</w:t>
      </w:r>
      <w:r w:rsidRPr="006E05AC">
        <w:rPr>
          <w:rFonts w:eastAsia="Calibri"/>
          <w:color w:val="000000" w:themeColor="text1"/>
          <w14:ligatures w14:val="none"/>
        </w:rPr>
        <w:t xml:space="preserve"> authorities due to questions about lack of representation and inclusion, the dissonance between their ideology and international norms and standards, and</w:t>
      </w:r>
      <w:r w:rsidR="00482F22">
        <w:rPr>
          <w:rFonts w:eastAsia="Calibri"/>
          <w:color w:val="000000" w:themeColor="text1"/>
          <w14:ligatures w14:val="none"/>
        </w:rPr>
        <w:t xml:space="preserve"> the</w:t>
      </w:r>
      <w:r w:rsidRPr="006E05AC">
        <w:rPr>
          <w:rFonts w:eastAsia="Calibri"/>
          <w:color w:val="000000" w:themeColor="text1"/>
          <w14:ligatures w14:val="none"/>
        </w:rPr>
        <w:t xml:space="preserve"> </w:t>
      </w:r>
      <w:r w:rsidR="00482F22">
        <w:rPr>
          <w:rFonts w:eastAsia="Calibri"/>
          <w:color w:val="000000" w:themeColor="text1"/>
          <w14:ligatures w14:val="none"/>
        </w:rPr>
        <w:t xml:space="preserve">continuous </w:t>
      </w:r>
      <w:r w:rsidRPr="006E05AC">
        <w:rPr>
          <w:rFonts w:eastAsia="Calibri"/>
          <w:color w:val="000000" w:themeColor="text1"/>
          <w14:ligatures w14:val="none"/>
        </w:rPr>
        <w:t>absence of a constitution</w:t>
      </w:r>
      <w:r w:rsidR="0044019A">
        <w:rPr>
          <w:rFonts w:eastAsia="Calibri"/>
          <w:color w:val="000000" w:themeColor="text1"/>
          <w14:ligatures w14:val="none"/>
        </w:rPr>
        <w:t xml:space="preserve"> and promulgation of repressive decrees especially towards women and minority groups</w:t>
      </w:r>
      <w:r w:rsidRPr="006E05AC">
        <w:rPr>
          <w:rFonts w:eastAsia="Calibri"/>
          <w:color w:val="000000" w:themeColor="text1"/>
          <w14:ligatures w14:val="none"/>
        </w:rPr>
        <w:t>,</w:t>
      </w:r>
      <w:r w:rsidR="0044019A">
        <w:rPr>
          <w:rFonts w:eastAsia="Calibri"/>
          <w:color w:val="000000" w:themeColor="text1"/>
          <w14:ligatures w14:val="none"/>
        </w:rPr>
        <w:t xml:space="preserve"> </w:t>
      </w:r>
      <w:r w:rsidRPr="006E05AC">
        <w:rPr>
          <w:rFonts w:eastAsia="Calibri"/>
          <w:color w:val="000000" w:themeColor="text1"/>
          <w14:ligatures w14:val="none"/>
        </w:rPr>
        <w:t>will significant</w:t>
      </w:r>
      <w:r w:rsidR="00C037D6">
        <w:rPr>
          <w:rFonts w:eastAsia="Calibri"/>
          <w:color w:val="000000" w:themeColor="text1"/>
          <w14:ligatures w14:val="none"/>
        </w:rPr>
        <w:t>ly</w:t>
      </w:r>
      <w:r w:rsidRPr="006E05AC">
        <w:rPr>
          <w:rFonts w:eastAsia="Calibri"/>
          <w:color w:val="000000" w:themeColor="text1"/>
          <w14:ligatures w14:val="none"/>
        </w:rPr>
        <w:t xml:space="preserve"> challenge engag</w:t>
      </w:r>
      <w:r w:rsidR="00C037D6">
        <w:rPr>
          <w:rFonts w:eastAsia="Calibri"/>
          <w:color w:val="000000" w:themeColor="text1"/>
          <w14:ligatures w14:val="none"/>
        </w:rPr>
        <w:t>ement with</w:t>
      </w:r>
      <w:r w:rsidRPr="006E05AC">
        <w:rPr>
          <w:rFonts w:eastAsia="Calibri"/>
          <w:color w:val="000000" w:themeColor="text1"/>
          <w14:ligatures w14:val="none"/>
        </w:rPr>
        <w:t xml:space="preserve"> domestic, regional and international stakeholders on the future of Afghanistan;</w:t>
      </w:r>
    </w:p>
    <w:p w14:paraId="29D2110B" w14:textId="6F8C1917" w:rsidR="00F72FD3" w:rsidRPr="006E05AC" w:rsidRDefault="00F72FD3" w:rsidP="003A0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tab/>
      </w:r>
      <w:r w:rsidRPr="006E05AC">
        <w:rPr>
          <w:rFonts w:eastAsia="Calibri"/>
          <w:color w:val="000000" w:themeColor="text1"/>
          <w14:ligatures w14:val="none"/>
        </w:rPr>
        <w:tab/>
        <w:t>(c)</w:t>
      </w:r>
      <w:r w:rsidRPr="006E05AC">
        <w:rPr>
          <w:rFonts w:eastAsia="Calibri"/>
          <w:color w:val="000000" w:themeColor="text1"/>
          <w14:ligatures w14:val="none"/>
        </w:rPr>
        <w:tab/>
        <w:t xml:space="preserve">The security situation will remain uncertain, with </w:t>
      </w:r>
      <w:r w:rsidR="00B77895">
        <w:rPr>
          <w:rFonts w:eastAsia="Calibri"/>
          <w:color w:val="000000" w:themeColor="text1"/>
          <w14:ligatures w14:val="none"/>
        </w:rPr>
        <w:t xml:space="preserve">the </w:t>
      </w:r>
      <w:r w:rsidR="008509D1">
        <w:rPr>
          <w:rFonts w:eastAsia="Calibri"/>
          <w:color w:val="000000" w:themeColor="text1"/>
          <w14:ligatures w14:val="none"/>
        </w:rPr>
        <w:t>likelihood</w:t>
      </w:r>
      <w:r w:rsidR="00B77895">
        <w:rPr>
          <w:rFonts w:eastAsia="Calibri"/>
          <w:color w:val="000000" w:themeColor="text1"/>
          <w14:ligatures w14:val="none"/>
        </w:rPr>
        <w:t xml:space="preserve"> of </w:t>
      </w:r>
      <w:r w:rsidRPr="006E05AC">
        <w:rPr>
          <w:rFonts w:eastAsia="Calibri"/>
          <w:color w:val="000000" w:themeColor="text1"/>
          <w14:ligatures w14:val="none"/>
        </w:rPr>
        <w:t xml:space="preserve">continued attacks by Islamic State in Iraq and the Levant-Khorasan </w:t>
      </w:r>
      <w:r w:rsidR="005D27BC">
        <w:rPr>
          <w:rFonts w:eastAsia="Calibri"/>
          <w:color w:val="000000" w:themeColor="text1"/>
          <w14:ligatures w14:val="none"/>
        </w:rPr>
        <w:t xml:space="preserve">Province </w:t>
      </w:r>
      <w:r w:rsidRPr="006E05AC">
        <w:rPr>
          <w:rFonts w:eastAsia="Calibri"/>
          <w:color w:val="000000" w:themeColor="text1"/>
          <w14:ligatures w14:val="none"/>
        </w:rPr>
        <w:t xml:space="preserve">against the </w:t>
      </w:r>
      <w:r w:rsidR="00A122B1" w:rsidRPr="00A122B1">
        <w:rPr>
          <w:rFonts w:eastAsia="Calibri"/>
          <w:iCs/>
          <w:color w:val="000000" w:themeColor="text1"/>
          <w14:ligatures w14:val="none"/>
        </w:rPr>
        <w:t>de facto</w:t>
      </w:r>
      <w:r w:rsidRPr="006E05AC">
        <w:rPr>
          <w:rFonts w:eastAsia="Calibri"/>
          <w:color w:val="000000" w:themeColor="text1"/>
          <w14:ligatures w14:val="none"/>
        </w:rPr>
        <w:t xml:space="preserve"> authorities and</w:t>
      </w:r>
      <w:r w:rsidR="00C037D6">
        <w:rPr>
          <w:rFonts w:eastAsia="Calibri"/>
          <w:color w:val="000000" w:themeColor="text1"/>
          <w14:ligatures w14:val="none"/>
        </w:rPr>
        <w:t xml:space="preserve"> the</w:t>
      </w:r>
      <w:r w:rsidRPr="006E05AC">
        <w:rPr>
          <w:rFonts w:eastAsia="Calibri"/>
          <w:color w:val="000000" w:themeColor="text1"/>
          <w14:ligatures w14:val="none"/>
        </w:rPr>
        <w:t xml:space="preserve"> international presence, activities of anti-Taliban </w:t>
      </w:r>
      <w:r w:rsidR="00B77895">
        <w:rPr>
          <w:rFonts w:eastAsia="Calibri"/>
          <w:color w:val="000000" w:themeColor="text1"/>
          <w14:ligatures w14:val="none"/>
        </w:rPr>
        <w:t xml:space="preserve">armed opposition groups </w:t>
      </w:r>
      <w:r w:rsidRPr="006E05AC">
        <w:rPr>
          <w:rFonts w:eastAsia="Calibri"/>
          <w:color w:val="000000" w:themeColor="text1"/>
          <w14:ligatures w14:val="none"/>
        </w:rPr>
        <w:t>and dynamics related to the presence of regional and international foreign terrorist fighters and their access to illicitly accumulated small arms and light weapons, with an impact on</w:t>
      </w:r>
      <w:r w:rsidR="00C037D6">
        <w:rPr>
          <w:rFonts w:eastAsia="Calibri"/>
          <w:color w:val="000000" w:themeColor="text1"/>
          <w14:ligatures w14:val="none"/>
        </w:rPr>
        <w:t xml:space="preserve"> access and physical security for </w:t>
      </w:r>
      <w:r w:rsidRPr="006E05AC">
        <w:rPr>
          <w:rFonts w:eastAsia="Calibri"/>
          <w:color w:val="000000" w:themeColor="text1"/>
          <w14:ligatures w14:val="none"/>
        </w:rPr>
        <w:t>the Mission, as well as development and humanitarian actors;</w:t>
      </w:r>
    </w:p>
    <w:p w14:paraId="7AE4A6C3" w14:textId="1BFE951F" w:rsidR="00F72FD3" w:rsidRPr="006E05AC" w:rsidRDefault="00F72FD3" w:rsidP="003A0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tab/>
      </w:r>
      <w:r w:rsidRPr="006E05AC">
        <w:rPr>
          <w:rFonts w:eastAsia="Calibri"/>
          <w:color w:val="000000" w:themeColor="text1"/>
          <w14:ligatures w14:val="none"/>
        </w:rPr>
        <w:tab/>
      </w:r>
      <w:r w:rsidRPr="006E05AC">
        <w:rPr>
          <w:rFonts w:eastAsia="Calibri"/>
          <w:color w:val="000000" w:themeColor="text1"/>
          <w:spacing w:val="2"/>
          <w:w w:val="102"/>
          <w14:ligatures w14:val="none"/>
        </w:rPr>
        <w:t>(d)</w:t>
      </w:r>
      <w:r w:rsidRPr="006E05AC">
        <w:rPr>
          <w:rFonts w:eastAsia="Calibri"/>
          <w:color w:val="000000" w:themeColor="text1"/>
          <w:spacing w:val="2"/>
          <w:w w:val="102"/>
          <w14:ligatures w14:val="none"/>
        </w:rPr>
        <w:tab/>
      </w:r>
      <w:r w:rsidRPr="006E05AC">
        <w:rPr>
          <w:rFonts w:eastAsia="Calibri"/>
          <w:color w:val="000000" w:themeColor="text1"/>
          <w14:ligatures w14:val="none"/>
        </w:rPr>
        <w:t>Relations between Afghanistan and some of its neighbours will remain tense due to unresolved security issues, threat</w:t>
      </w:r>
      <w:r w:rsidR="00077218">
        <w:rPr>
          <w:rFonts w:eastAsia="Calibri"/>
          <w:color w:val="000000" w:themeColor="text1"/>
          <w14:ligatures w14:val="none"/>
        </w:rPr>
        <w:t>s</w:t>
      </w:r>
      <w:r w:rsidRPr="006E05AC">
        <w:rPr>
          <w:rFonts w:eastAsia="Calibri"/>
          <w:color w:val="000000" w:themeColor="text1"/>
          <w14:ligatures w14:val="none"/>
        </w:rPr>
        <w:t xml:space="preserve"> </w:t>
      </w:r>
      <w:r w:rsidR="000D4063">
        <w:rPr>
          <w:rFonts w:eastAsia="Calibri"/>
          <w:color w:val="000000" w:themeColor="text1"/>
          <w14:ligatures w14:val="none"/>
        </w:rPr>
        <w:t>of</w:t>
      </w:r>
      <w:r w:rsidR="00077218" w:rsidRPr="006E05AC">
        <w:rPr>
          <w:rFonts w:eastAsia="Calibri"/>
          <w:color w:val="000000" w:themeColor="text1"/>
          <w14:ligatures w14:val="none"/>
        </w:rPr>
        <w:t xml:space="preserve"> </w:t>
      </w:r>
      <w:r w:rsidRPr="006E05AC">
        <w:rPr>
          <w:rFonts w:eastAsia="Calibri"/>
          <w:color w:val="000000" w:themeColor="text1"/>
          <w14:ligatures w14:val="none"/>
        </w:rPr>
        <w:t>terrorism, and migration and water management issues</w:t>
      </w:r>
      <w:r w:rsidRPr="006E05AC">
        <w:rPr>
          <w:rFonts w:eastAsia="Calibri"/>
          <w:color w:val="000000" w:themeColor="text1"/>
          <w:spacing w:val="2"/>
          <w:w w:val="102"/>
          <w14:ligatures w14:val="none"/>
        </w:rPr>
        <w:t>;</w:t>
      </w:r>
    </w:p>
    <w:p w14:paraId="30DE89E4" w14:textId="77777777" w:rsidR="00F72FD3" w:rsidRPr="006E05AC" w:rsidRDefault="00F72FD3" w:rsidP="00A45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tab/>
      </w:r>
      <w:r w:rsidRPr="006E05AC">
        <w:rPr>
          <w:rFonts w:eastAsia="Calibri"/>
          <w:color w:val="000000" w:themeColor="text1"/>
          <w14:ligatures w14:val="none"/>
        </w:rPr>
        <w:tab/>
        <w:t>(e)</w:t>
      </w:r>
      <w:r w:rsidRPr="006E05AC">
        <w:rPr>
          <w:rFonts w:eastAsia="Calibri"/>
          <w:color w:val="000000" w:themeColor="text1"/>
          <w14:ligatures w14:val="none"/>
        </w:rPr>
        <w:tab/>
      </w:r>
      <w:r w:rsidRPr="006E05AC">
        <w:rPr>
          <w:rFonts w:eastAsia="Calibri"/>
          <w:color w:val="000000" w:themeColor="text1"/>
          <w:spacing w:val="2"/>
          <w:w w:val="102"/>
          <w14:ligatures w14:val="none"/>
        </w:rPr>
        <w:t>Civilians</w:t>
      </w:r>
      <w:r w:rsidRPr="006E05AC">
        <w:rPr>
          <w:rFonts w:eastAsia="Calibri"/>
          <w:color w:val="000000" w:themeColor="text1"/>
          <w14:ligatures w14:val="none"/>
        </w:rPr>
        <w:t>, including those working as humanitarians and supporting basic human needs, will continue to face the threats of explosive ordnance, including those from improvised explosive devices and explosive remnants of war;</w:t>
      </w:r>
    </w:p>
    <w:p w14:paraId="645CBDD4" w14:textId="1AB940EE" w:rsidR="00F72FD3" w:rsidRPr="006E05AC" w:rsidRDefault="00F72FD3" w:rsidP="003A0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spacing w:val="2"/>
          <w:w w:val="102"/>
          <w14:ligatures w14:val="none"/>
        </w:rPr>
        <w:tab/>
      </w:r>
      <w:r w:rsidRPr="006E05AC">
        <w:rPr>
          <w:rFonts w:eastAsia="Calibri"/>
          <w:color w:val="000000" w:themeColor="text1"/>
          <w:spacing w:val="2"/>
          <w:w w:val="102"/>
          <w14:ligatures w14:val="none"/>
        </w:rPr>
        <w:tab/>
        <w:t>(f)</w:t>
      </w:r>
      <w:r w:rsidRPr="006E05AC">
        <w:rPr>
          <w:rFonts w:eastAsia="Calibri"/>
          <w:color w:val="000000" w:themeColor="text1"/>
          <w:spacing w:val="2"/>
          <w:w w:val="102"/>
          <w14:ligatures w14:val="none"/>
        </w:rPr>
        <w:tab/>
        <w:t>Enduring threats, such as terrorism, organized crime and illicit trafficking, including in narcotics</w:t>
      </w:r>
      <w:r w:rsidR="00C037D6">
        <w:rPr>
          <w:rFonts w:eastAsia="Calibri"/>
          <w:color w:val="000000" w:themeColor="text1"/>
          <w:spacing w:val="2"/>
          <w:w w:val="102"/>
          <w14:ligatures w14:val="none"/>
        </w:rPr>
        <w:t>,</w:t>
      </w:r>
      <w:r w:rsidRPr="006E05AC">
        <w:rPr>
          <w:rFonts w:eastAsia="Calibri"/>
          <w:color w:val="000000" w:themeColor="text1"/>
          <w:spacing w:val="2"/>
          <w:w w:val="102"/>
          <w14:ligatures w14:val="none"/>
        </w:rPr>
        <w:t xml:space="preserve"> small arms and light weapons, and resource competition, will continue, with threats emerging from issues such as land </w:t>
      </w:r>
      <w:r w:rsidR="00517256">
        <w:rPr>
          <w:rFonts w:eastAsia="Calibri"/>
          <w:color w:val="000000" w:themeColor="text1"/>
          <w:spacing w:val="2"/>
          <w:w w:val="102"/>
          <w14:ligatures w14:val="none"/>
        </w:rPr>
        <w:t xml:space="preserve">rights </w:t>
      </w:r>
      <w:r w:rsidR="00C037D6">
        <w:rPr>
          <w:rFonts w:eastAsia="Calibri"/>
          <w:color w:val="000000" w:themeColor="text1"/>
          <w:spacing w:val="2"/>
          <w:w w:val="102"/>
          <w14:ligatures w14:val="none"/>
        </w:rPr>
        <w:t xml:space="preserve">and </w:t>
      </w:r>
      <w:r w:rsidR="000D4063">
        <w:rPr>
          <w:rFonts w:eastAsia="Calibri"/>
          <w:color w:val="000000" w:themeColor="text1"/>
          <w:spacing w:val="2"/>
          <w:w w:val="102"/>
          <w14:ligatures w14:val="none"/>
        </w:rPr>
        <w:t xml:space="preserve">disenfranchisement of </w:t>
      </w:r>
      <w:r w:rsidR="00C037D6">
        <w:rPr>
          <w:rFonts w:eastAsia="Calibri"/>
          <w:color w:val="000000" w:themeColor="text1"/>
          <w:spacing w:val="2"/>
          <w:w w:val="102"/>
          <w14:ligatures w14:val="none"/>
        </w:rPr>
        <w:t>minorit</w:t>
      </w:r>
      <w:r w:rsidR="000D4063">
        <w:rPr>
          <w:rFonts w:eastAsia="Calibri"/>
          <w:color w:val="000000" w:themeColor="text1"/>
          <w:spacing w:val="2"/>
          <w:w w:val="102"/>
          <w14:ligatures w14:val="none"/>
        </w:rPr>
        <w:t>ies</w:t>
      </w:r>
      <w:r w:rsidRPr="006E05AC">
        <w:rPr>
          <w:rFonts w:eastAsia="Calibri"/>
          <w:color w:val="000000" w:themeColor="text1"/>
          <w:spacing w:val="2"/>
          <w:w w:val="102"/>
          <w14:ligatures w14:val="none"/>
        </w:rPr>
        <w:t xml:space="preserve">, </w:t>
      </w:r>
      <w:r w:rsidR="09BB20ED" w:rsidRPr="009C575B">
        <w:rPr>
          <w:rFonts w:eastAsia="Calibri"/>
          <w:color w:val="000000" w:themeColor="text1"/>
          <w:spacing w:val="2"/>
          <w:w w:val="102"/>
          <w14:ligatures w14:val="none"/>
        </w:rPr>
        <w:t>population</w:t>
      </w:r>
      <w:r w:rsidRPr="009C575B">
        <w:rPr>
          <w:rFonts w:eastAsia="Calibri"/>
          <w:color w:val="000000" w:themeColor="text1"/>
          <w:spacing w:val="2"/>
          <w:w w:val="102"/>
          <w14:ligatures w14:val="none"/>
        </w:rPr>
        <w:t xml:space="preserve"> outflow</w:t>
      </w:r>
      <w:r w:rsidRPr="006E05AC">
        <w:rPr>
          <w:rFonts w:eastAsia="Calibri"/>
          <w:color w:val="000000" w:themeColor="text1"/>
          <w:spacing w:val="2"/>
          <w:w w:val="102"/>
          <w14:ligatures w14:val="none"/>
        </w:rPr>
        <w:t xml:space="preserve">, returnees, unemployment and the impact of evolving regional dynamics, as well as vulnerability to the adverse impact of climate change, ecological changes and natural disasters, which may heighten </w:t>
      </w:r>
      <w:r w:rsidR="00145345">
        <w:rPr>
          <w:rFonts w:eastAsia="Calibri"/>
          <w:color w:val="000000" w:themeColor="text1"/>
          <w:spacing w:val="2"/>
          <w:w w:val="102"/>
          <w14:ligatures w14:val="none"/>
        </w:rPr>
        <w:t xml:space="preserve">the </w:t>
      </w:r>
      <w:r w:rsidRPr="006E05AC">
        <w:rPr>
          <w:rFonts w:eastAsia="Calibri"/>
          <w:color w:val="000000" w:themeColor="text1"/>
          <w:spacing w:val="2"/>
          <w:w w:val="102"/>
          <w14:ligatures w14:val="none"/>
        </w:rPr>
        <w:t>risks of local conflicts over land, water and other resources;</w:t>
      </w:r>
    </w:p>
    <w:p w14:paraId="54EB4B3A" w14:textId="50D73A50" w:rsidR="00F72FD3" w:rsidRPr="006E05AC" w:rsidRDefault="00F72FD3" w:rsidP="003A0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tab/>
      </w:r>
      <w:r w:rsidRPr="006E05AC">
        <w:rPr>
          <w:rFonts w:eastAsia="Calibri"/>
          <w:color w:val="000000" w:themeColor="text1"/>
          <w14:ligatures w14:val="none"/>
        </w:rPr>
        <w:tab/>
        <w:t>(g)</w:t>
      </w:r>
      <w:r w:rsidRPr="006E05AC">
        <w:rPr>
          <w:rFonts w:eastAsia="Calibri"/>
          <w:color w:val="000000" w:themeColor="text1"/>
          <w14:ligatures w14:val="none"/>
        </w:rPr>
        <w:tab/>
        <w:t>The economy and human development will remain adversely affected by the continuing impact</w:t>
      </w:r>
      <w:r w:rsidR="007B593E">
        <w:rPr>
          <w:rFonts w:eastAsia="Calibri"/>
          <w:color w:val="000000" w:themeColor="text1"/>
          <w14:ligatures w14:val="none"/>
        </w:rPr>
        <w:t xml:space="preserve"> </w:t>
      </w:r>
      <w:r w:rsidRPr="006E05AC">
        <w:rPr>
          <w:rFonts w:eastAsia="Calibri"/>
          <w:color w:val="000000" w:themeColor="text1"/>
          <w14:ligatures w14:val="none"/>
        </w:rPr>
        <w:t xml:space="preserve">of non-recognition and donor sensitivities, the </w:t>
      </w:r>
      <w:r w:rsidR="00186F23">
        <w:rPr>
          <w:rFonts w:eastAsia="Calibri"/>
          <w:color w:val="000000" w:themeColor="text1"/>
          <w14:ligatures w14:val="none"/>
        </w:rPr>
        <w:t xml:space="preserve">severe restrictions </w:t>
      </w:r>
      <w:r w:rsidRPr="006E05AC">
        <w:rPr>
          <w:rFonts w:eastAsia="Calibri"/>
          <w:color w:val="000000" w:themeColor="text1"/>
          <w14:ligatures w14:val="none"/>
        </w:rPr>
        <w:t xml:space="preserve">by the </w:t>
      </w:r>
      <w:r w:rsidR="00A122B1" w:rsidRPr="00A122B1">
        <w:rPr>
          <w:rFonts w:eastAsia="Calibri"/>
          <w:iCs/>
          <w:color w:val="000000" w:themeColor="text1"/>
          <w14:ligatures w14:val="none"/>
        </w:rPr>
        <w:t>de facto</w:t>
      </w:r>
      <w:r w:rsidRPr="006E05AC">
        <w:rPr>
          <w:rFonts w:eastAsia="Calibri"/>
          <w:color w:val="000000" w:themeColor="text1"/>
          <w14:ligatures w14:val="none"/>
        </w:rPr>
        <w:t xml:space="preserve"> authorities on </w:t>
      </w:r>
      <w:r w:rsidR="00186F23">
        <w:rPr>
          <w:rFonts w:eastAsia="Calibri"/>
          <w:color w:val="000000" w:themeColor="text1"/>
          <w14:ligatures w14:val="none"/>
        </w:rPr>
        <w:t xml:space="preserve">national female staff </w:t>
      </w:r>
      <w:r w:rsidRPr="006E05AC">
        <w:rPr>
          <w:rFonts w:eastAsia="Calibri"/>
          <w:color w:val="000000" w:themeColor="text1"/>
          <w14:ligatures w14:val="none"/>
        </w:rPr>
        <w:t xml:space="preserve">working </w:t>
      </w:r>
      <w:r w:rsidR="00186F23">
        <w:rPr>
          <w:rFonts w:eastAsia="Calibri"/>
          <w:color w:val="000000" w:themeColor="text1"/>
          <w14:ligatures w14:val="none"/>
        </w:rPr>
        <w:t>for</w:t>
      </w:r>
      <w:r w:rsidR="00186F23" w:rsidRPr="006E05AC">
        <w:rPr>
          <w:rFonts w:eastAsia="Calibri"/>
          <w:color w:val="000000" w:themeColor="text1"/>
          <w14:ligatures w14:val="none"/>
        </w:rPr>
        <w:t xml:space="preserve"> </w:t>
      </w:r>
      <w:r w:rsidRPr="006E05AC">
        <w:rPr>
          <w:rFonts w:eastAsia="Calibri"/>
          <w:color w:val="000000" w:themeColor="text1"/>
          <w14:ligatures w14:val="none"/>
        </w:rPr>
        <w:t xml:space="preserve">the United Nations and non-governmental organizations and the limitations of the </w:t>
      </w:r>
      <w:r w:rsidR="00A122B1" w:rsidRPr="00A122B1">
        <w:rPr>
          <w:rFonts w:eastAsia="Calibri"/>
          <w:iCs/>
          <w:color w:val="000000" w:themeColor="text1"/>
          <w14:ligatures w14:val="none"/>
        </w:rPr>
        <w:t>de facto</w:t>
      </w:r>
      <w:r w:rsidRPr="006E05AC">
        <w:rPr>
          <w:rFonts w:eastAsia="Calibri"/>
          <w:color w:val="000000" w:themeColor="text1"/>
          <w14:ligatures w14:val="none"/>
        </w:rPr>
        <w:t xml:space="preserve"> authorities to reinvigorate the economy and reduce poverty, with the resumption of development funding depending on the </w:t>
      </w:r>
      <w:r w:rsidR="00A122B1" w:rsidRPr="00A122B1">
        <w:rPr>
          <w:rFonts w:eastAsia="Calibri"/>
          <w:iCs/>
          <w:color w:val="000000" w:themeColor="text1"/>
          <w14:ligatures w14:val="none"/>
        </w:rPr>
        <w:t>de facto</w:t>
      </w:r>
      <w:r w:rsidRPr="006E05AC">
        <w:rPr>
          <w:rFonts w:eastAsia="Calibri"/>
          <w:color w:val="000000" w:themeColor="text1"/>
          <w14:ligatures w14:val="none"/>
        </w:rPr>
        <w:t xml:space="preserve"> authorities meeting international norms, especially relate</w:t>
      </w:r>
      <w:r w:rsidR="00145345">
        <w:rPr>
          <w:rFonts w:eastAsia="Calibri"/>
          <w:color w:val="000000" w:themeColor="text1"/>
          <w14:ligatures w14:val="none"/>
        </w:rPr>
        <w:t>d</w:t>
      </w:r>
      <w:r w:rsidRPr="006E05AC">
        <w:rPr>
          <w:rFonts w:eastAsia="Calibri"/>
          <w:color w:val="000000" w:themeColor="text1"/>
          <w14:ligatures w14:val="none"/>
        </w:rPr>
        <w:t xml:space="preserve"> to human rights</w:t>
      </w:r>
      <w:r w:rsidR="00145345">
        <w:rPr>
          <w:rFonts w:eastAsia="Calibri"/>
          <w:color w:val="000000" w:themeColor="text1"/>
          <w14:ligatures w14:val="none"/>
        </w:rPr>
        <w:t xml:space="preserve"> protection</w:t>
      </w:r>
      <w:r w:rsidRPr="006E05AC">
        <w:rPr>
          <w:rFonts w:eastAsia="Calibri"/>
          <w:color w:val="000000" w:themeColor="text1"/>
          <w14:ligatures w14:val="none"/>
        </w:rPr>
        <w:t>, including for women and girls;</w:t>
      </w:r>
    </w:p>
    <w:p w14:paraId="61B1C869" w14:textId="23527A51" w:rsidR="00F72FD3" w:rsidRPr="006E05AC" w:rsidRDefault="00F72FD3" w:rsidP="003A0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tab/>
      </w:r>
      <w:r w:rsidRPr="006E05AC">
        <w:rPr>
          <w:rFonts w:eastAsia="Calibri"/>
          <w:color w:val="000000" w:themeColor="text1"/>
          <w14:ligatures w14:val="none"/>
        </w:rPr>
        <w:tab/>
        <w:t>(h)</w:t>
      </w:r>
      <w:r w:rsidRPr="006E05AC">
        <w:rPr>
          <w:rFonts w:eastAsia="Calibri"/>
          <w:color w:val="000000" w:themeColor="text1"/>
          <w14:ligatures w14:val="none"/>
        </w:rPr>
        <w:tab/>
        <w:t xml:space="preserve">In a context where funding is diminishing and mobilizing additional resources is increasingly challenging, the United Nations is expected to </w:t>
      </w:r>
      <w:r w:rsidR="00996059">
        <w:rPr>
          <w:rFonts w:eastAsia="Calibri"/>
          <w:color w:val="000000" w:themeColor="text1"/>
          <w14:ligatures w14:val="none"/>
        </w:rPr>
        <w:t>demonstrate increased complementarities and efficiencies</w:t>
      </w:r>
      <w:r w:rsidRPr="006E05AC">
        <w:rPr>
          <w:rFonts w:eastAsia="Calibri"/>
          <w:color w:val="000000" w:themeColor="text1"/>
          <w14:ligatures w14:val="none"/>
        </w:rPr>
        <w:t xml:space="preserve"> in humanitarian assistance and recovery support. This includes focusing on meeting basic human needs by maintaining essential services and preserving community systems;</w:t>
      </w:r>
    </w:p>
    <w:p w14:paraId="7C6243E6" w14:textId="0C7E9B66" w:rsidR="00F72FD3" w:rsidRPr="006E05AC" w:rsidRDefault="00F72FD3" w:rsidP="003A0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1742"/>
        <w:jc w:val="both"/>
        <w:rPr>
          <w:rFonts w:eastAsia="Calibri"/>
          <w:color w:val="000000" w:themeColor="text1"/>
          <w14:ligatures w14:val="none"/>
        </w:rPr>
      </w:pPr>
      <w:r w:rsidRPr="006E05AC">
        <w:rPr>
          <w:rFonts w:eastAsia="Calibri"/>
          <w:color w:val="000000" w:themeColor="text1"/>
          <w14:ligatures w14:val="none"/>
        </w:rPr>
        <w:tab/>
      </w:r>
      <w:r w:rsidRPr="006E05AC">
        <w:rPr>
          <w:rFonts w:eastAsia="Calibri"/>
          <w:color w:val="000000" w:themeColor="text1"/>
          <w14:ligatures w14:val="none"/>
        </w:rPr>
        <w:tab/>
        <w:t>(i)</w:t>
      </w:r>
      <w:r w:rsidRPr="006E05AC">
        <w:rPr>
          <w:rFonts w:eastAsia="Calibri"/>
          <w:color w:val="000000" w:themeColor="text1"/>
          <w14:ligatures w14:val="none"/>
        </w:rPr>
        <w:tab/>
      </w:r>
      <w:r w:rsidR="6852299F">
        <w:rPr>
          <w:rFonts w:eastAsia="Calibri"/>
          <w:color w:val="000000" w:themeColor="text1"/>
          <w14:ligatures w14:val="none"/>
        </w:rPr>
        <w:t xml:space="preserve">As viable alternatives for large-scale legitimate financial transactions remain unavailable, </w:t>
      </w:r>
      <w:r w:rsidR="6852299F" w:rsidRPr="003A0B95">
        <w:rPr>
          <w:rFonts w:eastAsia="Calibri"/>
          <w:color w:val="000000" w:themeColor="text1"/>
          <w:shd w:val="clear" w:color="auto" w:fill="FFFFFF" w:themeFill="background1"/>
          <w14:ligatures w14:val="none"/>
        </w:rPr>
        <w:t>t</w:t>
      </w:r>
      <w:r w:rsidRPr="003A0B95">
        <w:rPr>
          <w:rFonts w:eastAsia="Calibri"/>
          <w:color w:val="000000" w:themeColor="text1"/>
          <w:shd w:val="clear" w:color="auto" w:fill="FFFFFF" w:themeFill="background1"/>
          <w14:ligatures w14:val="none"/>
        </w:rPr>
        <w:t xml:space="preserve">he United Nations will continue to rely on and incur the costs associated with the cash importation facility of the </w:t>
      </w:r>
      <w:r w:rsidR="3DAFF92B">
        <w:rPr>
          <w:rFonts w:eastAsia="Calibri"/>
          <w:color w:val="000000" w:themeColor="text1"/>
          <w:shd w:val="clear" w:color="auto" w:fill="FFFFFF" w:themeFill="background1"/>
          <w14:ligatures w14:val="none"/>
        </w:rPr>
        <w:t xml:space="preserve">United Nations </w:t>
      </w:r>
      <w:r w:rsidRPr="003A0B95">
        <w:rPr>
          <w:rFonts w:eastAsia="Calibri"/>
          <w:color w:val="000000" w:themeColor="text1"/>
          <w:shd w:val="clear" w:color="auto" w:fill="FFFFFF" w:themeFill="background1"/>
          <w14:ligatures w14:val="none"/>
        </w:rPr>
        <w:t xml:space="preserve">Secretariat, </w:t>
      </w:r>
      <w:r w:rsidR="3DAFF92B">
        <w:rPr>
          <w:rFonts w:eastAsia="Calibri"/>
          <w:color w:val="000000" w:themeColor="text1"/>
          <w:shd w:val="clear" w:color="auto" w:fill="FFFFFF" w:themeFill="background1"/>
          <w14:ligatures w14:val="none"/>
        </w:rPr>
        <w:t>managed by</w:t>
      </w:r>
      <w:r w:rsidRPr="003A0B95">
        <w:rPr>
          <w:rFonts w:eastAsia="Calibri"/>
          <w:color w:val="000000" w:themeColor="text1"/>
          <w:shd w:val="clear" w:color="auto" w:fill="FFFFFF" w:themeFill="background1"/>
          <w14:ligatures w14:val="none"/>
        </w:rPr>
        <w:t xml:space="preserve"> </w:t>
      </w:r>
      <w:r w:rsidR="21E07D6E" w:rsidRPr="7D217AAB">
        <w:rPr>
          <w:rFonts w:eastAsia="Calibri"/>
          <w:color w:val="000000" w:themeColor="text1"/>
        </w:rPr>
        <w:t>U</w:t>
      </w:r>
      <w:r w:rsidR="00E01C72">
        <w:rPr>
          <w:rFonts w:eastAsia="Calibri"/>
          <w:color w:val="000000" w:themeColor="text1"/>
        </w:rPr>
        <w:t>nited Nations Headquarters</w:t>
      </w:r>
      <w:r w:rsidR="005E2B07">
        <w:rPr>
          <w:rFonts w:eastAsia="Calibri"/>
          <w:color w:val="000000" w:themeColor="text1"/>
        </w:rPr>
        <w:t>.</w:t>
      </w:r>
    </w:p>
    <w:p w14:paraId="6B0616EE" w14:textId="0497EBDB" w:rsidR="00D6681F" w:rsidRDefault="00F72FD3" w:rsidP="00D6681F">
      <w:pPr>
        <w:pStyle w:val="AUNAMA16Apr"/>
      </w:pPr>
      <w:r w:rsidRPr="006E05AC">
        <w:t xml:space="preserve">The Mission integrates a gender perspective in its operational </w:t>
      </w:r>
      <w:r w:rsidR="0071658B" w:rsidRPr="00484837">
        <w:t>activities,</w:t>
      </w:r>
      <w:r w:rsidRPr="006E05AC">
        <w:t xml:space="preserve"> deliverables and results. For example, in its engagement with the </w:t>
      </w:r>
      <w:r w:rsidR="00A122B1" w:rsidRPr="00A122B1">
        <w:rPr>
          <w:iCs/>
        </w:rPr>
        <w:t>de facto</w:t>
      </w:r>
      <w:r w:rsidRPr="006E05AC">
        <w:t xml:space="preserve"> authorities and political stakeholders,</w:t>
      </w:r>
      <w:r w:rsidR="005726A0">
        <w:t xml:space="preserve"> </w:t>
      </w:r>
      <w:r w:rsidR="005726A0" w:rsidRPr="00394335">
        <w:t xml:space="preserve">UNAMA continues its advocacy for </w:t>
      </w:r>
      <w:r w:rsidR="00145345">
        <w:t>the</w:t>
      </w:r>
      <w:r w:rsidR="005726A0">
        <w:t xml:space="preserve"> </w:t>
      </w:r>
      <w:r w:rsidR="005726A0" w:rsidRPr="00394335">
        <w:t>full and meaningful participation</w:t>
      </w:r>
      <w:r w:rsidR="00145345">
        <w:t xml:space="preserve"> of women</w:t>
      </w:r>
      <w:r w:rsidR="005726A0" w:rsidRPr="00394335">
        <w:t xml:space="preserve"> in political processes at </w:t>
      </w:r>
      <w:r w:rsidR="00145345">
        <w:t>all</w:t>
      </w:r>
      <w:r w:rsidR="005726A0" w:rsidRPr="00394335">
        <w:t xml:space="preserve"> levels.</w:t>
      </w:r>
      <w:r w:rsidRPr="006E05AC">
        <w:t xml:space="preserve"> The Mission continues to support the implementation of Security Council resolutions </w:t>
      </w:r>
      <w:hyperlink r:id="rId25" w:history="1">
        <w:r w:rsidRPr="006E05AC">
          <w:rPr>
            <w:rStyle w:val="Hyperlink"/>
            <w:rFonts w:eastAsia="Calibri"/>
            <w14:ligatures w14:val="none"/>
          </w:rPr>
          <w:t>1325 (2000)</w:t>
        </w:r>
      </w:hyperlink>
      <w:r w:rsidRPr="006E05AC">
        <w:t xml:space="preserve"> and </w:t>
      </w:r>
      <w:hyperlink r:id="rId26" w:history="1">
        <w:r w:rsidRPr="006E05AC">
          <w:rPr>
            <w:rStyle w:val="Hyperlink"/>
            <w:rFonts w:eastAsia="Calibri"/>
            <w14:ligatures w14:val="none"/>
          </w:rPr>
          <w:t>2493 (2019)</w:t>
        </w:r>
      </w:hyperlink>
      <w:r w:rsidRPr="006E05AC">
        <w:t>, particular</w:t>
      </w:r>
      <w:r w:rsidR="006036CA">
        <w:t>ly</w:t>
      </w:r>
      <w:r w:rsidRPr="006E05AC">
        <w:t xml:space="preserve"> on gender equality, the empowerment of women and girls and </w:t>
      </w:r>
      <w:r w:rsidRPr="00394335">
        <w:t xml:space="preserve">their human rights. </w:t>
      </w:r>
    </w:p>
    <w:p w14:paraId="376AFE29" w14:textId="0E72F3F8" w:rsidR="005726A0" w:rsidRDefault="00DF47E1" w:rsidP="00D6681F">
      <w:pPr>
        <w:pStyle w:val="AUNAMA16Apr"/>
        <w:numPr>
          <w:ilvl w:val="0"/>
          <w:numId w:val="0"/>
        </w:numPr>
        <w:ind w:left="1260"/>
      </w:pPr>
      <w:r w:rsidRPr="00394335">
        <w:lastRenderedPageBreak/>
        <w:tab/>
      </w:r>
    </w:p>
    <w:p w14:paraId="3978F12C" w14:textId="696F7732" w:rsidR="00F72FD3" w:rsidRPr="006E05AC" w:rsidRDefault="00F72FD3" w:rsidP="00D6681F">
      <w:pPr>
        <w:pStyle w:val="AUNAMA16Apr"/>
      </w:pPr>
      <w:r w:rsidRPr="00394335">
        <w:t xml:space="preserve">In line with the United Nations Disability Inclusion </w:t>
      </w:r>
      <w:r w:rsidR="00C65BE4" w:rsidRPr="00394335">
        <w:t>Strategy</w:t>
      </w:r>
      <w:r w:rsidRPr="00394335">
        <w:t xml:space="preserve">, </w:t>
      </w:r>
      <w:r w:rsidR="00145345">
        <w:t>UNAMA</w:t>
      </w:r>
      <w:r w:rsidRPr="00394335">
        <w:t xml:space="preserve"> </w:t>
      </w:r>
      <w:r w:rsidR="005833F2">
        <w:t>will</w:t>
      </w:r>
      <w:r w:rsidRPr="00394335">
        <w:t xml:space="preserve"> implement </w:t>
      </w:r>
      <w:r w:rsidR="00BE37BD">
        <w:t>its</w:t>
      </w:r>
      <w:r w:rsidR="005833F2">
        <w:t xml:space="preserve"> </w:t>
      </w:r>
      <w:r w:rsidR="005833F2" w:rsidRPr="00A539FC">
        <w:t xml:space="preserve">revised strategy </w:t>
      </w:r>
      <w:r w:rsidRPr="00A539FC">
        <w:t>plan</w:t>
      </w:r>
      <w:r w:rsidRPr="00394335">
        <w:t xml:space="preserve"> </w:t>
      </w:r>
      <w:r w:rsidR="005833F2">
        <w:t>focusing on</w:t>
      </w:r>
      <w:r w:rsidRPr="00394335">
        <w:t xml:space="preserve">: (a) </w:t>
      </w:r>
      <w:r w:rsidR="005833F2">
        <w:t xml:space="preserve">increasing outreach projects and activities with persons with disabilities in communities to foster engagement; (b) </w:t>
      </w:r>
      <w:r w:rsidRPr="00394335">
        <w:t>reinforcing an organizational culture that supports the inclusion of persons with disabilities; (</w:t>
      </w:r>
      <w:r w:rsidR="005833F2">
        <w:t>c</w:t>
      </w:r>
      <w:r w:rsidRPr="00394335">
        <w:t>) advancing disability inclusion in strategic planning and management, knowledge and information management</w:t>
      </w:r>
      <w:r w:rsidR="005833F2">
        <w:t>,</w:t>
      </w:r>
      <w:r w:rsidRPr="00394335">
        <w:t xml:space="preserve"> staff </w:t>
      </w:r>
      <w:r w:rsidR="005833F2">
        <w:t xml:space="preserve">training and </w:t>
      </w:r>
      <w:r w:rsidRPr="00394335">
        <w:t>career development; and (</w:t>
      </w:r>
      <w:r w:rsidR="005833F2">
        <w:t>d</w:t>
      </w:r>
      <w:r w:rsidRPr="00394335">
        <w:t xml:space="preserve">) </w:t>
      </w:r>
      <w:r w:rsidR="005833F2">
        <w:t>promoting</w:t>
      </w:r>
      <w:r w:rsidRPr="00394335">
        <w:t xml:space="preserve"> </w:t>
      </w:r>
      <w:r w:rsidR="00145345">
        <w:t xml:space="preserve">workplace </w:t>
      </w:r>
      <w:r w:rsidRPr="00394335">
        <w:t xml:space="preserve">accessibility and </w:t>
      </w:r>
      <w:r w:rsidR="005833F2">
        <w:t>enabling</w:t>
      </w:r>
      <w:r w:rsidRPr="00394335">
        <w:t xml:space="preserve"> the performance of functions.</w:t>
      </w:r>
    </w:p>
    <w:p w14:paraId="6FC8F169"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0AE22D7A"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21F75D31" w14:textId="77777777" w:rsidR="00F72FD3" w:rsidRPr="006373D5" w:rsidRDefault="00F72FD3" w:rsidP="00D46EEF">
      <w:pPr>
        <w:pStyle w:val="H1"/>
        <w:ind w:right="1260"/>
      </w:pPr>
      <w:r w:rsidRPr="006E05AC">
        <w:tab/>
      </w:r>
      <w:r w:rsidRPr="006373D5">
        <w:tab/>
        <w:t>Evaluation activities</w:t>
      </w:r>
    </w:p>
    <w:p w14:paraId="29BED94C" w14:textId="77777777" w:rsidR="00F72FD3" w:rsidRPr="006373D5" w:rsidRDefault="00F72FD3" w:rsidP="00F72FD3">
      <w:pPr>
        <w:keepNext/>
        <w:suppressAutoHyphens w:val="0"/>
        <w:spacing w:line="120" w:lineRule="exact"/>
        <w:rPr>
          <w:rFonts w:eastAsia="Calibri"/>
          <w:sz w:val="10"/>
          <w14:ligatures w14:val="none"/>
        </w:rPr>
      </w:pPr>
    </w:p>
    <w:p w14:paraId="19A310CD" w14:textId="77777777" w:rsidR="00F72FD3" w:rsidRPr="006373D5" w:rsidRDefault="00F72FD3" w:rsidP="00F72FD3">
      <w:pPr>
        <w:keepNext/>
        <w:suppressAutoHyphens w:val="0"/>
        <w:spacing w:line="120" w:lineRule="exact"/>
        <w:rPr>
          <w:rFonts w:eastAsia="Calibri"/>
          <w:sz w:val="10"/>
          <w14:ligatures w14:val="none"/>
        </w:rPr>
      </w:pPr>
    </w:p>
    <w:p w14:paraId="14A47F8C" w14:textId="532EBDE6" w:rsidR="004F314E" w:rsidRPr="006373D5" w:rsidRDefault="006A6F3E" w:rsidP="004A2322">
      <w:pPr>
        <w:pStyle w:val="AUNAMA16Apr"/>
        <w:rPr>
          <w:rFonts w:eastAsia="Times New Roman"/>
          <w:iCs/>
          <w:spacing w:val="6"/>
          <w:w w:val="100"/>
          <w:kern w:val="0"/>
          <w:lang w:val="en-US"/>
        </w:rPr>
      </w:pPr>
      <w:r w:rsidRPr="00EB24C6">
        <w:rPr>
          <w:w w:val="100"/>
          <w:lang w:val="en-US"/>
        </w:rPr>
        <w:t xml:space="preserve">The </w:t>
      </w:r>
      <w:r w:rsidR="00C12660" w:rsidRPr="00EB24C6">
        <w:rPr>
          <w:w w:val="100"/>
          <w:lang w:val="en-US"/>
        </w:rPr>
        <w:t xml:space="preserve">audit by the Office of Internal Oversight Services (OIOS) of UNAMA's emergency preparedness and management of cost recovery arrangements and </w:t>
      </w:r>
      <w:r w:rsidR="004A2FF9" w:rsidRPr="00EB24C6">
        <w:rPr>
          <w:w w:val="100"/>
          <w:lang w:val="en-US"/>
        </w:rPr>
        <w:t xml:space="preserve">an </w:t>
      </w:r>
      <w:r w:rsidR="00C12660" w:rsidRPr="00EB24C6">
        <w:rPr>
          <w:w w:val="100"/>
          <w:lang w:val="en-US"/>
        </w:rPr>
        <w:t xml:space="preserve">internal </w:t>
      </w:r>
      <w:r w:rsidR="004A2FF9" w:rsidRPr="00EB24C6">
        <w:rPr>
          <w:w w:val="100"/>
          <w:lang w:val="en-US"/>
        </w:rPr>
        <w:t>e</w:t>
      </w:r>
      <w:r w:rsidR="00C12660" w:rsidRPr="00EB24C6">
        <w:rPr>
          <w:w w:val="100"/>
          <w:lang w:val="en-US"/>
        </w:rPr>
        <w:t xml:space="preserve">valuation of UNAMA's </w:t>
      </w:r>
      <w:r w:rsidR="004A2FF9" w:rsidRPr="00EB24C6">
        <w:rPr>
          <w:w w:val="100"/>
          <w:lang w:val="en-US"/>
        </w:rPr>
        <w:t>o</w:t>
      </w:r>
      <w:r w:rsidR="00C12660" w:rsidRPr="00EB24C6">
        <w:rPr>
          <w:w w:val="100"/>
          <w:lang w:val="en-US"/>
        </w:rPr>
        <w:t xml:space="preserve">utreach </w:t>
      </w:r>
      <w:r w:rsidR="004A2FF9" w:rsidRPr="00EB24C6">
        <w:rPr>
          <w:w w:val="100"/>
          <w:lang w:val="en-US"/>
        </w:rPr>
        <w:t>a</w:t>
      </w:r>
      <w:r w:rsidR="00C12660" w:rsidRPr="00EB24C6">
        <w:rPr>
          <w:w w:val="100"/>
          <w:lang w:val="en-US"/>
        </w:rPr>
        <w:t xml:space="preserve">ctivities </w:t>
      </w:r>
      <w:r w:rsidR="004A2FF9" w:rsidRPr="00EB24C6">
        <w:rPr>
          <w:w w:val="100"/>
          <w:lang w:val="en-US"/>
        </w:rPr>
        <w:t xml:space="preserve">were </w:t>
      </w:r>
      <w:r w:rsidRPr="00EB24C6">
        <w:rPr>
          <w:w w:val="100"/>
          <w:lang w:val="en-US"/>
        </w:rPr>
        <w:t>completed in 2024</w:t>
      </w:r>
      <w:r w:rsidR="004A2FF9" w:rsidRPr="00EB24C6">
        <w:rPr>
          <w:w w:val="100"/>
          <w:lang w:val="en-US"/>
        </w:rPr>
        <w:t xml:space="preserve"> and </w:t>
      </w:r>
      <w:r w:rsidRPr="00EB24C6">
        <w:rPr>
          <w:w w:val="100"/>
          <w:lang w:val="en-US"/>
        </w:rPr>
        <w:t>have guided the</w:t>
      </w:r>
      <w:r w:rsidRPr="00EB24C6">
        <w:rPr>
          <w:rFonts w:cs="Arial"/>
          <w:spacing w:val="5"/>
          <w:w w:val="100"/>
          <w:lang w:val="en-US"/>
        </w:rPr>
        <w:t xml:space="preserve"> proposed </w:t>
      </w:r>
      <w:r w:rsidRPr="00EB24C6">
        <w:rPr>
          <w:rFonts w:cs="Arial"/>
          <w:w w:val="100"/>
          <w:lang w:val="en-US"/>
        </w:rPr>
        <w:t>p</w:t>
      </w:r>
      <w:r w:rsidRPr="00EB24C6">
        <w:rPr>
          <w:rFonts w:cs="Arial"/>
          <w:spacing w:val="5"/>
          <w:w w:val="100"/>
          <w:lang w:val="en-US"/>
        </w:rPr>
        <w:t>r</w:t>
      </w:r>
      <w:r w:rsidRPr="00EB24C6">
        <w:rPr>
          <w:rFonts w:cs="Arial"/>
          <w:w w:val="100"/>
          <w:lang w:val="en-US"/>
        </w:rPr>
        <w:t>og</w:t>
      </w:r>
      <w:r w:rsidRPr="00EB24C6">
        <w:rPr>
          <w:rFonts w:cs="Arial"/>
          <w:spacing w:val="5"/>
          <w:w w:val="100"/>
          <w:lang w:val="en-US"/>
        </w:rPr>
        <w:t>ra</w:t>
      </w:r>
      <w:r w:rsidRPr="00EB24C6">
        <w:rPr>
          <w:rFonts w:cs="Arial"/>
          <w:spacing w:val="7"/>
          <w:w w:val="100"/>
          <w:lang w:val="en-US"/>
        </w:rPr>
        <w:t>mm</w:t>
      </w:r>
      <w:r w:rsidRPr="00EB24C6">
        <w:rPr>
          <w:rFonts w:cs="Arial"/>
          <w:spacing w:val="0"/>
          <w:w w:val="100"/>
          <w:lang w:val="en-US"/>
        </w:rPr>
        <w:t xml:space="preserve">e </w:t>
      </w:r>
      <w:r w:rsidRPr="00EB24C6">
        <w:rPr>
          <w:rFonts w:cs="Arial"/>
          <w:w w:val="100"/>
          <w:lang w:val="en-US"/>
        </w:rPr>
        <w:t>p</w:t>
      </w:r>
      <w:r w:rsidRPr="00EB24C6">
        <w:rPr>
          <w:rFonts w:cs="Arial"/>
          <w:spacing w:val="5"/>
          <w:w w:val="100"/>
          <w:lang w:val="en-US"/>
        </w:rPr>
        <w:t>la</w:t>
      </w:r>
      <w:r w:rsidRPr="00EB24C6">
        <w:rPr>
          <w:rFonts w:cs="Arial"/>
          <w:spacing w:val="0"/>
          <w:w w:val="100"/>
          <w:lang w:val="en-US"/>
        </w:rPr>
        <w:t>n</w:t>
      </w:r>
      <w:r w:rsidRPr="00EB24C6">
        <w:rPr>
          <w:rFonts w:cs="Arial"/>
          <w:spacing w:val="11"/>
          <w:w w:val="100"/>
          <w:lang w:val="en-US"/>
        </w:rPr>
        <w:t xml:space="preserve"> </w:t>
      </w:r>
      <w:r w:rsidRPr="00EB24C6">
        <w:rPr>
          <w:rFonts w:cs="Arial"/>
          <w:spacing w:val="5"/>
          <w:w w:val="100"/>
          <w:lang w:val="en-US"/>
        </w:rPr>
        <w:t>f</w:t>
      </w:r>
      <w:r w:rsidRPr="00EB24C6">
        <w:rPr>
          <w:rFonts w:cs="Arial"/>
          <w:w w:val="100"/>
          <w:lang w:val="en-US"/>
        </w:rPr>
        <w:t>o</w:t>
      </w:r>
      <w:r w:rsidRPr="00EB24C6">
        <w:rPr>
          <w:rFonts w:cs="Arial"/>
          <w:spacing w:val="0"/>
          <w:w w:val="100"/>
          <w:lang w:val="en-US"/>
        </w:rPr>
        <w:t>r</w:t>
      </w:r>
      <w:r w:rsidRPr="00EB24C6">
        <w:rPr>
          <w:rFonts w:cs="Arial"/>
          <w:spacing w:val="10"/>
          <w:w w:val="100"/>
          <w:lang w:val="en-US"/>
        </w:rPr>
        <w:t xml:space="preserve"> </w:t>
      </w:r>
      <w:r w:rsidRPr="00EB24C6">
        <w:rPr>
          <w:rFonts w:cs="Arial"/>
          <w:w w:val="100"/>
          <w:lang w:val="en-US"/>
        </w:rPr>
        <w:t>2026</w:t>
      </w:r>
      <w:r w:rsidR="004A2FF9" w:rsidRPr="00EB24C6">
        <w:rPr>
          <w:rFonts w:cs="Arial"/>
          <w:w w:val="100"/>
          <w:lang w:val="en-US"/>
        </w:rPr>
        <w:t xml:space="preserve">. </w:t>
      </w:r>
      <w:bookmarkStart w:id="1" w:name="_Hlk188024255"/>
      <w:r w:rsidRPr="006373D5">
        <w:rPr>
          <w:rFonts w:eastAsia="Times New Roman"/>
          <w:iCs/>
          <w:spacing w:val="6"/>
          <w:w w:val="100"/>
          <w:kern w:val="0"/>
          <w:lang w:val="en-US"/>
        </w:rPr>
        <w:t xml:space="preserve">In response to the </w:t>
      </w:r>
      <w:r w:rsidR="00A45D1A" w:rsidRPr="006373D5">
        <w:rPr>
          <w:rFonts w:eastAsia="Times New Roman"/>
          <w:iCs/>
          <w:spacing w:val="6"/>
          <w:w w:val="100"/>
          <w:kern w:val="0"/>
          <w:lang w:val="en-US"/>
        </w:rPr>
        <w:t xml:space="preserve">internal </w:t>
      </w:r>
      <w:r w:rsidRPr="006373D5">
        <w:rPr>
          <w:rFonts w:eastAsia="Times New Roman"/>
          <w:iCs/>
          <w:spacing w:val="6"/>
          <w:w w:val="100"/>
          <w:kern w:val="0"/>
          <w:lang w:val="en-US"/>
        </w:rPr>
        <w:t>evaluation</w:t>
      </w:r>
      <w:r w:rsidR="00297FA0" w:rsidRPr="006373D5">
        <w:rPr>
          <w:rFonts w:eastAsia="Times New Roman"/>
          <w:iCs/>
          <w:spacing w:val="6"/>
          <w:w w:val="100"/>
          <w:kern w:val="0"/>
          <w:lang w:val="en-US"/>
        </w:rPr>
        <w:t xml:space="preserve"> </w:t>
      </w:r>
      <w:r w:rsidR="006A5779" w:rsidRPr="006373D5">
        <w:rPr>
          <w:rFonts w:eastAsia="Times New Roman"/>
          <w:iCs/>
          <w:spacing w:val="6"/>
          <w:w w:val="100"/>
          <w:kern w:val="0"/>
          <w:lang w:val="en-US"/>
        </w:rPr>
        <w:t>findings highlighting the critical role of</w:t>
      </w:r>
      <w:r w:rsidR="00297FA0" w:rsidRPr="006373D5">
        <w:rPr>
          <w:rFonts w:eastAsia="Times New Roman"/>
          <w:iCs/>
          <w:spacing w:val="6"/>
          <w:w w:val="100"/>
          <w:kern w:val="0"/>
          <w:lang w:val="en-US"/>
        </w:rPr>
        <w:t xml:space="preserve"> outreach activities</w:t>
      </w:r>
      <w:r w:rsidR="006A5779" w:rsidRPr="006373D5">
        <w:rPr>
          <w:rFonts w:eastAsia="Times New Roman"/>
          <w:iCs/>
          <w:spacing w:val="6"/>
          <w:w w:val="100"/>
          <w:kern w:val="0"/>
          <w:lang w:val="en-US"/>
        </w:rPr>
        <w:t xml:space="preserve"> in mandate implementation</w:t>
      </w:r>
      <w:r w:rsidRPr="006373D5">
        <w:rPr>
          <w:rFonts w:eastAsia="Times New Roman"/>
          <w:iCs/>
          <w:spacing w:val="6"/>
          <w:w w:val="100"/>
          <w:kern w:val="0"/>
          <w:lang w:val="en-US"/>
        </w:rPr>
        <w:t xml:space="preserve">, </w:t>
      </w:r>
      <w:r w:rsidR="00913BBC" w:rsidRPr="006373D5">
        <w:rPr>
          <w:rFonts w:eastAsia="Times New Roman"/>
          <w:iCs/>
          <w:spacing w:val="6"/>
          <w:w w:val="100"/>
          <w:kern w:val="0"/>
          <w:lang w:val="en-US"/>
        </w:rPr>
        <w:t xml:space="preserve">UNAMA will expand its </w:t>
      </w:r>
      <w:r w:rsidR="006A5779" w:rsidRPr="006373D5">
        <w:rPr>
          <w:rFonts w:eastAsia="Times New Roman"/>
          <w:iCs/>
          <w:spacing w:val="6"/>
          <w:w w:val="100"/>
          <w:kern w:val="0"/>
          <w:lang w:val="en-US"/>
        </w:rPr>
        <w:t xml:space="preserve">outreach </w:t>
      </w:r>
      <w:r w:rsidR="00913BBC" w:rsidRPr="006373D5">
        <w:rPr>
          <w:rFonts w:eastAsia="Times New Roman"/>
          <w:iCs/>
          <w:spacing w:val="6"/>
          <w:w w:val="100"/>
          <w:kern w:val="0"/>
          <w:lang w:val="en-US"/>
        </w:rPr>
        <w:t xml:space="preserve">engagements to </w:t>
      </w:r>
      <w:r w:rsidR="006A5779" w:rsidRPr="006373D5">
        <w:rPr>
          <w:rFonts w:eastAsia="Times New Roman"/>
          <w:iCs/>
          <w:spacing w:val="6"/>
          <w:w w:val="100"/>
          <w:kern w:val="0"/>
          <w:lang w:val="en-US"/>
        </w:rPr>
        <w:t>foster</w:t>
      </w:r>
      <w:r w:rsidR="00913BBC" w:rsidRPr="006373D5">
        <w:rPr>
          <w:rFonts w:eastAsia="Times New Roman"/>
          <w:iCs/>
          <w:spacing w:val="6"/>
          <w:w w:val="100"/>
          <w:kern w:val="0"/>
          <w:lang w:val="en-US"/>
        </w:rPr>
        <w:t xml:space="preserve"> dialogue between Afghan stakeholders, including </w:t>
      </w:r>
      <w:r w:rsidR="00A122B1" w:rsidRPr="00A122B1">
        <w:rPr>
          <w:rFonts w:eastAsia="Times New Roman"/>
          <w:iCs/>
          <w:spacing w:val="6"/>
          <w:w w:val="100"/>
          <w:kern w:val="0"/>
          <w:lang w:val="en-US"/>
        </w:rPr>
        <w:t>de facto</w:t>
      </w:r>
      <w:r w:rsidR="00913BBC" w:rsidRPr="006373D5">
        <w:rPr>
          <w:rFonts w:eastAsia="Times New Roman"/>
          <w:iCs/>
          <w:spacing w:val="6"/>
          <w:w w:val="100"/>
          <w:kern w:val="0"/>
          <w:lang w:val="en-US"/>
        </w:rPr>
        <w:t xml:space="preserve"> authorities</w:t>
      </w:r>
      <w:r w:rsidR="006A5779" w:rsidRPr="006373D5">
        <w:rPr>
          <w:rFonts w:eastAsia="Times New Roman"/>
          <w:iCs/>
          <w:spacing w:val="6"/>
          <w:w w:val="100"/>
          <w:kern w:val="0"/>
          <w:lang w:val="en-US"/>
        </w:rPr>
        <w:t>.</w:t>
      </w:r>
      <w:r w:rsidR="00913BBC" w:rsidRPr="006373D5">
        <w:rPr>
          <w:rFonts w:eastAsia="Times New Roman"/>
          <w:iCs/>
          <w:spacing w:val="6"/>
          <w:w w:val="100"/>
          <w:kern w:val="0"/>
          <w:lang w:val="en-US"/>
        </w:rPr>
        <w:t xml:space="preserve"> </w:t>
      </w:r>
      <w:r w:rsidR="006A5779" w:rsidRPr="006373D5">
        <w:rPr>
          <w:rFonts w:eastAsia="Times New Roman"/>
          <w:iCs/>
          <w:spacing w:val="6"/>
          <w:w w:val="100"/>
          <w:kern w:val="0"/>
          <w:lang w:val="en-US"/>
        </w:rPr>
        <w:t xml:space="preserve">This will support efforts to achieve </w:t>
      </w:r>
      <w:r w:rsidR="00913BBC" w:rsidRPr="006373D5">
        <w:rPr>
          <w:rFonts w:eastAsia="Times New Roman"/>
          <w:iCs/>
          <w:spacing w:val="6"/>
          <w:w w:val="100"/>
          <w:kern w:val="0"/>
          <w:lang w:val="en-US"/>
        </w:rPr>
        <w:t>rights-based stability and</w:t>
      </w:r>
      <w:r w:rsidR="006A5779" w:rsidRPr="006373D5">
        <w:rPr>
          <w:rFonts w:eastAsia="Times New Roman"/>
          <w:iCs/>
          <w:spacing w:val="6"/>
          <w:w w:val="100"/>
          <w:kern w:val="0"/>
          <w:lang w:val="en-US"/>
        </w:rPr>
        <w:t xml:space="preserve"> promote the</w:t>
      </w:r>
      <w:r w:rsidR="00AA5BAF" w:rsidRPr="006373D5">
        <w:rPr>
          <w:rFonts w:eastAsia="Times New Roman"/>
          <w:iCs/>
          <w:spacing w:val="6"/>
          <w:w w:val="100"/>
          <w:kern w:val="0"/>
          <w:lang w:val="en-US"/>
        </w:rPr>
        <w:t xml:space="preserve"> full reintegration of the </w:t>
      </w:r>
      <w:r w:rsidR="00913BBC" w:rsidRPr="006373D5">
        <w:rPr>
          <w:rFonts w:eastAsia="Times New Roman"/>
          <w:iCs/>
          <w:spacing w:val="6"/>
          <w:w w:val="100"/>
          <w:kern w:val="0"/>
          <w:lang w:val="en-US"/>
        </w:rPr>
        <w:t>Afghan State</w:t>
      </w:r>
      <w:r w:rsidR="006A5779" w:rsidRPr="006373D5">
        <w:rPr>
          <w:rFonts w:eastAsia="Times New Roman"/>
          <w:iCs/>
          <w:spacing w:val="6"/>
          <w:w w:val="100"/>
          <w:kern w:val="0"/>
          <w:lang w:val="en-US"/>
        </w:rPr>
        <w:t xml:space="preserve"> </w:t>
      </w:r>
      <w:r w:rsidR="00913BBC" w:rsidRPr="006373D5">
        <w:rPr>
          <w:rFonts w:eastAsia="Times New Roman"/>
          <w:iCs/>
          <w:spacing w:val="6"/>
          <w:w w:val="100"/>
          <w:kern w:val="0"/>
          <w:lang w:val="en-US"/>
        </w:rPr>
        <w:t>in</w:t>
      </w:r>
      <w:r w:rsidR="006A5779" w:rsidRPr="006373D5">
        <w:rPr>
          <w:rFonts w:eastAsia="Times New Roman"/>
          <w:iCs/>
          <w:spacing w:val="6"/>
          <w:w w:val="100"/>
          <w:kern w:val="0"/>
          <w:lang w:val="en-US"/>
        </w:rPr>
        <w:t>to</w:t>
      </w:r>
      <w:r w:rsidR="00913BBC" w:rsidRPr="006373D5">
        <w:rPr>
          <w:rFonts w:eastAsia="Times New Roman"/>
          <w:iCs/>
          <w:spacing w:val="6"/>
          <w:w w:val="100"/>
          <w:kern w:val="0"/>
          <w:lang w:val="en-US"/>
        </w:rPr>
        <w:t xml:space="preserve"> the international community.</w:t>
      </w:r>
    </w:p>
    <w:p w14:paraId="2A718644" w14:textId="77777777" w:rsidR="006A6F3E" w:rsidRPr="006373D5" w:rsidRDefault="006A6F3E" w:rsidP="00352A2A">
      <w:pPr>
        <w:widowControl w:val="0"/>
        <w:tabs>
          <w:tab w:val="left" w:pos="589"/>
          <w:tab w:val="left" w:pos="1260"/>
        </w:tabs>
        <w:suppressAutoHyphens w:val="0"/>
        <w:spacing w:line="250" w:lineRule="auto"/>
        <w:ind w:left="1309" w:right="125" w:hanging="720"/>
        <w:jc w:val="both"/>
        <w:rPr>
          <w:rFonts w:ascii="Calibri" w:eastAsia="Calibri" w:hAnsi="Calibri" w:cs="Arial"/>
          <w:spacing w:val="0"/>
          <w:w w:val="100"/>
          <w:kern w:val="0"/>
          <w:sz w:val="12"/>
          <w:szCs w:val="12"/>
          <w:lang w:val="en-US"/>
        </w:rPr>
      </w:pPr>
    </w:p>
    <w:bookmarkEnd w:id="1"/>
    <w:p w14:paraId="0D008B64" w14:textId="77777777" w:rsidR="00F72FD3" w:rsidRPr="0018727E" w:rsidRDefault="00F72FD3" w:rsidP="00F72FD3">
      <w:pPr>
        <w:suppressAutoHyphens w:val="0"/>
        <w:spacing w:line="120" w:lineRule="exact"/>
        <w:rPr>
          <w:rFonts w:eastAsia="Calibri"/>
          <w:sz w:val="10"/>
          <w:lang w:val="en-US"/>
          <w14:ligatures w14:val="none"/>
        </w:rPr>
      </w:pPr>
    </w:p>
    <w:p w14:paraId="68F02177" w14:textId="77777777" w:rsidR="00F72FD3" w:rsidRPr="006373D5" w:rsidRDefault="00F72FD3" w:rsidP="00F72FD3">
      <w:pPr>
        <w:suppressAutoHyphens w:val="0"/>
        <w:spacing w:line="120" w:lineRule="exact"/>
        <w:rPr>
          <w:rFonts w:eastAsia="Calibri"/>
          <w:sz w:val="10"/>
          <w14:ligatures w14:val="none"/>
        </w:rPr>
      </w:pPr>
    </w:p>
    <w:p w14:paraId="5F40BD87" w14:textId="791C9000" w:rsidR="00F72FD3" w:rsidRPr="006373D5" w:rsidRDefault="00F72FD3" w:rsidP="00D46EEF">
      <w:pPr>
        <w:pStyle w:val="H1"/>
        <w:ind w:right="1260"/>
      </w:pPr>
      <w:r w:rsidRPr="006373D5">
        <w:tab/>
      </w:r>
      <w:r w:rsidRPr="006373D5">
        <w:tab/>
      </w:r>
      <w:r w:rsidR="00D14C55" w:rsidRPr="006373D5">
        <w:t>Programme performance in 2024</w:t>
      </w:r>
    </w:p>
    <w:p w14:paraId="51B3C214" w14:textId="77777777" w:rsidR="00F72FD3" w:rsidRPr="006373D5"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8295187" w14:textId="77777777" w:rsidR="00F72FD3" w:rsidRPr="006E05AC" w:rsidRDefault="00F72FD3" w:rsidP="00F72FD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2D000C72" w14:textId="5878B64D" w:rsidR="00F72FD3" w:rsidRPr="005833F2" w:rsidRDefault="00F72FD3" w:rsidP="00352A2A">
      <w:pPr>
        <w:pStyle w:val="H23"/>
        <w:tabs>
          <w:tab w:val="clear" w:pos="1267"/>
          <w:tab w:val="left" w:pos="1170"/>
        </w:tabs>
        <w:ind w:right="30"/>
        <w:jc w:val="both"/>
        <w:rPr>
          <w:lang w:val="en-GB"/>
        </w:rPr>
      </w:pPr>
      <w:r w:rsidRPr="006E05AC">
        <w:rPr>
          <w:lang w:val="en-GB"/>
        </w:rPr>
        <w:tab/>
      </w:r>
      <w:r w:rsidRPr="005833F2">
        <w:rPr>
          <w:lang w:val="en-GB"/>
        </w:rPr>
        <w:tab/>
        <w:t xml:space="preserve"> </w:t>
      </w:r>
      <w:r w:rsidR="00145345">
        <w:rPr>
          <w:lang w:val="en-GB"/>
        </w:rPr>
        <w:t xml:space="preserve"> </w:t>
      </w:r>
      <w:r w:rsidR="004A6FE9">
        <w:rPr>
          <w:lang w:val="en-GB"/>
        </w:rPr>
        <w:t xml:space="preserve">Creation </w:t>
      </w:r>
      <w:r w:rsidR="001A1F08">
        <w:rPr>
          <w:lang w:val="en-GB"/>
        </w:rPr>
        <w:t xml:space="preserve">and maintenance </w:t>
      </w:r>
      <w:r w:rsidR="004A6FE9">
        <w:rPr>
          <w:lang w:val="en-GB"/>
        </w:rPr>
        <w:t xml:space="preserve">of space for </w:t>
      </w:r>
      <w:r w:rsidRPr="00FC74AD">
        <w:rPr>
          <w:lang w:val="en-GB"/>
        </w:rPr>
        <w:t xml:space="preserve">dialogue </w:t>
      </w:r>
      <w:r w:rsidR="004A6FE9">
        <w:rPr>
          <w:lang w:val="en-GB"/>
        </w:rPr>
        <w:t xml:space="preserve">among </w:t>
      </w:r>
      <w:r w:rsidRPr="00FC74AD">
        <w:rPr>
          <w:lang w:val="en-GB"/>
        </w:rPr>
        <w:t xml:space="preserve">diverse Afghan constituencies, </w:t>
      </w:r>
      <w:r w:rsidR="00AD7F3D" w:rsidRPr="00FC74AD">
        <w:rPr>
          <w:lang w:val="en-GB"/>
        </w:rPr>
        <w:t xml:space="preserve">amid </w:t>
      </w:r>
      <w:r w:rsidR="00B20BD0" w:rsidRPr="00FC74AD">
        <w:rPr>
          <w:lang w:val="en-GB"/>
        </w:rPr>
        <w:t xml:space="preserve">increasing restrictions on the Afghan population and </w:t>
      </w:r>
      <w:r w:rsidR="00AD7F3D" w:rsidRPr="00FC74AD">
        <w:rPr>
          <w:lang w:val="en-GB"/>
        </w:rPr>
        <w:t xml:space="preserve">the </w:t>
      </w:r>
      <w:r w:rsidR="00B20BD0" w:rsidRPr="00FC74AD">
        <w:rPr>
          <w:lang w:val="en-GB"/>
        </w:rPr>
        <w:t>narrowing media and public space</w:t>
      </w:r>
    </w:p>
    <w:p w14:paraId="75EA3EBD" w14:textId="77777777" w:rsidR="00F72FD3" w:rsidRPr="005833F2" w:rsidRDefault="00F72FD3" w:rsidP="00F72FD3">
      <w:pPr>
        <w:suppressAutoHyphens w:val="0"/>
        <w:spacing w:line="120" w:lineRule="exact"/>
        <w:rPr>
          <w:rFonts w:eastAsia="Calibri"/>
          <w:sz w:val="10"/>
          <w14:ligatures w14:val="none"/>
        </w:rPr>
      </w:pPr>
    </w:p>
    <w:p w14:paraId="482C03B4" w14:textId="56D1457F" w:rsidR="004A6FE9" w:rsidRDefault="004A6FE9" w:rsidP="00A86C8F">
      <w:pPr>
        <w:pStyle w:val="AUNAMA16Apr"/>
        <w:rPr>
          <w:w w:val="102"/>
        </w:rPr>
      </w:pPr>
      <w:bookmarkStart w:id="2" w:name="_Hlk156218774"/>
      <w:bookmarkStart w:id="3" w:name="_Hlk156296639"/>
      <w:r>
        <w:rPr>
          <w:w w:val="102"/>
        </w:rPr>
        <w:t>S</w:t>
      </w:r>
      <w:r w:rsidRPr="005833F2">
        <w:t>pace for women</w:t>
      </w:r>
      <w:r>
        <w:t>,</w:t>
      </w:r>
      <w:r w:rsidRPr="005833F2">
        <w:t xml:space="preserve"> youth, a</w:t>
      </w:r>
      <w:r>
        <w:t>nd</w:t>
      </w:r>
      <w:r w:rsidRPr="005833F2">
        <w:t xml:space="preserve"> ethnic and religious minority groups</w:t>
      </w:r>
      <w:r>
        <w:t xml:space="preserve"> was </w:t>
      </w:r>
      <w:r w:rsidR="00A34E64">
        <w:t>enabled</w:t>
      </w:r>
      <w:r w:rsidRPr="005833F2">
        <w:t xml:space="preserve"> </w:t>
      </w:r>
      <w:r w:rsidR="00A34E64">
        <w:t>through</w:t>
      </w:r>
      <w:r>
        <w:t xml:space="preserve"> UNAMA’s engagement with Afghan stakeholders </w:t>
      </w:r>
      <w:r w:rsidRPr="005833F2">
        <w:t xml:space="preserve">to </w:t>
      </w:r>
      <w:r>
        <w:t>support</w:t>
      </w:r>
      <w:r w:rsidRPr="005833F2">
        <w:t xml:space="preserve"> their agenda for dialogue with the </w:t>
      </w:r>
      <w:r w:rsidR="00A122B1" w:rsidRPr="00A122B1">
        <w:rPr>
          <w:iCs/>
        </w:rPr>
        <w:t>de facto</w:t>
      </w:r>
      <w:r w:rsidRPr="005833F2">
        <w:t xml:space="preserve"> authorities</w:t>
      </w:r>
      <w:r>
        <w:t>, including</w:t>
      </w:r>
      <w:r w:rsidRPr="005833F2">
        <w:t xml:space="preserve"> their political and economic participation and empowerment.</w:t>
      </w:r>
      <w:r>
        <w:t xml:space="preserve"> This was a result of UNAMA’s continued countrywide consultations, including its engagement with </w:t>
      </w:r>
      <w:r w:rsidRPr="005833F2">
        <w:rPr>
          <w:w w:val="102"/>
        </w:rPr>
        <w:t xml:space="preserve">the </w:t>
      </w:r>
      <w:r w:rsidR="00A122B1" w:rsidRPr="00A122B1">
        <w:rPr>
          <w:iCs/>
          <w:w w:val="102"/>
        </w:rPr>
        <w:t>de facto</w:t>
      </w:r>
      <w:r w:rsidRPr="005833F2">
        <w:rPr>
          <w:w w:val="102"/>
        </w:rPr>
        <w:t xml:space="preserve"> authorities </w:t>
      </w:r>
      <w:r>
        <w:rPr>
          <w:w w:val="102"/>
        </w:rPr>
        <w:t xml:space="preserve">and other stakeholders </w:t>
      </w:r>
      <w:r w:rsidRPr="005833F2">
        <w:rPr>
          <w:w w:val="102"/>
        </w:rPr>
        <w:t xml:space="preserve">on the protection of </w:t>
      </w:r>
      <w:r w:rsidR="00B3748B">
        <w:rPr>
          <w:w w:val="102"/>
        </w:rPr>
        <w:t>human rights in Afghanistan</w:t>
      </w:r>
      <w:r w:rsidRPr="005833F2">
        <w:rPr>
          <w:w w:val="102"/>
        </w:rPr>
        <w:t>, including for women</w:t>
      </w:r>
      <w:r w:rsidR="00B3748B">
        <w:rPr>
          <w:w w:val="102"/>
        </w:rPr>
        <w:t xml:space="preserve"> and girls</w:t>
      </w:r>
      <w:r>
        <w:rPr>
          <w:w w:val="102"/>
        </w:rPr>
        <w:t xml:space="preserve">, to </w:t>
      </w:r>
      <w:r w:rsidRPr="005833F2">
        <w:rPr>
          <w:w w:val="102"/>
        </w:rPr>
        <w:t xml:space="preserve">understand their position and advocate for an articulated </w:t>
      </w:r>
      <w:r w:rsidR="00B3748B">
        <w:rPr>
          <w:w w:val="102"/>
        </w:rPr>
        <w:t>socioeconomic</w:t>
      </w:r>
      <w:r w:rsidR="00884D39">
        <w:rPr>
          <w:w w:val="102"/>
        </w:rPr>
        <w:t>,</w:t>
      </w:r>
      <w:r w:rsidR="00B3748B">
        <w:rPr>
          <w:w w:val="102"/>
        </w:rPr>
        <w:t xml:space="preserve"> </w:t>
      </w:r>
      <w:r w:rsidRPr="005833F2">
        <w:rPr>
          <w:w w:val="102"/>
        </w:rPr>
        <w:t xml:space="preserve">political </w:t>
      </w:r>
      <w:r w:rsidR="00884D39">
        <w:rPr>
          <w:w w:val="102"/>
        </w:rPr>
        <w:t xml:space="preserve">and </w:t>
      </w:r>
      <w:r w:rsidRPr="005833F2">
        <w:rPr>
          <w:w w:val="102"/>
        </w:rPr>
        <w:t xml:space="preserve">policy agenda supported by the </w:t>
      </w:r>
      <w:r w:rsidR="00A122B1" w:rsidRPr="00A122B1">
        <w:rPr>
          <w:iCs/>
          <w:w w:val="102"/>
        </w:rPr>
        <w:t>de facto</w:t>
      </w:r>
      <w:r w:rsidRPr="005833F2">
        <w:rPr>
          <w:w w:val="102"/>
        </w:rPr>
        <w:t xml:space="preserve"> Cabinet and its leadership in Kandahar; and the facilitation of outreach and community engagements with the </w:t>
      </w:r>
      <w:r w:rsidR="00A122B1" w:rsidRPr="00A122B1">
        <w:rPr>
          <w:iCs/>
          <w:w w:val="102"/>
        </w:rPr>
        <w:t>de facto</w:t>
      </w:r>
      <w:r w:rsidRPr="005833F2">
        <w:rPr>
          <w:w w:val="102"/>
        </w:rPr>
        <w:t xml:space="preserve"> authorities, religious leaders, youth, civil society and business actors. </w:t>
      </w:r>
      <w:r w:rsidR="00F72FD3" w:rsidRPr="005833F2">
        <w:rPr>
          <w:w w:val="102"/>
        </w:rPr>
        <w:t xml:space="preserve">The Mission also engaged with the political opposition and former government officials. </w:t>
      </w:r>
    </w:p>
    <w:p w14:paraId="54F4BBBF" w14:textId="77777777" w:rsidR="00A86C8F" w:rsidRDefault="00A86C8F" w:rsidP="00A86C8F">
      <w:pPr>
        <w:pStyle w:val="AUNAMA16Apr"/>
        <w:numPr>
          <w:ilvl w:val="0"/>
          <w:numId w:val="0"/>
        </w:numPr>
        <w:ind w:left="1260"/>
        <w:rPr>
          <w:w w:val="102"/>
        </w:rPr>
      </w:pPr>
    </w:p>
    <w:p w14:paraId="7181F12F" w14:textId="587E1AB2" w:rsidR="00BA2568" w:rsidRDefault="00914677" w:rsidP="004A2322">
      <w:pPr>
        <w:pStyle w:val="AUNAMA16Apr"/>
        <w:ind w:left="1267" w:hanging="547"/>
        <w:contextualSpacing w:val="0"/>
        <w:rPr>
          <w:w w:val="102"/>
        </w:rPr>
      </w:pPr>
      <w:r>
        <w:rPr>
          <w:w w:val="102"/>
        </w:rPr>
        <w:t>Based on st</w:t>
      </w:r>
      <w:r w:rsidR="005330CB">
        <w:rPr>
          <w:w w:val="102"/>
        </w:rPr>
        <w:t>akeholder engagements, UNAMA identified areas of common interest for targeted action</w:t>
      </w:r>
      <w:r w:rsidR="0069045D">
        <w:rPr>
          <w:w w:val="102"/>
        </w:rPr>
        <w:t>,</w:t>
      </w:r>
      <w:r w:rsidR="005330CB">
        <w:rPr>
          <w:w w:val="102"/>
        </w:rPr>
        <w:t xml:space="preserve"> such as counter-narcotics, climate change and enabling the private sector, including microfinance and women’s entrepreneurship</w:t>
      </w:r>
      <w:r w:rsidR="005330CB" w:rsidRPr="00F23A3F">
        <w:rPr>
          <w:w w:val="102"/>
        </w:rPr>
        <w:t xml:space="preserve">. </w:t>
      </w:r>
      <w:r w:rsidR="00B55FCA">
        <w:rPr>
          <w:w w:val="102"/>
        </w:rPr>
        <w:t xml:space="preserve">UNAMA engaged with a wide range of stakeholders, including broad consultations with </w:t>
      </w:r>
      <w:r w:rsidR="006A012C">
        <w:rPr>
          <w:w w:val="102"/>
        </w:rPr>
        <w:t>business</w:t>
      </w:r>
      <w:r w:rsidR="00D11F7F">
        <w:rPr>
          <w:w w:val="102"/>
        </w:rPr>
        <w:t xml:space="preserve"> </w:t>
      </w:r>
      <w:r w:rsidR="006A012C">
        <w:rPr>
          <w:w w:val="102"/>
        </w:rPr>
        <w:t>women</w:t>
      </w:r>
      <w:r w:rsidR="00B55FCA">
        <w:rPr>
          <w:w w:val="102"/>
        </w:rPr>
        <w:t xml:space="preserve"> and men and participation of technical experts in the small group on alternative livelihoods as part of the working groups on counternarcotics and the private sector under the ‘Doha process’.</w:t>
      </w:r>
      <w:r w:rsidR="006A012C">
        <w:rPr>
          <w:w w:val="102"/>
        </w:rPr>
        <w:t xml:space="preserve"> </w:t>
      </w:r>
      <w:r w:rsidR="00C4610D" w:rsidRPr="00F23A3F">
        <w:rPr>
          <w:w w:val="102"/>
        </w:rPr>
        <w:t xml:space="preserve">UNAMA also fostered dialogue between the international community and the </w:t>
      </w:r>
      <w:r w:rsidR="00A122B1" w:rsidRPr="00A122B1">
        <w:rPr>
          <w:iCs/>
          <w:w w:val="102"/>
        </w:rPr>
        <w:t>de facto</w:t>
      </w:r>
      <w:r w:rsidR="00C4610D" w:rsidRPr="00F23A3F">
        <w:rPr>
          <w:w w:val="102"/>
        </w:rPr>
        <w:t xml:space="preserve"> authorities, resulting in enhanced aid coordination</w:t>
      </w:r>
      <w:r w:rsidR="00013576" w:rsidRPr="00F23A3F">
        <w:rPr>
          <w:w w:val="102"/>
        </w:rPr>
        <w:t>. The Afghanistan Coordination Group held key meetings on funding, private sect</w:t>
      </w:r>
      <w:r w:rsidR="009E5886" w:rsidRPr="00F23A3F">
        <w:rPr>
          <w:w w:val="102"/>
        </w:rPr>
        <w:t xml:space="preserve">or development and </w:t>
      </w:r>
      <w:r w:rsidR="00013576" w:rsidRPr="00F23A3F">
        <w:rPr>
          <w:w w:val="102"/>
        </w:rPr>
        <w:t xml:space="preserve">humanitarian-development-peace </w:t>
      </w:r>
      <w:r w:rsidR="00DB1A4F" w:rsidRPr="00F23A3F">
        <w:rPr>
          <w:w w:val="102"/>
        </w:rPr>
        <w:t>nexus</w:t>
      </w:r>
      <w:r w:rsidR="00085AAD" w:rsidRPr="00F23A3F">
        <w:rPr>
          <w:w w:val="102"/>
        </w:rPr>
        <w:t>, while</w:t>
      </w:r>
      <w:r w:rsidR="005A2D16" w:rsidRPr="00F23A3F">
        <w:rPr>
          <w:w w:val="102"/>
        </w:rPr>
        <w:t xml:space="preserve"> </w:t>
      </w:r>
      <w:r w:rsidR="00085AAD" w:rsidRPr="00F23A3F">
        <w:rPr>
          <w:w w:val="102"/>
        </w:rPr>
        <w:t>t</w:t>
      </w:r>
      <w:r w:rsidR="005A2D16" w:rsidRPr="00F23A3F">
        <w:rPr>
          <w:w w:val="102"/>
        </w:rPr>
        <w:t xml:space="preserve">he High-Level Coordination Forum </w:t>
      </w:r>
      <w:r w:rsidR="003F0366" w:rsidRPr="00F23A3F">
        <w:rPr>
          <w:w w:val="102"/>
        </w:rPr>
        <w:t>broade</w:t>
      </w:r>
      <w:r w:rsidR="00A70829" w:rsidRPr="00F23A3F">
        <w:rPr>
          <w:w w:val="102"/>
        </w:rPr>
        <w:t>ned</w:t>
      </w:r>
      <w:r w:rsidR="002C1CEB" w:rsidRPr="00F23A3F">
        <w:rPr>
          <w:w w:val="102"/>
        </w:rPr>
        <w:t xml:space="preserve"> </w:t>
      </w:r>
      <w:r w:rsidR="002E7953" w:rsidRPr="00F23A3F">
        <w:rPr>
          <w:w w:val="102"/>
        </w:rPr>
        <w:t xml:space="preserve">its </w:t>
      </w:r>
      <w:r w:rsidR="006F344C" w:rsidRPr="00F23A3F">
        <w:rPr>
          <w:w w:val="102"/>
        </w:rPr>
        <w:t>f</w:t>
      </w:r>
      <w:r w:rsidR="002E7953" w:rsidRPr="00F23A3F">
        <w:rPr>
          <w:w w:val="102"/>
        </w:rPr>
        <w:t>ocus</w:t>
      </w:r>
      <w:r w:rsidR="002C1CEB" w:rsidRPr="00F23A3F">
        <w:rPr>
          <w:w w:val="102"/>
        </w:rPr>
        <w:t xml:space="preserve"> from humanitarian a</w:t>
      </w:r>
      <w:r w:rsidR="00DB1A4F" w:rsidRPr="00F23A3F">
        <w:rPr>
          <w:w w:val="102"/>
        </w:rPr>
        <w:t>id</w:t>
      </w:r>
      <w:r w:rsidR="002C1CEB" w:rsidRPr="00F23A3F">
        <w:rPr>
          <w:w w:val="102"/>
        </w:rPr>
        <w:t xml:space="preserve"> to </w:t>
      </w:r>
      <w:r w:rsidR="003E5B67" w:rsidRPr="00F23A3F">
        <w:rPr>
          <w:w w:val="102"/>
        </w:rPr>
        <w:t xml:space="preserve">coordination </w:t>
      </w:r>
      <w:r w:rsidR="003F0366" w:rsidRPr="00F23A3F">
        <w:rPr>
          <w:w w:val="102"/>
        </w:rPr>
        <w:t>for</w:t>
      </w:r>
      <w:r w:rsidR="003E5B67" w:rsidRPr="00F23A3F">
        <w:rPr>
          <w:w w:val="102"/>
        </w:rPr>
        <w:t xml:space="preserve"> </w:t>
      </w:r>
      <w:r w:rsidR="002C1CEB" w:rsidRPr="00F23A3F">
        <w:rPr>
          <w:w w:val="102"/>
        </w:rPr>
        <w:t>basic human needs</w:t>
      </w:r>
      <w:r w:rsidR="00DB1A4F" w:rsidRPr="00F23A3F">
        <w:rPr>
          <w:w w:val="102"/>
        </w:rPr>
        <w:t xml:space="preserve"> assistance</w:t>
      </w:r>
      <w:r w:rsidR="002C1CEB" w:rsidRPr="00F23A3F">
        <w:rPr>
          <w:w w:val="102"/>
        </w:rPr>
        <w:t>.</w:t>
      </w:r>
    </w:p>
    <w:p w14:paraId="3EA65144" w14:textId="51DBEFCB" w:rsidR="00DE4F86" w:rsidRDefault="004A6FE9" w:rsidP="00A86C8F">
      <w:pPr>
        <w:pStyle w:val="AUNAMA16Apr"/>
      </w:pPr>
      <w:r>
        <w:rPr>
          <w:w w:val="102"/>
        </w:rPr>
        <w:t xml:space="preserve">Nevertheless, </w:t>
      </w:r>
      <w:r w:rsidR="004234D8">
        <w:rPr>
          <w:w w:val="102"/>
        </w:rPr>
        <w:t xml:space="preserve">ongoing restrictions on the media and civic space by the </w:t>
      </w:r>
      <w:r w:rsidR="00A122B1" w:rsidRPr="00A122B1">
        <w:rPr>
          <w:iCs/>
          <w:w w:val="102"/>
        </w:rPr>
        <w:t>de facto</w:t>
      </w:r>
      <w:r w:rsidR="004234D8">
        <w:rPr>
          <w:w w:val="102"/>
        </w:rPr>
        <w:t xml:space="preserve"> authorities continued to particularly impact women media workers and women civil society actors, as well as </w:t>
      </w:r>
      <w:r w:rsidR="00F72FD3" w:rsidRPr="005833F2">
        <w:t>United Nations national female personnel</w:t>
      </w:r>
      <w:r>
        <w:t>, significantly impacting the Mission’s ability to conduct outreach</w:t>
      </w:r>
      <w:r w:rsidR="00F72FD3" w:rsidRPr="005833F2">
        <w:t xml:space="preserve">. </w:t>
      </w:r>
      <w:bookmarkEnd w:id="2"/>
      <w:bookmarkEnd w:id="3"/>
    </w:p>
    <w:p w14:paraId="46B14E2E" w14:textId="77777777" w:rsidR="00A86C8F" w:rsidRPr="005833F2" w:rsidRDefault="00A86C8F" w:rsidP="00A86C8F">
      <w:pPr>
        <w:pStyle w:val="AUNAMA16Apr"/>
        <w:numPr>
          <w:ilvl w:val="0"/>
          <w:numId w:val="0"/>
        </w:numPr>
        <w:ind w:left="1260"/>
      </w:pPr>
    </w:p>
    <w:p w14:paraId="64DCD108" w14:textId="49DA8EE5" w:rsidR="00F72FD3" w:rsidRPr="006E05AC" w:rsidRDefault="00F72FD3" w:rsidP="00A86C8F">
      <w:pPr>
        <w:pStyle w:val="AUNAMA16Apr"/>
        <w:rPr>
          <w:w w:val="102"/>
        </w:rPr>
      </w:pPr>
      <w:r w:rsidRPr="006E05AC">
        <w:t>Progress towards</w:t>
      </w:r>
      <w:r w:rsidRPr="006E05AC">
        <w:rPr>
          <w:w w:val="102"/>
        </w:rPr>
        <w:t xml:space="preserve"> the objective is presented in the performance measure below (see table 1).</w:t>
      </w:r>
    </w:p>
    <w:p w14:paraId="064C0703" w14:textId="77777777" w:rsidR="00F72FD3" w:rsidRPr="006E05AC" w:rsidRDefault="00F72FD3" w:rsidP="00F72FD3">
      <w:pPr>
        <w:suppressAutoHyphens w:val="0"/>
        <w:spacing w:line="120" w:lineRule="exact"/>
        <w:rPr>
          <w:rFonts w:eastAsia="Calibri"/>
          <w:color w:val="000000" w:themeColor="text1"/>
          <w:sz w:val="10"/>
          <w14:ligatures w14:val="none"/>
        </w:rPr>
      </w:pPr>
    </w:p>
    <w:p w14:paraId="2DB5AF2B" w14:textId="325275BD" w:rsidR="00F72FD3" w:rsidRPr="006E05AC" w:rsidRDefault="00F72FD3" w:rsidP="00D46EEF">
      <w:pPr>
        <w:pStyle w:val="H23"/>
        <w:rPr>
          <w:b w:val="0"/>
          <w:bCs/>
          <w:lang w:val="en-GB"/>
        </w:rPr>
      </w:pPr>
      <w:r w:rsidRPr="006E05AC">
        <w:rPr>
          <w:b w:val="0"/>
          <w:bCs/>
          <w:lang w:val="en-GB"/>
        </w:rPr>
        <w:lastRenderedPageBreak/>
        <w:t>Table 1</w:t>
      </w:r>
    </w:p>
    <w:p w14:paraId="2E0DDD7D" w14:textId="77777777" w:rsidR="00F72FD3" w:rsidRPr="006E05AC" w:rsidRDefault="00F72FD3" w:rsidP="00D46EEF">
      <w:pPr>
        <w:pStyle w:val="H23"/>
        <w:rPr>
          <w:lang w:val="en-GB"/>
        </w:rPr>
      </w:pPr>
      <w:r w:rsidRPr="006E05AC">
        <w:rPr>
          <w:lang w:val="en-GB"/>
        </w:rPr>
        <w:t>Performance measure</w:t>
      </w:r>
    </w:p>
    <w:p w14:paraId="64F6C838" w14:textId="77777777" w:rsidR="00F72FD3" w:rsidRPr="006E05AC" w:rsidRDefault="00F72FD3" w:rsidP="00F72FD3">
      <w:pPr>
        <w:suppressAutoHyphens w:val="0"/>
        <w:spacing w:line="120" w:lineRule="exact"/>
        <w:rPr>
          <w:rFonts w:eastAsia="Calibri"/>
          <w:color w:val="000000" w:themeColor="text1"/>
          <w:sz w:val="10"/>
          <w14:ligatures w14:val="none"/>
        </w:rPr>
      </w:pPr>
    </w:p>
    <w:p w14:paraId="6A6BF4F1" w14:textId="77777777" w:rsidR="00F72FD3" w:rsidRPr="006E05AC" w:rsidRDefault="00F72FD3" w:rsidP="00F72FD3">
      <w:pPr>
        <w:suppressAutoHyphens w:val="0"/>
        <w:spacing w:line="120" w:lineRule="exact"/>
        <w:rPr>
          <w:rFonts w:eastAsia="Calibri"/>
          <w:color w:val="000000" w:themeColor="text1"/>
          <w:sz w:val="1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4"/>
        <w:gridCol w:w="3283"/>
        <w:gridCol w:w="3283"/>
      </w:tblGrid>
      <w:tr w:rsidR="00217715" w:rsidRPr="006E05AC" w14:paraId="4B2DDFC3" w14:textId="77777777" w:rsidTr="002059D7">
        <w:trPr>
          <w:tblHeader/>
        </w:trPr>
        <w:tc>
          <w:tcPr>
            <w:tcW w:w="3280" w:type="dxa"/>
            <w:tcBorders>
              <w:top w:val="single" w:sz="4" w:space="0" w:color="auto"/>
              <w:bottom w:val="single" w:sz="12" w:space="0" w:color="auto"/>
            </w:tcBorders>
            <w:shd w:val="clear" w:color="auto" w:fill="auto"/>
            <w:vAlign w:val="bottom"/>
          </w:tcPr>
          <w:p w14:paraId="4AA0B145" w14:textId="4BAC092E" w:rsidR="00F72FD3" w:rsidRPr="006A5779" w:rsidRDefault="00F72FD3" w:rsidP="00F72FD3">
            <w:pPr>
              <w:spacing w:before="81" w:after="81" w:line="160" w:lineRule="exact"/>
              <w:ind w:right="40"/>
              <w:rPr>
                <w:rFonts w:eastAsia="Calibri"/>
                <w:i/>
                <w:sz w:val="14"/>
              </w:rPr>
            </w:pPr>
            <w:r w:rsidRPr="006A5779">
              <w:rPr>
                <w:rFonts w:eastAsia="Calibri"/>
                <w:i/>
                <w:sz w:val="14"/>
              </w:rPr>
              <w:t>202</w:t>
            </w:r>
            <w:r w:rsidR="009E01A1" w:rsidRPr="006A5779">
              <w:rPr>
                <w:rFonts w:eastAsia="Calibri"/>
                <w:i/>
                <w:sz w:val="14"/>
              </w:rPr>
              <w:t>2</w:t>
            </w:r>
            <w:r w:rsidRPr="006A5779">
              <w:rPr>
                <w:rFonts w:eastAsia="Calibri"/>
                <w:i/>
                <w:sz w:val="14"/>
              </w:rPr>
              <w:t xml:space="preserve"> (actual)</w:t>
            </w:r>
          </w:p>
        </w:tc>
        <w:tc>
          <w:tcPr>
            <w:tcW w:w="3280" w:type="dxa"/>
            <w:tcBorders>
              <w:top w:val="single" w:sz="4" w:space="0" w:color="auto"/>
              <w:bottom w:val="single" w:sz="12" w:space="0" w:color="auto"/>
            </w:tcBorders>
            <w:shd w:val="clear" w:color="auto" w:fill="auto"/>
            <w:vAlign w:val="bottom"/>
          </w:tcPr>
          <w:p w14:paraId="11BD773D" w14:textId="35925156" w:rsidR="00F72FD3" w:rsidRPr="006A5779" w:rsidRDefault="00F72FD3" w:rsidP="00F72FD3">
            <w:pPr>
              <w:spacing w:before="81" w:after="81" w:line="160" w:lineRule="exact"/>
              <w:ind w:left="144" w:right="40"/>
              <w:rPr>
                <w:rFonts w:eastAsia="Calibri"/>
                <w:i/>
                <w:sz w:val="14"/>
              </w:rPr>
            </w:pPr>
            <w:r w:rsidRPr="006A5779">
              <w:rPr>
                <w:rFonts w:eastAsia="Calibri"/>
                <w:i/>
                <w:sz w:val="14"/>
              </w:rPr>
              <w:t>202</w:t>
            </w:r>
            <w:r w:rsidR="009E01A1" w:rsidRPr="006A5779">
              <w:rPr>
                <w:rFonts w:eastAsia="Calibri"/>
                <w:i/>
                <w:sz w:val="14"/>
              </w:rPr>
              <w:t>3</w:t>
            </w:r>
            <w:r w:rsidRPr="006A5779">
              <w:rPr>
                <w:rFonts w:eastAsia="Calibri"/>
                <w:i/>
                <w:sz w:val="14"/>
              </w:rPr>
              <w:t xml:space="preserve"> (actual)</w:t>
            </w:r>
          </w:p>
        </w:tc>
        <w:tc>
          <w:tcPr>
            <w:tcW w:w="3280" w:type="dxa"/>
            <w:tcBorders>
              <w:top w:val="single" w:sz="4" w:space="0" w:color="auto"/>
              <w:bottom w:val="single" w:sz="12" w:space="0" w:color="auto"/>
            </w:tcBorders>
            <w:shd w:val="clear" w:color="auto" w:fill="auto"/>
            <w:vAlign w:val="bottom"/>
          </w:tcPr>
          <w:p w14:paraId="2C942A77" w14:textId="04D1DCA9" w:rsidR="00F72FD3" w:rsidRPr="006A5779" w:rsidRDefault="00F72FD3" w:rsidP="00F72FD3">
            <w:pPr>
              <w:spacing w:before="81" w:after="81" w:line="160" w:lineRule="exact"/>
              <w:ind w:left="144" w:right="40"/>
              <w:rPr>
                <w:rFonts w:eastAsia="Calibri"/>
                <w:i/>
                <w:sz w:val="14"/>
              </w:rPr>
            </w:pPr>
            <w:r w:rsidRPr="006A5779">
              <w:rPr>
                <w:rFonts w:eastAsia="Calibri"/>
                <w:i/>
                <w:sz w:val="14"/>
              </w:rPr>
              <w:t>202</w:t>
            </w:r>
            <w:r w:rsidR="00B20BD0" w:rsidRPr="006A5779">
              <w:rPr>
                <w:rFonts w:eastAsia="Calibri"/>
                <w:i/>
                <w:sz w:val="14"/>
              </w:rPr>
              <w:t>4</w:t>
            </w:r>
            <w:r w:rsidRPr="006A5779">
              <w:rPr>
                <w:rFonts w:eastAsia="Calibri"/>
                <w:i/>
                <w:sz w:val="14"/>
              </w:rPr>
              <w:t xml:space="preserve"> (actual)</w:t>
            </w:r>
          </w:p>
        </w:tc>
      </w:tr>
      <w:tr w:rsidR="00217715" w:rsidRPr="006E05AC" w14:paraId="5CF2063B" w14:textId="77777777" w:rsidTr="002059D7">
        <w:trPr>
          <w:trHeight w:hRule="exact" w:val="115"/>
          <w:tblHeader/>
        </w:trPr>
        <w:tc>
          <w:tcPr>
            <w:tcW w:w="3280" w:type="dxa"/>
            <w:tcBorders>
              <w:top w:val="single" w:sz="12" w:space="0" w:color="auto"/>
            </w:tcBorders>
            <w:shd w:val="clear" w:color="auto" w:fill="auto"/>
            <w:vAlign w:val="bottom"/>
          </w:tcPr>
          <w:p w14:paraId="39EE0F16" w14:textId="77777777" w:rsidR="00F72FD3" w:rsidRPr="006A5779" w:rsidRDefault="00F72FD3" w:rsidP="00F72FD3">
            <w:pPr>
              <w:spacing w:before="40" w:after="120"/>
              <w:ind w:right="40"/>
              <w:rPr>
                <w:rFonts w:eastAsia="Calibri"/>
              </w:rPr>
            </w:pPr>
          </w:p>
        </w:tc>
        <w:tc>
          <w:tcPr>
            <w:tcW w:w="3280" w:type="dxa"/>
            <w:tcBorders>
              <w:top w:val="single" w:sz="12" w:space="0" w:color="auto"/>
            </w:tcBorders>
            <w:shd w:val="clear" w:color="auto" w:fill="auto"/>
            <w:vAlign w:val="bottom"/>
          </w:tcPr>
          <w:p w14:paraId="7CC59143" w14:textId="77777777" w:rsidR="00F72FD3" w:rsidRPr="006A5779" w:rsidRDefault="00F72FD3" w:rsidP="00F72FD3">
            <w:pPr>
              <w:spacing w:before="40" w:after="120"/>
              <w:ind w:left="144" w:right="40"/>
              <w:rPr>
                <w:rFonts w:eastAsia="Calibri"/>
              </w:rPr>
            </w:pPr>
          </w:p>
        </w:tc>
        <w:tc>
          <w:tcPr>
            <w:tcW w:w="3280" w:type="dxa"/>
            <w:tcBorders>
              <w:top w:val="single" w:sz="12" w:space="0" w:color="auto"/>
            </w:tcBorders>
            <w:shd w:val="clear" w:color="auto" w:fill="auto"/>
            <w:vAlign w:val="bottom"/>
          </w:tcPr>
          <w:p w14:paraId="4262A21D" w14:textId="77777777" w:rsidR="00F72FD3" w:rsidRPr="006A5779" w:rsidRDefault="00F72FD3" w:rsidP="00F72FD3">
            <w:pPr>
              <w:spacing w:before="40" w:after="120"/>
              <w:ind w:left="144" w:right="40"/>
              <w:rPr>
                <w:rFonts w:eastAsia="Calibri"/>
              </w:rPr>
            </w:pPr>
          </w:p>
        </w:tc>
      </w:tr>
      <w:tr w:rsidR="00F72FD3" w:rsidRPr="006E05AC" w14:paraId="01660CD2" w14:textId="77777777" w:rsidTr="002059D7">
        <w:tc>
          <w:tcPr>
            <w:tcW w:w="3280" w:type="dxa"/>
            <w:tcBorders>
              <w:bottom w:val="single" w:sz="12" w:space="0" w:color="auto"/>
            </w:tcBorders>
            <w:shd w:val="clear" w:color="auto" w:fill="auto"/>
          </w:tcPr>
          <w:p w14:paraId="4BE5DB27" w14:textId="7F1AB3F9" w:rsidR="00F72FD3" w:rsidRPr="006A5779" w:rsidRDefault="009E01A1" w:rsidP="00F72FD3">
            <w:pPr>
              <w:tabs>
                <w:tab w:val="left" w:pos="288"/>
                <w:tab w:val="left" w:pos="576"/>
                <w:tab w:val="left" w:pos="864"/>
                <w:tab w:val="left" w:pos="1152"/>
              </w:tabs>
              <w:spacing w:before="40" w:after="120"/>
              <w:ind w:right="40"/>
              <w:rPr>
                <w:rFonts w:eastAsia="Calibri"/>
              </w:rPr>
            </w:pPr>
            <w:r w:rsidRPr="006A5779">
              <w:rPr>
                <w:rFonts w:eastAsia="Calibri"/>
              </w:rPr>
              <w:t xml:space="preserve">Enhanced UNAMA-facilitated dialogues between diverse Afghan constituencies and the </w:t>
            </w:r>
            <w:r w:rsidR="00A122B1" w:rsidRPr="00A122B1">
              <w:rPr>
                <w:rFonts w:eastAsia="Calibri"/>
                <w:iCs/>
              </w:rPr>
              <w:t>de facto</w:t>
            </w:r>
            <w:r w:rsidRPr="006A5779">
              <w:rPr>
                <w:rFonts w:eastAsia="Calibri"/>
              </w:rPr>
              <w:t xml:space="preserve"> authorities to discuss good governance principles and improve community relations, as well as to promote international community engagement with the </w:t>
            </w:r>
            <w:r w:rsidR="00A122B1" w:rsidRPr="00A122B1">
              <w:rPr>
                <w:rFonts w:eastAsia="Calibri"/>
                <w:iCs/>
              </w:rPr>
              <w:t>de facto</w:t>
            </w:r>
            <w:r w:rsidRPr="006A5779">
              <w:rPr>
                <w:rFonts w:eastAsia="Calibri"/>
              </w:rPr>
              <w:t xml:space="preserve"> authorities on international norms and principles</w:t>
            </w:r>
          </w:p>
        </w:tc>
        <w:tc>
          <w:tcPr>
            <w:tcW w:w="3280" w:type="dxa"/>
            <w:tcBorders>
              <w:bottom w:val="single" w:sz="12" w:space="0" w:color="auto"/>
            </w:tcBorders>
            <w:shd w:val="clear" w:color="auto" w:fill="auto"/>
          </w:tcPr>
          <w:p w14:paraId="4C153937" w14:textId="50153B1F" w:rsidR="00F72FD3" w:rsidRPr="006A5779" w:rsidRDefault="009E01A1" w:rsidP="00F72FD3">
            <w:pPr>
              <w:tabs>
                <w:tab w:val="left" w:pos="288"/>
                <w:tab w:val="left" w:pos="576"/>
                <w:tab w:val="left" w:pos="864"/>
                <w:tab w:val="left" w:pos="1152"/>
              </w:tabs>
              <w:spacing w:before="40" w:after="120"/>
              <w:ind w:left="144" w:right="40"/>
              <w:rPr>
                <w:rFonts w:eastAsia="Calibri"/>
              </w:rPr>
            </w:pPr>
            <w:r w:rsidRPr="006A5779">
              <w:rPr>
                <w:rFonts w:eastAsia="Calibri"/>
              </w:rPr>
              <w:t>Despite significant restrictions on women, continuous engagement with Afghan constituencies, the facilitation of outreach meetings, contributed to maintaining some space for diverse voices</w:t>
            </w:r>
            <w:r w:rsidRPr="006A5779" w:rsidDel="009E01A1">
              <w:rPr>
                <w:rFonts w:eastAsia="Calibri"/>
              </w:rPr>
              <w:t xml:space="preserve"> </w:t>
            </w:r>
          </w:p>
        </w:tc>
        <w:tc>
          <w:tcPr>
            <w:tcW w:w="3280" w:type="dxa"/>
            <w:tcBorders>
              <w:bottom w:val="single" w:sz="12" w:space="0" w:color="auto"/>
            </w:tcBorders>
            <w:shd w:val="clear" w:color="auto" w:fill="auto"/>
          </w:tcPr>
          <w:p w14:paraId="6540C8D9" w14:textId="058CE793" w:rsidR="00F72FD3" w:rsidRPr="006A5779" w:rsidRDefault="001A1F08" w:rsidP="00F72FD3">
            <w:pPr>
              <w:tabs>
                <w:tab w:val="left" w:pos="288"/>
                <w:tab w:val="left" w:pos="576"/>
                <w:tab w:val="left" w:pos="864"/>
                <w:tab w:val="left" w:pos="1152"/>
              </w:tabs>
              <w:spacing w:before="40" w:after="120"/>
              <w:ind w:left="144" w:right="40"/>
              <w:rPr>
                <w:rFonts w:eastAsia="Calibri"/>
              </w:rPr>
            </w:pPr>
            <w:r w:rsidRPr="0037710D">
              <w:rPr>
                <w:rFonts w:eastAsia="Calibri"/>
              </w:rPr>
              <w:t>Some space for diverse voice</w:t>
            </w:r>
            <w:r w:rsidR="00CB1230" w:rsidRPr="0037710D">
              <w:rPr>
                <w:rFonts w:eastAsia="Calibri"/>
              </w:rPr>
              <w:t>s</w:t>
            </w:r>
            <w:r w:rsidRPr="0037710D">
              <w:rPr>
                <w:rFonts w:eastAsia="Calibri"/>
              </w:rPr>
              <w:t xml:space="preserve"> was created and maintained d</w:t>
            </w:r>
            <w:r w:rsidR="00A96B5A" w:rsidRPr="0037710D">
              <w:rPr>
                <w:rFonts w:eastAsia="Calibri"/>
              </w:rPr>
              <w:t>espite continued restrictions on</w:t>
            </w:r>
            <w:r w:rsidRPr="0037710D">
              <w:rPr>
                <w:rFonts w:eastAsia="Calibri"/>
              </w:rPr>
              <w:t xml:space="preserve"> the Afghan population, especially</w:t>
            </w:r>
            <w:r w:rsidR="00A96B5A" w:rsidRPr="0037710D">
              <w:rPr>
                <w:rFonts w:eastAsia="Calibri"/>
              </w:rPr>
              <w:t xml:space="preserve"> women, </w:t>
            </w:r>
            <w:r w:rsidRPr="0037710D">
              <w:rPr>
                <w:rFonts w:eastAsia="Calibri"/>
              </w:rPr>
              <w:t xml:space="preserve">as a result of the Mission’s </w:t>
            </w:r>
            <w:r w:rsidR="00A96B5A" w:rsidRPr="0037710D">
              <w:rPr>
                <w:rFonts w:eastAsia="Calibri"/>
              </w:rPr>
              <w:t>c</w:t>
            </w:r>
            <w:r w:rsidR="009E01A1" w:rsidRPr="0037710D">
              <w:rPr>
                <w:rFonts w:eastAsia="Calibri"/>
              </w:rPr>
              <w:t xml:space="preserve">ontinuous engagement with the </w:t>
            </w:r>
            <w:r w:rsidR="00A122B1" w:rsidRPr="00A122B1">
              <w:rPr>
                <w:rFonts w:eastAsia="Calibri"/>
                <w:iCs/>
              </w:rPr>
              <w:t>de facto</w:t>
            </w:r>
            <w:r w:rsidR="009E01A1" w:rsidRPr="0037710D">
              <w:rPr>
                <w:rFonts w:eastAsia="Calibri"/>
              </w:rPr>
              <w:t xml:space="preserve"> authorities and other Afghan constituencies, </w:t>
            </w:r>
            <w:r w:rsidR="00121BAB" w:rsidRPr="0037710D">
              <w:rPr>
                <w:rFonts w:eastAsia="Calibri"/>
              </w:rPr>
              <w:t>and</w:t>
            </w:r>
            <w:r w:rsidR="009E01A1" w:rsidRPr="0037710D">
              <w:rPr>
                <w:rFonts w:eastAsia="Calibri"/>
              </w:rPr>
              <w:t xml:space="preserve"> facilitation of outreach meetings</w:t>
            </w:r>
            <w:r w:rsidR="00A96B5A">
              <w:rPr>
                <w:rFonts w:eastAsia="Calibri"/>
              </w:rPr>
              <w:t xml:space="preserve"> </w:t>
            </w:r>
          </w:p>
        </w:tc>
      </w:tr>
    </w:tbl>
    <w:p w14:paraId="43067B8D" w14:textId="77777777" w:rsidR="00F72FD3" w:rsidRPr="006E05AC" w:rsidRDefault="00F72FD3" w:rsidP="00F72FD3">
      <w:pPr>
        <w:suppressAutoHyphens w:val="0"/>
        <w:spacing w:line="120" w:lineRule="exact"/>
        <w:rPr>
          <w:rFonts w:eastAsia="Calibri"/>
          <w:color w:val="000000" w:themeColor="text1"/>
          <w:sz w:val="10"/>
          <w14:ligatures w14:val="none"/>
        </w:rPr>
      </w:pPr>
    </w:p>
    <w:p w14:paraId="6ABEB0F4" w14:textId="77777777" w:rsidR="00F72FD3" w:rsidRDefault="00F72FD3" w:rsidP="00F72FD3">
      <w:pPr>
        <w:suppressAutoHyphens w:val="0"/>
        <w:spacing w:line="120" w:lineRule="exact"/>
        <w:rPr>
          <w:rFonts w:eastAsia="Calibri"/>
          <w:color w:val="000000" w:themeColor="text1"/>
          <w:sz w:val="10"/>
          <w14:ligatures w14:val="none"/>
        </w:rPr>
      </w:pPr>
    </w:p>
    <w:p w14:paraId="427A657C" w14:textId="77777777" w:rsidR="00184889" w:rsidRDefault="00184889" w:rsidP="00F72FD3">
      <w:pPr>
        <w:suppressAutoHyphens w:val="0"/>
        <w:spacing w:line="120" w:lineRule="exact"/>
        <w:rPr>
          <w:rFonts w:eastAsia="Calibri"/>
          <w:color w:val="000000" w:themeColor="text1"/>
          <w:sz w:val="10"/>
          <w14:ligatures w14:val="none"/>
        </w:rPr>
      </w:pPr>
    </w:p>
    <w:p w14:paraId="3E0BBD97" w14:textId="6D27ED31" w:rsidR="00F72FD3" w:rsidRPr="006E05AC" w:rsidRDefault="00F72FD3" w:rsidP="00D46EEF">
      <w:pPr>
        <w:pStyle w:val="H1"/>
        <w:ind w:right="1260"/>
      </w:pPr>
      <w:r w:rsidRPr="006E05AC">
        <w:tab/>
      </w:r>
      <w:r w:rsidRPr="006E05AC">
        <w:tab/>
        <w:t xml:space="preserve">Planned </w:t>
      </w:r>
      <w:r w:rsidRPr="00A93218">
        <w:t xml:space="preserve">results for </w:t>
      </w:r>
      <w:r w:rsidR="00663332" w:rsidRPr="00A93218">
        <w:t>2026</w:t>
      </w:r>
    </w:p>
    <w:p w14:paraId="637529D6" w14:textId="77777777" w:rsidR="00F72FD3" w:rsidRPr="006E05AC" w:rsidRDefault="00F72FD3" w:rsidP="00D46EEF">
      <w:pPr>
        <w:keepNext/>
        <w:keepLines/>
        <w:suppressAutoHyphens w:val="0"/>
        <w:spacing w:line="120" w:lineRule="exact"/>
        <w:rPr>
          <w:rFonts w:eastAsia="Calibri"/>
          <w:color w:val="000000" w:themeColor="text1"/>
          <w:sz w:val="10"/>
          <w14:ligatures w14:val="none"/>
        </w:rPr>
      </w:pPr>
    </w:p>
    <w:p w14:paraId="1E89EF46" w14:textId="77777777" w:rsidR="00D46EEF" w:rsidRPr="006E05AC" w:rsidRDefault="00D46EEF" w:rsidP="00F72FD3">
      <w:pPr>
        <w:keepNext/>
        <w:keepLines/>
        <w:suppressAutoHyphens w:val="0"/>
        <w:spacing w:line="120" w:lineRule="exact"/>
        <w:rPr>
          <w:rFonts w:eastAsia="Calibri"/>
          <w:color w:val="000000" w:themeColor="text1"/>
          <w:sz w:val="10"/>
          <w14:ligatures w14:val="none"/>
        </w:rPr>
      </w:pPr>
    </w:p>
    <w:p w14:paraId="20C5B0D1" w14:textId="0AFD6957" w:rsidR="00F72FD3" w:rsidRPr="006E05AC" w:rsidRDefault="00F72FD3" w:rsidP="00663332">
      <w:pPr>
        <w:pStyle w:val="H23"/>
        <w:rPr>
          <w:lang w:val="en-GB"/>
        </w:rPr>
      </w:pPr>
      <w:r w:rsidRPr="006E05AC">
        <w:rPr>
          <w:lang w:val="en-GB"/>
        </w:rPr>
        <w:tab/>
      </w:r>
      <w:r w:rsidRPr="006E05AC">
        <w:rPr>
          <w:lang w:val="en-GB"/>
        </w:rPr>
        <w:tab/>
        <w:t xml:space="preserve">Result </w:t>
      </w:r>
      <w:r w:rsidR="00663332">
        <w:rPr>
          <w:lang w:val="en-GB"/>
        </w:rPr>
        <w:t>1</w:t>
      </w:r>
      <w:r w:rsidRPr="006E05AC">
        <w:rPr>
          <w:lang w:val="en-GB"/>
        </w:rPr>
        <w:t>: rights-based stability in Afghanistan</w:t>
      </w:r>
    </w:p>
    <w:p w14:paraId="5B1CFD91" w14:textId="77777777" w:rsidR="00F72FD3" w:rsidRPr="006E05AC" w:rsidRDefault="00F72FD3" w:rsidP="00F0417C">
      <w:pPr>
        <w:keepNext/>
        <w:keepLines/>
        <w:suppressAutoHyphens w:val="0"/>
        <w:spacing w:line="120" w:lineRule="exact"/>
        <w:rPr>
          <w:rFonts w:eastAsia="Calibri"/>
          <w:color w:val="000000" w:themeColor="text1"/>
          <w:sz w:val="10"/>
          <w14:ligatures w14:val="none"/>
        </w:rPr>
      </w:pPr>
    </w:p>
    <w:p w14:paraId="023893FF" w14:textId="335F1529" w:rsidR="00F72FD3" w:rsidRPr="00825EEB" w:rsidRDefault="00F72FD3" w:rsidP="00F0417C">
      <w:pPr>
        <w:pStyle w:val="H23"/>
        <w:keepNext/>
        <w:keepLines/>
        <w:rPr>
          <w:lang w:val="en-GB"/>
        </w:rPr>
      </w:pPr>
      <w:r w:rsidRPr="006E05AC">
        <w:rPr>
          <w:lang w:val="en-GB"/>
        </w:rPr>
        <w:tab/>
      </w:r>
      <w:r w:rsidRPr="006E05AC">
        <w:rPr>
          <w:lang w:val="en-GB"/>
        </w:rPr>
        <w:tab/>
      </w:r>
      <w:r w:rsidR="00260008" w:rsidRPr="00484837">
        <w:rPr>
          <w:lang w:val="en-GB"/>
        </w:rPr>
        <w:t xml:space="preserve">Programme performance </w:t>
      </w:r>
      <w:r w:rsidR="00260008" w:rsidRPr="00825EEB">
        <w:rPr>
          <w:lang w:val="en-GB"/>
        </w:rPr>
        <w:t>in 2024 and target for 2026</w:t>
      </w:r>
    </w:p>
    <w:p w14:paraId="4F925BD4" w14:textId="77777777" w:rsidR="00F72FD3" w:rsidRPr="006E05AC" w:rsidRDefault="00F72FD3" w:rsidP="00F0417C">
      <w:pPr>
        <w:keepNext/>
        <w:keepLines/>
        <w:suppressAutoHyphens w:val="0"/>
        <w:spacing w:line="120" w:lineRule="exact"/>
        <w:rPr>
          <w:rFonts w:eastAsia="Calibri"/>
          <w:color w:val="000000" w:themeColor="text1"/>
          <w:sz w:val="10"/>
          <w14:ligatures w14:val="none"/>
        </w:rPr>
      </w:pPr>
    </w:p>
    <w:p w14:paraId="3CD9A4B7" w14:textId="169CB80F" w:rsidR="00F72FD3" w:rsidRDefault="00F72FD3" w:rsidP="00A86C8F">
      <w:pPr>
        <w:pStyle w:val="AUNAMA16Apr"/>
        <w:rPr>
          <w:rFonts w:eastAsia="Times New Roman"/>
        </w:rPr>
      </w:pPr>
      <w:r w:rsidRPr="00825EEB">
        <w:t xml:space="preserve">In </w:t>
      </w:r>
      <w:r w:rsidR="007C1357" w:rsidRPr="00825EEB">
        <w:t>2024</w:t>
      </w:r>
      <w:r w:rsidRPr="00825EEB">
        <w:t xml:space="preserve">, the Mission maintained regular engagement with the </w:t>
      </w:r>
      <w:r w:rsidR="00A122B1" w:rsidRPr="00A122B1">
        <w:rPr>
          <w:iCs/>
        </w:rPr>
        <w:t>de facto</w:t>
      </w:r>
      <w:r w:rsidRPr="00825EEB">
        <w:t xml:space="preserve"> authorities, other national stakeholders and the international community on human rights, rule of law, governance and inclusion</w:t>
      </w:r>
      <w:r w:rsidR="00121BAB">
        <w:t xml:space="preserve"> issues</w:t>
      </w:r>
      <w:r w:rsidRPr="00825EEB">
        <w:t xml:space="preserve">. </w:t>
      </w:r>
      <w:r w:rsidR="00EE7DDF" w:rsidRPr="00825EEB">
        <w:t>Given ongoing restrictions on women and girls’ enjoyment of their rights</w:t>
      </w:r>
      <w:r w:rsidRPr="00825EEB">
        <w:t xml:space="preserve"> </w:t>
      </w:r>
      <w:r w:rsidRPr="00825EEB">
        <w:rPr>
          <w:rFonts w:eastAsia="Times New Roman"/>
        </w:rPr>
        <w:t xml:space="preserve">and amid shrinking civic space, UNAMA continued advocacy with the </w:t>
      </w:r>
      <w:r w:rsidR="00A122B1" w:rsidRPr="00A122B1">
        <w:rPr>
          <w:rFonts w:eastAsia="Times New Roman"/>
          <w:iCs/>
        </w:rPr>
        <w:t>de facto</w:t>
      </w:r>
      <w:r w:rsidRPr="00825EEB">
        <w:rPr>
          <w:rFonts w:eastAsia="Times New Roman"/>
        </w:rPr>
        <w:t xml:space="preserve"> authorities to reverse their restrictions on women, civil society and media, as well as to engage other national and subnational stakeholders</w:t>
      </w:r>
      <w:r w:rsidR="00B55FCA">
        <w:rPr>
          <w:rFonts w:eastAsia="Times New Roman"/>
        </w:rPr>
        <w:t xml:space="preserve">, </w:t>
      </w:r>
      <w:r w:rsidR="00B55FCA" w:rsidRPr="00D072FE">
        <w:rPr>
          <w:rFonts w:eastAsia="Times New Roman"/>
        </w:rPr>
        <w:t>including through the UN-convened meetings of Special Envoys on Afghanistan and subsequent working groups</w:t>
      </w:r>
      <w:r w:rsidR="007B13B0" w:rsidRPr="00825EEB">
        <w:rPr>
          <w:rFonts w:eastAsia="Times New Roman"/>
        </w:rPr>
        <w:t xml:space="preserve">. </w:t>
      </w:r>
    </w:p>
    <w:p w14:paraId="1AB87C09" w14:textId="77777777" w:rsidR="00A86C8F" w:rsidRPr="00825EEB" w:rsidRDefault="00A86C8F" w:rsidP="00A86C8F">
      <w:pPr>
        <w:pStyle w:val="AUNAMA16Apr"/>
        <w:numPr>
          <w:ilvl w:val="0"/>
          <w:numId w:val="0"/>
        </w:numPr>
        <w:ind w:left="1260"/>
        <w:rPr>
          <w:rFonts w:eastAsia="Times New Roman"/>
        </w:rPr>
      </w:pPr>
    </w:p>
    <w:p w14:paraId="0490E304" w14:textId="63F22252" w:rsidR="00F72FD3" w:rsidRPr="00A86C8F" w:rsidRDefault="00F72FD3" w:rsidP="00A86C8F">
      <w:pPr>
        <w:pStyle w:val="AUNAMA16Apr"/>
      </w:pPr>
      <w:r w:rsidRPr="00825EEB">
        <w:rPr>
          <w:w w:val="102"/>
        </w:rPr>
        <w:t>In 202</w:t>
      </w:r>
      <w:r w:rsidR="00EE7DDF" w:rsidRPr="00825EEB">
        <w:rPr>
          <w:w w:val="102"/>
        </w:rPr>
        <w:t>6</w:t>
      </w:r>
      <w:r w:rsidRPr="00825EEB">
        <w:rPr>
          <w:w w:val="102"/>
        </w:rPr>
        <w:t xml:space="preserve">, the Mission will </w:t>
      </w:r>
      <w:r w:rsidR="0092563A">
        <w:rPr>
          <w:w w:val="102"/>
        </w:rPr>
        <w:t>maintain</w:t>
      </w:r>
      <w:r w:rsidRPr="00825EEB">
        <w:rPr>
          <w:w w:val="102"/>
        </w:rPr>
        <w:t xml:space="preserve"> engage</w:t>
      </w:r>
      <w:r w:rsidR="0092563A">
        <w:rPr>
          <w:w w:val="102"/>
        </w:rPr>
        <w:t>ment</w:t>
      </w:r>
      <w:r w:rsidRPr="00825EEB">
        <w:rPr>
          <w:w w:val="102"/>
        </w:rPr>
        <w:t xml:space="preserve"> with the </w:t>
      </w:r>
      <w:r w:rsidR="00A122B1" w:rsidRPr="00A122B1">
        <w:rPr>
          <w:iCs/>
          <w:w w:val="102"/>
        </w:rPr>
        <w:t>de facto</w:t>
      </w:r>
      <w:r w:rsidRPr="00825EEB">
        <w:rPr>
          <w:w w:val="102"/>
        </w:rPr>
        <w:t xml:space="preserve"> authorities on overarching priorities, particularly </w:t>
      </w:r>
      <w:r w:rsidR="00EE7DDF" w:rsidRPr="00825EEB">
        <w:rPr>
          <w:w w:val="102"/>
        </w:rPr>
        <w:t>the situation of vulnerable groups, including women and girls, as well as</w:t>
      </w:r>
      <w:r w:rsidR="007B13B0" w:rsidRPr="00825EEB">
        <w:rPr>
          <w:w w:val="102"/>
        </w:rPr>
        <w:t xml:space="preserve"> </w:t>
      </w:r>
      <w:r w:rsidRPr="003569B8">
        <w:rPr>
          <w:w w:val="102"/>
        </w:rPr>
        <w:t>ethnic and religious minorities</w:t>
      </w:r>
      <w:r w:rsidR="0092563A">
        <w:rPr>
          <w:w w:val="102"/>
        </w:rPr>
        <w:t>,</w:t>
      </w:r>
      <w:r w:rsidRPr="00F808D0">
        <w:rPr>
          <w:w w:val="102"/>
        </w:rPr>
        <w:t xml:space="preserve"> and efforts on accountability for human rights violations by </w:t>
      </w:r>
      <w:r w:rsidR="00A122B1" w:rsidRPr="00A122B1">
        <w:rPr>
          <w:iCs/>
          <w:w w:val="102"/>
        </w:rPr>
        <w:t>de facto</w:t>
      </w:r>
      <w:r w:rsidRPr="00F808D0">
        <w:rPr>
          <w:w w:val="102"/>
        </w:rPr>
        <w:t xml:space="preserve"> authorities. This work is expected to contribute to the level of international assistance to meet humanitarian and basic human needs</w:t>
      </w:r>
      <w:r w:rsidR="007B13B0" w:rsidRPr="00F808D0">
        <w:rPr>
          <w:w w:val="102"/>
        </w:rPr>
        <w:t>,</w:t>
      </w:r>
      <w:r w:rsidRPr="00F808D0">
        <w:rPr>
          <w:w w:val="102"/>
        </w:rPr>
        <w:t xml:space="preserve"> efforts towards compliance with international human rights and humanitarian law obligations, </w:t>
      </w:r>
      <w:r w:rsidR="007B13B0" w:rsidRPr="00F808D0">
        <w:rPr>
          <w:w w:val="102"/>
        </w:rPr>
        <w:t>and</w:t>
      </w:r>
      <w:r w:rsidRPr="00F808D0">
        <w:rPr>
          <w:w w:val="102"/>
        </w:rPr>
        <w:t xml:space="preserve"> a more conducive environment for inclusive governance.</w:t>
      </w:r>
    </w:p>
    <w:p w14:paraId="61609888" w14:textId="77777777" w:rsidR="00A86C8F" w:rsidRPr="00F808D0" w:rsidRDefault="00A86C8F" w:rsidP="00A86C8F">
      <w:pPr>
        <w:pStyle w:val="AUNAMA16Apr"/>
        <w:numPr>
          <w:ilvl w:val="0"/>
          <w:numId w:val="0"/>
        </w:numPr>
      </w:pPr>
    </w:p>
    <w:p w14:paraId="4561BE76" w14:textId="018EA5F2" w:rsidR="00F72FD3" w:rsidRPr="005726A0" w:rsidRDefault="00F72FD3" w:rsidP="00A86C8F">
      <w:pPr>
        <w:pStyle w:val="AUNAMA16Apr"/>
      </w:pPr>
      <w:r w:rsidRPr="006E05AC">
        <w:t xml:space="preserve">Progress toward the objective and the </w:t>
      </w:r>
      <w:r w:rsidRPr="005726A0">
        <w:t xml:space="preserve">target for </w:t>
      </w:r>
      <w:r w:rsidR="00C71445" w:rsidRPr="00A93218">
        <w:t>2026</w:t>
      </w:r>
      <w:r w:rsidRPr="005726A0">
        <w:t xml:space="preserve"> </w:t>
      </w:r>
      <w:r w:rsidR="0032537B" w:rsidRPr="005726A0">
        <w:t>is</w:t>
      </w:r>
      <w:r w:rsidRPr="005726A0">
        <w:t xml:space="preserve"> presented in the performance measure below (see table </w:t>
      </w:r>
      <w:r w:rsidR="004D0015" w:rsidRPr="005726A0">
        <w:t>2</w:t>
      </w:r>
      <w:r w:rsidRPr="005726A0">
        <w:t>).</w:t>
      </w:r>
    </w:p>
    <w:p w14:paraId="5FBBE6B9" w14:textId="11CC0BA2" w:rsidR="00F72FD3" w:rsidRPr="006E05AC" w:rsidRDefault="00F72FD3" w:rsidP="00936E4E">
      <w:pPr>
        <w:pStyle w:val="H23"/>
        <w:rPr>
          <w:b w:val="0"/>
          <w:bCs/>
          <w:lang w:val="en-GB"/>
        </w:rPr>
      </w:pPr>
      <w:r w:rsidRPr="006E05AC">
        <w:rPr>
          <w:b w:val="0"/>
          <w:bCs/>
          <w:lang w:val="en-GB"/>
        </w:rPr>
        <w:t xml:space="preserve">Table </w:t>
      </w:r>
      <w:r w:rsidR="004D0015">
        <w:rPr>
          <w:b w:val="0"/>
          <w:bCs/>
          <w:lang w:val="en-GB"/>
        </w:rPr>
        <w:t>2</w:t>
      </w:r>
    </w:p>
    <w:p w14:paraId="468F2072" w14:textId="42F2B84D" w:rsidR="00F72FD3" w:rsidRPr="006E05AC" w:rsidRDefault="00F72FD3" w:rsidP="00936E4E">
      <w:pPr>
        <w:pStyle w:val="H23"/>
        <w:rPr>
          <w:lang w:val="en-GB"/>
        </w:rPr>
      </w:pPr>
      <w:r w:rsidRPr="006E05AC">
        <w:rPr>
          <w:lang w:val="en-GB"/>
        </w:rPr>
        <w:t xml:space="preserve">Performance </w:t>
      </w:r>
      <w:r w:rsidR="00B93408" w:rsidRPr="00484837">
        <w:rPr>
          <w:lang w:val="en-GB"/>
        </w:rPr>
        <w:t>measure</w:t>
      </w:r>
      <w:r w:rsidRPr="006E05AC">
        <w:rPr>
          <w:lang w:val="en-GB"/>
        </w:rPr>
        <w:t xml:space="preserve"> </w:t>
      </w:r>
    </w:p>
    <w:p w14:paraId="7BDC9C10" w14:textId="77777777" w:rsidR="00F72FD3" w:rsidRPr="006E05AC" w:rsidRDefault="00F72FD3" w:rsidP="00F72FD3">
      <w:pPr>
        <w:suppressAutoHyphens w:val="0"/>
        <w:spacing w:line="120" w:lineRule="exact"/>
        <w:rPr>
          <w:rFonts w:eastAsia="Calibri"/>
          <w:color w:val="000000" w:themeColor="text1"/>
          <w:sz w:val="10"/>
          <w14:ligatures w14:val="none"/>
        </w:rPr>
      </w:pPr>
    </w:p>
    <w:p w14:paraId="595C0C2B" w14:textId="77777777" w:rsidR="00F72FD3" w:rsidRPr="006E05AC" w:rsidRDefault="00F72FD3" w:rsidP="00F72FD3">
      <w:pPr>
        <w:suppressAutoHyphens w:val="0"/>
        <w:spacing w:line="120" w:lineRule="exact"/>
        <w:rPr>
          <w:rFonts w:eastAsia="Calibri"/>
          <w:color w:val="000000" w:themeColor="text1"/>
          <w:sz w:val="10"/>
          <w14:ligatures w14:val="none"/>
        </w:rPr>
      </w:pPr>
    </w:p>
    <w:tbl>
      <w:tblPr>
        <w:tblStyle w:val="TableGrid1"/>
        <w:tblW w:w="98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4"/>
        <w:gridCol w:w="1974"/>
        <w:gridCol w:w="1974"/>
        <w:gridCol w:w="1974"/>
        <w:gridCol w:w="1974"/>
      </w:tblGrid>
      <w:tr w:rsidR="001258E1" w:rsidRPr="006E05AC" w14:paraId="08A1813D" w14:textId="77777777" w:rsidTr="004E521B">
        <w:trPr>
          <w:tblHeader/>
        </w:trPr>
        <w:tc>
          <w:tcPr>
            <w:tcW w:w="1974" w:type="dxa"/>
            <w:tcBorders>
              <w:top w:val="single" w:sz="4" w:space="0" w:color="auto"/>
              <w:bottom w:val="single" w:sz="12" w:space="0" w:color="auto"/>
            </w:tcBorders>
            <w:shd w:val="clear" w:color="auto" w:fill="auto"/>
            <w:vAlign w:val="bottom"/>
          </w:tcPr>
          <w:p w14:paraId="3B4BBF4A" w14:textId="250C4C88" w:rsidR="001258E1" w:rsidRPr="006E05AC" w:rsidRDefault="001258E1" w:rsidP="001258E1">
            <w:pPr>
              <w:spacing w:before="81" w:after="81" w:line="160" w:lineRule="exact"/>
              <w:ind w:right="43"/>
              <w:rPr>
                <w:rFonts w:eastAsia="Calibri"/>
                <w:i/>
                <w:color w:val="000000" w:themeColor="text1"/>
                <w:sz w:val="14"/>
              </w:rPr>
            </w:pPr>
            <w:r w:rsidRPr="00A93218">
              <w:rPr>
                <w:i/>
                <w:sz w:val="14"/>
              </w:rPr>
              <w:t>2022 (actual)</w:t>
            </w:r>
          </w:p>
        </w:tc>
        <w:tc>
          <w:tcPr>
            <w:tcW w:w="1974" w:type="dxa"/>
            <w:tcBorders>
              <w:top w:val="single" w:sz="4" w:space="0" w:color="auto"/>
              <w:bottom w:val="single" w:sz="12" w:space="0" w:color="auto"/>
            </w:tcBorders>
            <w:shd w:val="clear" w:color="auto" w:fill="auto"/>
            <w:vAlign w:val="bottom"/>
          </w:tcPr>
          <w:p w14:paraId="63F64269" w14:textId="438EBEFB" w:rsidR="001258E1" w:rsidRPr="006E05AC" w:rsidRDefault="001258E1" w:rsidP="001258E1">
            <w:pPr>
              <w:spacing w:before="81" w:after="81" w:line="160" w:lineRule="exact"/>
              <w:ind w:left="144" w:right="40"/>
              <w:rPr>
                <w:rFonts w:eastAsia="Calibri"/>
                <w:i/>
                <w:color w:val="000000" w:themeColor="text1"/>
                <w:spacing w:val="2"/>
                <w:w w:val="101"/>
                <w:sz w:val="14"/>
              </w:rPr>
            </w:pPr>
            <w:r w:rsidRPr="00A93218">
              <w:rPr>
                <w:i/>
                <w:sz w:val="14"/>
              </w:rPr>
              <w:t>2023 (actual)</w:t>
            </w:r>
          </w:p>
        </w:tc>
        <w:tc>
          <w:tcPr>
            <w:tcW w:w="1974" w:type="dxa"/>
            <w:tcBorders>
              <w:top w:val="single" w:sz="4" w:space="0" w:color="auto"/>
              <w:bottom w:val="single" w:sz="12" w:space="0" w:color="auto"/>
              <w:right w:val="double" w:sz="12" w:space="0" w:color="auto"/>
            </w:tcBorders>
            <w:shd w:val="clear" w:color="auto" w:fill="auto"/>
            <w:vAlign w:val="bottom"/>
          </w:tcPr>
          <w:p w14:paraId="795EAFC0" w14:textId="47F52113" w:rsidR="001258E1" w:rsidRPr="006E05AC" w:rsidRDefault="001258E1" w:rsidP="001258E1">
            <w:pPr>
              <w:spacing w:before="81" w:after="81" w:line="160" w:lineRule="exact"/>
              <w:ind w:left="144" w:right="40"/>
              <w:rPr>
                <w:rFonts w:eastAsia="Calibri"/>
                <w:i/>
                <w:color w:val="000000" w:themeColor="text1"/>
                <w:spacing w:val="2"/>
                <w:w w:val="101"/>
                <w:sz w:val="14"/>
              </w:rPr>
            </w:pPr>
            <w:r w:rsidRPr="00A93218">
              <w:rPr>
                <w:i/>
                <w:sz w:val="14"/>
              </w:rPr>
              <w:t>2024 (actual)</w:t>
            </w:r>
          </w:p>
        </w:tc>
        <w:tc>
          <w:tcPr>
            <w:tcW w:w="1974" w:type="dxa"/>
            <w:tcBorders>
              <w:top w:val="single" w:sz="4" w:space="0" w:color="auto"/>
              <w:left w:val="double" w:sz="12" w:space="0" w:color="auto"/>
              <w:bottom w:val="single" w:sz="12" w:space="0" w:color="auto"/>
            </w:tcBorders>
            <w:shd w:val="clear" w:color="auto" w:fill="auto"/>
            <w:vAlign w:val="bottom"/>
          </w:tcPr>
          <w:p w14:paraId="40895163" w14:textId="6AA1D86B" w:rsidR="001258E1" w:rsidRPr="006E05AC" w:rsidRDefault="001258E1" w:rsidP="001258E1">
            <w:pPr>
              <w:spacing w:before="81" w:after="81" w:line="160" w:lineRule="exact"/>
              <w:ind w:left="144" w:right="40"/>
              <w:rPr>
                <w:rFonts w:eastAsia="Calibri"/>
                <w:i/>
                <w:color w:val="000000" w:themeColor="text1"/>
                <w:spacing w:val="2"/>
                <w:w w:val="101"/>
                <w:sz w:val="14"/>
              </w:rPr>
            </w:pPr>
            <w:r w:rsidRPr="00A93218">
              <w:rPr>
                <w:i/>
                <w:sz w:val="14"/>
              </w:rPr>
              <w:t>2025 (planned)</w:t>
            </w:r>
          </w:p>
        </w:tc>
        <w:tc>
          <w:tcPr>
            <w:tcW w:w="1974" w:type="dxa"/>
            <w:tcBorders>
              <w:top w:val="single" w:sz="4" w:space="0" w:color="auto"/>
              <w:bottom w:val="single" w:sz="12" w:space="0" w:color="auto"/>
            </w:tcBorders>
            <w:shd w:val="clear" w:color="auto" w:fill="auto"/>
            <w:vAlign w:val="bottom"/>
          </w:tcPr>
          <w:p w14:paraId="6F040786" w14:textId="1E380D36" w:rsidR="001258E1" w:rsidRPr="006E05AC" w:rsidRDefault="001258E1" w:rsidP="001258E1">
            <w:pPr>
              <w:spacing w:before="81" w:after="81" w:line="160" w:lineRule="exact"/>
              <w:ind w:left="144" w:right="40"/>
              <w:rPr>
                <w:rFonts w:eastAsia="Calibri"/>
                <w:i/>
                <w:color w:val="000000" w:themeColor="text1"/>
                <w:spacing w:val="2"/>
                <w:w w:val="101"/>
                <w:sz w:val="14"/>
              </w:rPr>
            </w:pPr>
            <w:r w:rsidRPr="00A93218">
              <w:rPr>
                <w:i/>
                <w:sz w:val="14"/>
              </w:rPr>
              <w:t>2026 (planned)</w:t>
            </w:r>
          </w:p>
        </w:tc>
      </w:tr>
      <w:tr w:rsidR="00217715" w:rsidRPr="006E05AC" w14:paraId="58D935D8" w14:textId="77777777" w:rsidTr="004E521B">
        <w:trPr>
          <w:trHeight w:hRule="exact" w:val="115"/>
          <w:tblHeader/>
        </w:trPr>
        <w:tc>
          <w:tcPr>
            <w:tcW w:w="1974" w:type="dxa"/>
            <w:tcBorders>
              <w:top w:val="single" w:sz="12" w:space="0" w:color="auto"/>
            </w:tcBorders>
            <w:shd w:val="clear" w:color="auto" w:fill="auto"/>
            <w:vAlign w:val="bottom"/>
          </w:tcPr>
          <w:p w14:paraId="36E7C7D2" w14:textId="77777777" w:rsidR="00F72FD3" w:rsidRPr="006E05AC" w:rsidRDefault="00F72FD3" w:rsidP="00F0417C">
            <w:pPr>
              <w:spacing w:before="40" w:after="120"/>
              <w:ind w:right="43"/>
              <w:rPr>
                <w:rFonts w:eastAsia="Calibri"/>
                <w:color w:val="000000" w:themeColor="text1"/>
              </w:rPr>
            </w:pPr>
          </w:p>
        </w:tc>
        <w:tc>
          <w:tcPr>
            <w:tcW w:w="1974" w:type="dxa"/>
            <w:tcBorders>
              <w:top w:val="single" w:sz="12" w:space="0" w:color="auto"/>
            </w:tcBorders>
            <w:shd w:val="clear" w:color="auto" w:fill="auto"/>
            <w:vAlign w:val="bottom"/>
          </w:tcPr>
          <w:p w14:paraId="74E981C7" w14:textId="77777777" w:rsidR="00F72FD3" w:rsidRPr="006E05AC" w:rsidRDefault="00F72FD3" w:rsidP="00F72FD3">
            <w:pPr>
              <w:spacing w:before="40" w:after="120"/>
              <w:ind w:left="144" w:right="40"/>
              <w:rPr>
                <w:rFonts w:eastAsia="Calibri"/>
                <w:color w:val="000000" w:themeColor="text1"/>
                <w:spacing w:val="2"/>
                <w:w w:val="101"/>
              </w:rPr>
            </w:pPr>
          </w:p>
        </w:tc>
        <w:tc>
          <w:tcPr>
            <w:tcW w:w="1974" w:type="dxa"/>
            <w:tcBorders>
              <w:top w:val="single" w:sz="12" w:space="0" w:color="auto"/>
              <w:right w:val="double" w:sz="12" w:space="0" w:color="auto"/>
            </w:tcBorders>
            <w:shd w:val="clear" w:color="auto" w:fill="auto"/>
            <w:vAlign w:val="bottom"/>
          </w:tcPr>
          <w:p w14:paraId="3D249BDD" w14:textId="77777777" w:rsidR="00F72FD3" w:rsidRPr="006E05AC" w:rsidRDefault="00F72FD3" w:rsidP="00F72FD3">
            <w:pPr>
              <w:spacing w:before="40" w:after="120"/>
              <w:ind w:left="144" w:right="40"/>
              <w:rPr>
                <w:rFonts w:eastAsia="Calibri"/>
                <w:color w:val="000000" w:themeColor="text1"/>
                <w:spacing w:val="2"/>
                <w:w w:val="101"/>
              </w:rPr>
            </w:pPr>
          </w:p>
        </w:tc>
        <w:tc>
          <w:tcPr>
            <w:tcW w:w="1974" w:type="dxa"/>
            <w:tcBorders>
              <w:top w:val="single" w:sz="12" w:space="0" w:color="auto"/>
              <w:left w:val="double" w:sz="12" w:space="0" w:color="auto"/>
            </w:tcBorders>
            <w:shd w:val="clear" w:color="auto" w:fill="auto"/>
            <w:vAlign w:val="bottom"/>
          </w:tcPr>
          <w:p w14:paraId="407C4EC4" w14:textId="77777777" w:rsidR="00F72FD3" w:rsidRPr="006E05AC" w:rsidRDefault="00F72FD3" w:rsidP="00F72FD3">
            <w:pPr>
              <w:spacing w:before="40" w:after="120"/>
              <w:ind w:left="144" w:right="40"/>
              <w:rPr>
                <w:rFonts w:eastAsia="Calibri"/>
                <w:color w:val="000000" w:themeColor="text1"/>
                <w:spacing w:val="2"/>
                <w:w w:val="101"/>
              </w:rPr>
            </w:pPr>
          </w:p>
        </w:tc>
        <w:tc>
          <w:tcPr>
            <w:tcW w:w="1974" w:type="dxa"/>
            <w:tcBorders>
              <w:top w:val="single" w:sz="12" w:space="0" w:color="auto"/>
            </w:tcBorders>
            <w:shd w:val="clear" w:color="auto" w:fill="auto"/>
            <w:vAlign w:val="bottom"/>
          </w:tcPr>
          <w:p w14:paraId="7BE69B1A" w14:textId="77777777" w:rsidR="00F72FD3" w:rsidRPr="006E05AC" w:rsidRDefault="00F72FD3" w:rsidP="00F72FD3">
            <w:pPr>
              <w:spacing w:before="40" w:after="120"/>
              <w:ind w:left="144" w:right="40"/>
              <w:rPr>
                <w:rFonts w:eastAsia="Calibri"/>
                <w:color w:val="000000" w:themeColor="text1"/>
                <w:spacing w:val="2"/>
                <w:w w:val="101"/>
              </w:rPr>
            </w:pPr>
          </w:p>
        </w:tc>
      </w:tr>
      <w:tr w:rsidR="00516D18" w:rsidRPr="006E05AC" w14:paraId="61827CA5" w14:textId="77777777" w:rsidTr="00E25637">
        <w:tc>
          <w:tcPr>
            <w:tcW w:w="1974" w:type="dxa"/>
            <w:shd w:val="clear" w:color="auto" w:fill="auto"/>
          </w:tcPr>
          <w:p w14:paraId="2BFF911D" w14:textId="170D9DD9" w:rsidR="00516D18" w:rsidRPr="006E05AC" w:rsidRDefault="00516D18" w:rsidP="00516D18">
            <w:pPr>
              <w:tabs>
                <w:tab w:val="left" w:pos="288"/>
                <w:tab w:val="left" w:pos="576"/>
                <w:tab w:val="left" w:pos="864"/>
                <w:tab w:val="left" w:pos="1152"/>
              </w:tabs>
              <w:spacing w:before="40" w:after="120"/>
              <w:ind w:left="144" w:right="40"/>
              <w:rPr>
                <w:rFonts w:eastAsia="Calibri"/>
                <w:color w:val="000000" w:themeColor="text1"/>
              </w:rPr>
            </w:pPr>
            <w:r w:rsidRPr="006E05AC">
              <w:rPr>
                <w:rFonts w:eastAsia="Calibri"/>
                <w:color w:val="000000" w:themeColor="text1"/>
              </w:rPr>
              <w:t xml:space="preserve">Regular United Nations engagement with the </w:t>
            </w:r>
            <w:r w:rsidR="00A122B1" w:rsidRPr="00A122B1">
              <w:rPr>
                <w:rFonts w:eastAsia="Calibri"/>
                <w:iCs/>
                <w:color w:val="000000" w:themeColor="text1"/>
              </w:rPr>
              <w:t>de facto</w:t>
            </w:r>
            <w:r w:rsidRPr="006E05AC">
              <w:rPr>
                <w:rFonts w:eastAsia="Calibri"/>
                <w:color w:val="000000" w:themeColor="text1"/>
              </w:rPr>
              <w:t xml:space="preserve"> authorities, other national stakeholders and the international </w:t>
            </w:r>
            <w:r w:rsidRPr="006E05AC">
              <w:rPr>
                <w:rFonts w:eastAsia="Calibri"/>
                <w:color w:val="000000" w:themeColor="text1"/>
              </w:rPr>
              <w:lastRenderedPageBreak/>
              <w:t xml:space="preserve">community for sustained support to meet humanitarian and human needs, as well as compliance by relevant </w:t>
            </w:r>
            <w:r w:rsidR="00A122B1" w:rsidRPr="00A122B1">
              <w:rPr>
                <w:rFonts w:eastAsia="Calibri"/>
                <w:iCs/>
                <w:color w:val="000000" w:themeColor="text1"/>
              </w:rPr>
              <w:t>de facto</w:t>
            </w:r>
            <w:r w:rsidRPr="006E05AC">
              <w:rPr>
                <w:rFonts w:eastAsia="Calibri"/>
                <w:color w:val="000000" w:themeColor="text1"/>
              </w:rPr>
              <w:t xml:space="preserve"> authorities with international human rights and humanitarian law obligations</w:t>
            </w:r>
          </w:p>
          <w:p w14:paraId="44174869" w14:textId="1891B41C" w:rsidR="003F031C" w:rsidRPr="006E05AC" w:rsidRDefault="00516D18" w:rsidP="00516D18">
            <w:pPr>
              <w:tabs>
                <w:tab w:val="left" w:pos="288"/>
                <w:tab w:val="left" w:pos="576"/>
                <w:tab w:val="left" w:pos="864"/>
                <w:tab w:val="left" w:pos="1152"/>
              </w:tabs>
              <w:spacing w:before="40" w:after="120"/>
              <w:ind w:left="144" w:right="40"/>
              <w:rPr>
                <w:rFonts w:eastAsia="Calibri"/>
                <w:color w:val="000000" w:themeColor="text1"/>
              </w:rPr>
            </w:pPr>
            <w:r w:rsidRPr="006E05AC">
              <w:rPr>
                <w:rFonts w:eastAsia="Calibri"/>
                <w:color w:val="000000" w:themeColor="text1"/>
              </w:rPr>
              <w:t>Regular United Nations injection of cash for humanitarian assistance, in coordination with the Central Bank and other partners</w:t>
            </w:r>
          </w:p>
          <w:p w14:paraId="136A5FFB" w14:textId="7E0CDBBA" w:rsidR="00516D18" w:rsidRPr="006E05AC" w:rsidRDefault="00516D18" w:rsidP="004D65A1">
            <w:pPr>
              <w:tabs>
                <w:tab w:val="left" w:pos="288"/>
                <w:tab w:val="left" w:pos="576"/>
                <w:tab w:val="left" w:pos="864"/>
                <w:tab w:val="left" w:pos="1152"/>
              </w:tabs>
              <w:spacing w:before="40" w:after="120"/>
              <w:ind w:left="144" w:right="40"/>
              <w:rPr>
                <w:rFonts w:eastAsia="Calibri"/>
                <w:color w:val="000000" w:themeColor="text1"/>
              </w:rPr>
            </w:pPr>
            <w:r w:rsidRPr="006E05AC">
              <w:rPr>
                <w:rFonts w:eastAsia="Calibri"/>
                <w:color w:val="000000" w:themeColor="text1"/>
                <w:spacing w:val="2"/>
              </w:rPr>
              <w:t xml:space="preserve">Regular subnational outreach meetings and facilitated community relationship-building and engagement with </w:t>
            </w:r>
            <w:r w:rsidR="00A122B1" w:rsidRPr="00A122B1">
              <w:rPr>
                <w:rFonts w:eastAsia="Calibri"/>
                <w:iCs/>
                <w:color w:val="000000" w:themeColor="text1"/>
                <w:spacing w:val="2"/>
              </w:rPr>
              <w:t>de facto</w:t>
            </w:r>
            <w:r w:rsidRPr="006E05AC">
              <w:rPr>
                <w:rFonts w:eastAsia="Calibri"/>
                <w:color w:val="000000" w:themeColor="text1"/>
                <w:spacing w:val="2"/>
              </w:rPr>
              <w:t xml:space="preserve"> authorities</w:t>
            </w:r>
          </w:p>
        </w:tc>
        <w:tc>
          <w:tcPr>
            <w:tcW w:w="1974" w:type="dxa"/>
            <w:shd w:val="clear" w:color="auto" w:fill="auto"/>
            <w:vAlign w:val="bottom"/>
          </w:tcPr>
          <w:p w14:paraId="10800E5B" w14:textId="55D98137" w:rsidR="00516D18" w:rsidRPr="006E05AC" w:rsidRDefault="00516D18" w:rsidP="00E25637">
            <w:pPr>
              <w:tabs>
                <w:tab w:val="left" w:pos="288"/>
                <w:tab w:val="left" w:pos="576"/>
                <w:tab w:val="left" w:pos="864"/>
                <w:tab w:val="left" w:pos="1152"/>
              </w:tabs>
              <w:spacing w:before="40" w:after="120"/>
              <w:ind w:left="144" w:right="40"/>
              <w:jc w:val="center"/>
              <w:rPr>
                <w:rFonts w:eastAsia="Calibri"/>
                <w:color w:val="000000" w:themeColor="text1"/>
              </w:rPr>
            </w:pPr>
            <w:r w:rsidRPr="006E05AC">
              <w:rPr>
                <w:rFonts w:eastAsia="Calibri"/>
                <w:color w:val="000000" w:themeColor="text1"/>
              </w:rPr>
              <w:lastRenderedPageBreak/>
              <w:t xml:space="preserve">Regular United Nations engagement with the </w:t>
            </w:r>
            <w:r w:rsidR="00A122B1" w:rsidRPr="00A122B1">
              <w:rPr>
                <w:rFonts w:eastAsia="Calibri"/>
                <w:iCs/>
                <w:color w:val="000000" w:themeColor="text1"/>
              </w:rPr>
              <w:t>de facto</w:t>
            </w:r>
            <w:r w:rsidRPr="006E05AC">
              <w:rPr>
                <w:rFonts w:eastAsia="Calibri"/>
                <w:color w:val="000000" w:themeColor="text1"/>
              </w:rPr>
              <w:t xml:space="preserve"> authorities, non</w:t>
            </w:r>
            <w:r w:rsidRPr="006E05AC">
              <w:rPr>
                <w:rFonts w:eastAsia="Calibri"/>
                <w:color w:val="000000" w:themeColor="text1"/>
              </w:rPr>
              <w:noBreakHyphen/>
              <w:t xml:space="preserve">Taliban figures and those from different ethnic </w:t>
            </w:r>
            <w:r w:rsidRPr="006E05AC">
              <w:rPr>
                <w:rFonts w:eastAsia="Calibri"/>
                <w:color w:val="000000" w:themeColor="text1"/>
              </w:rPr>
              <w:lastRenderedPageBreak/>
              <w:t>groups and geographical regions, to advocate for inclusive governance as well as support for the establishment of mechanisms at the national and subnational levels for inclusive governance.</w:t>
            </w:r>
          </w:p>
          <w:p w14:paraId="6FC051E8" w14:textId="1BB36139" w:rsidR="00516D18" w:rsidRPr="006E05AC" w:rsidRDefault="00516D18" w:rsidP="00E25637">
            <w:pPr>
              <w:tabs>
                <w:tab w:val="left" w:pos="288"/>
                <w:tab w:val="left" w:pos="576"/>
                <w:tab w:val="left" w:pos="864"/>
                <w:tab w:val="left" w:pos="1152"/>
              </w:tabs>
              <w:spacing w:before="40" w:after="120"/>
              <w:ind w:left="144" w:right="40"/>
              <w:jc w:val="center"/>
              <w:rPr>
                <w:rFonts w:eastAsia="Calibri"/>
                <w:color w:val="000000" w:themeColor="text1"/>
              </w:rPr>
            </w:pPr>
            <w:r w:rsidRPr="006E05AC">
              <w:rPr>
                <w:rFonts w:eastAsia="Calibri"/>
                <w:color w:val="000000" w:themeColor="text1"/>
              </w:rPr>
              <w:t>Provision of support to the development of a structured policy dialogue for confidence-building between Afghan stakeholders and the international community</w:t>
            </w:r>
          </w:p>
        </w:tc>
        <w:tc>
          <w:tcPr>
            <w:tcW w:w="1974" w:type="dxa"/>
            <w:tcBorders>
              <w:right w:val="double" w:sz="12" w:space="0" w:color="auto"/>
            </w:tcBorders>
            <w:shd w:val="clear" w:color="auto" w:fill="auto"/>
          </w:tcPr>
          <w:p w14:paraId="401327D1" w14:textId="4301522F" w:rsidR="00516D18" w:rsidRPr="00CE7C0E" w:rsidRDefault="00516D18" w:rsidP="00516D18">
            <w:pPr>
              <w:tabs>
                <w:tab w:val="left" w:pos="288"/>
                <w:tab w:val="left" w:pos="576"/>
                <w:tab w:val="left" w:pos="864"/>
                <w:tab w:val="left" w:pos="1152"/>
              </w:tabs>
              <w:spacing w:before="40" w:after="120"/>
              <w:ind w:left="144" w:right="40"/>
              <w:rPr>
                <w:rFonts w:eastAsia="Calibri"/>
                <w:spacing w:val="2"/>
              </w:rPr>
            </w:pPr>
            <w:r w:rsidRPr="00CE7C0E">
              <w:rPr>
                <w:rFonts w:eastAsia="Calibri"/>
              </w:rPr>
              <w:lastRenderedPageBreak/>
              <w:t>Continued efforts towards an</w:t>
            </w:r>
            <w:r w:rsidR="00C9718A">
              <w:rPr>
                <w:rFonts w:eastAsia="Calibri"/>
              </w:rPr>
              <w:t xml:space="preserve"> </w:t>
            </w:r>
            <w:r w:rsidRPr="00CE7C0E">
              <w:rPr>
                <w:rFonts w:eastAsia="Calibri"/>
              </w:rPr>
              <w:t>inclusive</w:t>
            </w:r>
            <w:r w:rsidR="003D02DC">
              <w:rPr>
                <w:rFonts w:eastAsia="Calibri"/>
              </w:rPr>
              <w:t xml:space="preserve"> </w:t>
            </w:r>
            <w:r w:rsidRPr="00CE7C0E">
              <w:rPr>
                <w:rFonts w:eastAsia="Calibri"/>
              </w:rPr>
              <w:t xml:space="preserve"> and responsive governance and pursuit of a political path for </w:t>
            </w:r>
            <w:r w:rsidRPr="00CE7C0E">
              <w:rPr>
                <w:rFonts w:eastAsia="Calibri"/>
              </w:rPr>
              <w:lastRenderedPageBreak/>
              <w:t>confidence-building between Afghan stakeholders and the international community</w:t>
            </w:r>
          </w:p>
        </w:tc>
        <w:tc>
          <w:tcPr>
            <w:tcW w:w="1974" w:type="dxa"/>
            <w:tcBorders>
              <w:left w:val="double" w:sz="12" w:space="0" w:color="auto"/>
            </w:tcBorders>
            <w:shd w:val="clear" w:color="auto" w:fill="auto"/>
          </w:tcPr>
          <w:p w14:paraId="39EB648D" w14:textId="466BB411" w:rsidR="0032537B" w:rsidRPr="00CE7C0E" w:rsidRDefault="00980DB9" w:rsidP="00692664">
            <w:pPr>
              <w:tabs>
                <w:tab w:val="left" w:pos="288"/>
                <w:tab w:val="left" w:pos="576"/>
                <w:tab w:val="left" w:pos="864"/>
                <w:tab w:val="left" w:pos="1152"/>
              </w:tabs>
              <w:spacing w:before="40" w:after="120"/>
              <w:ind w:left="144" w:right="40"/>
              <w:rPr>
                <w:rFonts w:eastAsia="Calibri"/>
                <w:spacing w:val="2"/>
              </w:rPr>
            </w:pPr>
            <w:r w:rsidRPr="00980DB9">
              <w:rPr>
                <w:rFonts w:eastAsia="Calibri"/>
              </w:rPr>
              <w:lastRenderedPageBreak/>
              <w:t xml:space="preserve">Continued efforts towards an inclusive, representative, participatory and responsive governance model, </w:t>
            </w:r>
            <w:r w:rsidRPr="00980DB9">
              <w:rPr>
                <w:rFonts w:eastAsia="Calibri"/>
              </w:rPr>
              <w:lastRenderedPageBreak/>
              <w:t xml:space="preserve">including dialogue between diverse Afghan constituencies and the </w:t>
            </w:r>
            <w:r w:rsidR="00A122B1" w:rsidRPr="00A122B1">
              <w:rPr>
                <w:rFonts w:eastAsia="Calibri"/>
                <w:iCs/>
              </w:rPr>
              <w:t>de facto</w:t>
            </w:r>
            <w:r w:rsidRPr="00980DB9">
              <w:rPr>
                <w:rFonts w:eastAsia="Calibri"/>
              </w:rPr>
              <w:t xml:space="preserve"> authorities</w:t>
            </w:r>
          </w:p>
        </w:tc>
        <w:tc>
          <w:tcPr>
            <w:tcW w:w="1974" w:type="dxa"/>
            <w:shd w:val="clear" w:color="auto" w:fill="auto"/>
            <w:vAlign w:val="center"/>
          </w:tcPr>
          <w:p w14:paraId="59AF01A0" w14:textId="55A7DFB5" w:rsidR="00516D18" w:rsidRDefault="00DF43F4" w:rsidP="00911AF4">
            <w:pPr>
              <w:tabs>
                <w:tab w:val="left" w:pos="288"/>
                <w:tab w:val="left" w:pos="576"/>
                <w:tab w:val="left" w:pos="864"/>
                <w:tab w:val="left" w:pos="1152"/>
              </w:tabs>
              <w:spacing w:before="40" w:after="120"/>
              <w:ind w:left="144" w:right="40"/>
              <w:rPr>
                <w:rFonts w:eastAsia="Calibri"/>
              </w:rPr>
            </w:pPr>
            <w:r>
              <w:rPr>
                <w:rFonts w:eastAsia="Calibri"/>
              </w:rPr>
              <w:lastRenderedPageBreak/>
              <w:t>A</w:t>
            </w:r>
            <w:r w:rsidR="00A226AD">
              <w:rPr>
                <w:rFonts w:eastAsia="Calibri"/>
              </w:rPr>
              <w:t xml:space="preserve"> responsive</w:t>
            </w:r>
            <w:r w:rsidR="001B0DBB">
              <w:rPr>
                <w:rFonts w:eastAsia="Calibri"/>
              </w:rPr>
              <w:t xml:space="preserve"> and consultative</w:t>
            </w:r>
            <w:r w:rsidR="00A226AD">
              <w:rPr>
                <w:rFonts w:eastAsia="Calibri"/>
              </w:rPr>
              <w:t xml:space="preserve"> governance model</w:t>
            </w:r>
            <w:r w:rsidR="001A1F08">
              <w:rPr>
                <w:rFonts w:eastAsia="Calibri"/>
              </w:rPr>
              <w:t xml:space="preserve"> is identified</w:t>
            </w:r>
            <w:r w:rsidR="00C9718A">
              <w:rPr>
                <w:rFonts w:eastAsia="Calibri"/>
              </w:rPr>
              <w:t>, including</w:t>
            </w:r>
            <w:r w:rsidR="00A226AD">
              <w:rPr>
                <w:rFonts w:eastAsia="Calibri"/>
              </w:rPr>
              <w:t xml:space="preserve"> throu</w:t>
            </w:r>
            <w:r w:rsidR="005E180B">
              <w:rPr>
                <w:rFonts w:eastAsia="Calibri"/>
              </w:rPr>
              <w:t xml:space="preserve">gh political </w:t>
            </w:r>
            <w:r w:rsidR="00C9718A">
              <w:rPr>
                <w:rFonts w:eastAsia="Calibri"/>
              </w:rPr>
              <w:t>consultations</w:t>
            </w:r>
            <w:r w:rsidR="00401DB8">
              <w:rPr>
                <w:rFonts w:eastAsia="Calibri"/>
              </w:rPr>
              <w:t xml:space="preserve"> </w:t>
            </w:r>
            <w:r w:rsidR="001A1F08">
              <w:rPr>
                <w:rFonts w:eastAsia="Calibri"/>
              </w:rPr>
              <w:t xml:space="preserve">among </w:t>
            </w:r>
            <w:r w:rsidR="00401DB8">
              <w:rPr>
                <w:rFonts w:eastAsia="Calibri"/>
              </w:rPr>
              <w:t xml:space="preserve">the </w:t>
            </w:r>
            <w:r w:rsidR="00A122B1" w:rsidRPr="00A122B1">
              <w:rPr>
                <w:rFonts w:eastAsia="Calibri"/>
                <w:iCs/>
              </w:rPr>
              <w:t>de facto</w:t>
            </w:r>
            <w:r w:rsidR="00401DB8">
              <w:rPr>
                <w:rFonts w:eastAsia="Calibri"/>
              </w:rPr>
              <w:t xml:space="preserve"> </w:t>
            </w:r>
            <w:r w:rsidR="00401DB8">
              <w:rPr>
                <w:rFonts w:eastAsia="Calibri"/>
              </w:rPr>
              <w:lastRenderedPageBreak/>
              <w:t>authorities, other Afghan stakeholders and the international community</w:t>
            </w:r>
            <w:r w:rsidR="001A1F08">
              <w:rPr>
                <w:rFonts w:eastAsia="Calibri"/>
              </w:rPr>
              <w:t>, facilitated by the Mission</w:t>
            </w:r>
            <w:r w:rsidR="00035D01">
              <w:rPr>
                <w:rFonts w:eastAsia="Calibri"/>
              </w:rPr>
              <w:t xml:space="preserve"> </w:t>
            </w:r>
          </w:p>
          <w:p w14:paraId="167D5715" w14:textId="2504606E" w:rsidR="0096641C" w:rsidRPr="00CE7C0E" w:rsidRDefault="0096641C" w:rsidP="00911AF4">
            <w:pPr>
              <w:tabs>
                <w:tab w:val="left" w:pos="288"/>
                <w:tab w:val="left" w:pos="576"/>
                <w:tab w:val="left" w:pos="864"/>
                <w:tab w:val="left" w:pos="1152"/>
              </w:tabs>
              <w:spacing w:before="40" w:after="120"/>
              <w:ind w:left="144" w:right="40"/>
              <w:rPr>
                <w:rFonts w:eastAsia="Calibri"/>
              </w:rPr>
            </w:pPr>
          </w:p>
        </w:tc>
      </w:tr>
      <w:tr w:rsidR="00516D18" w:rsidRPr="006E05AC" w14:paraId="31B7B446" w14:textId="77777777" w:rsidTr="004E521B">
        <w:tc>
          <w:tcPr>
            <w:tcW w:w="1974" w:type="dxa"/>
            <w:tcBorders>
              <w:bottom w:val="single" w:sz="12" w:space="0" w:color="auto"/>
            </w:tcBorders>
            <w:shd w:val="clear" w:color="auto" w:fill="auto"/>
          </w:tcPr>
          <w:p w14:paraId="65F4B2BC" w14:textId="77777777" w:rsidR="00516D18" w:rsidRPr="006E05AC" w:rsidRDefault="00516D18" w:rsidP="00516D18">
            <w:pPr>
              <w:tabs>
                <w:tab w:val="left" w:pos="288"/>
                <w:tab w:val="left" w:pos="576"/>
                <w:tab w:val="left" w:pos="864"/>
                <w:tab w:val="left" w:pos="1152"/>
              </w:tabs>
              <w:spacing w:line="240" w:lineRule="auto"/>
              <w:ind w:right="43"/>
              <w:rPr>
                <w:rFonts w:eastAsia="Calibri"/>
                <w:color w:val="000000" w:themeColor="text1"/>
                <w:sz w:val="2"/>
              </w:rPr>
            </w:pPr>
          </w:p>
        </w:tc>
        <w:tc>
          <w:tcPr>
            <w:tcW w:w="1974" w:type="dxa"/>
            <w:tcBorders>
              <w:bottom w:val="single" w:sz="12" w:space="0" w:color="auto"/>
            </w:tcBorders>
            <w:shd w:val="clear" w:color="auto" w:fill="auto"/>
          </w:tcPr>
          <w:p w14:paraId="7779CC9B" w14:textId="77777777" w:rsidR="00516D18" w:rsidRPr="006E05AC" w:rsidRDefault="00516D18" w:rsidP="00516D18">
            <w:pPr>
              <w:tabs>
                <w:tab w:val="left" w:pos="288"/>
                <w:tab w:val="left" w:pos="576"/>
                <w:tab w:val="left" w:pos="864"/>
                <w:tab w:val="left" w:pos="1152"/>
              </w:tabs>
              <w:spacing w:line="240" w:lineRule="auto"/>
              <w:ind w:left="144" w:right="40"/>
              <w:rPr>
                <w:rFonts w:eastAsia="Calibri"/>
                <w:color w:val="000000" w:themeColor="text1"/>
                <w:sz w:val="2"/>
              </w:rPr>
            </w:pPr>
          </w:p>
        </w:tc>
        <w:tc>
          <w:tcPr>
            <w:tcW w:w="1974" w:type="dxa"/>
            <w:tcBorders>
              <w:bottom w:val="single" w:sz="12" w:space="0" w:color="auto"/>
              <w:right w:val="double" w:sz="12" w:space="0" w:color="auto"/>
            </w:tcBorders>
            <w:shd w:val="clear" w:color="auto" w:fill="auto"/>
          </w:tcPr>
          <w:p w14:paraId="16AB4F3F" w14:textId="77777777" w:rsidR="00516D18" w:rsidRPr="006E05AC" w:rsidRDefault="00516D18" w:rsidP="00516D18">
            <w:pPr>
              <w:tabs>
                <w:tab w:val="left" w:pos="288"/>
                <w:tab w:val="left" w:pos="576"/>
                <w:tab w:val="left" w:pos="864"/>
                <w:tab w:val="left" w:pos="1152"/>
              </w:tabs>
              <w:spacing w:line="240" w:lineRule="auto"/>
              <w:ind w:left="144" w:right="40"/>
              <w:rPr>
                <w:rFonts w:eastAsia="Calibri"/>
                <w:color w:val="000000" w:themeColor="text1"/>
                <w:sz w:val="2"/>
              </w:rPr>
            </w:pPr>
          </w:p>
        </w:tc>
        <w:tc>
          <w:tcPr>
            <w:tcW w:w="1974" w:type="dxa"/>
            <w:tcBorders>
              <w:left w:val="double" w:sz="12" w:space="0" w:color="auto"/>
              <w:bottom w:val="single" w:sz="12" w:space="0" w:color="auto"/>
            </w:tcBorders>
            <w:shd w:val="clear" w:color="auto" w:fill="auto"/>
          </w:tcPr>
          <w:p w14:paraId="450BDDF5" w14:textId="77777777" w:rsidR="00516D18" w:rsidRPr="006E05AC" w:rsidRDefault="00516D18" w:rsidP="00516D18">
            <w:pPr>
              <w:tabs>
                <w:tab w:val="left" w:pos="288"/>
                <w:tab w:val="left" w:pos="576"/>
                <w:tab w:val="left" w:pos="864"/>
                <w:tab w:val="left" w:pos="1152"/>
              </w:tabs>
              <w:spacing w:line="240" w:lineRule="auto"/>
              <w:ind w:left="144" w:right="40"/>
              <w:rPr>
                <w:rFonts w:eastAsia="Calibri"/>
                <w:color w:val="000000" w:themeColor="text1"/>
                <w:sz w:val="2"/>
              </w:rPr>
            </w:pPr>
          </w:p>
        </w:tc>
        <w:tc>
          <w:tcPr>
            <w:tcW w:w="1974" w:type="dxa"/>
            <w:tcBorders>
              <w:bottom w:val="single" w:sz="12" w:space="0" w:color="auto"/>
            </w:tcBorders>
            <w:shd w:val="clear" w:color="auto" w:fill="auto"/>
          </w:tcPr>
          <w:p w14:paraId="734ED113" w14:textId="77777777" w:rsidR="00516D18" w:rsidRPr="006E05AC" w:rsidRDefault="00516D18" w:rsidP="00516D18">
            <w:pPr>
              <w:tabs>
                <w:tab w:val="left" w:pos="288"/>
                <w:tab w:val="left" w:pos="576"/>
                <w:tab w:val="left" w:pos="864"/>
                <w:tab w:val="left" w:pos="1152"/>
              </w:tabs>
              <w:spacing w:line="240" w:lineRule="auto"/>
              <w:ind w:left="144" w:right="40"/>
              <w:rPr>
                <w:rFonts w:eastAsia="Calibri"/>
                <w:color w:val="000000" w:themeColor="text1"/>
                <w:sz w:val="2"/>
              </w:rPr>
            </w:pPr>
          </w:p>
        </w:tc>
      </w:tr>
    </w:tbl>
    <w:p w14:paraId="6F8BAA55" w14:textId="77777777" w:rsidR="00F72FD3" w:rsidRPr="006E05AC" w:rsidRDefault="00F72FD3" w:rsidP="00F72FD3">
      <w:pPr>
        <w:suppressAutoHyphens w:val="0"/>
        <w:spacing w:line="120" w:lineRule="exact"/>
        <w:rPr>
          <w:rFonts w:eastAsia="Calibri"/>
          <w:color w:val="000000" w:themeColor="text1"/>
          <w:sz w:val="10"/>
          <w14:ligatures w14:val="none"/>
        </w:rPr>
      </w:pPr>
    </w:p>
    <w:p w14:paraId="4B1E0BC2" w14:textId="77777777" w:rsidR="00F72FD3" w:rsidRPr="006E05AC" w:rsidRDefault="00F72FD3" w:rsidP="00F72FD3">
      <w:pPr>
        <w:suppressAutoHyphens w:val="0"/>
        <w:spacing w:line="120" w:lineRule="exact"/>
        <w:rPr>
          <w:rFonts w:eastAsia="Calibri"/>
          <w:color w:val="000000" w:themeColor="text1"/>
          <w:sz w:val="10"/>
          <w14:ligatures w14:val="none"/>
        </w:rPr>
      </w:pPr>
    </w:p>
    <w:p w14:paraId="5AB5FE1F" w14:textId="4FCA616C" w:rsidR="00F72FD3" w:rsidRPr="006E05AC" w:rsidRDefault="00936E4E" w:rsidP="00DA42EE">
      <w:pPr>
        <w:pStyle w:val="H23"/>
        <w:ind w:right="120"/>
        <w:rPr>
          <w:lang w:val="en-GB"/>
        </w:rPr>
      </w:pPr>
      <w:r w:rsidRPr="006E05AC">
        <w:rPr>
          <w:lang w:val="en-GB"/>
        </w:rPr>
        <w:tab/>
      </w:r>
      <w:r w:rsidRPr="006E05AC">
        <w:rPr>
          <w:lang w:val="en-GB"/>
        </w:rPr>
        <w:tab/>
      </w:r>
      <w:r w:rsidR="00F72FD3" w:rsidRPr="006E05AC">
        <w:rPr>
          <w:lang w:val="en-GB"/>
        </w:rPr>
        <w:t xml:space="preserve">Result </w:t>
      </w:r>
      <w:r w:rsidR="004677CB">
        <w:rPr>
          <w:lang w:val="en-GB"/>
        </w:rPr>
        <w:t>2</w:t>
      </w:r>
      <w:r w:rsidR="00F72FD3" w:rsidRPr="006E05AC">
        <w:rPr>
          <w:lang w:val="en-GB"/>
        </w:rPr>
        <w:t>: supporting efforts towards the full reintegration of the Afghan State with the international community</w:t>
      </w:r>
    </w:p>
    <w:p w14:paraId="12E2D3A4" w14:textId="77777777" w:rsidR="00F72FD3" w:rsidRPr="006E05AC" w:rsidRDefault="00F72FD3" w:rsidP="00F72FD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Calibri"/>
          <w:color w:val="000000" w:themeColor="text1"/>
          <w:sz w:val="10"/>
          <w14:ligatures w14:val="none"/>
        </w:rPr>
      </w:pPr>
    </w:p>
    <w:p w14:paraId="22DDEF08" w14:textId="606A5CF5" w:rsidR="00F72FD3" w:rsidRPr="00A93218" w:rsidRDefault="00F72FD3" w:rsidP="00936E4E">
      <w:pPr>
        <w:pStyle w:val="H23"/>
        <w:rPr>
          <w:lang w:val="en-GB"/>
        </w:rPr>
      </w:pPr>
      <w:r w:rsidRPr="006E05AC">
        <w:rPr>
          <w:lang w:val="en-GB"/>
        </w:rPr>
        <w:tab/>
      </w:r>
      <w:r w:rsidRPr="006E05AC">
        <w:rPr>
          <w:lang w:val="en-GB"/>
        </w:rPr>
        <w:tab/>
      </w:r>
      <w:r w:rsidR="00443A6D" w:rsidRPr="00484837">
        <w:rPr>
          <w:lang w:val="en-GB"/>
        </w:rPr>
        <w:t xml:space="preserve">Programme </w:t>
      </w:r>
      <w:r w:rsidR="00443A6D" w:rsidRPr="00A93218">
        <w:rPr>
          <w:lang w:val="en-GB"/>
        </w:rPr>
        <w:t>performance in 2024 and target for 2026</w:t>
      </w:r>
    </w:p>
    <w:p w14:paraId="3727BF14" w14:textId="77777777" w:rsidR="00F72FD3" w:rsidRPr="00A93218" w:rsidRDefault="00F72FD3" w:rsidP="00F72FD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Calibri"/>
          <w:sz w:val="10"/>
          <w14:ligatures w14:val="none"/>
        </w:rPr>
      </w:pPr>
    </w:p>
    <w:p w14:paraId="72C3C68A" w14:textId="36AC43B8" w:rsidR="00332C40" w:rsidRPr="00A86C8F" w:rsidRDefault="00FA7D72" w:rsidP="00A86C8F">
      <w:pPr>
        <w:pStyle w:val="AUNAMA16Apr"/>
      </w:pPr>
      <w:r>
        <w:rPr>
          <w:w w:val="102"/>
        </w:rPr>
        <w:t xml:space="preserve">The </w:t>
      </w:r>
      <w:r w:rsidR="00352A2A">
        <w:rPr>
          <w:w w:val="102"/>
        </w:rPr>
        <w:t>Mission</w:t>
      </w:r>
      <w:r w:rsidR="00D65B5F">
        <w:rPr>
          <w:w w:val="102"/>
        </w:rPr>
        <w:t xml:space="preserve"> support</w:t>
      </w:r>
      <w:r w:rsidR="00BE2F63" w:rsidRPr="00B94CC0">
        <w:rPr>
          <w:w w:val="102"/>
        </w:rPr>
        <w:t xml:space="preserve">ed the second and third </w:t>
      </w:r>
      <w:r w:rsidR="00D65B5F">
        <w:rPr>
          <w:w w:val="102"/>
        </w:rPr>
        <w:t xml:space="preserve">UN-convened </w:t>
      </w:r>
      <w:r w:rsidR="00871900">
        <w:rPr>
          <w:w w:val="102"/>
        </w:rPr>
        <w:t xml:space="preserve">Meetings of </w:t>
      </w:r>
      <w:r w:rsidR="00BE2F63" w:rsidRPr="00B94CC0">
        <w:rPr>
          <w:w w:val="102"/>
        </w:rPr>
        <w:t>Special Envoys for Afghanistan in Doha</w:t>
      </w:r>
      <w:r w:rsidR="00494689">
        <w:rPr>
          <w:w w:val="102"/>
        </w:rPr>
        <w:t>, Qatar,</w:t>
      </w:r>
      <w:r w:rsidR="00BE2F63" w:rsidRPr="00B94CC0">
        <w:rPr>
          <w:w w:val="102"/>
        </w:rPr>
        <w:t xml:space="preserve"> in February and June</w:t>
      </w:r>
      <w:r w:rsidR="003D02DC">
        <w:rPr>
          <w:w w:val="102"/>
        </w:rPr>
        <w:t>-</w:t>
      </w:r>
      <w:r w:rsidR="00BE2F63" w:rsidRPr="00B94CC0">
        <w:rPr>
          <w:w w:val="102"/>
        </w:rPr>
        <w:t>July 2024, w</w:t>
      </w:r>
      <w:r w:rsidR="00B94CC0">
        <w:rPr>
          <w:w w:val="102"/>
        </w:rPr>
        <w:t>ith</w:t>
      </w:r>
      <w:r w:rsidR="00BE2F63" w:rsidRPr="00B94CC0">
        <w:rPr>
          <w:w w:val="102"/>
        </w:rPr>
        <w:t xml:space="preserve"> the </w:t>
      </w:r>
      <w:r w:rsidR="00A122B1" w:rsidRPr="00A122B1">
        <w:rPr>
          <w:iCs/>
          <w:w w:val="102"/>
        </w:rPr>
        <w:t>de facto</w:t>
      </w:r>
      <w:r w:rsidR="00BE2F63" w:rsidRPr="00B94CC0">
        <w:rPr>
          <w:w w:val="102"/>
        </w:rPr>
        <w:t xml:space="preserve"> authorities participat</w:t>
      </w:r>
      <w:r w:rsidR="00B94CC0">
        <w:rPr>
          <w:w w:val="102"/>
        </w:rPr>
        <w:t>ing</w:t>
      </w:r>
      <w:r w:rsidR="00BE2F63" w:rsidRPr="00B94CC0">
        <w:rPr>
          <w:w w:val="102"/>
        </w:rPr>
        <w:t xml:space="preserve"> in the latter and Afghan civil society representatives in </w:t>
      </w:r>
      <w:r w:rsidR="00A96B5A">
        <w:rPr>
          <w:w w:val="102"/>
        </w:rPr>
        <w:t xml:space="preserve">dedicated sessions </w:t>
      </w:r>
      <w:r w:rsidR="00B94CC0">
        <w:rPr>
          <w:w w:val="102"/>
        </w:rPr>
        <w:t>at both meetings</w:t>
      </w:r>
      <w:r w:rsidR="00BE2F63" w:rsidRPr="00B94CC0">
        <w:rPr>
          <w:w w:val="102"/>
        </w:rPr>
        <w:t xml:space="preserve">. UNAMA </w:t>
      </w:r>
      <w:r w:rsidR="0092563A">
        <w:rPr>
          <w:w w:val="102"/>
        </w:rPr>
        <w:t>subsequently supported</w:t>
      </w:r>
      <w:r w:rsidR="00BE2F63" w:rsidRPr="00B94CC0">
        <w:rPr>
          <w:w w:val="102"/>
        </w:rPr>
        <w:t xml:space="preserve"> the </w:t>
      </w:r>
      <w:r w:rsidR="00332C40">
        <w:rPr>
          <w:w w:val="102"/>
        </w:rPr>
        <w:t>establishment</w:t>
      </w:r>
      <w:r w:rsidR="00BE2F63" w:rsidRPr="00B94CC0">
        <w:rPr>
          <w:w w:val="102"/>
        </w:rPr>
        <w:t xml:space="preserve"> of working groups on </w:t>
      </w:r>
      <w:r w:rsidR="0092563A">
        <w:rPr>
          <w:w w:val="102"/>
        </w:rPr>
        <w:t xml:space="preserve">the </w:t>
      </w:r>
      <w:r w:rsidR="00332C40">
        <w:rPr>
          <w:w w:val="102"/>
        </w:rPr>
        <w:t xml:space="preserve">private sector and </w:t>
      </w:r>
      <w:r w:rsidR="00BE2F63" w:rsidRPr="00B94CC0">
        <w:rPr>
          <w:w w:val="102"/>
        </w:rPr>
        <w:t>counternarcotics</w:t>
      </w:r>
      <w:r w:rsidR="00332C40">
        <w:rPr>
          <w:w w:val="102"/>
        </w:rPr>
        <w:t xml:space="preserve"> as part of confidence-building measures. </w:t>
      </w:r>
    </w:p>
    <w:p w14:paraId="392C7C09" w14:textId="77777777" w:rsidR="00A86C8F" w:rsidRDefault="00A86C8F" w:rsidP="00A86C8F">
      <w:pPr>
        <w:pStyle w:val="AUNAMA16Apr"/>
        <w:numPr>
          <w:ilvl w:val="0"/>
          <w:numId w:val="0"/>
        </w:numPr>
        <w:ind w:left="1260"/>
      </w:pPr>
    </w:p>
    <w:p w14:paraId="513639EC" w14:textId="67CB69BA" w:rsidR="00F72FD3" w:rsidRDefault="00F72FD3" w:rsidP="00A86C8F">
      <w:pPr>
        <w:pStyle w:val="AUNAMA16Apr"/>
      </w:pPr>
      <w:r w:rsidRPr="006E05AC">
        <w:rPr>
          <w:w w:val="102"/>
        </w:rPr>
        <w:t>The Mission will renew efforts to facilitat</w:t>
      </w:r>
      <w:r w:rsidR="001267BE">
        <w:rPr>
          <w:w w:val="102"/>
        </w:rPr>
        <w:t>e</w:t>
      </w:r>
      <w:r w:rsidRPr="006E05AC">
        <w:rPr>
          <w:w w:val="102"/>
        </w:rPr>
        <w:t xml:space="preserve"> </w:t>
      </w:r>
      <w:r w:rsidRPr="006E05AC">
        <w:t>dialogue between Afghan stakeholders</w:t>
      </w:r>
      <w:r w:rsidR="001267BE">
        <w:t>,</w:t>
      </w:r>
      <w:r w:rsidRPr="006E05AC">
        <w:t xml:space="preserve"> </w:t>
      </w:r>
      <w:r w:rsidRPr="006E05AC">
        <w:rPr>
          <w:w w:val="102"/>
        </w:rPr>
        <w:t>includ</w:t>
      </w:r>
      <w:r w:rsidR="0092563A">
        <w:rPr>
          <w:w w:val="102"/>
        </w:rPr>
        <w:t>ing</w:t>
      </w:r>
      <w:r w:rsidRPr="006E05AC">
        <w:rPr>
          <w:w w:val="102"/>
        </w:rPr>
        <w:t xml:space="preserve"> actors from all strata of society inside Afghanistan</w:t>
      </w:r>
      <w:r w:rsidR="00B55FCA">
        <w:rPr>
          <w:w w:val="102"/>
        </w:rPr>
        <w:t>.</w:t>
      </w:r>
      <w:r w:rsidRPr="006E05AC">
        <w:rPr>
          <w:w w:val="102"/>
        </w:rPr>
        <w:t xml:space="preserve"> </w:t>
      </w:r>
      <w:r w:rsidR="0092563A">
        <w:rPr>
          <w:w w:val="102"/>
        </w:rPr>
        <w:t>It</w:t>
      </w:r>
      <w:r w:rsidRPr="006E05AC">
        <w:t xml:space="preserve"> will continue to support the United Nations country team and international partners with institutionalizing the monitoring of delivery of principled basic human needs assistance into verifiable reporting mechanisms for the accountability of the United Nations Strategic Framework. </w:t>
      </w:r>
    </w:p>
    <w:p w14:paraId="58BC80A4" w14:textId="77777777" w:rsidR="00A86C8F" w:rsidRPr="006E05AC" w:rsidRDefault="00A86C8F" w:rsidP="00A86C8F">
      <w:pPr>
        <w:pStyle w:val="AUNAMA16Apr"/>
        <w:numPr>
          <w:ilvl w:val="0"/>
          <w:numId w:val="0"/>
        </w:numPr>
      </w:pPr>
    </w:p>
    <w:p w14:paraId="18D3278D" w14:textId="1A850E61" w:rsidR="00F72FD3" w:rsidRDefault="00D24BF0" w:rsidP="00A86C8F">
      <w:pPr>
        <w:pStyle w:val="AUNAMA16Apr"/>
        <w:rPr>
          <w:w w:val="102"/>
        </w:rPr>
      </w:pPr>
      <w:r>
        <w:rPr>
          <w:w w:val="102"/>
        </w:rPr>
        <w:t>P</w:t>
      </w:r>
      <w:r w:rsidR="00F72FD3" w:rsidRPr="006E05AC">
        <w:rPr>
          <w:w w:val="102"/>
        </w:rPr>
        <w:t>rogress towards the objective is presented in the performance measure below (see table 4).</w:t>
      </w:r>
    </w:p>
    <w:p w14:paraId="6D274D16" w14:textId="77777777" w:rsidR="000D0993" w:rsidRPr="006E05AC" w:rsidRDefault="000D0993" w:rsidP="00CE7C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3"/>
        <w:rPr>
          <w:spacing w:val="2"/>
          <w:w w:val="102"/>
        </w:rPr>
      </w:pPr>
    </w:p>
    <w:p w14:paraId="6C481910" w14:textId="77777777" w:rsidR="00E90E31" w:rsidRPr="006E05AC" w:rsidRDefault="00E90E31" w:rsidP="00E90E3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w w:val="102"/>
          <w:sz w:val="10"/>
        </w:rPr>
      </w:pPr>
    </w:p>
    <w:p w14:paraId="79F0BFFE" w14:textId="38976030" w:rsidR="00F72FD3" w:rsidRPr="006E05AC" w:rsidRDefault="00F72FD3" w:rsidP="00936E4E">
      <w:pPr>
        <w:pStyle w:val="H23"/>
        <w:rPr>
          <w:b w:val="0"/>
          <w:bCs/>
          <w:lang w:val="en-GB"/>
        </w:rPr>
      </w:pPr>
      <w:r w:rsidRPr="006E05AC">
        <w:rPr>
          <w:b w:val="0"/>
          <w:bCs/>
          <w:lang w:val="en-GB"/>
        </w:rPr>
        <w:t xml:space="preserve">Table </w:t>
      </w:r>
      <w:r w:rsidR="004D0015">
        <w:rPr>
          <w:b w:val="0"/>
          <w:bCs/>
          <w:lang w:val="en-GB"/>
        </w:rPr>
        <w:t>3</w:t>
      </w:r>
    </w:p>
    <w:p w14:paraId="240273ED" w14:textId="77777777" w:rsidR="00F72FD3" w:rsidRPr="006E05AC" w:rsidRDefault="00F72FD3" w:rsidP="00936E4E">
      <w:pPr>
        <w:pStyle w:val="H23"/>
        <w:rPr>
          <w:lang w:val="en-GB"/>
        </w:rPr>
      </w:pPr>
      <w:r w:rsidRPr="006E05AC">
        <w:rPr>
          <w:lang w:val="en-GB"/>
        </w:rPr>
        <w:t>Performance measure</w:t>
      </w:r>
    </w:p>
    <w:p w14:paraId="0D26204B" w14:textId="77777777" w:rsidR="00F72FD3" w:rsidRPr="006E05AC" w:rsidRDefault="00F72FD3" w:rsidP="00F72F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120" w:lineRule="exact"/>
        <w:rPr>
          <w:rFonts w:eastAsia="Calibri"/>
          <w:b/>
          <w:bCs/>
          <w:color w:val="000000" w:themeColor="text1"/>
          <w:sz w:val="10"/>
          <w14:ligatures w14:val="none"/>
        </w:rPr>
      </w:pPr>
    </w:p>
    <w:p w14:paraId="0AB1A4E2" w14:textId="77777777" w:rsidR="00F72FD3" w:rsidRPr="006E05AC" w:rsidRDefault="00F72FD3" w:rsidP="00F72F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120" w:lineRule="exact"/>
        <w:rPr>
          <w:rFonts w:eastAsia="Calibri"/>
          <w:b/>
          <w:bCs/>
          <w:color w:val="000000" w:themeColor="text1"/>
          <w:sz w:val="1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776454" w:rsidRPr="006E05AC" w14:paraId="6DAB63DC" w14:textId="77777777" w:rsidTr="00054B2F">
        <w:trPr>
          <w:tblHeader/>
        </w:trPr>
        <w:tc>
          <w:tcPr>
            <w:tcW w:w="1970" w:type="dxa"/>
            <w:tcBorders>
              <w:top w:val="single" w:sz="4" w:space="0" w:color="auto"/>
              <w:bottom w:val="single" w:sz="12" w:space="0" w:color="auto"/>
            </w:tcBorders>
            <w:shd w:val="clear" w:color="auto" w:fill="auto"/>
            <w:vAlign w:val="bottom"/>
          </w:tcPr>
          <w:p w14:paraId="5C0F1817" w14:textId="4FF606FF" w:rsidR="00776454" w:rsidRPr="00A93218" w:rsidRDefault="00776454" w:rsidP="00776454">
            <w:pPr>
              <w:spacing w:before="81" w:after="81" w:line="160" w:lineRule="exact"/>
              <w:ind w:right="40"/>
              <w:rPr>
                <w:rFonts w:eastAsia="Calibri"/>
                <w:i/>
                <w:sz w:val="14"/>
              </w:rPr>
            </w:pPr>
            <w:r w:rsidRPr="00A93218">
              <w:rPr>
                <w:i/>
                <w:sz w:val="14"/>
              </w:rPr>
              <w:t>2022 (actual)</w:t>
            </w:r>
          </w:p>
        </w:tc>
        <w:tc>
          <w:tcPr>
            <w:tcW w:w="1970" w:type="dxa"/>
            <w:tcBorders>
              <w:top w:val="single" w:sz="4" w:space="0" w:color="auto"/>
              <w:bottom w:val="single" w:sz="12" w:space="0" w:color="auto"/>
            </w:tcBorders>
            <w:shd w:val="clear" w:color="auto" w:fill="auto"/>
            <w:vAlign w:val="bottom"/>
          </w:tcPr>
          <w:p w14:paraId="4A1C07B7" w14:textId="7476CD92" w:rsidR="00776454" w:rsidRPr="00A93218" w:rsidRDefault="00776454" w:rsidP="00776454">
            <w:pPr>
              <w:spacing w:before="81" w:after="81" w:line="160" w:lineRule="exact"/>
              <w:ind w:left="101" w:right="40"/>
              <w:rPr>
                <w:rFonts w:eastAsia="Calibri"/>
                <w:i/>
                <w:spacing w:val="2"/>
                <w:w w:val="101"/>
                <w:sz w:val="14"/>
              </w:rPr>
            </w:pPr>
            <w:r w:rsidRPr="00A9321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060DDC2" w14:textId="2C19108E" w:rsidR="00776454" w:rsidRPr="00A93218" w:rsidRDefault="00776454" w:rsidP="00776454">
            <w:pPr>
              <w:spacing w:before="81" w:after="81" w:line="160" w:lineRule="exact"/>
              <w:ind w:left="101" w:right="40"/>
              <w:rPr>
                <w:rFonts w:eastAsia="Calibri"/>
                <w:i/>
                <w:spacing w:val="2"/>
                <w:w w:val="101"/>
                <w:sz w:val="14"/>
              </w:rPr>
            </w:pPr>
            <w:r w:rsidRPr="00A9321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0F2832FF" w14:textId="4992067D" w:rsidR="00776454" w:rsidRPr="00A93218" w:rsidRDefault="00776454" w:rsidP="00776454">
            <w:pPr>
              <w:spacing w:before="81" w:after="81" w:line="160" w:lineRule="exact"/>
              <w:ind w:left="101" w:right="40"/>
              <w:rPr>
                <w:rFonts w:eastAsia="Calibri"/>
                <w:i/>
                <w:spacing w:val="2"/>
                <w:w w:val="101"/>
                <w:sz w:val="14"/>
              </w:rPr>
            </w:pPr>
            <w:r w:rsidRPr="00A93218">
              <w:rPr>
                <w:i/>
                <w:sz w:val="14"/>
              </w:rPr>
              <w:t>2025 (planned)</w:t>
            </w:r>
          </w:p>
        </w:tc>
        <w:tc>
          <w:tcPr>
            <w:tcW w:w="1970" w:type="dxa"/>
            <w:tcBorders>
              <w:top w:val="single" w:sz="4" w:space="0" w:color="auto"/>
              <w:bottom w:val="single" w:sz="12" w:space="0" w:color="auto"/>
            </w:tcBorders>
            <w:shd w:val="clear" w:color="auto" w:fill="auto"/>
            <w:vAlign w:val="bottom"/>
          </w:tcPr>
          <w:p w14:paraId="14391A1C" w14:textId="31076854" w:rsidR="00776454" w:rsidRPr="00A93218" w:rsidRDefault="00776454" w:rsidP="00776454">
            <w:pPr>
              <w:spacing w:before="81" w:after="81" w:line="160" w:lineRule="exact"/>
              <w:ind w:left="101" w:right="40"/>
              <w:rPr>
                <w:rFonts w:eastAsia="Calibri"/>
                <w:i/>
                <w:spacing w:val="2"/>
                <w:w w:val="101"/>
                <w:sz w:val="14"/>
              </w:rPr>
            </w:pPr>
            <w:r w:rsidRPr="00A93218">
              <w:rPr>
                <w:i/>
                <w:sz w:val="14"/>
              </w:rPr>
              <w:t>2026 (planned)</w:t>
            </w:r>
          </w:p>
        </w:tc>
      </w:tr>
      <w:tr w:rsidR="00217715" w:rsidRPr="006E05AC" w14:paraId="4EDD87DF" w14:textId="77777777" w:rsidTr="00054B2F">
        <w:trPr>
          <w:trHeight w:hRule="exact" w:val="115"/>
          <w:tblHeader/>
        </w:trPr>
        <w:tc>
          <w:tcPr>
            <w:tcW w:w="1970" w:type="dxa"/>
            <w:tcBorders>
              <w:top w:val="single" w:sz="12" w:space="0" w:color="auto"/>
            </w:tcBorders>
            <w:shd w:val="clear" w:color="auto" w:fill="auto"/>
            <w:vAlign w:val="bottom"/>
          </w:tcPr>
          <w:p w14:paraId="6322D7E5" w14:textId="77777777" w:rsidR="00F72FD3" w:rsidRPr="006E05AC" w:rsidRDefault="00F72FD3" w:rsidP="00F72FD3">
            <w:pPr>
              <w:spacing w:before="40" w:after="120"/>
              <w:ind w:right="40"/>
              <w:rPr>
                <w:rFonts w:eastAsia="Calibri"/>
                <w:color w:val="000000" w:themeColor="text1"/>
              </w:rPr>
            </w:pPr>
          </w:p>
        </w:tc>
        <w:tc>
          <w:tcPr>
            <w:tcW w:w="1970" w:type="dxa"/>
            <w:tcBorders>
              <w:top w:val="single" w:sz="12" w:space="0" w:color="auto"/>
            </w:tcBorders>
            <w:shd w:val="clear" w:color="auto" w:fill="auto"/>
            <w:vAlign w:val="bottom"/>
          </w:tcPr>
          <w:p w14:paraId="4AC15876" w14:textId="77777777" w:rsidR="00F72FD3" w:rsidRPr="006E05AC" w:rsidRDefault="00F72FD3" w:rsidP="00F72FD3">
            <w:pPr>
              <w:spacing w:before="40" w:after="120"/>
              <w:ind w:left="101" w:right="40"/>
              <w:rPr>
                <w:rFonts w:eastAsia="Calibri"/>
                <w:color w:val="000000" w:themeColor="text1"/>
                <w:spacing w:val="2"/>
                <w:w w:val="101"/>
              </w:rPr>
            </w:pPr>
          </w:p>
        </w:tc>
        <w:tc>
          <w:tcPr>
            <w:tcW w:w="1970" w:type="dxa"/>
            <w:tcBorders>
              <w:top w:val="single" w:sz="12" w:space="0" w:color="auto"/>
              <w:right w:val="double" w:sz="12" w:space="0" w:color="auto"/>
            </w:tcBorders>
            <w:shd w:val="clear" w:color="auto" w:fill="auto"/>
            <w:vAlign w:val="bottom"/>
          </w:tcPr>
          <w:p w14:paraId="766B92C3" w14:textId="77777777" w:rsidR="00F72FD3" w:rsidRPr="006E05AC" w:rsidRDefault="00F72FD3" w:rsidP="00F72FD3">
            <w:pPr>
              <w:spacing w:before="40" w:after="120"/>
              <w:ind w:left="101" w:right="40"/>
              <w:rPr>
                <w:rFonts w:eastAsia="Calibri"/>
                <w:color w:val="000000" w:themeColor="text1"/>
                <w:spacing w:val="2"/>
                <w:w w:val="101"/>
              </w:rPr>
            </w:pPr>
          </w:p>
        </w:tc>
        <w:tc>
          <w:tcPr>
            <w:tcW w:w="1970" w:type="dxa"/>
            <w:tcBorders>
              <w:top w:val="single" w:sz="12" w:space="0" w:color="auto"/>
              <w:left w:val="double" w:sz="12" w:space="0" w:color="auto"/>
            </w:tcBorders>
            <w:shd w:val="clear" w:color="auto" w:fill="auto"/>
            <w:vAlign w:val="bottom"/>
          </w:tcPr>
          <w:p w14:paraId="17EA3243" w14:textId="77777777" w:rsidR="00F72FD3" w:rsidRPr="006E05AC" w:rsidRDefault="00F72FD3" w:rsidP="00F72FD3">
            <w:pPr>
              <w:spacing w:before="40" w:after="120"/>
              <w:ind w:left="101" w:right="40"/>
              <w:rPr>
                <w:rFonts w:eastAsia="Calibri"/>
                <w:color w:val="000000" w:themeColor="text1"/>
                <w:spacing w:val="2"/>
                <w:w w:val="101"/>
              </w:rPr>
            </w:pPr>
          </w:p>
        </w:tc>
        <w:tc>
          <w:tcPr>
            <w:tcW w:w="1970" w:type="dxa"/>
            <w:tcBorders>
              <w:top w:val="single" w:sz="12" w:space="0" w:color="auto"/>
            </w:tcBorders>
            <w:shd w:val="clear" w:color="auto" w:fill="auto"/>
            <w:vAlign w:val="bottom"/>
          </w:tcPr>
          <w:p w14:paraId="0E96EBB7" w14:textId="77777777" w:rsidR="00F72FD3" w:rsidRPr="006E05AC" w:rsidRDefault="00F72FD3" w:rsidP="00F72FD3">
            <w:pPr>
              <w:spacing w:before="40" w:after="120"/>
              <w:ind w:left="101" w:right="40"/>
              <w:rPr>
                <w:rFonts w:eastAsia="Calibri"/>
                <w:color w:val="000000" w:themeColor="text1"/>
                <w:spacing w:val="2"/>
                <w:w w:val="101"/>
              </w:rPr>
            </w:pPr>
          </w:p>
        </w:tc>
      </w:tr>
      <w:tr w:rsidR="00516D18" w:rsidRPr="006E05AC" w14:paraId="3E89D08D" w14:textId="77777777" w:rsidTr="00054B2F">
        <w:tc>
          <w:tcPr>
            <w:tcW w:w="1970" w:type="dxa"/>
            <w:shd w:val="clear" w:color="auto" w:fill="auto"/>
          </w:tcPr>
          <w:p w14:paraId="23B25F4A" w14:textId="77777777" w:rsidR="00516D18" w:rsidRPr="006E05AC" w:rsidRDefault="00516D18" w:rsidP="00516D18">
            <w:pPr>
              <w:tabs>
                <w:tab w:val="left" w:pos="288"/>
                <w:tab w:val="left" w:pos="576"/>
                <w:tab w:val="left" w:pos="864"/>
                <w:tab w:val="left" w:pos="1152"/>
              </w:tabs>
              <w:spacing w:before="40" w:after="120"/>
              <w:ind w:right="40"/>
              <w:rPr>
                <w:rFonts w:eastAsia="Calibri"/>
                <w:color w:val="000000" w:themeColor="text1"/>
              </w:rPr>
            </w:pPr>
            <w:r w:rsidRPr="006E05AC">
              <w:rPr>
                <w:rFonts w:eastAsia="Calibri"/>
                <w:color w:val="000000" w:themeColor="text1"/>
                <w:sz w:val="17"/>
              </w:rPr>
              <w:t>–</w:t>
            </w:r>
          </w:p>
        </w:tc>
        <w:tc>
          <w:tcPr>
            <w:tcW w:w="1970" w:type="dxa"/>
            <w:shd w:val="clear" w:color="auto" w:fill="auto"/>
          </w:tcPr>
          <w:p w14:paraId="0CFE553B" w14:textId="77777777" w:rsidR="00516D18" w:rsidRPr="00CE7C0E" w:rsidRDefault="00516D18" w:rsidP="00516D18">
            <w:pPr>
              <w:tabs>
                <w:tab w:val="left" w:pos="288"/>
                <w:tab w:val="left" w:pos="576"/>
                <w:tab w:val="left" w:pos="864"/>
                <w:tab w:val="left" w:pos="1152"/>
              </w:tabs>
              <w:spacing w:before="40" w:after="120"/>
              <w:ind w:left="101" w:right="40"/>
              <w:rPr>
                <w:rFonts w:eastAsia="Calibri"/>
              </w:rPr>
            </w:pPr>
            <w:r w:rsidRPr="00CE7C0E">
              <w:rPr>
                <w:rFonts w:eastAsia="Calibri"/>
                <w:sz w:val="17"/>
              </w:rPr>
              <w:t>–</w:t>
            </w:r>
          </w:p>
        </w:tc>
        <w:tc>
          <w:tcPr>
            <w:tcW w:w="1970" w:type="dxa"/>
            <w:tcBorders>
              <w:right w:val="double" w:sz="12" w:space="0" w:color="auto"/>
            </w:tcBorders>
            <w:shd w:val="clear" w:color="auto" w:fill="auto"/>
          </w:tcPr>
          <w:p w14:paraId="14186684" w14:textId="07A8B769" w:rsidR="00516D18" w:rsidRPr="00CE7C0E" w:rsidRDefault="00516D18" w:rsidP="00516D18">
            <w:pPr>
              <w:tabs>
                <w:tab w:val="left" w:pos="288"/>
                <w:tab w:val="left" w:pos="576"/>
                <w:tab w:val="left" w:pos="864"/>
                <w:tab w:val="left" w:pos="1152"/>
              </w:tabs>
              <w:spacing w:before="40" w:after="40"/>
              <w:ind w:left="101" w:right="40"/>
              <w:rPr>
                <w:rFonts w:eastAsia="Calibri"/>
                <w:spacing w:val="2"/>
              </w:rPr>
            </w:pPr>
            <w:r w:rsidRPr="00CE7C0E">
              <w:rPr>
                <w:rFonts w:eastAsia="Calibri"/>
                <w:spacing w:val="0"/>
                <w:lang w:eastAsia="zh-CN"/>
              </w:rPr>
              <w:t xml:space="preserve">Facilitation of more coherent, coordinated and structured international engagement, </w:t>
            </w:r>
            <w:r w:rsidR="001A1F08">
              <w:rPr>
                <w:rFonts w:eastAsia="Calibri"/>
                <w:spacing w:val="0"/>
                <w:lang w:eastAsia="zh-CN"/>
              </w:rPr>
              <w:t xml:space="preserve">including the convening of two meetings of the Special Envoys for Afghanistan in Doha in February and June/July and </w:t>
            </w:r>
            <w:r w:rsidR="001267BE">
              <w:rPr>
                <w:rFonts w:eastAsia="Calibri"/>
                <w:spacing w:val="0"/>
                <w:lang w:eastAsia="zh-CN"/>
              </w:rPr>
              <w:t xml:space="preserve">the </w:t>
            </w:r>
            <w:r w:rsidR="001A1F08">
              <w:rPr>
                <w:rFonts w:eastAsia="Calibri"/>
                <w:spacing w:val="0"/>
                <w:lang w:eastAsia="zh-CN"/>
              </w:rPr>
              <w:t xml:space="preserve">subsequent launch of the working groups on counternarcotics and the private sector. </w:t>
            </w:r>
          </w:p>
        </w:tc>
        <w:tc>
          <w:tcPr>
            <w:tcW w:w="1970" w:type="dxa"/>
            <w:tcBorders>
              <w:left w:val="double" w:sz="12" w:space="0" w:color="auto"/>
            </w:tcBorders>
            <w:shd w:val="clear" w:color="auto" w:fill="auto"/>
          </w:tcPr>
          <w:p w14:paraId="0721A4A2" w14:textId="4280CCC3" w:rsidR="00516D18" w:rsidRPr="006E05AC" w:rsidRDefault="00516D18" w:rsidP="00516D18">
            <w:pPr>
              <w:tabs>
                <w:tab w:val="left" w:pos="288"/>
                <w:tab w:val="left" w:pos="576"/>
                <w:tab w:val="left" w:pos="864"/>
                <w:tab w:val="left" w:pos="1152"/>
              </w:tabs>
              <w:spacing w:before="40" w:after="40"/>
              <w:ind w:left="101" w:right="40"/>
              <w:rPr>
                <w:rFonts w:eastAsia="Calibri"/>
                <w:color w:val="000000" w:themeColor="text1"/>
                <w:spacing w:val="0"/>
              </w:rPr>
            </w:pPr>
            <w:r w:rsidRPr="006E05AC">
              <w:rPr>
                <w:rFonts w:eastAsia="Calibri"/>
                <w:iCs/>
                <w:color w:val="000000" w:themeColor="text1"/>
                <w:lang w:eastAsia="zh-CN"/>
              </w:rPr>
              <w:t>Continued facilitation of increased coherent, coordinated and structured international engagement aimed at an Afghanistan reintegrated into the international community and meeting international obligations</w:t>
            </w:r>
          </w:p>
        </w:tc>
        <w:tc>
          <w:tcPr>
            <w:tcW w:w="1970" w:type="dxa"/>
            <w:shd w:val="clear" w:color="auto" w:fill="auto"/>
          </w:tcPr>
          <w:p w14:paraId="30B583B0" w14:textId="1B723CF8" w:rsidR="00516D18" w:rsidRPr="004D65A1" w:rsidRDefault="00AF6238" w:rsidP="00516D18">
            <w:pPr>
              <w:tabs>
                <w:tab w:val="left" w:pos="288"/>
                <w:tab w:val="left" w:pos="576"/>
                <w:tab w:val="left" w:pos="864"/>
                <w:tab w:val="left" w:pos="1152"/>
              </w:tabs>
              <w:spacing w:before="40" w:after="120"/>
              <w:ind w:left="101" w:right="40"/>
              <w:rPr>
                <w:rFonts w:eastAsia="Calibri"/>
                <w:color w:val="FF0000"/>
              </w:rPr>
            </w:pPr>
            <w:r>
              <w:rPr>
                <w:rFonts w:eastAsia="Calibri"/>
                <w:iCs/>
                <w:lang w:eastAsia="zh-CN"/>
              </w:rPr>
              <w:t>I</w:t>
            </w:r>
            <w:r w:rsidR="00516D18" w:rsidRPr="00A07F37">
              <w:rPr>
                <w:rFonts w:eastAsia="Calibri"/>
                <w:iCs/>
                <w:lang w:eastAsia="zh-CN"/>
              </w:rPr>
              <w:t>ncreased coherent, coordinated and structured international engagement with tangible steps towards an Afghanistan reintegrated into the international community and meeting international obligations</w:t>
            </w:r>
          </w:p>
        </w:tc>
      </w:tr>
      <w:tr w:rsidR="00516D18" w:rsidRPr="006E05AC" w14:paraId="5B0EDB37" w14:textId="77777777" w:rsidTr="00054B2F">
        <w:trPr>
          <w:trHeight w:hRule="exact" w:val="58"/>
        </w:trPr>
        <w:tc>
          <w:tcPr>
            <w:tcW w:w="1970" w:type="dxa"/>
            <w:tcBorders>
              <w:bottom w:val="single" w:sz="12" w:space="0" w:color="auto"/>
            </w:tcBorders>
            <w:shd w:val="clear" w:color="auto" w:fill="auto"/>
          </w:tcPr>
          <w:p w14:paraId="4812945A" w14:textId="77777777" w:rsidR="00516D18" w:rsidRPr="006E05AC" w:rsidRDefault="00516D18" w:rsidP="00516D18">
            <w:pPr>
              <w:tabs>
                <w:tab w:val="left" w:pos="288"/>
                <w:tab w:val="left" w:pos="576"/>
                <w:tab w:val="left" w:pos="864"/>
                <w:tab w:val="left" w:pos="1152"/>
              </w:tabs>
              <w:spacing w:before="40" w:after="120"/>
              <w:ind w:right="40"/>
              <w:rPr>
                <w:rFonts w:eastAsia="Calibri"/>
                <w:color w:val="000000" w:themeColor="text1"/>
              </w:rPr>
            </w:pPr>
          </w:p>
        </w:tc>
        <w:tc>
          <w:tcPr>
            <w:tcW w:w="1970" w:type="dxa"/>
            <w:tcBorders>
              <w:bottom w:val="single" w:sz="12" w:space="0" w:color="auto"/>
            </w:tcBorders>
            <w:shd w:val="clear" w:color="auto" w:fill="auto"/>
          </w:tcPr>
          <w:p w14:paraId="0BD22674" w14:textId="77777777" w:rsidR="00516D18" w:rsidRPr="006E05AC" w:rsidRDefault="00516D18" w:rsidP="00516D18">
            <w:pPr>
              <w:tabs>
                <w:tab w:val="left" w:pos="288"/>
                <w:tab w:val="left" w:pos="576"/>
                <w:tab w:val="left" w:pos="864"/>
                <w:tab w:val="left" w:pos="1152"/>
              </w:tabs>
              <w:spacing w:before="40" w:after="120"/>
              <w:ind w:left="101" w:right="40"/>
              <w:rPr>
                <w:rFonts w:eastAsia="Calibri"/>
                <w:color w:val="000000" w:themeColor="text1"/>
                <w:spacing w:val="2"/>
                <w:w w:val="101"/>
              </w:rPr>
            </w:pPr>
          </w:p>
        </w:tc>
        <w:tc>
          <w:tcPr>
            <w:tcW w:w="1970" w:type="dxa"/>
            <w:tcBorders>
              <w:bottom w:val="single" w:sz="12" w:space="0" w:color="auto"/>
              <w:right w:val="double" w:sz="12" w:space="0" w:color="auto"/>
            </w:tcBorders>
            <w:shd w:val="clear" w:color="auto" w:fill="auto"/>
          </w:tcPr>
          <w:p w14:paraId="1819D6E2" w14:textId="77777777" w:rsidR="00516D18" w:rsidRPr="006E05AC" w:rsidRDefault="00516D18" w:rsidP="00516D18">
            <w:pPr>
              <w:tabs>
                <w:tab w:val="left" w:pos="288"/>
                <w:tab w:val="left" w:pos="576"/>
                <w:tab w:val="left" w:pos="864"/>
                <w:tab w:val="left" w:pos="1152"/>
              </w:tabs>
              <w:spacing w:before="40" w:after="120"/>
              <w:ind w:left="101" w:right="40"/>
              <w:rPr>
                <w:rFonts w:eastAsia="Calibri"/>
                <w:color w:val="000000" w:themeColor="text1"/>
                <w:spacing w:val="2"/>
                <w:w w:val="101"/>
              </w:rPr>
            </w:pPr>
          </w:p>
        </w:tc>
        <w:tc>
          <w:tcPr>
            <w:tcW w:w="1970" w:type="dxa"/>
            <w:tcBorders>
              <w:left w:val="double" w:sz="12" w:space="0" w:color="auto"/>
              <w:bottom w:val="single" w:sz="12" w:space="0" w:color="auto"/>
            </w:tcBorders>
            <w:shd w:val="clear" w:color="auto" w:fill="auto"/>
          </w:tcPr>
          <w:p w14:paraId="32554C0F" w14:textId="77777777" w:rsidR="00516D18" w:rsidRPr="006E05AC" w:rsidRDefault="00516D18" w:rsidP="00516D18">
            <w:pPr>
              <w:tabs>
                <w:tab w:val="left" w:pos="288"/>
                <w:tab w:val="left" w:pos="576"/>
                <w:tab w:val="left" w:pos="864"/>
                <w:tab w:val="left" w:pos="1152"/>
              </w:tabs>
              <w:spacing w:before="40" w:after="120"/>
              <w:ind w:left="101" w:right="40"/>
              <w:rPr>
                <w:rFonts w:eastAsia="Calibri"/>
                <w:color w:val="000000" w:themeColor="text1"/>
                <w:spacing w:val="2"/>
                <w:w w:val="101"/>
              </w:rPr>
            </w:pPr>
          </w:p>
        </w:tc>
        <w:tc>
          <w:tcPr>
            <w:tcW w:w="1970" w:type="dxa"/>
            <w:tcBorders>
              <w:bottom w:val="single" w:sz="12" w:space="0" w:color="auto"/>
            </w:tcBorders>
            <w:shd w:val="clear" w:color="auto" w:fill="auto"/>
          </w:tcPr>
          <w:p w14:paraId="0D539885" w14:textId="77777777" w:rsidR="00516D18" w:rsidRPr="006E05AC" w:rsidRDefault="00516D18" w:rsidP="00516D18">
            <w:pPr>
              <w:tabs>
                <w:tab w:val="left" w:pos="288"/>
                <w:tab w:val="left" w:pos="576"/>
                <w:tab w:val="left" w:pos="864"/>
                <w:tab w:val="left" w:pos="1152"/>
              </w:tabs>
              <w:spacing w:before="40" w:after="120"/>
              <w:ind w:left="101" w:right="40"/>
              <w:rPr>
                <w:rFonts w:eastAsia="Calibri"/>
                <w:color w:val="000000" w:themeColor="text1"/>
                <w:spacing w:val="2"/>
                <w:w w:val="101"/>
              </w:rPr>
            </w:pPr>
          </w:p>
        </w:tc>
      </w:tr>
    </w:tbl>
    <w:p w14:paraId="1C3D2E09" w14:textId="77777777" w:rsidR="002E76E4" w:rsidRDefault="00C14803" w:rsidP="000D09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r w:rsidRPr="00CD6531">
        <w:rPr>
          <w:b/>
        </w:rPr>
        <w:tab/>
      </w:r>
      <w:r w:rsidRPr="00CD6531">
        <w:rPr>
          <w:b/>
        </w:rPr>
        <w:tab/>
      </w:r>
    </w:p>
    <w:p w14:paraId="22ACEAEB" w14:textId="1437A086" w:rsidR="00C14803" w:rsidRDefault="002E76E4" w:rsidP="000D09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r>
        <w:rPr>
          <w:b/>
        </w:rPr>
        <w:tab/>
      </w:r>
      <w:r>
        <w:rPr>
          <w:b/>
        </w:rPr>
        <w:tab/>
      </w:r>
      <w:r w:rsidR="00C14803" w:rsidRPr="00CD6531">
        <w:rPr>
          <w:b/>
        </w:rPr>
        <w:t xml:space="preserve">Result 3: </w:t>
      </w:r>
      <w:r w:rsidR="00AF146E">
        <w:rPr>
          <w:b/>
        </w:rPr>
        <w:t>Strengthen</w:t>
      </w:r>
      <w:r w:rsidR="0058170D">
        <w:rPr>
          <w:b/>
        </w:rPr>
        <w:t>ed</w:t>
      </w:r>
      <w:r w:rsidR="00AF146E">
        <w:rPr>
          <w:b/>
        </w:rPr>
        <w:t xml:space="preserve"> economic and social resilience</w:t>
      </w:r>
      <w:r w:rsidR="00AF146E" w:rsidRPr="00CD6531">
        <w:rPr>
          <w:b/>
        </w:rPr>
        <w:t xml:space="preserve"> </w:t>
      </w:r>
      <w:r w:rsidR="000D0993">
        <w:rPr>
          <w:b/>
        </w:rPr>
        <w:t>in Afghanistan</w:t>
      </w:r>
    </w:p>
    <w:p w14:paraId="727EF29C" w14:textId="77777777" w:rsidR="000D0993" w:rsidRPr="00CD6531" w:rsidRDefault="000D0993" w:rsidP="000D09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p>
    <w:p w14:paraId="5EBCF370" w14:textId="77777777" w:rsidR="00C14803" w:rsidRPr="00CD6531" w:rsidRDefault="00C14803" w:rsidP="00C148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sz="0" w:space="0" w:color="auto" w:frame="1"/>
          <w:lang w:val="en-TT"/>
        </w:rPr>
      </w:pPr>
      <w:r w:rsidRPr="00CD6531">
        <w:rPr>
          <w:b/>
          <w:bCs/>
          <w:color w:val="000000" w:themeColor="text1"/>
          <w:bdr w:val="none" w:sz="0" w:space="0" w:color="auto" w:frame="1"/>
          <w:lang w:val="en-TT"/>
        </w:rPr>
        <w:t>Proposed programme plan for 2026</w:t>
      </w:r>
    </w:p>
    <w:p w14:paraId="11D40720" w14:textId="77777777" w:rsidR="00C14803" w:rsidRPr="00CD6531" w:rsidRDefault="00C14803" w:rsidP="00C1480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p w14:paraId="0E4E1C12" w14:textId="4188A297" w:rsidR="00F94D70" w:rsidRDefault="00CE7C0E" w:rsidP="00A86C8F">
      <w:pPr>
        <w:pStyle w:val="AUNAMA16Apr"/>
      </w:pPr>
      <w:r>
        <w:t>The</w:t>
      </w:r>
      <w:r w:rsidR="00116B24">
        <w:t xml:space="preserve"> Mission will continue its</w:t>
      </w:r>
      <w:r w:rsidR="00F94D70">
        <w:t xml:space="preserve"> </w:t>
      </w:r>
      <w:r w:rsidR="00116B24">
        <w:t xml:space="preserve">efforts to increase basic human needs </w:t>
      </w:r>
      <w:r w:rsidR="00F94D70">
        <w:t>p</w:t>
      </w:r>
      <w:r w:rsidR="00116B24">
        <w:t xml:space="preserve">rogramming through </w:t>
      </w:r>
      <w:r w:rsidR="006A7DC9">
        <w:t xml:space="preserve">the </w:t>
      </w:r>
      <w:r w:rsidR="00116B24">
        <w:t>coordination of United Nations agencies and resource mobilization with donors</w:t>
      </w:r>
      <w:r w:rsidR="00532030">
        <w:t xml:space="preserve"> while maintaining advocacy to continue resourcing critical humanitarian needs</w:t>
      </w:r>
      <w:r w:rsidR="00116B24">
        <w:t xml:space="preserve">. It will pursue increased aid dialogue with the </w:t>
      </w:r>
      <w:r w:rsidR="00A122B1" w:rsidRPr="00A122B1">
        <w:rPr>
          <w:iCs/>
        </w:rPr>
        <w:t>de facto</w:t>
      </w:r>
      <w:r w:rsidR="00116B24">
        <w:t xml:space="preserve"> authorities to promote </w:t>
      </w:r>
      <w:r w:rsidR="00F94D70">
        <w:t xml:space="preserve">a </w:t>
      </w:r>
      <w:r w:rsidR="00116B24">
        <w:t xml:space="preserve">conducive regulatory and operational environment for the private sector and aid organizations. </w:t>
      </w:r>
    </w:p>
    <w:p w14:paraId="4DFDF5AE" w14:textId="77777777" w:rsidR="00C14803" w:rsidRPr="00CD6531" w:rsidRDefault="00C14803" w:rsidP="004D65A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jc w:val="both"/>
        <w:outlineLvl w:val="3"/>
        <w:rPr>
          <w:i/>
          <w:spacing w:val="3"/>
        </w:rPr>
      </w:pPr>
      <w:r w:rsidRPr="00CD6531">
        <w:rPr>
          <w:i/>
          <w:spacing w:val="3"/>
        </w:rPr>
        <w:tab/>
      </w:r>
      <w:r w:rsidRPr="00CD6531">
        <w:rPr>
          <w:i/>
          <w:spacing w:val="3"/>
        </w:rPr>
        <w:tab/>
        <w:t>Lessons learned and planned change</w:t>
      </w:r>
    </w:p>
    <w:p w14:paraId="22C70355" w14:textId="77777777" w:rsidR="00C14803" w:rsidRPr="00CD6531" w:rsidRDefault="00C14803" w:rsidP="00C1480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p w14:paraId="6B59A4A2" w14:textId="71E5197F" w:rsidR="00F94D70" w:rsidRDefault="0092563A" w:rsidP="00A86C8F">
      <w:pPr>
        <w:pStyle w:val="AUNAMA16Apr"/>
      </w:pPr>
      <w:r>
        <w:t>A</w:t>
      </w:r>
      <w:r w:rsidR="00C14803" w:rsidRPr="00A93218">
        <w:t xml:space="preserve"> lesson for the </w:t>
      </w:r>
      <w:r w:rsidR="00116B24" w:rsidRPr="00A93218">
        <w:t xml:space="preserve">Mission was the </w:t>
      </w:r>
      <w:r w:rsidR="00B9488A" w:rsidRPr="00A93218">
        <w:t>importance of strengthening</w:t>
      </w:r>
      <w:r w:rsidR="00885440" w:rsidRPr="00A93218">
        <w:t xml:space="preserve"> the private sector and encourag</w:t>
      </w:r>
      <w:r w:rsidR="00B9488A" w:rsidRPr="00A93218">
        <w:t>ing</w:t>
      </w:r>
      <w:r w:rsidR="00885440" w:rsidRPr="00A93218">
        <w:t xml:space="preserve"> </w:t>
      </w:r>
      <w:r w:rsidR="00FF5B2F" w:rsidRPr="00A93218">
        <w:t>assistance towards livelihood</w:t>
      </w:r>
      <w:r>
        <w:t>s</w:t>
      </w:r>
      <w:r w:rsidR="00FF5B2F" w:rsidRPr="00A93218">
        <w:t xml:space="preserve">, as this approach </w:t>
      </w:r>
      <w:r w:rsidR="00885440" w:rsidRPr="00A93218">
        <w:t>reduce</w:t>
      </w:r>
      <w:r w:rsidR="00FF5B2F" w:rsidRPr="00A93218">
        <w:t>s</w:t>
      </w:r>
      <w:r w:rsidR="00885440" w:rsidRPr="00A93218">
        <w:t xml:space="preserve"> humanitarian needs</w:t>
      </w:r>
      <w:r>
        <w:t>,</w:t>
      </w:r>
      <w:r w:rsidR="00FF5B2F" w:rsidRPr="00A93218">
        <w:t xml:space="preserve"> strengthens the </w:t>
      </w:r>
      <w:r w:rsidR="00885440" w:rsidRPr="00A93218">
        <w:t>resilience of Afghans</w:t>
      </w:r>
      <w:r>
        <w:t>,</w:t>
      </w:r>
      <w:r w:rsidR="00885440" w:rsidRPr="00A93218">
        <w:t xml:space="preserve"> and </w:t>
      </w:r>
      <w:r w:rsidR="00FF5B2F" w:rsidRPr="00A93218">
        <w:t>paves the way for</w:t>
      </w:r>
      <w:r w:rsidR="00885440" w:rsidRPr="00A93218">
        <w:t xml:space="preserve"> economic stability.   </w:t>
      </w:r>
      <w:r w:rsidR="00C14803" w:rsidRPr="00F372ED">
        <w:t xml:space="preserve"> </w:t>
      </w:r>
      <w:r w:rsidR="00B1444C">
        <w:t>In applying the lesson</w:t>
      </w:r>
      <w:r w:rsidR="00A34E64">
        <w:t>,</w:t>
      </w:r>
      <w:r w:rsidR="00B1444C">
        <w:t xml:space="preserve"> the Mission will</w:t>
      </w:r>
      <w:r w:rsidR="00532030">
        <w:t xml:space="preserve"> strengthen its engagement with the private sector</w:t>
      </w:r>
      <w:r w:rsidR="001267BE">
        <w:t>,</w:t>
      </w:r>
      <w:r w:rsidR="00532030">
        <w:t xml:space="preserve"> including through the </w:t>
      </w:r>
      <w:r w:rsidR="00A40D70">
        <w:t>‘</w:t>
      </w:r>
      <w:r w:rsidR="00532030">
        <w:t xml:space="preserve">Doha </w:t>
      </w:r>
      <w:r w:rsidR="00A76D76">
        <w:t>Process</w:t>
      </w:r>
      <w:r w:rsidR="00A40D70">
        <w:t>’</w:t>
      </w:r>
      <w:r w:rsidR="00A76D76">
        <w:t xml:space="preserve"> </w:t>
      </w:r>
      <w:r w:rsidR="00532030">
        <w:t xml:space="preserve">Private Sector Working Group and regular consultations with private sector representatives. The Mission will further capitalize on the strategy defined in the </w:t>
      </w:r>
      <w:r w:rsidR="00E42E49" w:rsidRPr="006E05AC">
        <w:rPr>
          <w:rFonts w:eastAsia="Calibri"/>
          <w:color w:val="000000" w:themeColor="text1"/>
          <w14:ligatures w14:val="none"/>
        </w:rPr>
        <w:t>United Nations Strategic Framework for Afghanistan</w:t>
      </w:r>
      <w:r w:rsidR="00E42E49">
        <w:t xml:space="preserve"> </w:t>
      </w:r>
      <w:r w:rsidR="00532030">
        <w:t>and engage non-donor member states to align their private sector support with a holistic private sector support strategy that promotes the resilience of Afghan communities and equitable growth.</w:t>
      </w:r>
      <w:r w:rsidR="00B1444C">
        <w:t xml:space="preserve"> </w:t>
      </w:r>
    </w:p>
    <w:p w14:paraId="62AAD655" w14:textId="77777777" w:rsidR="00A86C8F" w:rsidRPr="00F372ED" w:rsidRDefault="00A86C8F" w:rsidP="00A86C8F">
      <w:pPr>
        <w:pStyle w:val="AUNAMA16Apr"/>
        <w:numPr>
          <w:ilvl w:val="0"/>
          <w:numId w:val="0"/>
        </w:numPr>
        <w:ind w:left="1260"/>
      </w:pPr>
    </w:p>
    <w:p w14:paraId="34958708" w14:textId="3537B1D5" w:rsidR="00C14803" w:rsidRPr="00A93218" w:rsidRDefault="00C14803" w:rsidP="00A86C8F">
      <w:pPr>
        <w:pStyle w:val="AUNAMA16Apr"/>
      </w:pPr>
      <w:r w:rsidRPr="00A93218">
        <w:t xml:space="preserve">Expected progress towards the objective is presented in the performance measure below (see table </w:t>
      </w:r>
      <w:r w:rsidR="000D0993" w:rsidRPr="00A93218">
        <w:t>4</w:t>
      </w:r>
      <w:r w:rsidRPr="00A93218">
        <w:t>)</w:t>
      </w:r>
      <w:r w:rsidR="000D0993" w:rsidRPr="00A93218">
        <w:t>.</w:t>
      </w:r>
    </w:p>
    <w:p w14:paraId="123A9FD5" w14:textId="77777777" w:rsidR="00A86C8F" w:rsidRDefault="00A86C8F" w:rsidP="00C148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pPr>
    </w:p>
    <w:p w14:paraId="178BA89B" w14:textId="34ADFFC9" w:rsidR="00C14803" w:rsidRPr="00CD6531" w:rsidRDefault="00C14803" w:rsidP="00C148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pPr>
      <w:r w:rsidRPr="00CD6531">
        <w:t xml:space="preserve">Table </w:t>
      </w:r>
      <w:r w:rsidR="004D0015">
        <w:t>4</w:t>
      </w:r>
    </w:p>
    <w:p w14:paraId="63CFF051" w14:textId="77777777" w:rsidR="00C14803" w:rsidRPr="00CD6531" w:rsidRDefault="00C14803" w:rsidP="00C148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CD6531">
        <w:rPr>
          <w:b/>
          <w:bCs/>
        </w:rPr>
        <w:t>Performance measure</w:t>
      </w:r>
    </w:p>
    <w:p w14:paraId="3B433223" w14:textId="77777777" w:rsidR="00C14803" w:rsidRPr="00CD6531" w:rsidRDefault="00C14803" w:rsidP="00C148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14:paraId="1BE732F9" w14:textId="77777777" w:rsidR="00C14803" w:rsidRPr="00CD6531" w:rsidRDefault="00C14803" w:rsidP="00C148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14803" w:rsidRPr="00CD6531" w14:paraId="0665C824" w14:textId="77777777" w:rsidTr="00756D42">
        <w:trPr>
          <w:tblHeader/>
        </w:trPr>
        <w:tc>
          <w:tcPr>
            <w:tcW w:w="1971" w:type="dxa"/>
            <w:tcBorders>
              <w:top w:val="single" w:sz="4" w:space="0" w:color="auto"/>
              <w:left w:val="nil"/>
              <w:bottom w:val="single" w:sz="12" w:space="0" w:color="auto"/>
              <w:right w:val="nil"/>
            </w:tcBorders>
            <w:vAlign w:val="bottom"/>
            <w:hideMark/>
          </w:tcPr>
          <w:p w14:paraId="0F9B2E29" w14:textId="77777777" w:rsidR="00C14803" w:rsidRPr="00CD6531" w:rsidRDefault="00C14803" w:rsidP="002059D7">
            <w:pPr>
              <w:spacing w:before="81" w:after="81" w:line="160" w:lineRule="exact"/>
              <w:ind w:right="40"/>
              <w:jc w:val="both"/>
              <w:rPr>
                <w:i/>
                <w:sz w:val="14"/>
              </w:rPr>
            </w:pPr>
            <w:r w:rsidRPr="00CD6531">
              <w:rPr>
                <w:i/>
                <w:sz w:val="14"/>
              </w:rPr>
              <w:lastRenderedPageBreak/>
              <w:t>2022 (actual)</w:t>
            </w:r>
          </w:p>
        </w:tc>
        <w:tc>
          <w:tcPr>
            <w:tcW w:w="1971" w:type="dxa"/>
            <w:tcBorders>
              <w:top w:val="single" w:sz="4" w:space="0" w:color="auto"/>
              <w:left w:val="nil"/>
              <w:bottom w:val="single" w:sz="12" w:space="0" w:color="auto"/>
              <w:right w:val="nil"/>
            </w:tcBorders>
            <w:vAlign w:val="bottom"/>
            <w:hideMark/>
          </w:tcPr>
          <w:p w14:paraId="4F469B1C" w14:textId="77777777" w:rsidR="00C14803" w:rsidRPr="00CD6531" w:rsidRDefault="00C14803" w:rsidP="002059D7">
            <w:pPr>
              <w:spacing w:before="81" w:after="81" w:line="160" w:lineRule="exact"/>
              <w:ind w:left="144" w:right="40"/>
              <w:rPr>
                <w:i/>
                <w:sz w:val="14"/>
              </w:rPr>
            </w:pPr>
            <w:r w:rsidRPr="00CD6531">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62B94E32" w14:textId="77777777" w:rsidR="00C14803" w:rsidRPr="00CD6531" w:rsidRDefault="00C14803" w:rsidP="002059D7">
            <w:pPr>
              <w:spacing w:before="81" w:after="81" w:line="160" w:lineRule="exact"/>
              <w:ind w:left="144" w:right="40"/>
              <w:rPr>
                <w:i/>
                <w:sz w:val="14"/>
              </w:rPr>
            </w:pPr>
            <w:r w:rsidRPr="00CD6531">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79F9C9E0" w14:textId="77777777" w:rsidR="00C14803" w:rsidRPr="00CD6531" w:rsidRDefault="00C14803" w:rsidP="002059D7">
            <w:pPr>
              <w:spacing w:before="81" w:after="81" w:line="160" w:lineRule="exact"/>
              <w:ind w:left="144" w:right="40"/>
              <w:rPr>
                <w:i/>
                <w:sz w:val="14"/>
              </w:rPr>
            </w:pPr>
            <w:r w:rsidRPr="00CD6531">
              <w:rPr>
                <w:i/>
                <w:sz w:val="14"/>
              </w:rPr>
              <w:t>2025 (planned)</w:t>
            </w:r>
          </w:p>
        </w:tc>
        <w:tc>
          <w:tcPr>
            <w:tcW w:w="1971" w:type="dxa"/>
            <w:tcBorders>
              <w:top w:val="single" w:sz="4" w:space="0" w:color="auto"/>
              <w:left w:val="nil"/>
              <w:bottom w:val="single" w:sz="12" w:space="0" w:color="auto"/>
              <w:right w:val="nil"/>
            </w:tcBorders>
            <w:vAlign w:val="bottom"/>
            <w:hideMark/>
          </w:tcPr>
          <w:p w14:paraId="7EC27DEC" w14:textId="77777777" w:rsidR="00C14803" w:rsidRPr="00CD6531" w:rsidRDefault="00C14803" w:rsidP="002059D7">
            <w:pPr>
              <w:spacing w:before="81" w:after="81" w:line="160" w:lineRule="exact"/>
              <w:ind w:left="144" w:right="40"/>
              <w:rPr>
                <w:i/>
                <w:sz w:val="14"/>
              </w:rPr>
            </w:pPr>
            <w:r w:rsidRPr="00CD6531">
              <w:rPr>
                <w:i/>
                <w:sz w:val="14"/>
              </w:rPr>
              <w:t>2026 (planned)</w:t>
            </w:r>
          </w:p>
        </w:tc>
      </w:tr>
      <w:tr w:rsidR="00C14803" w:rsidRPr="00CD6531" w14:paraId="13808747" w14:textId="77777777" w:rsidTr="00756D42">
        <w:trPr>
          <w:trHeight w:hRule="exact" w:val="192"/>
          <w:tblHeader/>
        </w:trPr>
        <w:tc>
          <w:tcPr>
            <w:tcW w:w="1971" w:type="dxa"/>
            <w:tcBorders>
              <w:top w:val="single" w:sz="12" w:space="0" w:color="auto"/>
              <w:left w:val="nil"/>
              <w:bottom w:val="nil"/>
              <w:right w:val="nil"/>
            </w:tcBorders>
            <w:vAlign w:val="bottom"/>
          </w:tcPr>
          <w:p w14:paraId="09BBB4DE" w14:textId="77777777" w:rsidR="00C14803" w:rsidRPr="00CD6531" w:rsidRDefault="00C14803" w:rsidP="002059D7">
            <w:pPr>
              <w:spacing w:before="40" w:after="120"/>
              <w:ind w:right="40"/>
              <w:jc w:val="both"/>
            </w:pPr>
          </w:p>
        </w:tc>
        <w:tc>
          <w:tcPr>
            <w:tcW w:w="1971" w:type="dxa"/>
            <w:tcBorders>
              <w:top w:val="single" w:sz="12" w:space="0" w:color="auto"/>
              <w:left w:val="nil"/>
              <w:bottom w:val="nil"/>
              <w:right w:val="nil"/>
            </w:tcBorders>
            <w:vAlign w:val="bottom"/>
          </w:tcPr>
          <w:p w14:paraId="01166D70" w14:textId="77777777" w:rsidR="00C14803" w:rsidRPr="00CD6531" w:rsidRDefault="00C14803" w:rsidP="002059D7">
            <w:pPr>
              <w:spacing w:before="40" w:after="120"/>
              <w:ind w:left="144" w:right="40"/>
            </w:pPr>
          </w:p>
        </w:tc>
        <w:tc>
          <w:tcPr>
            <w:tcW w:w="1971" w:type="dxa"/>
            <w:tcBorders>
              <w:top w:val="single" w:sz="12" w:space="0" w:color="auto"/>
              <w:left w:val="nil"/>
              <w:bottom w:val="nil"/>
              <w:right w:val="double" w:sz="12" w:space="0" w:color="auto"/>
            </w:tcBorders>
            <w:vAlign w:val="bottom"/>
          </w:tcPr>
          <w:p w14:paraId="54710B6C" w14:textId="77777777" w:rsidR="00C14803" w:rsidRPr="00CD6531" w:rsidRDefault="00C14803" w:rsidP="002059D7">
            <w:pPr>
              <w:spacing w:before="40" w:after="120"/>
              <w:ind w:left="144" w:right="40"/>
            </w:pPr>
          </w:p>
        </w:tc>
        <w:tc>
          <w:tcPr>
            <w:tcW w:w="1971" w:type="dxa"/>
            <w:tcBorders>
              <w:top w:val="single" w:sz="12" w:space="0" w:color="auto"/>
              <w:left w:val="double" w:sz="12" w:space="0" w:color="auto"/>
              <w:bottom w:val="nil"/>
              <w:right w:val="nil"/>
            </w:tcBorders>
            <w:vAlign w:val="bottom"/>
          </w:tcPr>
          <w:p w14:paraId="0FD00EBF" w14:textId="77777777" w:rsidR="00C14803" w:rsidRPr="00CD6531" w:rsidRDefault="00C14803" w:rsidP="002059D7">
            <w:pPr>
              <w:spacing w:before="40" w:after="120"/>
              <w:ind w:left="144" w:right="40"/>
            </w:pPr>
          </w:p>
        </w:tc>
        <w:tc>
          <w:tcPr>
            <w:tcW w:w="1971" w:type="dxa"/>
            <w:tcBorders>
              <w:top w:val="single" w:sz="12" w:space="0" w:color="auto"/>
              <w:left w:val="nil"/>
              <w:bottom w:val="nil"/>
              <w:right w:val="nil"/>
            </w:tcBorders>
            <w:vAlign w:val="bottom"/>
          </w:tcPr>
          <w:p w14:paraId="3BD27287" w14:textId="77777777" w:rsidR="00C14803" w:rsidRPr="00CD6531" w:rsidRDefault="00C14803" w:rsidP="002059D7">
            <w:pPr>
              <w:spacing w:before="40" w:after="120"/>
              <w:ind w:left="144" w:right="40"/>
            </w:pPr>
          </w:p>
        </w:tc>
      </w:tr>
      <w:tr w:rsidR="00756D42" w:rsidRPr="00CD6531" w14:paraId="56F51D9D" w14:textId="77777777" w:rsidTr="00756D42">
        <w:tc>
          <w:tcPr>
            <w:tcW w:w="1971" w:type="dxa"/>
            <w:tcBorders>
              <w:top w:val="nil"/>
              <w:left w:val="nil"/>
              <w:bottom w:val="single" w:sz="12" w:space="0" w:color="auto"/>
              <w:right w:val="nil"/>
            </w:tcBorders>
          </w:tcPr>
          <w:p w14:paraId="44D2674A" w14:textId="3A5185EF" w:rsidR="00756D42" w:rsidRPr="00CD6531" w:rsidRDefault="00756D42" w:rsidP="00756D42">
            <w:pPr>
              <w:tabs>
                <w:tab w:val="left" w:pos="288"/>
                <w:tab w:val="left" w:pos="576"/>
                <w:tab w:val="left" w:pos="864"/>
                <w:tab w:val="left" w:pos="1152"/>
              </w:tabs>
              <w:spacing w:before="40" w:after="120"/>
              <w:ind w:right="40"/>
              <w:jc w:val="both"/>
            </w:pPr>
          </w:p>
        </w:tc>
        <w:tc>
          <w:tcPr>
            <w:tcW w:w="1971" w:type="dxa"/>
            <w:tcBorders>
              <w:top w:val="nil"/>
              <w:left w:val="nil"/>
              <w:bottom w:val="single" w:sz="12" w:space="0" w:color="auto"/>
              <w:right w:val="nil"/>
            </w:tcBorders>
          </w:tcPr>
          <w:p w14:paraId="56D15A13" w14:textId="26FF3345" w:rsidR="00756D42" w:rsidRPr="00CD6531" w:rsidRDefault="00756D42" w:rsidP="00756D42">
            <w:pPr>
              <w:tabs>
                <w:tab w:val="left" w:pos="288"/>
                <w:tab w:val="left" w:pos="576"/>
                <w:tab w:val="left" w:pos="864"/>
                <w:tab w:val="left" w:pos="1152"/>
              </w:tabs>
              <w:spacing w:before="40" w:after="120"/>
              <w:ind w:left="144" w:right="40"/>
            </w:pPr>
          </w:p>
        </w:tc>
        <w:tc>
          <w:tcPr>
            <w:tcW w:w="1971" w:type="dxa"/>
            <w:tcBorders>
              <w:top w:val="nil"/>
              <w:left w:val="nil"/>
              <w:bottom w:val="single" w:sz="12" w:space="0" w:color="auto"/>
              <w:right w:val="double" w:sz="12" w:space="0" w:color="auto"/>
            </w:tcBorders>
          </w:tcPr>
          <w:p w14:paraId="38795CBA" w14:textId="6860D6F3" w:rsidR="00756D42" w:rsidRPr="00CD6531" w:rsidRDefault="00756D42" w:rsidP="00756D42">
            <w:pPr>
              <w:tabs>
                <w:tab w:val="left" w:pos="288"/>
                <w:tab w:val="left" w:pos="576"/>
                <w:tab w:val="left" w:pos="864"/>
                <w:tab w:val="left" w:pos="1152"/>
              </w:tabs>
              <w:spacing w:before="40" w:after="120"/>
              <w:ind w:left="144" w:right="40"/>
            </w:pPr>
          </w:p>
        </w:tc>
        <w:tc>
          <w:tcPr>
            <w:tcW w:w="1971" w:type="dxa"/>
            <w:tcBorders>
              <w:top w:val="nil"/>
              <w:left w:val="double" w:sz="12" w:space="0" w:color="auto"/>
              <w:bottom w:val="single" w:sz="12" w:space="0" w:color="auto"/>
              <w:right w:val="nil"/>
            </w:tcBorders>
          </w:tcPr>
          <w:p w14:paraId="22E70C89" w14:textId="5BB8EA8B" w:rsidR="00756D42" w:rsidRPr="00CD6531" w:rsidRDefault="000E3747" w:rsidP="00756D42">
            <w:pPr>
              <w:tabs>
                <w:tab w:val="left" w:pos="288"/>
                <w:tab w:val="left" w:pos="576"/>
                <w:tab w:val="left" w:pos="864"/>
                <w:tab w:val="left" w:pos="1152"/>
              </w:tabs>
              <w:spacing w:before="40" w:after="120"/>
              <w:ind w:left="144" w:right="40"/>
            </w:pPr>
            <w:r>
              <w:t>S</w:t>
            </w:r>
            <w:r w:rsidR="00532030">
              <w:t>trengthen</w:t>
            </w:r>
            <w:r>
              <w:t>ed</w:t>
            </w:r>
            <w:r w:rsidR="00532030">
              <w:t xml:space="preserve"> resilience of Afghan communities</w:t>
            </w:r>
            <w:r w:rsidR="00244AD2">
              <w:t xml:space="preserve"> as a</w:t>
            </w:r>
            <w:r w:rsidR="00756D42">
              <w:t xml:space="preserve"> result</w:t>
            </w:r>
            <w:r w:rsidR="00244AD2">
              <w:t xml:space="preserve"> of a strategic shift from a predominantly humanitarian response to increased funding for basic human needs</w:t>
            </w:r>
          </w:p>
        </w:tc>
        <w:tc>
          <w:tcPr>
            <w:tcW w:w="1971" w:type="dxa"/>
            <w:tcBorders>
              <w:top w:val="nil"/>
              <w:left w:val="nil"/>
              <w:bottom w:val="single" w:sz="12" w:space="0" w:color="auto"/>
              <w:right w:val="nil"/>
            </w:tcBorders>
            <w:hideMark/>
          </w:tcPr>
          <w:p w14:paraId="14D8A9C1" w14:textId="6C9227A3" w:rsidR="00756D42" w:rsidRPr="00CD6531" w:rsidRDefault="00756D42" w:rsidP="00756D42">
            <w:pPr>
              <w:tabs>
                <w:tab w:val="left" w:pos="288"/>
                <w:tab w:val="left" w:pos="576"/>
                <w:tab w:val="left" w:pos="864"/>
                <w:tab w:val="left" w:pos="1152"/>
              </w:tabs>
              <w:spacing w:before="40" w:after="120"/>
              <w:ind w:left="144" w:right="40"/>
            </w:pPr>
            <w:r>
              <w:t xml:space="preserve">Strengthened aid dialogue with the </w:t>
            </w:r>
            <w:r w:rsidR="00A122B1" w:rsidRPr="00A122B1">
              <w:rPr>
                <w:iCs/>
              </w:rPr>
              <w:t>de facto</w:t>
            </w:r>
            <w:r>
              <w:t xml:space="preserve"> authorities </w:t>
            </w:r>
            <w:r w:rsidR="00627820">
              <w:t xml:space="preserve">enabling </w:t>
            </w:r>
            <w:r>
              <w:t>a more conducive regulatory and operational environment for the private sector and aid organizations</w:t>
            </w:r>
          </w:p>
        </w:tc>
      </w:tr>
    </w:tbl>
    <w:p w14:paraId="10A7D562" w14:textId="77777777" w:rsidR="00C14803" w:rsidRPr="006E05AC" w:rsidRDefault="00C14803" w:rsidP="00F72FD3">
      <w:pPr>
        <w:suppressAutoHyphens w:val="0"/>
        <w:spacing w:line="120" w:lineRule="exact"/>
        <w:rPr>
          <w:rFonts w:eastAsia="Calibri"/>
          <w:color w:val="000000" w:themeColor="text1"/>
          <w:sz w:val="10"/>
          <w14:ligatures w14:val="none"/>
        </w:rPr>
      </w:pPr>
    </w:p>
    <w:p w14:paraId="7C99086A" w14:textId="77777777" w:rsidR="00F72FD3" w:rsidRDefault="00F72FD3" w:rsidP="00F72FD3">
      <w:pPr>
        <w:suppressAutoHyphens w:val="0"/>
        <w:spacing w:line="120" w:lineRule="exact"/>
        <w:rPr>
          <w:rFonts w:eastAsia="Calibri"/>
          <w:color w:val="000000" w:themeColor="text1"/>
          <w:sz w:val="10"/>
          <w14:ligatures w14:val="none"/>
        </w:rPr>
      </w:pPr>
    </w:p>
    <w:p w14:paraId="374CFC34" w14:textId="77777777" w:rsidR="00184889" w:rsidRDefault="00184889" w:rsidP="00F72FD3">
      <w:pPr>
        <w:suppressAutoHyphens w:val="0"/>
        <w:spacing w:line="120" w:lineRule="exact"/>
        <w:rPr>
          <w:rFonts w:eastAsia="Calibri"/>
          <w:color w:val="000000" w:themeColor="text1"/>
          <w:sz w:val="10"/>
          <w14:ligatures w14:val="none"/>
        </w:rPr>
      </w:pPr>
    </w:p>
    <w:p w14:paraId="7B37016C" w14:textId="77777777" w:rsidR="00184889" w:rsidRDefault="00184889" w:rsidP="00F72FD3">
      <w:pPr>
        <w:suppressAutoHyphens w:val="0"/>
        <w:spacing w:line="120" w:lineRule="exact"/>
        <w:rPr>
          <w:rFonts w:eastAsia="Calibri"/>
          <w:color w:val="000000" w:themeColor="text1"/>
          <w:sz w:val="10"/>
          <w14:ligatures w14:val="none"/>
        </w:rPr>
      </w:pPr>
    </w:p>
    <w:p w14:paraId="15E4C684" w14:textId="7691B3B3" w:rsidR="00F72FD3" w:rsidRPr="006E05AC" w:rsidRDefault="00F72FD3" w:rsidP="00936E4E">
      <w:pPr>
        <w:pStyle w:val="H1"/>
        <w:ind w:right="1260"/>
      </w:pPr>
      <w:r w:rsidRPr="006E05AC">
        <w:tab/>
      </w:r>
      <w:r w:rsidRPr="006E05AC">
        <w:tab/>
      </w:r>
      <w:r w:rsidR="00D61765" w:rsidRPr="00484837">
        <w:t>Deliverables</w:t>
      </w:r>
    </w:p>
    <w:p w14:paraId="04A0811C" w14:textId="77777777" w:rsidR="00F72FD3" w:rsidRPr="006E05AC" w:rsidRDefault="00F72FD3" w:rsidP="00F72FD3">
      <w:pPr>
        <w:keepNext/>
        <w:keepLines/>
        <w:suppressAutoHyphens w:val="0"/>
        <w:spacing w:line="120" w:lineRule="exact"/>
        <w:rPr>
          <w:rFonts w:eastAsia="Calibri"/>
          <w:color w:val="000000" w:themeColor="text1"/>
          <w:sz w:val="10"/>
          <w14:ligatures w14:val="none"/>
        </w:rPr>
      </w:pPr>
    </w:p>
    <w:p w14:paraId="1C85C9C5" w14:textId="77777777" w:rsidR="00F72FD3" w:rsidRPr="006E05AC" w:rsidRDefault="00F72FD3" w:rsidP="00F72FD3">
      <w:pPr>
        <w:keepNext/>
        <w:keepLines/>
        <w:suppressAutoHyphens w:val="0"/>
        <w:spacing w:line="120" w:lineRule="exact"/>
        <w:rPr>
          <w:rFonts w:eastAsia="Calibri"/>
          <w:color w:val="000000" w:themeColor="text1"/>
          <w:sz w:val="10"/>
          <w14:ligatures w14:val="none"/>
        </w:rPr>
      </w:pPr>
    </w:p>
    <w:p w14:paraId="539A3FB1" w14:textId="65645857" w:rsidR="00F72FD3" w:rsidRPr="006E05AC" w:rsidRDefault="00F72FD3" w:rsidP="00A86C8F">
      <w:pPr>
        <w:pStyle w:val="AUNAMA16Apr"/>
      </w:pPr>
      <w:r w:rsidRPr="006E05AC">
        <w:t>Table 5 lists all deliverables of the Mission.</w:t>
      </w:r>
    </w:p>
    <w:p w14:paraId="5F8A3AD2" w14:textId="77777777" w:rsidR="00F72FD3" w:rsidRPr="006E05AC" w:rsidRDefault="00F72FD3" w:rsidP="00F72FD3">
      <w:pPr>
        <w:suppressAutoHyphens w:val="0"/>
        <w:spacing w:line="120" w:lineRule="exact"/>
        <w:rPr>
          <w:rFonts w:eastAsia="Calibri"/>
          <w:color w:val="000000" w:themeColor="text1"/>
          <w:sz w:val="10"/>
          <w14:ligatures w14:val="none"/>
        </w:rPr>
      </w:pPr>
    </w:p>
    <w:p w14:paraId="54FF7C1B" w14:textId="77777777" w:rsidR="00F72FD3" w:rsidRPr="006E05AC" w:rsidRDefault="00F72FD3" w:rsidP="00936E4E">
      <w:pPr>
        <w:pStyle w:val="H23"/>
        <w:rPr>
          <w:b w:val="0"/>
          <w:bCs/>
          <w:lang w:val="en-GB"/>
        </w:rPr>
      </w:pPr>
      <w:r w:rsidRPr="006E05AC">
        <w:rPr>
          <w:b w:val="0"/>
          <w:bCs/>
          <w:lang w:val="en-GB"/>
        </w:rPr>
        <w:t>Table 5</w:t>
      </w:r>
    </w:p>
    <w:p w14:paraId="6848EE46" w14:textId="39B03D9D" w:rsidR="00F72FD3" w:rsidRPr="006E05AC" w:rsidRDefault="00F72FD3" w:rsidP="00936E4E">
      <w:pPr>
        <w:pStyle w:val="H23"/>
        <w:rPr>
          <w:lang w:val="en-GB"/>
        </w:rPr>
      </w:pPr>
      <w:r w:rsidRPr="006E05AC">
        <w:rPr>
          <w:lang w:val="en-GB"/>
        </w:rPr>
        <w:t xml:space="preserve">Deliverables for the </w:t>
      </w:r>
      <w:r w:rsidRPr="00A93218">
        <w:rPr>
          <w:lang w:val="en-GB"/>
        </w:rPr>
        <w:t xml:space="preserve">period </w:t>
      </w:r>
      <w:r w:rsidR="00DD3BA1" w:rsidRPr="00A93218">
        <w:rPr>
          <w:lang w:val="en-GB"/>
        </w:rPr>
        <w:t>2024–2026</w:t>
      </w:r>
      <w:r w:rsidRPr="00A93218">
        <w:rPr>
          <w:lang w:val="en-GB"/>
        </w:rPr>
        <w:t xml:space="preserve">, by category </w:t>
      </w:r>
      <w:r w:rsidRPr="006E05AC">
        <w:rPr>
          <w:lang w:val="en-GB"/>
        </w:rPr>
        <w:t>and subcategory</w:t>
      </w:r>
    </w:p>
    <w:p w14:paraId="50E9E4CC" w14:textId="77777777" w:rsidR="00F72FD3" w:rsidRPr="006E05AC" w:rsidRDefault="00F72FD3" w:rsidP="00F72FD3">
      <w:pPr>
        <w:suppressAutoHyphens w:val="0"/>
        <w:spacing w:line="120" w:lineRule="exact"/>
        <w:rPr>
          <w:rFonts w:eastAsia="Calibri"/>
          <w:color w:val="000000" w:themeColor="text1"/>
          <w:sz w:val="10"/>
          <w14:ligatures w14:val="none"/>
        </w:rPr>
      </w:pPr>
    </w:p>
    <w:p w14:paraId="37FB3921" w14:textId="77777777" w:rsidR="00F72FD3" w:rsidRPr="006E05AC" w:rsidRDefault="00F72FD3" w:rsidP="00F72FD3">
      <w:pPr>
        <w:suppressAutoHyphens w:val="0"/>
        <w:spacing w:line="120" w:lineRule="exact"/>
        <w:rPr>
          <w:rFonts w:eastAsia="Calibri"/>
          <w:color w:val="000000" w:themeColor="text1"/>
          <w:sz w:val="1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731079" w:rsidRPr="006E05AC" w14:paraId="643068EB" w14:textId="77777777" w:rsidTr="002059D7">
        <w:trPr>
          <w:tblHeader/>
        </w:trPr>
        <w:tc>
          <w:tcPr>
            <w:tcW w:w="7110" w:type="dxa"/>
            <w:tcBorders>
              <w:top w:val="single" w:sz="4" w:space="0" w:color="auto"/>
              <w:bottom w:val="single" w:sz="12" w:space="0" w:color="auto"/>
            </w:tcBorders>
            <w:shd w:val="clear" w:color="auto" w:fill="auto"/>
            <w:vAlign w:val="bottom"/>
          </w:tcPr>
          <w:p w14:paraId="3BCB8AB8" w14:textId="77777777" w:rsidR="00731079" w:rsidRPr="006E05AC" w:rsidRDefault="00731079" w:rsidP="00731079">
            <w:pPr>
              <w:spacing w:before="81" w:after="81" w:line="160" w:lineRule="exact"/>
              <w:ind w:right="40"/>
              <w:rPr>
                <w:rFonts w:eastAsia="Calibri"/>
                <w:i/>
                <w:color w:val="000000" w:themeColor="text1"/>
                <w:sz w:val="14"/>
              </w:rPr>
            </w:pPr>
            <w:r w:rsidRPr="006E05AC">
              <w:rPr>
                <w:rFonts w:eastAsia="Calibri"/>
                <w:i/>
                <w:color w:val="000000" w:themeColor="text1"/>
                <w:sz w:val="14"/>
              </w:rPr>
              <w:t>Deliverables</w:t>
            </w:r>
          </w:p>
        </w:tc>
        <w:tc>
          <w:tcPr>
            <w:tcW w:w="685" w:type="dxa"/>
            <w:tcBorders>
              <w:top w:val="single" w:sz="4" w:space="0" w:color="auto"/>
              <w:bottom w:val="single" w:sz="12" w:space="0" w:color="auto"/>
            </w:tcBorders>
            <w:shd w:val="clear" w:color="auto" w:fill="auto"/>
            <w:vAlign w:val="bottom"/>
          </w:tcPr>
          <w:p w14:paraId="0A95859F" w14:textId="2CE2F844" w:rsidR="00731079" w:rsidRPr="00A93218" w:rsidRDefault="00731079" w:rsidP="00731079">
            <w:pPr>
              <w:spacing w:before="81" w:after="81" w:line="160" w:lineRule="exact"/>
              <w:ind w:left="144" w:right="40"/>
              <w:jc w:val="right"/>
              <w:rPr>
                <w:rFonts w:eastAsia="Calibri"/>
                <w:i/>
                <w:sz w:val="14"/>
              </w:rPr>
            </w:pPr>
            <w:r w:rsidRPr="00A93218">
              <w:rPr>
                <w:i/>
                <w:sz w:val="14"/>
              </w:rPr>
              <w:t>2024 planned</w:t>
            </w:r>
          </w:p>
        </w:tc>
        <w:tc>
          <w:tcPr>
            <w:tcW w:w="685" w:type="dxa"/>
            <w:tcBorders>
              <w:top w:val="single" w:sz="4" w:space="0" w:color="auto"/>
              <w:bottom w:val="single" w:sz="12" w:space="0" w:color="auto"/>
            </w:tcBorders>
            <w:shd w:val="clear" w:color="auto" w:fill="auto"/>
            <w:vAlign w:val="bottom"/>
          </w:tcPr>
          <w:p w14:paraId="2533D0E5" w14:textId="31DC479D" w:rsidR="00731079" w:rsidRPr="00A93218" w:rsidRDefault="00731079" w:rsidP="00731079">
            <w:pPr>
              <w:spacing w:before="81" w:after="81" w:line="160" w:lineRule="exact"/>
              <w:ind w:left="144" w:right="40"/>
              <w:jc w:val="right"/>
              <w:rPr>
                <w:rFonts w:eastAsia="Calibri"/>
                <w:i/>
                <w:sz w:val="14"/>
              </w:rPr>
            </w:pPr>
            <w:r w:rsidRPr="00A93218">
              <w:rPr>
                <w:i/>
                <w:sz w:val="14"/>
              </w:rPr>
              <w:t>2024 actual</w:t>
            </w:r>
          </w:p>
        </w:tc>
        <w:tc>
          <w:tcPr>
            <w:tcW w:w="685" w:type="dxa"/>
            <w:tcBorders>
              <w:top w:val="single" w:sz="4" w:space="0" w:color="auto"/>
              <w:bottom w:val="single" w:sz="12" w:space="0" w:color="auto"/>
            </w:tcBorders>
            <w:shd w:val="clear" w:color="auto" w:fill="auto"/>
            <w:vAlign w:val="bottom"/>
          </w:tcPr>
          <w:p w14:paraId="4FE1BA81" w14:textId="1B96F279" w:rsidR="00731079" w:rsidRPr="00A93218" w:rsidRDefault="00731079" w:rsidP="00731079">
            <w:pPr>
              <w:spacing w:before="81" w:after="81" w:line="160" w:lineRule="exact"/>
              <w:ind w:left="144" w:right="40"/>
              <w:jc w:val="right"/>
              <w:rPr>
                <w:rFonts w:eastAsia="Calibri"/>
                <w:i/>
                <w:sz w:val="14"/>
              </w:rPr>
            </w:pPr>
            <w:r w:rsidRPr="00A93218">
              <w:rPr>
                <w:i/>
                <w:sz w:val="14"/>
              </w:rPr>
              <w:t>2025 planned</w:t>
            </w:r>
          </w:p>
        </w:tc>
        <w:tc>
          <w:tcPr>
            <w:tcW w:w="685" w:type="dxa"/>
            <w:tcBorders>
              <w:top w:val="single" w:sz="4" w:space="0" w:color="auto"/>
              <w:bottom w:val="single" w:sz="12" w:space="0" w:color="auto"/>
            </w:tcBorders>
            <w:shd w:val="clear" w:color="auto" w:fill="auto"/>
            <w:vAlign w:val="bottom"/>
          </w:tcPr>
          <w:p w14:paraId="21BCD47C" w14:textId="34BD4D3A" w:rsidR="00731079" w:rsidRPr="00A93218" w:rsidRDefault="00731079" w:rsidP="00731079">
            <w:pPr>
              <w:spacing w:before="81" w:after="81" w:line="160" w:lineRule="exact"/>
              <w:ind w:left="144" w:right="40"/>
              <w:jc w:val="right"/>
              <w:rPr>
                <w:rFonts w:eastAsia="Calibri"/>
                <w:i/>
                <w:sz w:val="14"/>
              </w:rPr>
            </w:pPr>
            <w:r w:rsidRPr="00A93218">
              <w:rPr>
                <w:i/>
                <w:sz w:val="14"/>
              </w:rPr>
              <w:t>2026 planned</w:t>
            </w:r>
          </w:p>
        </w:tc>
      </w:tr>
      <w:tr w:rsidR="00217715" w:rsidRPr="006E05AC" w14:paraId="740DDBDE" w14:textId="77777777" w:rsidTr="002059D7">
        <w:trPr>
          <w:trHeight w:hRule="exact" w:val="115"/>
          <w:tblHeader/>
        </w:trPr>
        <w:tc>
          <w:tcPr>
            <w:tcW w:w="7110" w:type="dxa"/>
            <w:tcBorders>
              <w:top w:val="single" w:sz="12" w:space="0" w:color="auto"/>
            </w:tcBorders>
            <w:shd w:val="clear" w:color="auto" w:fill="auto"/>
            <w:vAlign w:val="bottom"/>
          </w:tcPr>
          <w:p w14:paraId="3035F157" w14:textId="77777777" w:rsidR="00F72FD3" w:rsidRPr="006E05AC" w:rsidRDefault="00F72FD3" w:rsidP="00F72FD3">
            <w:pPr>
              <w:spacing w:before="40" w:after="40" w:line="210" w:lineRule="exact"/>
              <w:ind w:right="40"/>
              <w:rPr>
                <w:rFonts w:eastAsia="Calibri"/>
                <w:color w:val="000000" w:themeColor="text1"/>
                <w:sz w:val="17"/>
              </w:rPr>
            </w:pPr>
          </w:p>
        </w:tc>
        <w:tc>
          <w:tcPr>
            <w:tcW w:w="685" w:type="dxa"/>
            <w:tcBorders>
              <w:top w:val="single" w:sz="12" w:space="0" w:color="auto"/>
            </w:tcBorders>
            <w:shd w:val="clear" w:color="auto" w:fill="auto"/>
            <w:vAlign w:val="bottom"/>
          </w:tcPr>
          <w:p w14:paraId="207854A6" w14:textId="77777777" w:rsidR="00F72FD3" w:rsidRPr="006E05AC" w:rsidRDefault="00F72FD3" w:rsidP="00F72FD3">
            <w:pPr>
              <w:spacing w:before="40" w:after="40" w:line="210" w:lineRule="exact"/>
              <w:ind w:left="144" w:right="40"/>
              <w:jc w:val="right"/>
              <w:rPr>
                <w:rFonts w:eastAsia="Calibri"/>
                <w:color w:val="000000" w:themeColor="text1"/>
                <w:sz w:val="17"/>
              </w:rPr>
            </w:pPr>
          </w:p>
        </w:tc>
        <w:tc>
          <w:tcPr>
            <w:tcW w:w="685" w:type="dxa"/>
            <w:tcBorders>
              <w:top w:val="single" w:sz="12" w:space="0" w:color="auto"/>
            </w:tcBorders>
            <w:shd w:val="clear" w:color="auto" w:fill="auto"/>
            <w:vAlign w:val="bottom"/>
          </w:tcPr>
          <w:p w14:paraId="43542711" w14:textId="77777777" w:rsidR="00F72FD3" w:rsidRPr="006E05AC" w:rsidRDefault="00F72FD3" w:rsidP="00F72FD3">
            <w:pPr>
              <w:spacing w:before="40" w:after="40" w:line="210" w:lineRule="exact"/>
              <w:ind w:left="144" w:right="40"/>
              <w:jc w:val="right"/>
              <w:rPr>
                <w:rFonts w:eastAsia="Calibri"/>
                <w:color w:val="000000" w:themeColor="text1"/>
                <w:sz w:val="17"/>
              </w:rPr>
            </w:pPr>
          </w:p>
        </w:tc>
        <w:tc>
          <w:tcPr>
            <w:tcW w:w="685" w:type="dxa"/>
            <w:tcBorders>
              <w:top w:val="single" w:sz="12" w:space="0" w:color="auto"/>
            </w:tcBorders>
            <w:shd w:val="clear" w:color="auto" w:fill="auto"/>
            <w:vAlign w:val="bottom"/>
          </w:tcPr>
          <w:p w14:paraId="0E6B8AF3" w14:textId="77777777" w:rsidR="00F72FD3" w:rsidRPr="006E05AC" w:rsidRDefault="00F72FD3" w:rsidP="00F72FD3">
            <w:pPr>
              <w:spacing w:before="40" w:after="40" w:line="210" w:lineRule="exact"/>
              <w:ind w:left="144" w:right="40"/>
              <w:jc w:val="right"/>
              <w:rPr>
                <w:rFonts w:eastAsia="Calibri"/>
                <w:color w:val="000000" w:themeColor="text1"/>
                <w:sz w:val="17"/>
              </w:rPr>
            </w:pPr>
          </w:p>
        </w:tc>
        <w:tc>
          <w:tcPr>
            <w:tcW w:w="685" w:type="dxa"/>
            <w:tcBorders>
              <w:top w:val="single" w:sz="12" w:space="0" w:color="auto"/>
            </w:tcBorders>
            <w:shd w:val="clear" w:color="auto" w:fill="auto"/>
            <w:vAlign w:val="bottom"/>
          </w:tcPr>
          <w:p w14:paraId="4EBE429A" w14:textId="77777777" w:rsidR="00F72FD3" w:rsidRPr="006E05AC" w:rsidRDefault="00F72FD3" w:rsidP="00F72FD3">
            <w:pPr>
              <w:spacing w:before="40" w:after="40" w:line="210" w:lineRule="exact"/>
              <w:ind w:left="144" w:right="40"/>
              <w:jc w:val="right"/>
              <w:rPr>
                <w:rFonts w:eastAsia="Calibri"/>
                <w:color w:val="000000" w:themeColor="text1"/>
                <w:sz w:val="17"/>
              </w:rPr>
            </w:pPr>
          </w:p>
        </w:tc>
      </w:tr>
      <w:tr w:rsidR="00217715" w:rsidRPr="006E05AC" w14:paraId="79AC79AE" w14:textId="77777777" w:rsidTr="002059D7">
        <w:tc>
          <w:tcPr>
            <w:tcW w:w="7110" w:type="dxa"/>
            <w:shd w:val="clear" w:color="auto" w:fill="auto"/>
            <w:vAlign w:val="bottom"/>
          </w:tcPr>
          <w:p w14:paraId="52B8D041" w14:textId="77777777" w:rsidR="00F72FD3" w:rsidRPr="006E05AC" w:rsidRDefault="00F72FD3" w:rsidP="00F72FD3">
            <w:pPr>
              <w:tabs>
                <w:tab w:val="left" w:pos="288"/>
                <w:tab w:val="left" w:pos="576"/>
                <w:tab w:val="left" w:pos="864"/>
                <w:tab w:val="left" w:pos="1152"/>
              </w:tabs>
              <w:spacing w:before="40" w:after="40" w:line="210" w:lineRule="exact"/>
              <w:ind w:right="40"/>
              <w:rPr>
                <w:rFonts w:eastAsia="Calibri"/>
                <w:b/>
                <w:bCs/>
                <w:color w:val="000000" w:themeColor="text1"/>
                <w:sz w:val="17"/>
              </w:rPr>
            </w:pPr>
            <w:r w:rsidRPr="006E05AC">
              <w:rPr>
                <w:rFonts w:eastAsia="Calibri"/>
                <w:b/>
                <w:bCs/>
                <w:color w:val="000000" w:themeColor="text1"/>
                <w:sz w:val="17"/>
              </w:rPr>
              <w:t>A.</w:t>
            </w:r>
            <w:r w:rsidRPr="006E05AC">
              <w:rPr>
                <w:rFonts w:eastAsia="Calibri"/>
                <w:b/>
                <w:bCs/>
                <w:color w:val="000000" w:themeColor="text1"/>
                <w:sz w:val="17"/>
              </w:rPr>
              <w:tab/>
              <w:t>Facilitation of the intergovernmental process and expert bodies</w:t>
            </w:r>
          </w:p>
        </w:tc>
        <w:tc>
          <w:tcPr>
            <w:tcW w:w="685" w:type="dxa"/>
            <w:shd w:val="clear" w:color="auto" w:fill="auto"/>
            <w:vAlign w:val="bottom"/>
          </w:tcPr>
          <w:p w14:paraId="171A2A27" w14:textId="77777777" w:rsidR="00F72FD3" w:rsidRPr="006E05AC" w:rsidRDefault="00F72FD3" w:rsidP="00F72FD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85" w:type="dxa"/>
            <w:shd w:val="clear" w:color="auto" w:fill="auto"/>
            <w:vAlign w:val="bottom"/>
          </w:tcPr>
          <w:p w14:paraId="61CFDA28" w14:textId="77777777" w:rsidR="00F72FD3" w:rsidRPr="006E05AC" w:rsidRDefault="00F72FD3" w:rsidP="00F72FD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85" w:type="dxa"/>
            <w:shd w:val="clear" w:color="auto" w:fill="auto"/>
            <w:vAlign w:val="bottom"/>
          </w:tcPr>
          <w:p w14:paraId="7DF10F03" w14:textId="77777777" w:rsidR="00F72FD3" w:rsidRPr="006E05AC" w:rsidRDefault="00F72FD3" w:rsidP="00F72FD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85" w:type="dxa"/>
            <w:shd w:val="clear" w:color="auto" w:fill="auto"/>
            <w:vAlign w:val="bottom"/>
          </w:tcPr>
          <w:p w14:paraId="23D9E82B" w14:textId="77777777" w:rsidR="00F72FD3" w:rsidRPr="006E05AC" w:rsidRDefault="00F72FD3" w:rsidP="00F72FD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523634" w:rsidRPr="006E05AC" w14:paraId="6FB79C27" w14:textId="77777777" w:rsidTr="002059D7">
        <w:tc>
          <w:tcPr>
            <w:tcW w:w="7110" w:type="dxa"/>
            <w:shd w:val="clear" w:color="auto" w:fill="auto"/>
            <w:vAlign w:val="bottom"/>
          </w:tcPr>
          <w:p w14:paraId="68C51406" w14:textId="77777777" w:rsidR="00523634" w:rsidRPr="006E05AC" w:rsidRDefault="00523634" w:rsidP="00523634">
            <w:pPr>
              <w:tabs>
                <w:tab w:val="left" w:pos="288"/>
                <w:tab w:val="left" w:pos="576"/>
                <w:tab w:val="left" w:pos="864"/>
                <w:tab w:val="left" w:pos="1152"/>
              </w:tabs>
              <w:spacing w:before="40" w:after="40" w:line="210" w:lineRule="exact"/>
              <w:ind w:right="40"/>
              <w:rPr>
                <w:rFonts w:eastAsia="Calibri"/>
                <w:color w:val="000000" w:themeColor="text1"/>
                <w:sz w:val="17"/>
              </w:rPr>
            </w:pPr>
            <w:r w:rsidRPr="006E05AC">
              <w:rPr>
                <w:rFonts w:eastAsia="Calibri"/>
                <w:color w:val="000000" w:themeColor="text1"/>
                <w:sz w:val="17"/>
              </w:rPr>
              <w:tab/>
            </w:r>
            <w:r w:rsidRPr="006E05AC">
              <w:rPr>
                <w:rFonts w:eastAsia="Calibri"/>
                <w:b/>
                <w:bCs/>
                <w:color w:val="000000" w:themeColor="text1"/>
                <w:sz w:val="17"/>
              </w:rPr>
              <w:t>Parliamentary documentation</w:t>
            </w:r>
            <w:r w:rsidRPr="006E05AC">
              <w:rPr>
                <w:rFonts w:eastAsia="Calibri"/>
                <w:color w:val="000000" w:themeColor="text1"/>
                <w:sz w:val="17"/>
              </w:rPr>
              <w:t xml:space="preserve"> (number of documents)</w:t>
            </w:r>
          </w:p>
        </w:tc>
        <w:tc>
          <w:tcPr>
            <w:tcW w:w="685" w:type="dxa"/>
            <w:shd w:val="clear" w:color="auto" w:fill="auto"/>
            <w:vAlign w:val="bottom"/>
          </w:tcPr>
          <w:p w14:paraId="6B9E2848" w14:textId="233D1FF3"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6E05AC">
              <w:rPr>
                <w:rFonts w:eastAsia="Calibri"/>
                <w:b/>
                <w:bCs/>
                <w:color w:val="000000" w:themeColor="text1"/>
                <w:sz w:val="17"/>
              </w:rPr>
              <w:t>4</w:t>
            </w:r>
          </w:p>
        </w:tc>
        <w:tc>
          <w:tcPr>
            <w:tcW w:w="685" w:type="dxa"/>
            <w:shd w:val="clear" w:color="auto" w:fill="auto"/>
            <w:vAlign w:val="bottom"/>
          </w:tcPr>
          <w:p w14:paraId="2D7C46E5" w14:textId="3C42DDF2" w:rsidR="00523634" w:rsidRPr="006E05AC" w:rsidRDefault="00423486"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Pr>
                <w:rFonts w:eastAsia="Calibri"/>
                <w:b/>
                <w:bCs/>
                <w:color w:val="000000" w:themeColor="text1"/>
                <w:sz w:val="17"/>
              </w:rPr>
              <w:t>4</w:t>
            </w:r>
          </w:p>
        </w:tc>
        <w:tc>
          <w:tcPr>
            <w:tcW w:w="685" w:type="dxa"/>
            <w:shd w:val="clear" w:color="auto" w:fill="auto"/>
            <w:vAlign w:val="bottom"/>
          </w:tcPr>
          <w:p w14:paraId="13B89909" w14:textId="504FD06F"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6E05AC">
              <w:rPr>
                <w:rFonts w:eastAsia="Calibri"/>
                <w:b/>
                <w:bCs/>
                <w:color w:val="000000" w:themeColor="text1"/>
                <w:sz w:val="17"/>
              </w:rPr>
              <w:t>4</w:t>
            </w:r>
          </w:p>
        </w:tc>
        <w:tc>
          <w:tcPr>
            <w:tcW w:w="685" w:type="dxa"/>
            <w:shd w:val="clear" w:color="auto" w:fill="auto"/>
            <w:vAlign w:val="bottom"/>
          </w:tcPr>
          <w:p w14:paraId="2BD39994" w14:textId="4A73010E" w:rsidR="00523634" w:rsidRPr="006E05AC" w:rsidRDefault="00423486"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Pr>
                <w:rFonts w:eastAsia="Calibri"/>
                <w:b/>
                <w:bCs/>
                <w:color w:val="000000" w:themeColor="text1"/>
                <w:sz w:val="17"/>
              </w:rPr>
              <w:t>4</w:t>
            </w:r>
          </w:p>
        </w:tc>
      </w:tr>
      <w:tr w:rsidR="00523634" w:rsidRPr="006E05AC" w14:paraId="455612BC" w14:textId="77777777" w:rsidTr="002059D7">
        <w:tc>
          <w:tcPr>
            <w:tcW w:w="7110" w:type="dxa"/>
            <w:shd w:val="clear" w:color="auto" w:fill="auto"/>
            <w:vAlign w:val="bottom"/>
          </w:tcPr>
          <w:p w14:paraId="71EE78C1" w14:textId="77777777" w:rsidR="00523634" w:rsidRPr="006E05AC" w:rsidRDefault="00523634" w:rsidP="00523634">
            <w:pPr>
              <w:tabs>
                <w:tab w:val="left" w:pos="288"/>
                <w:tab w:val="left" w:pos="576"/>
                <w:tab w:val="left" w:pos="864"/>
                <w:tab w:val="left" w:pos="1152"/>
              </w:tabs>
              <w:spacing w:before="40" w:after="40" w:line="210" w:lineRule="exact"/>
              <w:ind w:right="40"/>
              <w:rPr>
                <w:rFonts w:eastAsia="Calibri"/>
                <w:color w:val="000000" w:themeColor="text1"/>
                <w:sz w:val="17"/>
              </w:rPr>
            </w:pPr>
            <w:r w:rsidRPr="006E05AC">
              <w:rPr>
                <w:rFonts w:eastAsia="Calibri"/>
                <w:color w:val="000000" w:themeColor="text1"/>
                <w:sz w:val="17"/>
              </w:rPr>
              <w:tab/>
              <w:t>1.</w:t>
            </w:r>
            <w:r w:rsidRPr="006E05AC">
              <w:rPr>
                <w:rFonts w:eastAsia="Calibri"/>
                <w:color w:val="000000" w:themeColor="text1"/>
                <w:sz w:val="17"/>
              </w:rPr>
              <w:tab/>
              <w:t>Reports of the Secretary-General to the Security Council</w:t>
            </w:r>
          </w:p>
        </w:tc>
        <w:tc>
          <w:tcPr>
            <w:tcW w:w="685" w:type="dxa"/>
            <w:shd w:val="clear" w:color="auto" w:fill="auto"/>
            <w:vAlign w:val="bottom"/>
          </w:tcPr>
          <w:p w14:paraId="649B763A" w14:textId="333DD1A1"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6E05AC">
              <w:rPr>
                <w:rFonts w:eastAsia="Calibri"/>
                <w:color w:val="000000" w:themeColor="text1"/>
                <w:sz w:val="17"/>
              </w:rPr>
              <w:t>4</w:t>
            </w:r>
          </w:p>
        </w:tc>
        <w:tc>
          <w:tcPr>
            <w:tcW w:w="685" w:type="dxa"/>
            <w:shd w:val="clear" w:color="auto" w:fill="auto"/>
            <w:vAlign w:val="bottom"/>
          </w:tcPr>
          <w:p w14:paraId="3B13817D" w14:textId="0B0681A4" w:rsidR="00523634" w:rsidRPr="006E05AC" w:rsidRDefault="00423486"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4</w:t>
            </w:r>
          </w:p>
        </w:tc>
        <w:tc>
          <w:tcPr>
            <w:tcW w:w="685" w:type="dxa"/>
            <w:shd w:val="clear" w:color="auto" w:fill="auto"/>
            <w:vAlign w:val="bottom"/>
          </w:tcPr>
          <w:p w14:paraId="765B59E5" w14:textId="032E991F"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6E05AC">
              <w:rPr>
                <w:rFonts w:eastAsia="Calibri"/>
                <w:color w:val="000000" w:themeColor="text1"/>
                <w:sz w:val="17"/>
              </w:rPr>
              <w:t>4</w:t>
            </w:r>
          </w:p>
        </w:tc>
        <w:tc>
          <w:tcPr>
            <w:tcW w:w="685" w:type="dxa"/>
            <w:shd w:val="clear" w:color="auto" w:fill="auto"/>
            <w:vAlign w:val="bottom"/>
          </w:tcPr>
          <w:p w14:paraId="29949CF4" w14:textId="16EAC8D8" w:rsidR="00523634" w:rsidRPr="006E05AC" w:rsidRDefault="00423486"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4</w:t>
            </w:r>
          </w:p>
        </w:tc>
      </w:tr>
      <w:tr w:rsidR="00523634" w:rsidRPr="006E05AC" w14:paraId="67E57650" w14:textId="77777777" w:rsidTr="002059D7">
        <w:tc>
          <w:tcPr>
            <w:tcW w:w="7110" w:type="dxa"/>
            <w:shd w:val="clear" w:color="auto" w:fill="auto"/>
            <w:vAlign w:val="bottom"/>
          </w:tcPr>
          <w:p w14:paraId="121984D3" w14:textId="77777777" w:rsidR="00523634" w:rsidRPr="006E05AC" w:rsidRDefault="00523634" w:rsidP="00523634">
            <w:pPr>
              <w:tabs>
                <w:tab w:val="left" w:pos="288"/>
                <w:tab w:val="left" w:pos="576"/>
                <w:tab w:val="left" w:pos="864"/>
                <w:tab w:val="left" w:pos="1152"/>
              </w:tabs>
              <w:spacing w:before="40" w:after="40" w:line="210" w:lineRule="exact"/>
              <w:ind w:right="40"/>
              <w:rPr>
                <w:rFonts w:eastAsia="Calibri"/>
                <w:color w:val="000000" w:themeColor="text1"/>
                <w:sz w:val="17"/>
              </w:rPr>
            </w:pPr>
            <w:r w:rsidRPr="006E05AC">
              <w:rPr>
                <w:rFonts w:eastAsia="Calibri"/>
                <w:color w:val="000000" w:themeColor="text1"/>
                <w:sz w:val="17"/>
              </w:rPr>
              <w:tab/>
            </w:r>
            <w:r w:rsidRPr="006E05AC">
              <w:rPr>
                <w:rFonts w:eastAsia="Calibri"/>
                <w:b/>
                <w:bCs/>
                <w:color w:val="000000" w:themeColor="text1"/>
                <w:sz w:val="17"/>
              </w:rPr>
              <w:t>Substantive services for meetings</w:t>
            </w:r>
            <w:r w:rsidRPr="006E05AC">
              <w:rPr>
                <w:rFonts w:eastAsia="Calibri"/>
                <w:color w:val="000000" w:themeColor="text1"/>
                <w:sz w:val="17"/>
              </w:rPr>
              <w:t xml:space="preserve"> (number of three-hour meetings)</w:t>
            </w:r>
          </w:p>
        </w:tc>
        <w:tc>
          <w:tcPr>
            <w:tcW w:w="685" w:type="dxa"/>
            <w:shd w:val="clear" w:color="auto" w:fill="auto"/>
            <w:vAlign w:val="bottom"/>
          </w:tcPr>
          <w:p w14:paraId="780953E9" w14:textId="41D95A6E"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6E05AC">
              <w:rPr>
                <w:rFonts w:eastAsia="Calibri"/>
                <w:b/>
                <w:bCs/>
                <w:color w:val="000000" w:themeColor="text1"/>
                <w:sz w:val="17"/>
              </w:rPr>
              <w:t>4</w:t>
            </w:r>
          </w:p>
        </w:tc>
        <w:tc>
          <w:tcPr>
            <w:tcW w:w="685" w:type="dxa"/>
            <w:shd w:val="clear" w:color="auto" w:fill="auto"/>
            <w:vAlign w:val="bottom"/>
          </w:tcPr>
          <w:p w14:paraId="18E519DE" w14:textId="11BDD32B" w:rsidR="00523634" w:rsidRPr="006E05AC" w:rsidRDefault="00423486"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Pr>
                <w:rFonts w:eastAsia="Calibri"/>
                <w:b/>
                <w:bCs/>
                <w:color w:val="000000" w:themeColor="text1"/>
                <w:sz w:val="17"/>
              </w:rPr>
              <w:t>4</w:t>
            </w:r>
          </w:p>
        </w:tc>
        <w:tc>
          <w:tcPr>
            <w:tcW w:w="685" w:type="dxa"/>
            <w:shd w:val="clear" w:color="auto" w:fill="auto"/>
            <w:vAlign w:val="bottom"/>
          </w:tcPr>
          <w:p w14:paraId="281E15D1" w14:textId="0E8D5A4F"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6E05AC">
              <w:rPr>
                <w:rFonts w:eastAsia="Calibri"/>
                <w:b/>
                <w:bCs/>
                <w:color w:val="000000" w:themeColor="text1"/>
                <w:sz w:val="17"/>
              </w:rPr>
              <w:t>4</w:t>
            </w:r>
          </w:p>
        </w:tc>
        <w:tc>
          <w:tcPr>
            <w:tcW w:w="685" w:type="dxa"/>
            <w:shd w:val="clear" w:color="auto" w:fill="auto"/>
            <w:vAlign w:val="bottom"/>
          </w:tcPr>
          <w:p w14:paraId="2537C74C" w14:textId="772B43E2" w:rsidR="00523634" w:rsidRPr="006E05AC" w:rsidRDefault="00423486"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Pr>
                <w:rFonts w:eastAsia="Calibri"/>
                <w:b/>
                <w:bCs/>
                <w:color w:val="000000" w:themeColor="text1"/>
                <w:sz w:val="17"/>
              </w:rPr>
              <w:t>4</w:t>
            </w:r>
          </w:p>
        </w:tc>
      </w:tr>
      <w:tr w:rsidR="00523634" w:rsidRPr="006E05AC" w14:paraId="7E3F05F7" w14:textId="77777777" w:rsidTr="002059D7">
        <w:tc>
          <w:tcPr>
            <w:tcW w:w="7110" w:type="dxa"/>
            <w:shd w:val="clear" w:color="auto" w:fill="auto"/>
            <w:vAlign w:val="bottom"/>
          </w:tcPr>
          <w:p w14:paraId="68F8D4BE" w14:textId="77777777" w:rsidR="00523634" w:rsidRPr="006E05AC" w:rsidRDefault="00523634" w:rsidP="00523634">
            <w:pPr>
              <w:tabs>
                <w:tab w:val="left" w:pos="288"/>
                <w:tab w:val="left" w:pos="576"/>
                <w:tab w:val="left" w:pos="864"/>
                <w:tab w:val="left" w:pos="1152"/>
              </w:tabs>
              <w:spacing w:before="40" w:after="40" w:line="210" w:lineRule="exact"/>
              <w:ind w:right="40"/>
              <w:rPr>
                <w:rFonts w:eastAsia="Calibri"/>
                <w:color w:val="000000" w:themeColor="text1"/>
                <w:sz w:val="17"/>
              </w:rPr>
            </w:pPr>
            <w:r w:rsidRPr="006E05AC">
              <w:rPr>
                <w:rFonts w:eastAsia="Calibri"/>
                <w:color w:val="000000" w:themeColor="text1"/>
                <w:sz w:val="17"/>
              </w:rPr>
              <w:tab/>
              <w:t>2.</w:t>
            </w:r>
            <w:r w:rsidRPr="006E05AC">
              <w:rPr>
                <w:rFonts w:eastAsia="Calibri"/>
                <w:color w:val="000000" w:themeColor="text1"/>
                <w:sz w:val="17"/>
              </w:rPr>
              <w:tab/>
              <w:t>Meetings of the Security Council</w:t>
            </w:r>
          </w:p>
        </w:tc>
        <w:tc>
          <w:tcPr>
            <w:tcW w:w="685" w:type="dxa"/>
            <w:shd w:val="clear" w:color="auto" w:fill="auto"/>
            <w:vAlign w:val="bottom"/>
          </w:tcPr>
          <w:p w14:paraId="2D067CA1" w14:textId="2090D4E3"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6E05AC">
              <w:rPr>
                <w:rFonts w:eastAsia="Calibri"/>
                <w:color w:val="000000" w:themeColor="text1"/>
                <w:sz w:val="17"/>
              </w:rPr>
              <w:t>4</w:t>
            </w:r>
          </w:p>
        </w:tc>
        <w:tc>
          <w:tcPr>
            <w:tcW w:w="685" w:type="dxa"/>
            <w:shd w:val="clear" w:color="auto" w:fill="auto"/>
            <w:vAlign w:val="bottom"/>
          </w:tcPr>
          <w:p w14:paraId="6CE7ECC6" w14:textId="4287C1DC" w:rsidR="00523634" w:rsidRPr="006E05AC" w:rsidRDefault="00423486"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4</w:t>
            </w:r>
          </w:p>
        </w:tc>
        <w:tc>
          <w:tcPr>
            <w:tcW w:w="685" w:type="dxa"/>
            <w:shd w:val="clear" w:color="auto" w:fill="auto"/>
            <w:vAlign w:val="bottom"/>
          </w:tcPr>
          <w:p w14:paraId="1873624A" w14:textId="03E4D32C"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6E05AC">
              <w:rPr>
                <w:rFonts w:eastAsia="Calibri"/>
                <w:color w:val="000000" w:themeColor="text1"/>
                <w:sz w:val="17"/>
              </w:rPr>
              <w:t>4</w:t>
            </w:r>
          </w:p>
        </w:tc>
        <w:tc>
          <w:tcPr>
            <w:tcW w:w="685" w:type="dxa"/>
            <w:shd w:val="clear" w:color="auto" w:fill="auto"/>
            <w:vAlign w:val="bottom"/>
          </w:tcPr>
          <w:p w14:paraId="1D8E7C30" w14:textId="646723C3" w:rsidR="00523634" w:rsidRPr="006E05AC" w:rsidRDefault="00423486"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4</w:t>
            </w:r>
          </w:p>
        </w:tc>
      </w:tr>
      <w:tr w:rsidR="00523634" w:rsidRPr="006E05AC" w14:paraId="65B071DE" w14:textId="77777777" w:rsidTr="002059D7">
        <w:tc>
          <w:tcPr>
            <w:tcW w:w="7110" w:type="dxa"/>
            <w:shd w:val="clear" w:color="auto" w:fill="auto"/>
            <w:vAlign w:val="bottom"/>
          </w:tcPr>
          <w:p w14:paraId="52D4CE57" w14:textId="77777777" w:rsidR="00523634" w:rsidRPr="006E05AC" w:rsidRDefault="00523634" w:rsidP="00523634">
            <w:pPr>
              <w:tabs>
                <w:tab w:val="left" w:pos="288"/>
                <w:tab w:val="left" w:pos="576"/>
                <w:tab w:val="left" w:pos="864"/>
                <w:tab w:val="left" w:pos="1152"/>
              </w:tabs>
              <w:spacing w:before="40" w:after="40" w:line="210" w:lineRule="exact"/>
              <w:ind w:right="40"/>
              <w:rPr>
                <w:rFonts w:eastAsia="Calibri"/>
                <w:b/>
                <w:bCs/>
                <w:color w:val="000000" w:themeColor="text1"/>
                <w:sz w:val="17"/>
              </w:rPr>
            </w:pPr>
            <w:r w:rsidRPr="006E05AC">
              <w:rPr>
                <w:rFonts w:eastAsia="Calibri"/>
                <w:b/>
                <w:bCs/>
                <w:color w:val="000000" w:themeColor="text1"/>
                <w:sz w:val="17"/>
              </w:rPr>
              <w:t>B.</w:t>
            </w:r>
            <w:r w:rsidRPr="006E05AC">
              <w:rPr>
                <w:rFonts w:eastAsia="Calibri"/>
                <w:b/>
                <w:bCs/>
                <w:color w:val="000000" w:themeColor="text1"/>
                <w:sz w:val="17"/>
              </w:rPr>
              <w:tab/>
              <w:t>Generation and transfer of knowledge</w:t>
            </w:r>
          </w:p>
        </w:tc>
        <w:tc>
          <w:tcPr>
            <w:tcW w:w="685" w:type="dxa"/>
            <w:shd w:val="clear" w:color="auto" w:fill="auto"/>
            <w:vAlign w:val="bottom"/>
          </w:tcPr>
          <w:p w14:paraId="48FCB1F4" w14:textId="77777777"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85" w:type="dxa"/>
            <w:shd w:val="clear" w:color="auto" w:fill="auto"/>
            <w:vAlign w:val="bottom"/>
          </w:tcPr>
          <w:p w14:paraId="2143A905" w14:textId="77777777"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85" w:type="dxa"/>
            <w:shd w:val="clear" w:color="auto" w:fill="auto"/>
            <w:vAlign w:val="bottom"/>
          </w:tcPr>
          <w:p w14:paraId="3BB7F451" w14:textId="77777777"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85" w:type="dxa"/>
            <w:shd w:val="clear" w:color="auto" w:fill="auto"/>
            <w:vAlign w:val="bottom"/>
          </w:tcPr>
          <w:p w14:paraId="1B24968D" w14:textId="77777777"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523634" w:rsidRPr="006E05AC" w14:paraId="79F6ABD9" w14:textId="77777777" w:rsidTr="002059D7">
        <w:tc>
          <w:tcPr>
            <w:tcW w:w="7110" w:type="dxa"/>
            <w:shd w:val="clear" w:color="auto" w:fill="auto"/>
            <w:vAlign w:val="bottom"/>
          </w:tcPr>
          <w:p w14:paraId="3D0D38E6" w14:textId="77777777" w:rsidR="00523634" w:rsidRPr="006E05AC" w:rsidRDefault="00523634" w:rsidP="00523634">
            <w:pPr>
              <w:tabs>
                <w:tab w:val="left" w:pos="288"/>
                <w:tab w:val="left" w:pos="576"/>
                <w:tab w:val="left" w:pos="864"/>
                <w:tab w:val="left" w:pos="1152"/>
              </w:tabs>
              <w:spacing w:before="40" w:after="40" w:line="210" w:lineRule="exact"/>
              <w:ind w:right="40"/>
              <w:rPr>
                <w:rFonts w:eastAsia="Calibri"/>
                <w:color w:val="000000" w:themeColor="text1"/>
                <w:sz w:val="17"/>
              </w:rPr>
            </w:pPr>
            <w:r w:rsidRPr="006E05AC">
              <w:rPr>
                <w:rFonts w:eastAsia="Calibri"/>
                <w:color w:val="000000" w:themeColor="text1"/>
                <w:sz w:val="17"/>
              </w:rPr>
              <w:tab/>
            </w:r>
            <w:r w:rsidRPr="006E05AC">
              <w:rPr>
                <w:rFonts w:eastAsia="Calibri"/>
                <w:b/>
                <w:bCs/>
                <w:color w:val="000000" w:themeColor="text1"/>
                <w:sz w:val="17"/>
              </w:rPr>
              <w:t>Seminars, workshops and training events</w:t>
            </w:r>
            <w:r w:rsidRPr="006E05AC">
              <w:rPr>
                <w:rFonts w:eastAsia="Calibri"/>
                <w:color w:val="000000" w:themeColor="text1"/>
                <w:sz w:val="17"/>
              </w:rPr>
              <w:t xml:space="preserve"> (number of days)</w:t>
            </w:r>
          </w:p>
        </w:tc>
        <w:tc>
          <w:tcPr>
            <w:tcW w:w="685" w:type="dxa"/>
            <w:shd w:val="clear" w:color="auto" w:fill="auto"/>
            <w:vAlign w:val="bottom"/>
          </w:tcPr>
          <w:p w14:paraId="3F4CB4EF" w14:textId="19002B03" w:rsidR="00523634" w:rsidRPr="004D0015" w:rsidRDefault="00523634"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4D0015">
              <w:rPr>
                <w:rFonts w:eastAsia="Calibri"/>
                <w:b/>
                <w:bCs/>
                <w:color w:val="000000" w:themeColor="text1"/>
                <w:sz w:val="17"/>
              </w:rPr>
              <w:t>42</w:t>
            </w:r>
          </w:p>
        </w:tc>
        <w:tc>
          <w:tcPr>
            <w:tcW w:w="685" w:type="dxa"/>
            <w:shd w:val="clear" w:color="auto" w:fill="auto"/>
            <w:vAlign w:val="bottom"/>
          </w:tcPr>
          <w:p w14:paraId="7CC60572" w14:textId="6B36E099" w:rsidR="00523634" w:rsidRPr="004D0015" w:rsidRDefault="004D65A1"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Pr>
                <w:rFonts w:eastAsia="Calibri"/>
                <w:b/>
                <w:bCs/>
                <w:color w:val="000000" w:themeColor="text1"/>
                <w:sz w:val="17"/>
              </w:rPr>
              <w:t>96</w:t>
            </w:r>
          </w:p>
        </w:tc>
        <w:tc>
          <w:tcPr>
            <w:tcW w:w="685" w:type="dxa"/>
            <w:shd w:val="clear" w:color="auto" w:fill="auto"/>
            <w:vAlign w:val="bottom"/>
          </w:tcPr>
          <w:p w14:paraId="53CBD156" w14:textId="3AF27C2F" w:rsidR="00523634" w:rsidRPr="004D0015" w:rsidRDefault="00523634"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4D0015">
              <w:rPr>
                <w:rFonts w:eastAsia="Calibri"/>
                <w:b/>
                <w:bCs/>
                <w:color w:val="000000" w:themeColor="text1"/>
                <w:sz w:val="17"/>
              </w:rPr>
              <w:t>50</w:t>
            </w:r>
          </w:p>
        </w:tc>
        <w:tc>
          <w:tcPr>
            <w:tcW w:w="685" w:type="dxa"/>
            <w:shd w:val="clear" w:color="auto" w:fill="auto"/>
            <w:vAlign w:val="bottom"/>
          </w:tcPr>
          <w:p w14:paraId="4D2AB1E0" w14:textId="7399CC1E" w:rsidR="00523634" w:rsidRPr="006E05AC" w:rsidRDefault="004D65A1"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Pr>
                <w:rFonts w:eastAsia="Calibri"/>
                <w:b/>
                <w:bCs/>
                <w:color w:val="000000" w:themeColor="text1"/>
                <w:sz w:val="17"/>
              </w:rPr>
              <w:t>52</w:t>
            </w:r>
          </w:p>
        </w:tc>
      </w:tr>
      <w:tr w:rsidR="00523634" w:rsidRPr="006E05AC" w14:paraId="456BB380" w14:textId="77777777" w:rsidTr="002059D7">
        <w:tc>
          <w:tcPr>
            <w:tcW w:w="7110" w:type="dxa"/>
            <w:shd w:val="clear" w:color="auto" w:fill="auto"/>
            <w:vAlign w:val="bottom"/>
          </w:tcPr>
          <w:p w14:paraId="072B9CFF" w14:textId="1D37414F" w:rsidR="00523634" w:rsidRPr="004D65A1" w:rsidRDefault="00523634" w:rsidP="00523634">
            <w:pPr>
              <w:tabs>
                <w:tab w:val="left" w:pos="288"/>
                <w:tab w:val="left" w:pos="576"/>
                <w:tab w:val="left" w:pos="864"/>
                <w:tab w:val="left" w:pos="1152"/>
              </w:tabs>
              <w:spacing w:before="40" w:after="40" w:line="210" w:lineRule="exact"/>
              <w:ind w:left="576" w:right="40" w:hanging="576"/>
              <w:rPr>
                <w:rFonts w:eastAsia="Calibri"/>
                <w:color w:val="000000" w:themeColor="text1"/>
                <w:sz w:val="17"/>
              </w:rPr>
            </w:pPr>
            <w:r w:rsidRPr="004D65A1">
              <w:rPr>
                <w:rFonts w:eastAsia="Calibri"/>
                <w:color w:val="000000" w:themeColor="text1"/>
                <w:sz w:val="17"/>
              </w:rPr>
              <w:tab/>
              <w:t>3.</w:t>
            </w:r>
            <w:r w:rsidRPr="004D65A1">
              <w:rPr>
                <w:rFonts w:eastAsia="Calibri"/>
                <w:color w:val="000000" w:themeColor="text1"/>
                <w:sz w:val="17"/>
              </w:rPr>
              <w:tab/>
              <w:t>Discussion/awareness-raising/sensitization sessions with human rights stakeholders, including local authorities, civil society organizations and human rights defenders, on human rights standards</w:t>
            </w:r>
          </w:p>
        </w:tc>
        <w:tc>
          <w:tcPr>
            <w:tcW w:w="685" w:type="dxa"/>
            <w:shd w:val="clear" w:color="auto" w:fill="auto"/>
            <w:vAlign w:val="bottom"/>
          </w:tcPr>
          <w:p w14:paraId="2F328B2D" w14:textId="3B08FF58" w:rsidR="00523634" w:rsidRPr="004D65A1"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D65A1">
              <w:rPr>
                <w:rFonts w:eastAsia="Calibri"/>
                <w:color w:val="000000" w:themeColor="text1"/>
                <w:sz w:val="17"/>
              </w:rPr>
              <w:t>32</w:t>
            </w:r>
          </w:p>
        </w:tc>
        <w:tc>
          <w:tcPr>
            <w:tcW w:w="685" w:type="dxa"/>
            <w:shd w:val="clear" w:color="auto" w:fill="auto"/>
            <w:vAlign w:val="bottom"/>
          </w:tcPr>
          <w:p w14:paraId="4111FB17" w14:textId="22FA1E0A" w:rsidR="00523634" w:rsidRPr="004D65A1" w:rsidRDefault="006D0D3C"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D65A1">
              <w:rPr>
                <w:rFonts w:eastAsia="Calibri"/>
                <w:color w:val="000000" w:themeColor="text1"/>
                <w:sz w:val="17"/>
              </w:rPr>
              <w:t>70</w:t>
            </w:r>
          </w:p>
        </w:tc>
        <w:tc>
          <w:tcPr>
            <w:tcW w:w="685" w:type="dxa"/>
            <w:shd w:val="clear" w:color="auto" w:fill="auto"/>
            <w:vAlign w:val="bottom"/>
          </w:tcPr>
          <w:p w14:paraId="69DA6E9B" w14:textId="3792CE49" w:rsidR="00523634" w:rsidRPr="004D65A1"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D65A1">
              <w:rPr>
                <w:rFonts w:eastAsia="Calibri"/>
                <w:color w:val="000000" w:themeColor="text1"/>
                <w:sz w:val="17"/>
              </w:rPr>
              <w:t>30</w:t>
            </w:r>
          </w:p>
        </w:tc>
        <w:tc>
          <w:tcPr>
            <w:tcW w:w="685" w:type="dxa"/>
            <w:shd w:val="clear" w:color="auto" w:fill="auto"/>
            <w:vAlign w:val="bottom"/>
          </w:tcPr>
          <w:p w14:paraId="7BD2148F" w14:textId="7DCD10C6" w:rsidR="00523634" w:rsidRPr="004D65A1" w:rsidRDefault="006D0D3C"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D65A1">
              <w:rPr>
                <w:rFonts w:eastAsia="Calibri"/>
                <w:color w:val="000000" w:themeColor="text1"/>
                <w:sz w:val="17"/>
              </w:rPr>
              <w:t>30</w:t>
            </w:r>
          </w:p>
        </w:tc>
      </w:tr>
      <w:tr w:rsidR="00523634" w:rsidRPr="006E05AC" w14:paraId="0635E3BF" w14:textId="77777777" w:rsidTr="002059D7">
        <w:tc>
          <w:tcPr>
            <w:tcW w:w="7110" w:type="dxa"/>
            <w:shd w:val="clear" w:color="auto" w:fill="auto"/>
            <w:vAlign w:val="bottom"/>
          </w:tcPr>
          <w:p w14:paraId="4FD21196" w14:textId="40F11AC3" w:rsidR="00523634" w:rsidRPr="004D65A1" w:rsidRDefault="00523634" w:rsidP="00523634">
            <w:pPr>
              <w:tabs>
                <w:tab w:val="left" w:pos="288"/>
                <w:tab w:val="left" w:pos="576"/>
                <w:tab w:val="left" w:pos="864"/>
                <w:tab w:val="left" w:pos="1152"/>
              </w:tabs>
              <w:spacing w:before="40" w:after="40" w:line="210" w:lineRule="exact"/>
              <w:ind w:left="576" w:right="40" w:hanging="576"/>
              <w:rPr>
                <w:rFonts w:eastAsia="Calibri"/>
                <w:color w:val="000000" w:themeColor="text1"/>
                <w:sz w:val="17"/>
              </w:rPr>
            </w:pPr>
            <w:r w:rsidRPr="004D65A1">
              <w:rPr>
                <w:rFonts w:eastAsia="Calibri"/>
                <w:color w:val="000000" w:themeColor="text1"/>
                <w:sz w:val="17"/>
              </w:rPr>
              <w:tab/>
              <w:t>4.</w:t>
            </w:r>
            <w:r w:rsidRPr="004D65A1">
              <w:rPr>
                <w:rFonts w:eastAsia="Calibri"/>
                <w:color w:val="000000" w:themeColor="text1"/>
                <w:sz w:val="17"/>
              </w:rPr>
              <w:tab/>
              <w:t xml:space="preserve">Consultations with Afghan women to enable an articulation of their views for engagement with the </w:t>
            </w:r>
            <w:r w:rsidR="00A122B1" w:rsidRPr="00A122B1">
              <w:rPr>
                <w:rFonts w:eastAsia="Calibri"/>
                <w:iCs/>
                <w:color w:val="000000" w:themeColor="text1"/>
                <w:sz w:val="17"/>
              </w:rPr>
              <w:t>de facto</w:t>
            </w:r>
            <w:r w:rsidRPr="004D65A1">
              <w:rPr>
                <w:rFonts w:eastAsia="Calibri"/>
                <w:color w:val="000000" w:themeColor="text1"/>
                <w:sz w:val="17"/>
              </w:rPr>
              <w:t xml:space="preserve"> authorities</w:t>
            </w:r>
          </w:p>
        </w:tc>
        <w:tc>
          <w:tcPr>
            <w:tcW w:w="685" w:type="dxa"/>
            <w:shd w:val="clear" w:color="auto" w:fill="auto"/>
            <w:vAlign w:val="bottom"/>
          </w:tcPr>
          <w:p w14:paraId="48F98A66" w14:textId="10AC0E7A" w:rsidR="00523634" w:rsidRPr="004D65A1"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D65A1">
              <w:rPr>
                <w:rFonts w:eastAsia="Calibri"/>
                <w:color w:val="000000" w:themeColor="text1"/>
                <w:sz w:val="17"/>
              </w:rPr>
              <w:t>10</w:t>
            </w:r>
          </w:p>
        </w:tc>
        <w:tc>
          <w:tcPr>
            <w:tcW w:w="685" w:type="dxa"/>
            <w:shd w:val="clear" w:color="auto" w:fill="auto"/>
            <w:vAlign w:val="bottom"/>
          </w:tcPr>
          <w:p w14:paraId="283F3BE7" w14:textId="2D7BBE75" w:rsidR="00523634" w:rsidRPr="004D65A1" w:rsidRDefault="004D65A1"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D65A1">
              <w:rPr>
                <w:rFonts w:eastAsia="Calibri"/>
                <w:color w:val="000000" w:themeColor="text1"/>
                <w:sz w:val="17"/>
              </w:rPr>
              <w:t>26</w:t>
            </w:r>
          </w:p>
        </w:tc>
        <w:tc>
          <w:tcPr>
            <w:tcW w:w="685" w:type="dxa"/>
            <w:shd w:val="clear" w:color="auto" w:fill="auto"/>
            <w:vAlign w:val="bottom"/>
          </w:tcPr>
          <w:p w14:paraId="1CE9E663" w14:textId="2D436711" w:rsidR="00523634" w:rsidRPr="004D65A1"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D65A1">
              <w:rPr>
                <w:rFonts w:eastAsia="Calibri"/>
                <w:color w:val="000000" w:themeColor="text1"/>
                <w:sz w:val="17"/>
              </w:rPr>
              <w:t>20</w:t>
            </w:r>
          </w:p>
        </w:tc>
        <w:tc>
          <w:tcPr>
            <w:tcW w:w="685" w:type="dxa"/>
            <w:shd w:val="clear" w:color="auto" w:fill="auto"/>
            <w:vAlign w:val="bottom"/>
          </w:tcPr>
          <w:p w14:paraId="543812CB" w14:textId="18B629AD" w:rsidR="00523634" w:rsidRPr="004D65A1" w:rsidRDefault="004D65A1"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4D65A1">
              <w:rPr>
                <w:rFonts w:eastAsia="Calibri"/>
                <w:color w:val="000000" w:themeColor="text1"/>
                <w:sz w:val="17"/>
              </w:rPr>
              <w:t>22</w:t>
            </w:r>
          </w:p>
        </w:tc>
      </w:tr>
      <w:tr w:rsidR="00523634" w:rsidRPr="006E05AC" w14:paraId="357A1772" w14:textId="77777777" w:rsidTr="002059D7">
        <w:tc>
          <w:tcPr>
            <w:tcW w:w="7110" w:type="dxa"/>
            <w:shd w:val="clear" w:color="auto" w:fill="auto"/>
            <w:vAlign w:val="bottom"/>
          </w:tcPr>
          <w:p w14:paraId="5C6EBC60" w14:textId="77777777" w:rsidR="00523634" w:rsidRPr="006E05AC" w:rsidRDefault="00523634" w:rsidP="00523634">
            <w:pPr>
              <w:tabs>
                <w:tab w:val="left" w:pos="288"/>
                <w:tab w:val="left" w:pos="576"/>
                <w:tab w:val="left" w:pos="864"/>
                <w:tab w:val="left" w:pos="1152"/>
              </w:tabs>
              <w:spacing w:before="40" w:after="40" w:line="210" w:lineRule="exact"/>
              <w:ind w:right="40"/>
              <w:rPr>
                <w:rFonts w:eastAsia="Calibri"/>
                <w:color w:val="000000" w:themeColor="text1"/>
                <w:sz w:val="17"/>
              </w:rPr>
            </w:pPr>
            <w:r w:rsidRPr="006E05AC">
              <w:rPr>
                <w:rFonts w:eastAsia="Calibri"/>
                <w:color w:val="000000" w:themeColor="text1"/>
                <w:sz w:val="17"/>
              </w:rPr>
              <w:tab/>
            </w:r>
            <w:r w:rsidRPr="006E05AC">
              <w:rPr>
                <w:rFonts w:eastAsia="Calibri"/>
                <w:b/>
                <w:bCs/>
                <w:color w:val="000000" w:themeColor="text1"/>
                <w:sz w:val="17"/>
              </w:rPr>
              <w:t>Technical materials</w:t>
            </w:r>
            <w:r w:rsidRPr="006E05AC">
              <w:rPr>
                <w:rFonts w:eastAsia="Calibri"/>
                <w:color w:val="000000" w:themeColor="text1"/>
                <w:sz w:val="17"/>
              </w:rPr>
              <w:t xml:space="preserve"> (number of materials)</w:t>
            </w:r>
          </w:p>
        </w:tc>
        <w:tc>
          <w:tcPr>
            <w:tcW w:w="685" w:type="dxa"/>
            <w:shd w:val="clear" w:color="auto" w:fill="auto"/>
            <w:vAlign w:val="bottom"/>
          </w:tcPr>
          <w:p w14:paraId="1F3D8C3D" w14:textId="2009FA8A"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6E05AC">
              <w:rPr>
                <w:rFonts w:eastAsia="Calibri"/>
                <w:b/>
                <w:bCs/>
                <w:color w:val="000000" w:themeColor="text1"/>
                <w:sz w:val="17"/>
              </w:rPr>
              <w:t>1</w:t>
            </w:r>
          </w:p>
        </w:tc>
        <w:tc>
          <w:tcPr>
            <w:tcW w:w="685" w:type="dxa"/>
            <w:shd w:val="clear" w:color="auto" w:fill="auto"/>
            <w:vAlign w:val="bottom"/>
          </w:tcPr>
          <w:p w14:paraId="1739C014" w14:textId="7FF9A1DA" w:rsidR="00523634" w:rsidRPr="006E05AC" w:rsidRDefault="004D65A1"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Pr>
                <w:rFonts w:eastAsia="Calibri"/>
                <w:b/>
                <w:bCs/>
                <w:color w:val="000000" w:themeColor="text1"/>
                <w:sz w:val="17"/>
              </w:rPr>
              <w:t>8</w:t>
            </w:r>
          </w:p>
        </w:tc>
        <w:tc>
          <w:tcPr>
            <w:tcW w:w="685" w:type="dxa"/>
            <w:shd w:val="clear" w:color="auto" w:fill="auto"/>
            <w:vAlign w:val="bottom"/>
          </w:tcPr>
          <w:p w14:paraId="1D8A706C" w14:textId="5BF1B874"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6E05AC">
              <w:rPr>
                <w:rFonts w:eastAsia="Calibri"/>
                <w:b/>
                <w:bCs/>
                <w:color w:val="000000" w:themeColor="text1"/>
                <w:sz w:val="17"/>
              </w:rPr>
              <w:t>1</w:t>
            </w:r>
          </w:p>
        </w:tc>
        <w:tc>
          <w:tcPr>
            <w:tcW w:w="685" w:type="dxa"/>
            <w:shd w:val="clear" w:color="auto" w:fill="auto"/>
            <w:vAlign w:val="bottom"/>
          </w:tcPr>
          <w:p w14:paraId="630798B4" w14:textId="22D5C126" w:rsidR="00523634" w:rsidRPr="006E05AC" w:rsidRDefault="004D65A1" w:rsidP="00523634">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Pr>
                <w:rFonts w:eastAsia="Calibri"/>
                <w:b/>
                <w:bCs/>
                <w:color w:val="000000" w:themeColor="text1"/>
                <w:sz w:val="17"/>
              </w:rPr>
              <w:t>1</w:t>
            </w:r>
          </w:p>
        </w:tc>
      </w:tr>
      <w:tr w:rsidR="00523634" w:rsidRPr="006E05AC" w14:paraId="45BB6A2F" w14:textId="77777777" w:rsidTr="002059D7">
        <w:tc>
          <w:tcPr>
            <w:tcW w:w="7110" w:type="dxa"/>
            <w:shd w:val="clear" w:color="auto" w:fill="auto"/>
            <w:vAlign w:val="bottom"/>
          </w:tcPr>
          <w:p w14:paraId="27E23307" w14:textId="77777777" w:rsidR="00523634" w:rsidRPr="006E05AC" w:rsidRDefault="00523634" w:rsidP="00523634">
            <w:pPr>
              <w:tabs>
                <w:tab w:val="left" w:pos="288"/>
                <w:tab w:val="left" w:pos="576"/>
                <w:tab w:val="left" w:pos="864"/>
                <w:tab w:val="left" w:pos="1152"/>
              </w:tabs>
              <w:spacing w:before="40" w:after="40" w:line="210" w:lineRule="exact"/>
              <w:ind w:right="40"/>
              <w:rPr>
                <w:rFonts w:eastAsia="Calibri"/>
                <w:color w:val="000000" w:themeColor="text1"/>
                <w:sz w:val="17"/>
              </w:rPr>
            </w:pPr>
            <w:r w:rsidRPr="006E05AC">
              <w:rPr>
                <w:rFonts w:eastAsia="Calibri"/>
                <w:color w:val="000000" w:themeColor="text1"/>
                <w:sz w:val="17"/>
              </w:rPr>
              <w:tab/>
              <w:t>5.</w:t>
            </w:r>
            <w:r w:rsidRPr="006E05AC">
              <w:rPr>
                <w:rFonts w:eastAsia="Calibri"/>
                <w:color w:val="000000" w:themeColor="text1"/>
                <w:sz w:val="17"/>
              </w:rPr>
              <w:tab/>
              <w:t>Thematic or special human rights-related reports</w:t>
            </w:r>
          </w:p>
        </w:tc>
        <w:tc>
          <w:tcPr>
            <w:tcW w:w="685" w:type="dxa"/>
            <w:shd w:val="clear" w:color="auto" w:fill="auto"/>
            <w:vAlign w:val="bottom"/>
          </w:tcPr>
          <w:p w14:paraId="2BCC5961" w14:textId="7902D775"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6E05AC">
              <w:rPr>
                <w:rFonts w:eastAsia="Calibri"/>
                <w:color w:val="000000" w:themeColor="text1"/>
                <w:sz w:val="17"/>
              </w:rPr>
              <w:t>1</w:t>
            </w:r>
          </w:p>
        </w:tc>
        <w:tc>
          <w:tcPr>
            <w:tcW w:w="685" w:type="dxa"/>
            <w:shd w:val="clear" w:color="auto" w:fill="auto"/>
            <w:vAlign w:val="bottom"/>
          </w:tcPr>
          <w:p w14:paraId="598D9CCD" w14:textId="5A8C5BE6" w:rsidR="00523634" w:rsidRPr="006E05AC" w:rsidRDefault="006D0D3C"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8</w:t>
            </w:r>
          </w:p>
        </w:tc>
        <w:tc>
          <w:tcPr>
            <w:tcW w:w="685" w:type="dxa"/>
            <w:shd w:val="clear" w:color="auto" w:fill="auto"/>
            <w:vAlign w:val="bottom"/>
          </w:tcPr>
          <w:p w14:paraId="28C55804" w14:textId="646B1DFC" w:rsidR="00523634" w:rsidRPr="006E05AC" w:rsidRDefault="00523634"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6E05AC">
              <w:rPr>
                <w:rFonts w:eastAsia="Calibri"/>
                <w:color w:val="000000" w:themeColor="text1"/>
                <w:sz w:val="17"/>
              </w:rPr>
              <w:t>1</w:t>
            </w:r>
          </w:p>
        </w:tc>
        <w:tc>
          <w:tcPr>
            <w:tcW w:w="685" w:type="dxa"/>
            <w:shd w:val="clear" w:color="auto" w:fill="auto"/>
            <w:vAlign w:val="bottom"/>
          </w:tcPr>
          <w:p w14:paraId="35CE4860" w14:textId="2BFD3A0D" w:rsidR="00523634" w:rsidRPr="006E05AC" w:rsidRDefault="006D0D3C" w:rsidP="0052363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1</w:t>
            </w:r>
          </w:p>
        </w:tc>
      </w:tr>
      <w:tr w:rsidR="00523634" w:rsidRPr="006E05AC" w14:paraId="7CF25977" w14:textId="77777777" w:rsidTr="002059D7">
        <w:tc>
          <w:tcPr>
            <w:tcW w:w="7110" w:type="dxa"/>
            <w:shd w:val="clear" w:color="auto" w:fill="auto"/>
            <w:vAlign w:val="bottom"/>
          </w:tcPr>
          <w:p w14:paraId="41E568B6" w14:textId="77777777" w:rsidR="00523634" w:rsidRPr="006E05AC" w:rsidRDefault="00523634" w:rsidP="00523634">
            <w:pPr>
              <w:keepNext/>
              <w:tabs>
                <w:tab w:val="left" w:pos="288"/>
                <w:tab w:val="left" w:pos="576"/>
                <w:tab w:val="left" w:pos="864"/>
                <w:tab w:val="left" w:pos="1152"/>
              </w:tabs>
              <w:spacing w:before="40" w:after="40" w:line="210" w:lineRule="exact"/>
              <w:ind w:right="43"/>
              <w:rPr>
                <w:rFonts w:eastAsia="Calibri"/>
                <w:b/>
                <w:bCs/>
                <w:color w:val="000000" w:themeColor="text1"/>
                <w:sz w:val="17"/>
              </w:rPr>
            </w:pPr>
            <w:r w:rsidRPr="006E05AC">
              <w:rPr>
                <w:rFonts w:eastAsia="Calibri"/>
                <w:b/>
                <w:bCs/>
                <w:color w:val="000000" w:themeColor="text1"/>
                <w:sz w:val="17"/>
              </w:rPr>
              <w:t>C.</w:t>
            </w:r>
            <w:r w:rsidRPr="006E05AC">
              <w:rPr>
                <w:rFonts w:eastAsia="Calibri"/>
                <w:b/>
                <w:bCs/>
                <w:color w:val="000000" w:themeColor="text1"/>
                <w:sz w:val="17"/>
              </w:rPr>
              <w:tab/>
              <w:t>Substantive deliverables</w:t>
            </w:r>
          </w:p>
        </w:tc>
        <w:tc>
          <w:tcPr>
            <w:tcW w:w="685" w:type="dxa"/>
            <w:shd w:val="clear" w:color="auto" w:fill="auto"/>
            <w:vAlign w:val="bottom"/>
          </w:tcPr>
          <w:p w14:paraId="18EEED94" w14:textId="77777777" w:rsidR="00523634" w:rsidRPr="006E05AC" w:rsidRDefault="00523634" w:rsidP="00523634">
            <w:pPr>
              <w:keepNext/>
              <w:tabs>
                <w:tab w:val="left" w:pos="288"/>
                <w:tab w:val="left" w:pos="576"/>
                <w:tab w:val="left" w:pos="864"/>
                <w:tab w:val="left" w:pos="1152"/>
              </w:tabs>
              <w:spacing w:before="40" w:after="40" w:line="210" w:lineRule="exact"/>
              <w:ind w:left="144" w:right="43"/>
              <w:jc w:val="right"/>
              <w:rPr>
                <w:rFonts w:eastAsia="Calibri"/>
                <w:color w:val="000000" w:themeColor="text1"/>
                <w:sz w:val="17"/>
              </w:rPr>
            </w:pPr>
          </w:p>
        </w:tc>
        <w:tc>
          <w:tcPr>
            <w:tcW w:w="685" w:type="dxa"/>
            <w:shd w:val="clear" w:color="auto" w:fill="auto"/>
            <w:vAlign w:val="bottom"/>
          </w:tcPr>
          <w:p w14:paraId="211D09FB" w14:textId="77777777" w:rsidR="00523634" w:rsidRPr="006E05AC" w:rsidRDefault="00523634" w:rsidP="00523634">
            <w:pPr>
              <w:keepNext/>
              <w:tabs>
                <w:tab w:val="left" w:pos="288"/>
                <w:tab w:val="left" w:pos="576"/>
                <w:tab w:val="left" w:pos="864"/>
                <w:tab w:val="left" w:pos="1152"/>
              </w:tabs>
              <w:spacing w:before="40" w:after="40" w:line="210" w:lineRule="exact"/>
              <w:ind w:left="144" w:right="43"/>
              <w:jc w:val="right"/>
              <w:rPr>
                <w:rFonts w:eastAsia="Calibri"/>
                <w:color w:val="000000" w:themeColor="text1"/>
                <w:sz w:val="17"/>
              </w:rPr>
            </w:pPr>
          </w:p>
        </w:tc>
        <w:tc>
          <w:tcPr>
            <w:tcW w:w="685" w:type="dxa"/>
            <w:shd w:val="clear" w:color="auto" w:fill="auto"/>
            <w:vAlign w:val="bottom"/>
          </w:tcPr>
          <w:p w14:paraId="72149309" w14:textId="77777777" w:rsidR="00523634" w:rsidRPr="006E05AC" w:rsidRDefault="00523634" w:rsidP="00523634">
            <w:pPr>
              <w:keepNext/>
              <w:tabs>
                <w:tab w:val="left" w:pos="288"/>
                <w:tab w:val="left" w:pos="576"/>
                <w:tab w:val="left" w:pos="864"/>
                <w:tab w:val="left" w:pos="1152"/>
              </w:tabs>
              <w:spacing w:before="40" w:after="40" w:line="210" w:lineRule="exact"/>
              <w:ind w:left="144" w:right="43"/>
              <w:jc w:val="right"/>
              <w:rPr>
                <w:rFonts w:eastAsia="Calibri"/>
                <w:color w:val="000000" w:themeColor="text1"/>
                <w:sz w:val="17"/>
              </w:rPr>
            </w:pPr>
          </w:p>
        </w:tc>
        <w:tc>
          <w:tcPr>
            <w:tcW w:w="685" w:type="dxa"/>
            <w:shd w:val="clear" w:color="auto" w:fill="auto"/>
            <w:vAlign w:val="bottom"/>
          </w:tcPr>
          <w:p w14:paraId="1A59AA98" w14:textId="77777777" w:rsidR="00523634" w:rsidRPr="006E05AC" w:rsidRDefault="00523634" w:rsidP="00523634">
            <w:pPr>
              <w:keepNext/>
              <w:tabs>
                <w:tab w:val="left" w:pos="288"/>
                <w:tab w:val="left" w:pos="576"/>
                <w:tab w:val="left" w:pos="864"/>
                <w:tab w:val="left" w:pos="1152"/>
              </w:tabs>
              <w:spacing w:before="40" w:after="40" w:line="210" w:lineRule="exact"/>
              <w:ind w:left="144" w:right="43"/>
              <w:jc w:val="right"/>
              <w:rPr>
                <w:rFonts w:eastAsia="Calibri"/>
                <w:color w:val="000000" w:themeColor="text1"/>
                <w:sz w:val="17"/>
              </w:rPr>
            </w:pPr>
          </w:p>
        </w:tc>
      </w:tr>
      <w:tr w:rsidR="00217715" w:rsidRPr="006E05AC" w14:paraId="734274CB" w14:textId="77777777" w:rsidTr="002059D7">
        <w:tc>
          <w:tcPr>
            <w:tcW w:w="9850" w:type="dxa"/>
            <w:gridSpan w:val="5"/>
            <w:shd w:val="clear" w:color="auto" w:fill="auto"/>
          </w:tcPr>
          <w:p w14:paraId="785F18AC" w14:textId="2DD43C08" w:rsidR="00F72FD3" w:rsidRPr="006E05AC" w:rsidRDefault="00F72FD3" w:rsidP="00F72FD3">
            <w:pPr>
              <w:keepNext/>
              <w:tabs>
                <w:tab w:val="left" w:pos="288"/>
                <w:tab w:val="left" w:pos="576"/>
                <w:tab w:val="left" w:pos="864"/>
                <w:tab w:val="left" w:pos="1152"/>
              </w:tabs>
              <w:spacing w:before="40" w:after="40" w:line="210" w:lineRule="exact"/>
              <w:ind w:left="288" w:right="43" w:hanging="288"/>
              <w:rPr>
                <w:rFonts w:eastAsia="Calibri"/>
                <w:color w:val="000000" w:themeColor="text1"/>
                <w:sz w:val="17"/>
              </w:rPr>
            </w:pPr>
            <w:r w:rsidRPr="006E05AC">
              <w:rPr>
                <w:rFonts w:eastAsia="Calibri"/>
                <w:color w:val="000000" w:themeColor="text1"/>
                <w:sz w:val="17"/>
              </w:rPr>
              <w:tab/>
            </w:r>
            <w:r w:rsidRPr="006E05AC">
              <w:rPr>
                <w:rFonts w:eastAsia="Calibri"/>
                <w:b/>
                <w:bCs/>
                <w:color w:val="000000" w:themeColor="text1"/>
                <w:sz w:val="17"/>
              </w:rPr>
              <w:t>Good offices</w:t>
            </w:r>
            <w:r w:rsidRPr="006E05AC">
              <w:rPr>
                <w:rFonts w:eastAsia="Calibri"/>
                <w:color w:val="000000" w:themeColor="text1"/>
                <w:sz w:val="17"/>
              </w:rPr>
              <w:t xml:space="preserve">: </w:t>
            </w:r>
            <w:r w:rsidR="003B11E7">
              <w:rPr>
                <w:rFonts w:eastAsia="Calibri"/>
                <w:color w:val="000000" w:themeColor="text1"/>
                <w:sz w:val="17"/>
              </w:rPr>
              <w:t>engagement</w:t>
            </w:r>
            <w:r w:rsidRPr="006E05AC">
              <w:rPr>
                <w:rFonts w:eastAsia="Calibri"/>
                <w:color w:val="000000" w:themeColor="text1"/>
                <w:sz w:val="17"/>
              </w:rPr>
              <w:t xml:space="preserve"> with the </w:t>
            </w:r>
            <w:r w:rsidR="00A122B1" w:rsidRPr="00A122B1">
              <w:rPr>
                <w:rFonts w:eastAsia="Calibri"/>
                <w:iCs/>
                <w:color w:val="000000" w:themeColor="text1"/>
                <w:sz w:val="17"/>
              </w:rPr>
              <w:t>de facto</w:t>
            </w:r>
            <w:r w:rsidRPr="006E05AC">
              <w:rPr>
                <w:rFonts w:eastAsia="Calibri"/>
                <w:color w:val="000000" w:themeColor="text1"/>
                <w:sz w:val="17"/>
              </w:rPr>
              <w:t xml:space="preserve"> authorities, Afghan political and economic actors, civil society and countries in the region to support inclusive</w:t>
            </w:r>
            <w:r w:rsidR="003B11E7">
              <w:rPr>
                <w:rFonts w:eastAsia="Calibri"/>
                <w:color w:val="000000" w:themeColor="text1"/>
                <w:sz w:val="17"/>
              </w:rPr>
              <w:t xml:space="preserve"> </w:t>
            </w:r>
            <w:r w:rsidRPr="006E05AC">
              <w:rPr>
                <w:rFonts w:eastAsia="Calibri"/>
                <w:color w:val="000000" w:themeColor="text1"/>
                <w:sz w:val="17"/>
              </w:rPr>
              <w:t>and responsive governance processes, peace and stability at the national</w:t>
            </w:r>
            <w:r w:rsidR="0000330E">
              <w:rPr>
                <w:rFonts w:eastAsia="Calibri"/>
                <w:color w:val="000000" w:themeColor="text1"/>
                <w:sz w:val="17"/>
              </w:rPr>
              <w:t xml:space="preserve"> and</w:t>
            </w:r>
            <w:r w:rsidRPr="006E05AC">
              <w:rPr>
                <w:rFonts w:eastAsia="Calibri"/>
                <w:color w:val="000000" w:themeColor="text1"/>
                <w:sz w:val="17"/>
              </w:rPr>
              <w:t xml:space="preserve"> subnational levels and </w:t>
            </w:r>
            <w:r w:rsidR="00866553">
              <w:rPr>
                <w:rFonts w:eastAsia="Calibri"/>
                <w:color w:val="000000" w:themeColor="text1"/>
                <w:sz w:val="17"/>
              </w:rPr>
              <w:t xml:space="preserve">access to </w:t>
            </w:r>
            <w:r w:rsidRPr="006E05AC">
              <w:rPr>
                <w:rFonts w:eastAsia="Calibri"/>
                <w:color w:val="000000" w:themeColor="text1"/>
                <w:sz w:val="17"/>
              </w:rPr>
              <w:t xml:space="preserve">humanitarian and basic services; support for dialogue and confidence-building measures between the </w:t>
            </w:r>
            <w:r w:rsidR="00A122B1" w:rsidRPr="00A122B1">
              <w:rPr>
                <w:rFonts w:eastAsia="Calibri"/>
                <w:iCs/>
                <w:color w:val="000000" w:themeColor="text1"/>
                <w:sz w:val="17"/>
              </w:rPr>
              <w:t>de facto</w:t>
            </w:r>
            <w:r w:rsidRPr="006E05AC">
              <w:rPr>
                <w:rFonts w:eastAsia="Calibri"/>
                <w:color w:val="000000" w:themeColor="text1"/>
                <w:sz w:val="17"/>
              </w:rPr>
              <w:t xml:space="preserve"> authorities and other stakeholders to encourage and build consensus on subnational governance, inclusion, civic space, youth and fundamental rights and freedoms; enhanced regional cooperation on security-political matters, economic development, disaster management and people-to-people contacts; and </w:t>
            </w:r>
            <w:r w:rsidR="00E816F9">
              <w:rPr>
                <w:rFonts w:eastAsia="Calibri"/>
                <w:color w:val="000000" w:themeColor="text1"/>
                <w:sz w:val="17"/>
              </w:rPr>
              <w:t>support</w:t>
            </w:r>
            <w:r w:rsidRPr="006E05AC">
              <w:rPr>
                <w:rFonts w:eastAsia="Calibri"/>
                <w:color w:val="000000" w:themeColor="text1"/>
                <w:sz w:val="17"/>
              </w:rPr>
              <w:t xml:space="preserve"> for a coordinated international response to Afghanistan.</w:t>
            </w:r>
          </w:p>
        </w:tc>
      </w:tr>
      <w:tr w:rsidR="00217715" w:rsidRPr="006E05AC" w14:paraId="5E074D30" w14:textId="77777777" w:rsidTr="002059D7">
        <w:tc>
          <w:tcPr>
            <w:tcW w:w="7110" w:type="dxa"/>
            <w:shd w:val="clear" w:color="auto" w:fill="auto"/>
            <w:vAlign w:val="bottom"/>
          </w:tcPr>
          <w:p w14:paraId="578788C1" w14:textId="77777777" w:rsidR="00F72FD3" w:rsidRPr="006E05AC" w:rsidRDefault="00F72FD3" w:rsidP="00F72FD3">
            <w:pPr>
              <w:tabs>
                <w:tab w:val="left" w:pos="288"/>
                <w:tab w:val="left" w:pos="576"/>
                <w:tab w:val="left" w:pos="864"/>
                <w:tab w:val="left" w:pos="1152"/>
              </w:tabs>
              <w:spacing w:before="40" w:after="40" w:line="210" w:lineRule="exact"/>
              <w:ind w:right="40"/>
              <w:rPr>
                <w:rFonts w:eastAsia="Calibri"/>
                <w:b/>
                <w:bCs/>
                <w:color w:val="000000" w:themeColor="text1"/>
                <w:sz w:val="17"/>
              </w:rPr>
            </w:pPr>
            <w:r w:rsidRPr="006E05AC">
              <w:rPr>
                <w:rFonts w:eastAsia="Calibri"/>
                <w:b/>
                <w:bCs/>
                <w:color w:val="000000" w:themeColor="text1"/>
                <w:sz w:val="17"/>
              </w:rPr>
              <w:t>D.</w:t>
            </w:r>
            <w:r w:rsidRPr="006E05AC">
              <w:rPr>
                <w:rFonts w:eastAsia="Calibri"/>
                <w:b/>
                <w:bCs/>
                <w:color w:val="000000" w:themeColor="text1"/>
                <w:sz w:val="17"/>
              </w:rPr>
              <w:tab/>
              <w:t>Communication deliverables</w:t>
            </w:r>
          </w:p>
        </w:tc>
        <w:tc>
          <w:tcPr>
            <w:tcW w:w="685" w:type="dxa"/>
            <w:shd w:val="clear" w:color="auto" w:fill="auto"/>
            <w:vAlign w:val="bottom"/>
          </w:tcPr>
          <w:p w14:paraId="05963B71" w14:textId="77777777" w:rsidR="00F72FD3" w:rsidRPr="006E05AC" w:rsidRDefault="00F72FD3" w:rsidP="00F72FD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85" w:type="dxa"/>
            <w:shd w:val="clear" w:color="auto" w:fill="auto"/>
            <w:vAlign w:val="bottom"/>
          </w:tcPr>
          <w:p w14:paraId="6F732408" w14:textId="77777777" w:rsidR="00F72FD3" w:rsidRPr="006E05AC" w:rsidRDefault="00F72FD3" w:rsidP="00F72FD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85" w:type="dxa"/>
            <w:shd w:val="clear" w:color="auto" w:fill="auto"/>
            <w:vAlign w:val="bottom"/>
          </w:tcPr>
          <w:p w14:paraId="2F3A39C6" w14:textId="77777777" w:rsidR="00F72FD3" w:rsidRPr="006E05AC" w:rsidRDefault="00F72FD3" w:rsidP="00F72FD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85" w:type="dxa"/>
            <w:shd w:val="clear" w:color="auto" w:fill="auto"/>
            <w:vAlign w:val="bottom"/>
          </w:tcPr>
          <w:p w14:paraId="67C725F0" w14:textId="77777777" w:rsidR="00F72FD3" w:rsidRPr="006E05AC" w:rsidRDefault="00F72FD3" w:rsidP="00F72FD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217715" w:rsidRPr="006E05AC" w14:paraId="1A7B3115" w14:textId="77777777" w:rsidTr="002059D7">
        <w:tc>
          <w:tcPr>
            <w:tcW w:w="9850" w:type="dxa"/>
            <w:gridSpan w:val="5"/>
            <w:shd w:val="clear" w:color="auto" w:fill="auto"/>
          </w:tcPr>
          <w:p w14:paraId="592924F2" w14:textId="124C0779" w:rsidR="00F72FD3" w:rsidRPr="006E05AC" w:rsidRDefault="00F72FD3" w:rsidP="00F72FD3">
            <w:pPr>
              <w:tabs>
                <w:tab w:val="left" w:pos="288"/>
                <w:tab w:val="left" w:pos="576"/>
                <w:tab w:val="left" w:pos="864"/>
                <w:tab w:val="left" w:pos="1152"/>
              </w:tabs>
              <w:spacing w:before="40" w:after="40" w:line="210" w:lineRule="exact"/>
              <w:ind w:left="288" w:right="40" w:hanging="288"/>
              <w:rPr>
                <w:rFonts w:eastAsia="Calibri"/>
                <w:color w:val="000000" w:themeColor="text1"/>
                <w:sz w:val="17"/>
              </w:rPr>
            </w:pPr>
            <w:r w:rsidRPr="006E05AC">
              <w:rPr>
                <w:rFonts w:eastAsia="Calibri"/>
                <w:color w:val="000000" w:themeColor="text1"/>
                <w:sz w:val="17"/>
              </w:rPr>
              <w:lastRenderedPageBreak/>
              <w:tab/>
            </w:r>
            <w:r w:rsidRPr="006E05AC">
              <w:rPr>
                <w:rFonts w:eastAsia="Calibri"/>
                <w:b/>
                <w:bCs/>
                <w:color w:val="000000" w:themeColor="text1"/>
                <w:sz w:val="17"/>
              </w:rPr>
              <w:t>Outreach programmes, special events and information materials</w:t>
            </w:r>
            <w:r w:rsidRPr="006E05AC">
              <w:rPr>
                <w:rFonts w:eastAsia="Calibri"/>
                <w:color w:val="000000" w:themeColor="text1"/>
                <w:sz w:val="17"/>
              </w:rPr>
              <w:t xml:space="preserve">: outreach activities with Afghans, opinion leaders, the media, civil society, youth and other </w:t>
            </w:r>
            <w:r w:rsidR="00DA77A5">
              <w:rPr>
                <w:rFonts w:eastAsia="Calibri"/>
                <w:color w:val="000000" w:themeColor="text1"/>
                <w:sz w:val="17"/>
              </w:rPr>
              <w:t xml:space="preserve">change </w:t>
            </w:r>
            <w:r w:rsidRPr="006E05AC">
              <w:rPr>
                <w:rFonts w:eastAsia="Calibri"/>
                <w:color w:val="000000" w:themeColor="text1"/>
                <w:sz w:val="17"/>
              </w:rPr>
              <w:t xml:space="preserve">agents to support </w:t>
            </w:r>
            <w:r w:rsidR="00DA77A5">
              <w:rPr>
                <w:rFonts w:eastAsia="Calibri"/>
                <w:color w:val="000000" w:themeColor="text1"/>
                <w:sz w:val="17"/>
              </w:rPr>
              <w:t xml:space="preserve">UNAMA mandate </w:t>
            </w:r>
            <w:r w:rsidRPr="006E05AC">
              <w:rPr>
                <w:rFonts w:eastAsia="Calibri"/>
                <w:color w:val="000000" w:themeColor="text1"/>
                <w:sz w:val="17"/>
              </w:rPr>
              <w:t>implementation.</w:t>
            </w:r>
          </w:p>
        </w:tc>
      </w:tr>
      <w:tr w:rsidR="00217715" w:rsidRPr="006E05AC" w14:paraId="17CF6165" w14:textId="77777777" w:rsidTr="002059D7">
        <w:tc>
          <w:tcPr>
            <w:tcW w:w="9850" w:type="dxa"/>
            <w:gridSpan w:val="5"/>
            <w:shd w:val="clear" w:color="auto" w:fill="auto"/>
          </w:tcPr>
          <w:p w14:paraId="0316ABF4" w14:textId="77777777" w:rsidR="00F72FD3" w:rsidRPr="006E05AC" w:rsidRDefault="00F72FD3" w:rsidP="00F72FD3">
            <w:pPr>
              <w:tabs>
                <w:tab w:val="left" w:pos="288"/>
                <w:tab w:val="left" w:pos="576"/>
                <w:tab w:val="left" w:pos="864"/>
                <w:tab w:val="left" w:pos="1152"/>
              </w:tabs>
              <w:spacing w:before="40" w:after="40" w:line="210" w:lineRule="exact"/>
              <w:ind w:left="288" w:right="40" w:hanging="288"/>
              <w:rPr>
                <w:rFonts w:eastAsia="Calibri"/>
                <w:color w:val="000000" w:themeColor="text1"/>
                <w:sz w:val="17"/>
              </w:rPr>
            </w:pPr>
            <w:r w:rsidRPr="006E05AC">
              <w:rPr>
                <w:rFonts w:eastAsia="Calibri"/>
                <w:color w:val="000000" w:themeColor="text1"/>
                <w:sz w:val="17"/>
              </w:rPr>
              <w:tab/>
            </w:r>
            <w:r w:rsidRPr="006E05AC">
              <w:rPr>
                <w:rFonts w:eastAsia="Calibri"/>
                <w:b/>
                <w:bCs/>
                <w:color w:val="000000" w:themeColor="text1"/>
                <w:sz w:val="17"/>
              </w:rPr>
              <w:t>External and media relations</w:t>
            </w:r>
            <w:r w:rsidRPr="006E05AC">
              <w:rPr>
                <w:rFonts w:eastAsia="Calibri"/>
                <w:color w:val="000000" w:themeColor="text1"/>
                <w:sz w:val="17"/>
              </w:rPr>
              <w:t>: press conferences, statements, advisories, backgrounders, interviews and other media engagements related to the Mission’s objectives.</w:t>
            </w:r>
          </w:p>
        </w:tc>
      </w:tr>
      <w:tr w:rsidR="00F72FD3" w:rsidRPr="006E05AC" w14:paraId="44E518F2" w14:textId="77777777" w:rsidTr="002059D7">
        <w:tc>
          <w:tcPr>
            <w:tcW w:w="9850" w:type="dxa"/>
            <w:gridSpan w:val="5"/>
            <w:tcBorders>
              <w:bottom w:val="single" w:sz="12" w:space="0" w:color="auto"/>
            </w:tcBorders>
            <w:shd w:val="clear" w:color="auto" w:fill="auto"/>
          </w:tcPr>
          <w:p w14:paraId="09D82A8D" w14:textId="09C76A07" w:rsidR="00F72FD3" w:rsidRPr="006E05AC" w:rsidRDefault="00F72FD3" w:rsidP="00F72FD3">
            <w:pPr>
              <w:tabs>
                <w:tab w:val="left" w:pos="288"/>
                <w:tab w:val="left" w:pos="576"/>
                <w:tab w:val="left" w:pos="864"/>
                <w:tab w:val="left" w:pos="1152"/>
              </w:tabs>
              <w:spacing w:before="40" w:after="40" w:line="210" w:lineRule="exact"/>
              <w:ind w:left="288" w:right="40" w:hanging="288"/>
              <w:rPr>
                <w:rFonts w:eastAsia="Calibri"/>
                <w:color w:val="000000" w:themeColor="text1"/>
                <w:sz w:val="17"/>
              </w:rPr>
            </w:pPr>
            <w:r w:rsidRPr="006E05AC">
              <w:rPr>
                <w:rFonts w:eastAsia="Calibri"/>
                <w:color w:val="000000" w:themeColor="text1"/>
                <w:sz w:val="17"/>
              </w:rPr>
              <w:tab/>
            </w:r>
            <w:r w:rsidRPr="006E05AC">
              <w:rPr>
                <w:rFonts w:eastAsia="Calibri"/>
                <w:b/>
                <w:bCs/>
                <w:color w:val="000000" w:themeColor="text1"/>
                <w:sz w:val="17"/>
              </w:rPr>
              <w:t>Digital platforms and multimedia content</w:t>
            </w:r>
            <w:r w:rsidRPr="006E05AC">
              <w:rPr>
                <w:rFonts w:eastAsia="Calibri"/>
                <w:color w:val="000000" w:themeColor="text1"/>
                <w:sz w:val="17"/>
              </w:rPr>
              <w:t xml:space="preserve">: dissemination of </w:t>
            </w:r>
            <w:r w:rsidR="00DA77A5">
              <w:rPr>
                <w:rFonts w:eastAsia="Calibri"/>
                <w:color w:val="000000" w:themeColor="text1"/>
                <w:sz w:val="17"/>
              </w:rPr>
              <w:t>UNAM</w:t>
            </w:r>
            <w:r w:rsidR="00E36122">
              <w:rPr>
                <w:rFonts w:eastAsia="Calibri"/>
                <w:color w:val="000000" w:themeColor="text1"/>
                <w:sz w:val="17"/>
              </w:rPr>
              <w:t>A</w:t>
            </w:r>
            <w:r w:rsidRPr="006E05AC">
              <w:rPr>
                <w:rFonts w:eastAsia="Calibri"/>
                <w:color w:val="000000" w:themeColor="text1"/>
                <w:sz w:val="17"/>
              </w:rPr>
              <w:t>’s mandated work through the Mission’s website and social media accounts.</w:t>
            </w:r>
          </w:p>
        </w:tc>
      </w:tr>
    </w:tbl>
    <w:p w14:paraId="12B24970" w14:textId="77777777" w:rsidR="00292A0A" w:rsidRPr="006E05AC" w:rsidRDefault="00292A0A" w:rsidP="00292A0A">
      <w:pPr>
        <w:suppressAutoHyphens w:val="0"/>
        <w:spacing w:line="120" w:lineRule="exact"/>
        <w:rPr>
          <w:sz w:val="10"/>
        </w:rPr>
      </w:pPr>
    </w:p>
    <w:p w14:paraId="1A0E9A10" w14:textId="77777777" w:rsidR="00292A0A" w:rsidRDefault="00292A0A" w:rsidP="00292A0A">
      <w:pPr>
        <w:suppressAutoHyphens w:val="0"/>
        <w:spacing w:line="120" w:lineRule="exact"/>
        <w:rPr>
          <w:sz w:val="10"/>
        </w:rPr>
      </w:pPr>
    </w:p>
    <w:p w14:paraId="0F407EEA" w14:textId="77777777" w:rsidR="00725033" w:rsidRDefault="00725033" w:rsidP="00292A0A">
      <w:pPr>
        <w:suppressAutoHyphens w:val="0"/>
        <w:spacing w:line="120" w:lineRule="exact"/>
        <w:rPr>
          <w:sz w:val="10"/>
        </w:rPr>
      </w:pPr>
    </w:p>
    <w:p w14:paraId="2EE67E6E" w14:textId="77777777" w:rsidR="00725033" w:rsidRDefault="00725033" w:rsidP="00292A0A">
      <w:pPr>
        <w:suppressAutoHyphens w:val="0"/>
        <w:spacing w:line="120" w:lineRule="exact"/>
        <w:rPr>
          <w:sz w:val="10"/>
        </w:rPr>
      </w:pPr>
    </w:p>
    <w:p w14:paraId="4EA44253" w14:textId="77777777" w:rsidR="00725033" w:rsidRDefault="00725033" w:rsidP="00292A0A">
      <w:pPr>
        <w:suppressAutoHyphens w:val="0"/>
        <w:spacing w:line="120" w:lineRule="exact"/>
        <w:rPr>
          <w:sz w:val="10"/>
        </w:rPr>
      </w:pPr>
    </w:p>
    <w:p w14:paraId="6D0FC0C3" w14:textId="77777777" w:rsidR="00725033" w:rsidRPr="00DE2C8C" w:rsidRDefault="00725033" w:rsidP="00725033">
      <w:pPr>
        <w:spacing w:line="240" w:lineRule="auto"/>
        <w:rPr>
          <w:color w:val="000000" w:themeColor="text1"/>
          <w:sz w:val="2"/>
        </w:rPr>
        <w:sectPr w:rsidR="00725033" w:rsidRPr="00DE2C8C" w:rsidSect="00725033">
          <w:headerReference w:type="even" r:id="rId27"/>
          <w:headerReference w:type="default" r:id="rId28"/>
          <w:footerReference w:type="even" r:id="rId29"/>
          <w:footerReference w:type="default" r:id="rId30"/>
          <w:headerReference w:type="first" r:id="rId31"/>
          <w:footerReference w:type="first" r:id="rId32"/>
          <w:endnotePr>
            <w:numFmt w:val="decimal"/>
          </w:endnotePr>
          <w:type w:val="continuous"/>
          <w:pgSz w:w="12240" w:h="15840"/>
          <w:pgMar w:top="1440" w:right="1200" w:bottom="1728" w:left="1200" w:header="432" w:footer="504" w:gutter="0"/>
          <w:cols w:space="720"/>
          <w:titlePg/>
          <w:docGrid w:linePitch="360"/>
        </w:sectPr>
      </w:pPr>
    </w:p>
    <w:p w14:paraId="6AEB154F" w14:textId="77777777" w:rsidR="00725033" w:rsidRPr="00DE2C8C" w:rsidRDefault="00725033" w:rsidP="00725033">
      <w:pPr>
        <w:suppressAutoHyphens w:val="0"/>
        <w:spacing w:after="160" w:line="259" w:lineRule="auto"/>
        <w:rPr>
          <w:color w:val="000000" w:themeColor="text1"/>
        </w:rPr>
      </w:pPr>
      <w:r w:rsidRPr="00DE2C8C">
        <w:rPr>
          <w:color w:val="000000" w:themeColor="text1"/>
        </w:rPr>
        <w:br w:type="page"/>
      </w:r>
    </w:p>
    <w:p w14:paraId="579D5F40" w14:textId="77777777" w:rsidR="00725033" w:rsidRPr="00DE2C8C" w:rsidRDefault="00725033" w:rsidP="00725033">
      <w:pPr>
        <w:suppressAutoHyphens w:val="0"/>
        <w:spacing w:line="120" w:lineRule="exact"/>
        <w:rPr>
          <w:color w:val="000000" w:themeColor="text1"/>
          <w:sz w:val="10"/>
        </w:rPr>
      </w:pPr>
    </w:p>
    <w:p w14:paraId="4B5BF54A" w14:textId="77777777" w:rsidR="00725033" w:rsidRPr="00DE2C8C" w:rsidRDefault="00725033" w:rsidP="00725033">
      <w:pPr>
        <w:pStyle w:val="HCh"/>
        <w:ind w:left="1267" w:right="1260" w:hanging="1267"/>
        <w:rPr>
          <w:color w:val="000000" w:themeColor="text1"/>
        </w:rPr>
      </w:pPr>
      <w:r w:rsidRPr="00DE2C8C">
        <w:rPr>
          <w:color w:val="000000" w:themeColor="text1"/>
        </w:rPr>
        <w:tab/>
        <w:t>B.</w:t>
      </w:r>
      <w:r w:rsidRPr="00DE2C8C">
        <w:rPr>
          <w:color w:val="000000" w:themeColor="text1"/>
        </w:rPr>
        <w:tab/>
        <w:t>Proposed post and non-post resource requirements for 2026</w:t>
      </w:r>
    </w:p>
    <w:p w14:paraId="21DDE5F6" w14:textId="77777777" w:rsidR="00725033" w:rsidRPr="00DE2C8C" w:rsidRDefault="00725033" w:rsidP="00725033">
      <w:pPr>
        <w:suppressAutoHyphens w:val="0"/>
        <w:spacing w:line="120" w:lineRule="exact"/>
        <w:rPr>
          <w:rFonts w:eastAsia="Calibri"/>
          <w:color w:val="000000" w:themeColor="text1"/>
          <w:sz w:val="10"/>
          <w14:ligatures w14:val="none"/>
        </w:rPr>
      </w:pPr>
    </w:p>
    <w:p w14:paraId="58CBCC2F" w14:textId="77777777" w:rsidR="00725033" w:rsidRPr="00DE2C8C" w:rsidRDefault="00725033" w:rsidP="00725033">
      <w:pPr>
        <w:suppressAutoHyphens w:val="0"/>
        <w:spacing w:line="120" w:lineRule="exact"/>
        <w:rPr>
          <w:rFonts w:eastAsia="Calibri"/>
          <w:color w:val="000000" w:themeColor="text1"/>
          <w:sz w:val="10"/>
          <w14:ligatures w14:val="none"/>
        </w:rPr>
      </w:pPr>
    </w:p>
    <w:p w14:paraId="1D64FB4C" w14:textId="77777777" w:rsidR="00725033" w:rsidRPr="00DE2C8C" w:rsidRDefault="00725033" w:rsidP="00725033">
      <w:pPr>
        <w:pStyle w:val="H1"/>
        <w:ind w:right="1260"/>
        <w:rPr>
          <w:color w:val="000000" w:themeColor="text1"/>
        </w:rPr>
      </w:pPr>
      <w:r w:rsidRPr="00DE2C8C">
        <w:rPr>
          <w:color w:val="000000" w:themeColor="text1"/>
        </w:rPr>
        <w:tab/>
        <w:t>1.</w:t>
      </w:r>
      <w:r w:rsidRPr="00DE2C8C">
        <w:rPr>
          <w:color w:val="000000" w:themeColor="text1"/>
        </w:rPr>
        <w:tab/>
        <w:t>Total resource requirements</w:t>
      </w:r>
    </w:p>
    <w:p w14:paraId="46094C61" w14:textId="77777777" w:rsidR="00725033" w:rsidRPr="00DE2C8C" w:rsidRDefault="00725033" w:rsidP="00725033">
      <w:pPr>
        <w:suppressAutoHyphens w:val="0"/>
        <w:spacing w:line="120" w:lineRule="exact"/>
        <w:rPr>
          <w:rFonts w:eastAsia="Calibri"/>
          <w:color w:val="000000" w:themeColor="text1"/>
          <w:sz w:val="10"/>
          <w14:ligatures w14:val="none"/>
        </w:rPr>
      </w:pPr>
    </w:p>
    <w:p w14:paraId="6DC400CC" w14:textId="77777777" w:rsidR="00725033" w:rsidRPr="00DE2C8C" w:rsidRDefault="00725033" w:rsidP="00725033">
      <w:pPr>
        <w:suppressAutoHyphens w:val="0"/>
        <w:spacing w:line="120" w:lineRule="exact"/>
        <w:rPr>
          <w:rFonts w:eastAsia="Calibri"/>
          <w:color w:val="000000" w:themeColor="text1"/>
          <w:sz w:val="10"/>
          <w14:ligatures w14:val="none"/>
        </w:rPr>
      </w:pPr>
    </w:p>
    <w:p w14:paraId="135F90F7" w14:textId="77777777" w:rsidR="00725033" w:rsidRPr="00DE2C8C" w:rsidRDefault="00725033" w:rsidP="00725033">
      <w:pPr>
        <w:pStyle w:val="H23"/>
        <w:rPr>
          <w:color w:val="000000" w:themeColor="text1"/>
          <w:lang w:val="en-GB"/>
        </w:rPr>
      </w:pPr>
      <w:r w:rsidRPr="00DE2C8C">
        <w:rPr>
          <w:color w:val="000000" w:themeColor="text1"/>
          <w:lang w:val="en-GB"/>
        </w:rPr>
        <w:tab/>
      </w:r>
      <w:r w:rsidRPr="00DE2C8C">
        <w:rPr>
          <w:color w:val="000000" w:themeColor="text1"/>
          <w:lang w:val="en-GB"/>
        </w:rPr>
        <w:tab/>
        <w:t>Resource requirements (regular budget)</w:t>
      </w:r>
    </w:p>
    <w:p w14:paraId="54491B23" w14:textId="77777777" w:rsidR="00725033" w:rsidRPr="00DE2C8C" w:rsidRDefault="00725033" w:rsidP="00725033">
      <w:pPr>
        <w:suppressAutoHyphens w:val="0"/>
        <w:spacing w:line="120" w:lineRule="exact"/>
        <w:rPr>
          <w:rFonts w:eastAsia="Calibri"/>
          <w:color w:val="000000" w:themeColor="text1"/>
          <w:sz w:val="10"/>
          <w14:ligatures w14:val="none"/>
        </w:rPr>
      </w:pPr>
    </w:p>
    <w:p w14:paraId="13A2EB87" w14:textId="77777777" w:rsidR="00725033" w:rsidRPr="00DE2C8C" w:rsidRDefault="00725033" w:rsidP="00725033">
      <w:pPr>
        <w:pStyle w:val="H23"/>
        <w:rPr>
          <w:b w:val="0"/>
          <w:bCs/>
          <w:color w:val="000000" w:themeColor="text1"/>
          <w:lang w:val="en-GB"/>
        </w:rPr>
      </w:pPr>
      <w:r w:rsidRPr="00DE2C8C">
        <w:rPr>
          <w:b w:val="0"/>
          <w:bCs/>
          <w:color w:val="000000" w:themeColor="text1"/>
          <w:lang w:val="en-GB"/>
        </w:rPr>
        <w:t>Table 6</w:t>
      </w:r>
    </w:p>
    <w:p w14:paraId="6C325D67" w14:textId="77777777" w:rsidR="00725033" w:rsidRPr="00DE2C8C" w:rsidRDefault="00725033" w:rsidP="00725033">
      <w:pPr>
        <w:pStyle w:val="H23"/>
        <w:rPr>
          <w:color w:val="000000" w:themeColor="text1"/>
          <w:lang w:val="en-GB"/>
        </w:rPr>
      </w:pPr>
      <w:r w:rsidRPr="00DE2C8C">
        <w:rPr>
          <w:color w:val="000000" w:themeColor="text1"/>
          <w:lang w:val="en-GB"/>
        </w:rPr>
        <w:t>Financial resources</w:t>
      </w:r>
    </w:p>
    <w:p w14:paraId="63361D92"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2E194C45" w14:textId="77777777" w:rsidR="00725033" w:rsidRPr="00DE2C8C" w:rsidRDefault="00725033" w:rsidP="00725033">
      <w:pPr>
        <w:suppressAutoHyphens w:val="0"/>
        <w:spacing w:line="120" w:lineRule="exact"/>
        <w:rPr>
          <w:rFonts w:eastAsia="Calibri"/>
          <w:color w:val="000000" w:themeColor="text1"/>
          <w:sz w:val="10"/>
          <w14:ligatures w14:val="none"/>
        </w:rPr>
      </w:pPr>
    </w:p>
    <w:p w14:paraId="1B8FD1EE" w14:textId="77777777" w:rsidR="00725033" w:rsidRPr="00DE2C8C" w:rsidRDefault="00725033" w:rsidP="00725033">
      <w:pPr>
        <w:suppressAutoHyphens w:val="0"/>
        <w:spacing w:line="120" w:lineRule="exact"/>
        <w:rPr>
          <w:rFonts w:eastAsia="Calibri"/>
          <w:color w:val="000000" w:themeColor="text1"/>
          <w:sz w:val="10"/>
          <w14:ligatures w14:val="none"/>
        </w:rPr>
      </w:pPr>
    </w:p>
    <w:tbl>
      <w:tblPr>
        <w:tblStyle w:val="TableGrid1"/>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725033" w:rsidRPr="009666D2" w14:paraId="0B7DA5D0" w14:textId="77777777">
        <w:trPr>
          <w:tblHeader/>
        </w:trPr>
        <w:tc>
          <w:tcPr>
            <w:tcW w:w="2790" w:type="dxa"/>
            <w:tcBorders>
              <w:top w:val="single" w:sz="4" w:space="0" w:color="auto"/>
            </w:tcBorders>
            <w:shd w:val="clear" w:color="auto" w:fill="auto"/>
            <w:vAlign w:val="bottom"/>
          </w:tcPr>
          <w:p w14:paraId="77754949" w14:textId="77777777" w:rsidR="00725033" w:rsidRPr="00371AFB" w:rsidRDefault="00725033">
            <w:pPr>
              <w:spacing w:before="81" w:after="81" w:line="160" w:lineRule="exact"/>
              <w:ind w:right="40"/>
              <w:rPr>
                <w:rFonts w:eastAsia="Calibri"/>
                <w:i/>
                <w:color w:val="000000" w:themeColor="text1"/>
                <w:sz w:val="14"/>
              </w:rPr>
            </w:pPr>
          </w:p>
        </w:tc>
        <w:tc>
          <w:tcPr>
            <w:tcW w:w="2824" w:type="dxa"/>
            <w:gridSpan w:val="2"/>
            <w:tcBorders>
              <w:top w:val="single" w:sz="4" w:space="0" w:color="auto"/>
              <w:bottom w:val="single" w:sz="4" w:space="0" w:color="auto"/>
            </w:tcBorders>
            <w:shd w:val="clear" w:color="auto" w:fill="auto"/>
            <w:vAlign w:val="bottom"/>
          </w:tcPr>
          <w:p w14:paraId="69896DB4" w14:textId="77777777" w:rsidR="00725033" w:rsidRPr="009666D2" w:rsidRDefault="00725033">
            <w:pPr>
              <w:spacing w:before="81" w:after="81" w:line="160" w:lineRule="exact"/>
              <w:jc w:val="center"/>
              <w:rPr>
                <w:rFonts w:eastAsia="Calibri"/>
                <w:i/>
                <w:color w:val="000000" w:themeColor="text1"/>
                <w:sz w:val="14"/>
              </w:rPr>
            </w:pPr>
            <w:r w:rsidRPr="009666D2">
              <w:rPr>
                <w:rFonts w:eastAsia="Calibri"/>
                <w:i/>
                <w:color w:val="000000" w:themeColor="text1"/>
                <w:sz w:val="14"/>
              </w:rPr>
              <w:t>2024</w:t>
            </w:r>
          </w:p>
        </w:tc>
        <w:tc>
          <w:tcPr>
            <w:tcW w:w="101" w:type="dxa"/>
            <w:tcBorders>
              <w:top w:val="single" w:sz="4" w:space="0" w:color="auto"/>
            </w:tcBorders>
            <w:shd w:val="clear" w:color="auto" w:fill="auto"/>
            <w:vAlign w:val="bottom"/>
          </w:tcPr>
          <w:p w14:paraId="584279B7" w14:textId="77777777" w:rsidR="00725033" w:rsidRPr="009666D2" w:rsidRDefault="00725033">
            <w:pPr>
              <w:spacing w:before="81" w:after="81" w:line="160" w:lineRule="exact"/>
              <w:ind w:left="144" w:right="40"/>
              <w:jc w:val="right"/>
              <w:rPr>
                <w:rFonts w:eastAsia="Calibri"/>
                <w:i/>
                <w:color w:val="000000" w:themeColor="text1"/>
                <w:sz w:val="14"/>
              </w:rPr>
            </w:pPr>
          </w:p>
        </w:tc>
        <w:tc>
          <w:tcPr>
            <w:tcW w:w="1312" w:type="dxa"/>
            <w:tcBorders>
              <w:top w:val="single" w:sz="4" w:space="0" w:color="auto"/>
              <w:bottom w:val="single" w:sz="4" w:space="0" w:color="auto"/>
            </w:tcBorders>
            <w:shd w:val="clear" w:color="auto" w:fill="auto"/>
            <w:vAlign w:val="bottom"/>
          </w:tcPr>
          <w:p w14:paraId="09444DD5"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2025</w:t>
            </w:r>
          </w:p>
        </w:tc>
        <w:tc>
          <w:tcPr>
            <w:tcW w:w="101" w:type="dxa"/>
            <w:tcBorders>
              <w:top w:val="single" w:sz="4" w:space="0" w:color="auto"/>
            </w:tcBorders>
            <w:shd w:val="clear" w:color="auto" w:fill="auto"/>
            <w:vAlign w:val="bottom"/>
          </w:tcPr>
          <w:p w14:paraId="1C6A8A85" w14:textId="77777777" w:rsidR="00725033" w:rsidRPr="009666D2" w:rsidRDefault="00725033">
            <w:pPr>
              <w:spacing w:before="81" w:after="81" w:line="160" w:lineRule="exact"/>
              <w:ind w:left="144" w:right="40"/>
              <w:jc w:val="right"/>
              <w:rPr>
                <w:rFonts w:eastAsia="Calibri"/>
                <w:i/>
                <w:color w:val="000000" w:themeColor="text1"/>
                <w:sz w:val="14"/>
              </w:rPr>
            </w:pPr>
          </w:p>
        </w:tc>
        <w:tc>
          <w:tcPr>
            <w:tcW w:w="1311" w:type="dxa"/>
            <w:tcBorders>
              <w:top w:val="single" w:sz="4" w:space="0" w:color="auto"/>
              <w:bottom w:val="single" w:sz="4" w:space="0" w:color="auto"/>
            </w:tcBorders>
            <w:shd w:val="clear" w:color="auto" w:fill="auto"/>
            <w:vAlign w:val="bottom"/>
          </w:tcPr>
          <w:p w14:paraId="3E50D540"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2026</w:t>
            </w:r>
          </w:p>
        </w:tc>
        <w:tc>
          <w:tcPr>
            <w:tcW w:w="101" w:type="dxa"/>
            <w:tcBorders>
              <w:top w:val="single" w:sz="4" w:space="0" w:color="auto"/>
            </w:tcBorders>
            <w:shd w:val="clear" w:color="auto" w:fill="auto"/>
            <w:vAlign w:val="bottom"/>
          </w:tcPr>
          <w:p w14:paraId="3E11D649" w14:textId="77777777" w:rsidR="00725033" w:rsidRPr="009666D2" w:rsidRDefault="00725033">
            <w:pPr>
              <w:spacing w:before="81" w:after="81" w:line="160" w:lineRule="exact"/>
              <w:ind w:left="144" w:right="40"/>
              <w:jc w:val="right"/>
              <w:rPr>
                <w:rFonts w:eastAsia="Calibri"/>
                <w:i/>
                <w:color w:val="000000" w:themeColor="text1"/>
                <w:sz w:val="14"/>
              </w:rPr>
            </w:pPr>
          </w:p>
        </w:tc>
        <w:tc>
          <w:tcPr>
            <w:tcW w:w="1312" w:type="dxa"/>
            <w:tcBorders>
              <w:top w:val="single" w:sz="4" w:space="0" w:color="auto"/>
              <w:bottom w:val="single" w:sz="4" w:space="0" w:color="auto"/>
            </w:tcBorders>
            <w:shd w:val="clear" w:color="auto" w:fill="auto"/>
            <w:vAlign w:val="bottom"/>
          </w:tcPr>
          <w:p w14:paraId="4D5686C9"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Variance</w:t>
            </w:r>
          </w:p>
        </w:tc>
      </w:tr>
      <w:tr w:rsidR="00725033" w:rsidRPr="009666D2" w14:paraId="278223E6" w14:textId="77777777">
        <w:trPr>
          <w:tblHeader/>
        </w:trPr>
        <w:tc>
          <w:tcPr>
            <w:tcW w:w="2790" w:type="dxa"/>
            <w:shd w:val="clear" w:color="auto" w:fill="auto"/>
            <w:vAlign w:val="bottom"/>
          </w:tcPr>
          <w:p w14:paraId="6E4ED967" w14:textId="77777777" w:rsidR="00725033" w:rsidRPr="009666D2" w:rsidRDefault="00725033">
            <w:pPr>
              <w:spacing w:before="81" w:after="81" w:line="160" w:lineRule="exact"/>
              <w:ind w:right="40"/>
              <w:rPr>
                <w:rFonts w:eastAsia="Calibri"/>
                <w:i/>
                <w:color w:val="000000" w:themeColor="text1"/>
                <w:sz w:val="14"/>
              </w:rPr>
            </w:pPr>
          </w:p>
        </w:tc>
        <w:tc>
          <w:tcPr>
            <w:tcW w:w="1412" w:type="dxa"/>
            <w:tcBorders>
              <w:top w:val="single" w:sz="4" w:space="0" w:color="auto"/>
              <w:bottom w:val="single" w:sz="4" w:space="0" w:color="auto"/>
            </w:tcBorders>
            <w:shd w:val="clear" w:color="auto" w:fill="auto"/>
            <w:vAlign w:val="bottom"/>
          </w:tcPr>
          <w:p w14:paraId="61F73123"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Appropriation</w:t>
            </w:r>
          </w:p>
        </w:tc>
        <w:tc>
          <w:tcPr>
            <w:tcW w:w="1412" w:type="dxa"/>
            <w:tcBorders>
              <w:top w:val="single" w:sz="4" w:space="0" w:color="auto"/>
              <w:bottom w:val="single" w:sz="4" w:space="0" w:color="auto"/>
            </w:tcBorders>
            <w:shd w:val="clear" w:color="auto" w:fill="auto"/>
            <w:vAlign w:val="bottom"/>
          </w:tcPr>
          <w:p w14:paraId="6324FB22"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Expenditure</w:t>
            </w:r>
          </w:p>
        </w:tc>
        <w:tc>
          <w:tcPr>
            <w:tcW w:w="1413" w:type="dxa"/>
            <w:gridSpan w:val="2"/>
            <w:tcBorders>
              <w:bottom w:val="single" w:sz="4" w:space="0" w:color="auto"/>
            </w:tcBorders>
            <w:shd w:val="clear" w:color="auto" w:fill="auto"/>
            <w:vAlign w:val="bottom"/>
          </w:tcPr>
          <w:p w14:paraId="1CC32504"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Appropriation</w:t>
            </w:r>
          </w:p>
        </w:tc>
        <w:tc>
          <w:tcPr>
            <w:tcW w:w="1412" w:type="dxa"/>
            <w:gridSpan w:val="2"/>
            <w:tcBorders>
              <w:bottom w:val="single" w:sz="4" w:space="0" w:color="auto"/>
            </w:tcBorders>
            <w:shd w:val="clear" w:color="auto" w:fill="auto"/>
            <w:vAlign w:val="bottom"/>
          </w:tcPr>
          <w:p w14:paraId="056FBFE2"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Requirements</w:t>
            </w:r>
          </w:p>
        </w:tc>
        <w:tc>
          <w:tcPr>
            <w:tcW w:w="1413" w:type="dxa"/>
            <w:gridSpan w:val="2"/>
            <w:tcBorders>
              <w:bottom w:val="single" w:sz="4" w:space="0" w:color="auto"/>
            </w:tcBorders>
            <w:shd w:val="clear" w:color="auto" w:fill="auto"/>
            <w:vAlign w:val="bottom"/>
          </w:tcPr>
          <w:p w14:paraId="2B20E1C6"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2026 vs. 2025 Increase/(decrease)</w:t>
            </w:r>
          </w:p>
        </w:tc>
      </w:tr>
      <w:tr w:rsidR="00725033" w:rsidRPr="009666D2" w14:paraId="6C802652" w14:textId="77777777">
        <w:trPr>
          <w:tblHeader/>
        </w:trPr>
        <w:tc>
          <w:tcPr>
            <w:tcW w:w="2790" w:type="dxa"/>
            <w:tcBorders>
              <w:bottom w:val="single" w:sz="12" w:space="0" w:color="auto"/>
            </w:tcBorders>
            <w:shd w:val="clear" w:color="auto" w:fill="auto"/>
            <w:vAlign w:val="bottom"/>
          </w:tcPr>
          <w:p w14:paraId="46A80685" w14:textId="77777777" w:rsidR="00725033" w:rsidRPr="009666D2" w:rsidRDefault="00725033">
            <w:pPr>
              <w:spacing w:before="81" w:after="81" w:line="160" w:lineRule="exact"/>
              <w:ind w:right="40"/>
              <w:rPr>
                <w:rFonts w:eastAsia="Calibri"/>
                <w:i/>
                <w:color w:val="000000" w:themeColor="text1"/>
                <w:sz w:val="14"/>
              </w:rPr>
            </w:pPr>
            <w:r w:rsidRPr="009666D2">
              <w:rPr>
                <w:rFonts w:eastAsia="Calibri"/>
                <w:i/>
                <w:color w:val="000000" w:themeColor="text1"/>
                <w:sz w:val="14"/>
              </w:rPr>
              <w:t>Category of expenditure</w:t>
            </w:r>
          </w:p>
        </w:tc>
        <w:tc>
          <w:tcPr>
            <w:tcW w:w="1412" w:type="dxa"/>
            <w:tcBorders>
              <w:top w:val="single" w:sz="4" w:space="0" w:color="auto"/>
              <w:bottom w:val="single" w:sz="12" w:space="0" w:color="auto"/>
            </w:tcBorders>
            <w:shd w:val="clear" w:color="auto" w:fill="auto"/>
            <w:vAlign w:val="bottom"/>
          </w:tcPr>
          <w:p w14:paraId="370EFF99"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(1)</w:t>
            </w:r>
          </w:p>
        </w:tc>
        <w:tc>
          <w:tcPr>
            <w:tcW w:w="1412" w:type="dxa"/>
            <w:tcBorders>
              <w:top w:val="single" w:sz="4" w:space="0" w:color="auto"/>
              <w:bottom w:val="single" w:sz="12" w:space="0" w:color="auto"/>
            </w:tcBorders>
            <w:shd w:val="clear" w:color="auto" w:fill="auto"/>
            <w:vAlign w:val="bottom"/>
          </w:tcPr>
          <w:p w14:paraId="55705DE8"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(2)</w:t>
            </w:r>
          </w:p>
        </w:tc>
        <w:tc>
          <w:tcPr>
            <w:tcW w:w="1413" w:type="dxa"/>
            <w:gridSpan w:val="2"/>
            <w:tcBorders>
              <w:top w:val="single" w:sz="4" w:space="0" w:color="auto"/>
              <w:bottom w:val="single" w:sz="12" w:space="0" w:color="auto"/>
            </w:tcBorders>
            <w:shd w:val="clear" w:color="auto" w:fill="auto"/>
            <w:vAlign w:val="bottom"/>
          </w:tcPr>
          <w:p w14:paraId="52CF7881"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(3)</w:t>
            </w:r>
          </w:p>
        </w:tc>
        <w:tc>
          <w:tcPr>
            <w:tcW w:w="1412" w:type="dxa"/>
            <w:gridSpan w:val="2"/>
            <w:tcBorders>
              <w:top w:val="single" w:sz="4" w:space="0" w:color="auto"/>
              <w:bottom w:val="single" w:sz="12" w:space="0" w:color="auto"/>
            </w:tcBorders>
            <w:shd w:val="clear" w:color="auto" w:fill="auto"/>
            <w:vAlign w:val="bottom"/>
          </w:tcPr>
          <w:p w14:paraId="7C4EC3ED"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(4)</w:t>
            </w:r>
          </w:p>
        </w:tc>
        <w:tc>
          <w:tcPr>
            <w:tcW w:w="1413" w:type="dxa"/>
            <w:gridSpan w:val="2"/>
            <w:tcBorders>
              <w:top w:val="single" w:sz="4" w:space="0" w:color="auto"/>
              <w:bottom w:val="single" w:sz="12" w:space="0" w:color="auto"/>
            </w:tcBorders>
            <w:shd w:val="clear" w:color="auto" w:fill="auto"/>
            <w:vAlign w:val="bottom"/>
          </w:tcPr>
          <w:p w14:paraId="74BF5DD8" w14:textId="77777777" w:rsidR="00725033" w:rsidRPr="009666D2" w:rsidRDefault="00725033">
            <w:pPr>
              <w:spacing w:before="81" w:after="81" w:line="160" w:lineRule="exact"/>
              <w:ind w:left="144" w:right="40"/>
              <w:jc w:val="right"/>
              <w:rPr>
                <w:rFonts w:eastAsia="Calibri"/>
                <w:i/>
                <w:color w:val="000000" w:themeColor="text1"/>
                <w:sz w:val="14"/>
              </w:rPr>
            </w:pPr>
            <w:r w:rsidRPr="009666D2">
              <w:rPr>
                <w:rFonts w:eastAsia="Calibri"/>
                <w:i/>
                <w:color w:val="000000" w:themeColor="text1"/>
                <w:sz w:val="14"/>
              </w:rPr>
              <w:t>(5)=(4)-(3)</w:t>
            </w:r>
          </w:p>
        </w:tc>
      </w:tr>
      <w:tr w:rsidR="00725033" w:rsidRPr="009666D2" w14:paraId="2B125CF7" w14:textId="77777777">
        <w:trPr>
          <w:trHeight w:hRule="exact" w:val="115"/>
          <w:tblHeader/>
        </w:trPr>
        <w:tc>
          <w:tcPr>
            <w:tcW w:w="2790" w:type="dxa"/>
            <w:tcBorders>
              <w:top w:val="single" w:sz="12" w:space="0" w:color="auto"/>
            </w:tcBorders>
            <w:shd w:val="clear" w:color="auto" w:fill="auto"/>
            <w:vAlign w:val="bottom"/>
          </w:tcPr>
          <w:p w14:paraId="0B4B0590" w14:textId="77777777" w:rsidR="00725033" w:rsidRPr="009666D2" w:rsidRDefault="00725033">
            <w:pPr>
              <w:spacing w:before="40" w:after="40" w:line="210" w:lineRule="exact"/>
              <w:ind w:right="40"/>
              <w:rPr>
                <w:rFonts w:eastAsia="Calibri"/>
                <w:color w:val="000000" w:themeColor="text1"/>
                <w:sz w:val="17"/>
              </w:rPr>
            </w:pPr>
          </w:p>
        </w:tc>
        <w:tc>
          <w:tcPr>
            <w:tcW w:w="1412" w:type="dxa"/>
            <w:tcBorders>
              <w:top w:val="single" w:sz="12" w:space="0" w:color="auto"/>
            </w:tcBorders>
            <w:shd w:val="clear" w:color="auto" w:fill="auto"/>
            <w:vAlign w:val="bottom"/>
          </w:tcPr>
          <w:p w14:paraId="58211CD5" w14:textId="77777777" w:rsidR="00725033" w:rsidRPr="009666D2" w:rsidRDefault="00725033">
            <w:pPr>
              <w:spacing w:before="40" w:after="40" w:line="210" w:lineRule="exact"/>
              <w:ind w:left="144" w:right="40"/>
              <w:jc w:val="right"/>
              <w:rPr>
                <w:rFonts w:eastAsia="Calibri"/>
                <w:color w:val="000000" w:themeColor="text1"/>
                <w:sz w:val="17"/>
              </w:rPr>
            </w:pPr>
          </w:p>
        </w:tc>
        <w:tc>
          <w:tcPr>
            <w:tcW w:w="1412" w:type="dxa"/>
            <w:tcBorders>
              <w:top w:val="single" w:sz="12" w:space="0" w:color="auto"/>
            </w:tcBorders>
            <w:shd w:val="clear" w:color="auto" w:fill="auto"/>
            <w:vAlign w:val="bottom"/>
          </w:tcPr>
          <w:p w14:paraId="095C0813" w14:textId="77777777" w:rsidR="00725033" w:rsidRPr="009666D2" w:rsidRDefault="00725033">
            <w:pPr>
              <w:spacing w:before="40" w:after="40" w:line="210" w:lineRule="exact"/>
              <w:ind w:left="144" w:right="40"/>
              <w:jc w:val="right"/>
              <w:rPr>
                <w:rFonts w:eastAsia="Calibri"/>
                <w:color w:val="000000" w:themeColor="text1"/>
                <w:sz w:val="17"/>
              </w:rPr>
            </w:pPr>
          </w:p>
        </w:tc>
        <w:tc>
          <w:tcPr>
            <w:tcW w:w="1413" w:type="dxa"/>
            <w:gridSpan w:val="2"/>
            <w:tcBorders>
              <w:top w:val="single" w:sz="12" w:space="0" w:color="auto"/>
            </w:tcBorders>
            <w:shd w:val="clear" w:color="auto" w:fill="auto"/>
            <w:vAlign w:val="bottom"/>
          </w:tcPr>
          <w:p w14:paraId="2AAE7B93" w14:textId="77777777" w:rsidR="00725033" w:rsidRPr="009666D2" w:rsidRDefault="00725033">
            <w:pPr>
              <w:spacing w:before="40" w:after="40" w:line="210" w:lineRule="exact"/>
              <w:ind w:left="144" w:right="40"/>
              <w:jc w:val="right"/>
              <w:rPr>
                <w:rFonts w:eastAsia="Calibri"/>
                <w:color w:val="000000" w:themeColor="text1"/>
                <w:sz w:val="17"/>
              </w:rPr>
            </w:pPr>
          </w:p>
        </w:tc>
        <w:tc>
          <w:tcPr>
            <w:tcW w:w="1412" w:type="dxa"/>
            <w:gridSpan w:val="2"/>
            <w:tcBorders>
              <w:top w:val="single" w:sz="12" w:space="0" w:color="auto"/>
            </w:tcBorders>
            <w:shd w:val="clear" w:color="auto" w:fill="auto"/>
            <w:vAlign w:val="bottom"/>
          </w:tcPr>
          <w:p w14:paraId="02C77280" w14:textId="77777777" w:rsidR="00725033" w:rsidRPr="009666D2" w:rsidRDefault="00725033">
            <w:pPr>
              <w:spacing w:before="40" w:after="40" w:line="210" w:lineRule="exact"/>
              <w:ind w:left="144" w:right="40"/>
              <w:jc w:val="right"/>
              <w:rPr>
                <w:rFonts w:eastAsia="Calibri"/>
                <w:color w:val="000000" w:themeColor="text1"/>
                <w:sz w:val="17"/>
              </w:rPr>
            </w:pPr>
          </w:p>
        </w:tc>
        <w:tc>
          <w:tcPr>
            <w:tcW w:w="1413" w:type="dxa"/>
            <w:gridSpan w:val="2"/>
            <w:tcBorders>
              <w:top w:val="single" w:sz="12" w:space="0" w:color="auto"/>
            </w:tcBorders>
            <w:shd w:val="clear" w:color="auto" w:fill="auto"/>
            <w:vAlign w:val="bottom"/>
          </w:tcPr>
          <w:p w14:paraId="38803F8A" w14:textId="77777777" w:rsidR="00725033" w:rsidRPr="009666D2" w:rsidRDefault="00725033">
            <w:pPr>
              <w:spacing w:before="40" w:after="40" w:line="210" w:lineRule="exact"/>
              <w:ind w:left="144" w:right="40"/>
              <w:jc w:val="right"/>
              <w:rPr>
                <w:rFonts w:eastAsia="Calibri"/>
                <w:color w:val="000000" w:themeColor="text1"/>
                <w:sz w:val="17"/>
              </w:rPr>
            </w:pPr>
          </w:p>
        </w:tc>
      </w:tr>
      <w:tr w:rsidR="00725033" w:rsidRPr="009666D2" w14:paraId="3B05C100" w14:textId="77777777">
        <w:tc>
          <w:tcPr>
            <w:tcW w:w="2790" w:type="dxa"/>
            <w:shd w:val="clear" w:color="auto" w:fill="auto"/>
            <w:vAlign w:val="bottom"/>
          </w:tcPr>
          <w:p w14:paraId="7A853350" w14:textId="4F70BAF5" w:rsidR="00725033" w:rsidRPr="009666D2" w:rsidRDefault="00725033">
            <w:pPr>
              <w:tabs>
                <w:tab w:val="left" w:pos="288"/>
                <w:tab w:val="left" w:pos="576"/>
                <w:tab w:val="left" w:pos="864"/>
                <w:tab w:val="left" w:pos="1152"/>
              </w:tabs>
              <w:spacing w:before="40" w:after="40" w:line="210" w:lineRule="exact"/>
              <w:ind w:right="40"/>
              <w:rPr>
                <w:rFonts w:eastAsia="Calibri"/>
                <w:color w:val="000000" w:themeColor="text1"/>
                <w:sz w:val="17"/>
              </w:rPr>
            </w:pPr>
            <w:r w:rsidRPr="009666D2">
              <w:rPr>
                <w:rFonts w:eastAsia="Calibri"/>
                <w:color w:val="000000" w:themeColor="text1"/>
                <w:sz w:val="17"/>
              </w:rPr>
              <w:t xml:space="preserve">Military and police personnel  </w:t>
            </w:r>
          </w:p>
        </w:tc>
        <w:tc>
          <w:tcPr>
            <w:tcW w:w="1412" w:type="dxa"/>
            <w:shd w:val="clear" w:color="auto" w:fill="auto"/>
            <w:vAlign w:val="bottom"/>
          </w:tcPr>
          <w:p w14:paraId="630E7E1E" w14:textId="77777777" w:rsidR="00725033" w:rsidRPr="009666D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9666D2">
              <w:rPr>
                <w:rFonts w:eastAsia="Calibri"/>
                <w:color w:val="000000" w:themeColor="text1"/>
                <w:sz w:val="17"/>
              </w:rPr>
              <w:t>28.7</w:t>
            </w:r>
          </w:p>
        </w:tc>
        <w:tc>
          <w:tcPr>
            <w:tcW w:w="1412" w:type="dxa"/>
            <w:shd w:val="clear" w:color="auto" w:fill="auto"/>
            <w:vAlign w:val="bottom"/>
          </w:tcPr>
          <w:p w14:paraId="3E09410E" w14:textId="77777777" w:rsidR="00725033" w:rsidRPr="009666D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9666D2">
              <w:rPr>
                <w:rFonts w:eastAsia="Calibri"/>
                <w:color w:val="000000" w:themeColor="text1"/>
                <w:sz w:val="17"/>
              </w:rPr>
              <w:t>18.0</w:t>
            </w:r>
          </w:p>
        </w:tc>
        <w:tc>
          <w:tcPr>
            <w:tcW w:w="1413" w:type="dxa"/>
            <w:gridSpan w:val="2"/>
            <w:shd w:val="clear" w:color="auto" w:fill="auto"/>
            <w:vAlign w:val="bottom"/>
          </w:tcPr>
          <w:p w14:paraId="04118F1B" w14:textId="77777777" w:rsidR="00725033" w:rsidRPr="009666D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9666D2">
              <w:rPr>
                <w:rFonts w:eastAsia="Calibri"/>
                <w:color w:val="000000" w:themeColor="text1"/>
                <w:sz w:val="17"/>
              </w:rPr>
              <w:t>23.7</w:t>
            </w:r>
          </w:p>
        </w:tc>
        <w:tc>
          <w:tcPr>
            <w:tcW w:w="1412" w:type="dxa"/>
            <w:gridSpan w:val="2"/>
            <w:shd w:val="clear" w:color="auto" w:fill="auto"/>
            <w:vAlign w:val="bottom"/>
          </w:tcPr>
          <w:p w14:paraId="30ABAA31" w14:textId="77777777" w:rsidR="00725033" w:rsidRPr="009666D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9666D2">
              <w:rPr>
                <w:rFonts w:eastAsia="Calibri"/>
                <w:color w:val="000000" w:themeColor="text1"/>
                <w:sz w:val="17"/>
              </w:rPr>
              <w:t>23.7</w:t>
            </w:r>
          </w:p>
        </w:tc>
        <w:tc>
          <w:tcPr>
            <w:tcW w:w="1413" w:type="dxa"/>
            <w:gridSpan w:val="2"/>
            <w:shd w:val="clear" w:color="auto" w:fill="auto"/>
            <w:vAlign w:val="bottom"/>
          </w:tcPr>
          <w:p w14:paraId="44ACFA29" w14:textId="77777777" w:rsidR="00725033" w:rsidRPr="009666D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9666D2">
              <w:rPr>
                <w:rFonts w:eastAsia="Calibri"/>
                <w:color w:val="000000" w:themeColor="text1"/>
                <w:sz w:val="17"/>
              </w:rPr>
              <w:t>-</w:t>
            </w:r>
          </w:p>
        </w:tc>
      </w:tr>
      <w:tr w:rsidR="00725033" w:rsidRPr="009666D2" w14:paraId="6A911774" w14:textId="77777777">
        <w:tc>
          <w:tcPr>
            <w:tcW w:w="2790" w:type="dxa"/>
            <w:shd w:val="clear" w:color="auto" w:fill="auto"/>
            <w:vAlign w:val="bottom"/>
          </w:tcPr>
          <w:p w14:paraId="66C9E920" w14:textId="32C127A4" w:rsidR="00725033" w:rsidRPr="009666D2" w:rsidRDefault="00725033">
            <w:pPr>
              <w:tabs>
                <w:tab w:val="left" w:pos="288"/>
                <w:tab w:val="left" w:pos="576"/>
                <w:tab w:val="left" w:pos="864"/>
                <w:tab w:val="left" w:pos="1152"/>
              </w:tabs>
              <w:spacing w:before="40" w:after="40" w:line="210" w:lineRule="exact"/>
              <w:ind w:right="40"/>
              <w:rPr>
                <w:rFonts w:eastAsia="Calibri"/>
                <w:color w:val="000000" w:themeColor="text1"/>
                <w:sz w:val="17"/>
              </w:rPr>
            </w:pPr>
            <w:r w:rsidRPr="009666D2">
              <w:rPr>
                <w:rFonts w:eastAsia="Calibri"/>
                <w:color w:val="000000" w:themeColor="text1"/>
                <w:sz w:val="17"/>
              </w:rPr>
              <w:t xml:space="preserve">Civilian personnel </w:t>
            </w:r>
          </w:p>
        </w:tc>
        <w:tc>
          <w:tcPr>
            <w:tcW w:w="1412" w:type="dxa"/>
            <w:shd w:val="clear" w:color="auto" w:fill="auto"/>
            <w:vAlign w:val="bottom"/>
          </w:tcPr>
          <w:p w14:paraId="6B015F71" w14:textId="77777777" w:rsidR="00725033" w:rsidRPr="009666D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9666D2">
              <w:rPr>
                <w:rFonts w:eastAsia="Calibri"/>
                <w:color w:val="000000" w:themeColor="text1"/>
                <w:sz w:val="17"/>
              </w:rPr>
              <w:t xml:space="preserve">93 000.9 </w:t>
            </w:r>
          </w:p>
        </w:tc>
        <w:tc>
          <w:tcPr>
            <w:tcW w:w="1412" w:type="dxa"/>
            <w:shd w:val="clear" w:color="auto" w:fill="auto"/>
            <w:vAlign w:val="bottom"/>
          </w:tcPr>
          <w:p w14:paraId="2EB764B1" w14:textId="466E97B2" w:rsidR="00725033" w:rsidRPr="009666D2" w:rsidRDefault="00462D71">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9666D2">
              <w:rPr>
                <w:rFonts w:eastAsia="Calibri"/>
                <w:color w:val="000000" w:themeColor="text1"/>
                <w:sz w:val="17"/>
              </w:rPr>
              <w:t xml:space="preserve">93 </w:t>
            </w:r>
            <w:r w:rsidR="0019491A" w:rsidRPr="009666D2">
              <w:rPr>
                <w:rFonts w:eastAsia="Calibri"/>
                <w:color w:val="000000" w:themeColor="text1"/>
                <w:sz w:val="17"/>
              </w:rPr>
              <w:t>094</w:t>
            </w:r>
            <w:r w:rsidRPr="009666D2">
              <w:rPr>
                <w:rFonts w:eastAsia="Calibri"/>
                <w:color w:val="000000" w:themeColor="text1"/>
                <w:sz w:val="17"/>
              </w:rPr>
              <w:t>.</w:t>
            </w:r>
            <w:r w:rsidR="0019491A" w:rsidRPr="009666D2">
              <w:rPr>
                <w:rFonts w:eastAsia="Calibri"/>
                <w:color w:val="000000" w:themeColor="text1"/>
                <w:sz w:val="17"/>
              </w:rPr>
              <w:t>5</w:t>
            </w:r>
          </w:p>
        </w:tc>
        <w:tc>
          <w:tcPr>
            <w:tcW w:w="1413" w:type="dxa"/>
            <w:gridSpan w:val="2"/>
            <w:shd w:val="clear" w:color="auto" w:fill="auto"/>
            <w:vAlign w:val="bottom"/>
          </w:tcPr>
          <w:p w14:paraId="4C9EB0D8" w14:textId="77777777" w:rsidR="00725033" w:rsidRPr="009666D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9666D2">
              <w:rPr>
                <w:rFonts w:eastAsia="Calibri"/>
                <w:color w:val="000000" w:themeColor="text1"/>
                <w:sz w:val="17"/>
              </w:rPr>
              <w:t>92 140.3</w:t>
            </w:r>
          </w:p>
        </w:tc>
        <w:tc>
          <w:tcPr>
            <w:tcW w:w="1412" w:type="dxa"/>
            <w:gridSpan w:val="2"/>
            <w:shd w:val="clear" w:color="auto" w:fill="auto"/>
            <w:vAlign w:val="bottom"/>
          </w:tcPr>
          <w:p w14:paraId="7EF32070" w14:textId="7C03641B" w:rsidR="00725033" w:rsidRPr="009666D2" w:rsidRDefault="00845F4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9666D2">
              <w:rPr>
                <w:rFonts w:eastAsia="Calibri"/>
                <w:color w:val="000000" w:themeColor="text1"/>
                <w:sz w:val="17"/>
              </w:rPr>
              <w:t>8</w:t>
            </w:r>
            <w:r w:rsidR="000B68FA" w:rsidRPr="009666D2">
              <w:rPr>
                <w:rFonts w:eastAsia="Calibri"/>
                <w:color w:val="000000" w:themeColor="text1"/>
                <w:sz w:val="17"/>
              </w:rPr>
              <w:t>7</w:t>
            </w:r>
            <w:r w:rsidRPr="009666D2">
              <w:rPr>
                <w:rFonts w:eastAsia="Calibri"/>
                <w:color w:val="000000" w:themeColor="text1"/>
                <w:sz w:val="17"/>
              </w:rPr>
              <w:t xml:space="preserve"> </w:t>
            </w:r>
            <w:r w:rsidR="002A3C8F" w:rsidRPr="009666D2">
              <w:rPr>
                <w:rFonts w:eastAsia="Calibri"/>
                <w:color w:val="000000" w:themeColor="text1"/>
                <w:sz w:val="17"/>
              </w:rPr>
              <w:t>95</w:t>
            </w:r>
            <w:r w:rsidR="00F12101">
              <w:rPr>
                <w:rFonts w:eastAsia="Calibri"/>
                <w:color w:val="000000" w:themeColor="text1"/>
                <w:sz w:val="17"/>
              </w:rPr>
              <w:t>8</w:t>
            </w:r>
            <w:r w:rsidRPr="009666D2">
              <w:rPr>
                <w:rFonts w:eastAsia="Calibri"/>
                <w:color w:val="000000" w:themeColor="text1"/>
                <w:sz w:val="17"/>
              </w:rPr>
              <w:t>.</w:t>
            </w:r>
            <w:r w:rsidR="00F12101">
              <w:rPr>
                <w:rFonts w:eastAsia="Calibri"/>
                <w:color w:val="000000" w:themeColor="text1"/>
                <w:sz w:val="17"/>
              </w:rPr>
              <w:t>0</w:t>
            </w:r>
          </w:p>
        </w:tc>
        <w:tc>
          <w:tcPr>
            <w:tcW w:w="1413" w:type="dxa"/>
            <w:gridSpan w:val="2"/>
            <w:shd w:val="clear" w:color="auto" w:fill="auto"/>
            <w:vAlign w:val="bottom"/>
          </w:tcPr>
          <w:p w14:paraId="50305DF3" w14:textId="03871EB5" w:rsidR="00725033" w:rsidRPr="009666D2" w:rsidRDefault="00845F44">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9666D2">
              <w:rPr>
                <w:rFonts w:eastAsia="Calibri"/>
                <w:color w:val="000000" w:themeColor="text1"/>
                <w:sz w:val="17"/>
              </w:rPr>
              <w:t>(</w:t>
            </w:r>
            <w:r w:rsidR="00593AFF" w:rsidRPr="009666D2">
              <w:rPr>
                <w:rFonts w:eastAsia="Calibri"/>
                <w:color w:val="000000" w:themeColor="text1"/>
                <w:sz w:val="17"/>
              </w:rPr>
              <w:t xml:space="preserve">4 </w:t>
            </w:r>
            <w:r w:rsidR="007D2CFA" w:rsidRPr="009666D2">
              <w:rPr>
                <w:rFonts w:eastAsia="Calibri"/>
                <w:color w:val="000000" w:themeColor="text1"/>
                <w:sz w:val="17"/>
              </w:rPr>
              <w:t>18</w:t>
            </w:r>
            <w:r w:rsidR="00F12101">
              <w:rPr>
                <w:rFonts w:eastAsia="Calibri"/>
                <w:color w:val="000000" w:themeColor="text1"/>
                <w:sz w:val="17"/>
              </w:rPr>
              <w:t>2</w:t>
            </w:r>
            <w:r w:rsidR="007D2CFA" w:rsidRPr="009666D2">
              <w:rPr>
                <w:rFonts w:eastAsia="Calibri"/>
                <w:color w:val="000000" w:themeColor="text1"/>
                <w:sz w:val="17"/>
              </w:rPr>
              <w:t>.</w:t>
            </w:r>
            <w:r w:rsidR="00F12101">
              <w:rPr>
                <w:rFonts w:eastAsia="Calibri"/>
                <w:color w:val="000000" w:themeColor="text1"/>
                <w:sz w:val="17"/>
              </w:rPr>
              <w:t>3</w:t>
            </w:r>
            <w:r w:rsidRPr="009666D2">
              <w:rPr>
                <w:rFonts w:eastAsia="Calibri"/>
                <w:color w:val="000000" w:themeColor="text1"/>
                <w:sz w:val="17"/>
              </w:rPr>
              <w:t>)</w:t>
            </w:r>
          </w:p>
        </w:tc>
      </w:tr>
      <w:tr w:rsidR="00725033" w:rsidRPr="009666D2" w14:paraId="2E55BA42" w14:textId="77777777">
        <w:tc>
          <w:tcPr>
            <w:tcW w:w="2790" w:type="dxa"/>
            <w:tcBorders>
              <w:bottom w:val="single" w:sz="4" w:space="0" w:color="auto"/>
            </w:tcBorders>
            <w:shd w:val="clear" w:color="auto" w:fill="auto"/>
            <w:vAlign w:val="bottom"/>
          </w:tcPr>
          <w:p w14:paraId="5B3DB7B9" w14:textId="77777777" w:rsidR="00725033" w:rsidRPr="009666D2" w:rsidRDefault="00725033">
            <w:pPr>
              <w:tabs>
                <w:tab w:val="left" w:pos="288"/>
                <w:tab w:val="left" w:pos="576"/>
                <w:tab w:val="left" w:pos="864"/>
                <w:tab w:val="left" w:pos="1152"/>
              </w:tabs>
              <w:spacing w:before="40" w:after="81" w:line="210" w:lineRule="exact"/>
              <w:ind w:right="40"/>
              <w:rPr>
                <w:rFonts w:eastAsia="Calibri"/>
                <w:color w:val="000000" w:themeColor="text1"/>
                <w:sz w:val="17"/>
              </w:rPr>
            </w:pPr>
            <w:r w:rsidRPr="009666D2">
              <w:rPr>
                <w:rFonts w:eastAsia="Calibri"/>
                <w:color w:val="000000" w:themeColor="text1"/>
                <w:sz w:val="17"/>
              </w:rPr>
              <w:t xml:space="preserve">Operational costs </w:t>
            </w:r>
          </w:p>
        </w:tc>
        <w:tc>
          <w:tcPr>
            <w:tcW w:w="1412" w:type="dxa"/>
            <w:tcBorders>
              <w:bottom w:val="single" w:sz="4" w:space="0" w:color="auto"/>
            </w:tcBorders>
            <w:shd w:val="clear" w:color="auto" w:fill="auto"/>
            <w:vAlign w:val="bottom"/>
          </w:tcPr>
          <w:p w14:paraId="69BE1456" w14:textId="77777777" w:rsidR="00725033" w:rsidRPr="009666D2" w:rsidRDefault="00725033">
            <w:pPr>
              <w:tabs>
                <w:tab w:val="left" w:pos="288"/>
                <w:tab w:val="left" w:pos="576"/>
                <w:tab w:val="left" w:pos="864"/>
                <w:tab w:val="left" w:pos="1152"/>
              </w:tabs>
              <w:spacing w:before="40" w:after="81" w:line="210" w:lineRule="exact"/>
              <w:ind w:left="144" w:right="40"/>
              <w:jc w:val="right"/>
              <w:rPr>
                <w:rFonts w:eastAsia="Calibri"/>
                <w:color w:val="000000" w:themeColor="text1"/>
                <w:sz w:val="17"/>
              </w:rPr>
            </w:pPr>
            <w:r w:rsidRPr="009666D2">
              <w:rPr>
                <w:rFonts w:eastAsia="Calibri"/>
                <w:color w:val="000000" w:themeColor="text1"/>
                <w:sz w:val="17"/>
              </w:rPr>
              <w:t xml:space="preserve"> 34 295.1 </w:t>
            </w:r>
          </w:p>
        </w:tc>
        <w:tc>
          <w:tcPr>
            <w:tcW w:w="1412" w:type="dxa"/>
            <w:tcBorders>
              <w:bottom w:val="single" w:sz="4" w:space="0" w:color="auto"/>
            </w:tcBorders>
            <w:shd w:val="clear" w:color="auto" w:fill="auto"/>
            <w:vAlign w:val="bottom"/>
          </w:tcPr>
          <w:p w14:paraId="3C1F292B" w14:textId="717BA5DC" w:rsidR="00725033" w:rsidRPr="009666D2" w:rsidRDefault="00725033">
            <w:pPr>
              <w:tabs>
                <w:tab w:val="left" w:pos="288"/>
                <w:tab w:val="left" w:pos="576"/>
                <w:tab w:val="left" w:pos="864"/>
                <w:tab w:val="left" w:pos="1152"/>
              </w:tabs>
              <w:spacing w:before="40" w:after="81" w:line="210" w:lineRule="exact"/>
              <w:ind w:left="144" w:right="40"/>
              <w:jc w:val="right"/>
              <w:rPr>
                <w:rFonts w:eastAsia="Calibri"/>
                <w:color w:val="000000" w:themeColor="text1"/>
                <w:sz w:val="17"/>
              </w:rPr>
            </w:pPr>
            <w:r w:rsidRPr="009666D2">
              <w:rPr>
                <w:rFonts w:eastAsia="Calibri"/>
                <w:color w:val="000000" w:themeColor="text1"/>
                <w:sz w:val="17"/>
              </w:rPr>
              <w:t>2</w:t>
            </w:r>
            <w:r w:rsidR="00462D71" w:rsidRPr="009666D2">
              <w:rPr>
                <w:rFonts w:eastAsia="Calibri"/>
                <w:color w:val="000000" w:themeColor="text1"/>
                <w:sz w:val="17"/>
              </w:rPr>
              <w:t xml:space="preserve">3 </w:t>
            </w:r>
            <w:r w:rsidR="0019491A" w:rsidRPr="009666D2">
              <w:rPr>
                <w:rFonts w:eastAsia="Calibri"/>
                <w:color w:val="000000" w:themeColor="text1"/>
                <w:sz w:val="17"/>
              </w:rPr>
              <w:t>820</w:t>
            </w:r>
            <w:r w:rsidR="00462D71" w:rsidRPr="009666D2">
              <w:rPr>
                <w:rFonts w:eastAsia="Calibri"/>
                <w:color w:val="000000" w:themeColor="text1"/>
                <w:sz w:val="17"/>
              </w:rPr>
              <w:t>.</w:t>
            </w:r>
            <w:r w:rsidR="0019491A" w:rsidRPr="009666D2">
              <w:rPr>
                <w:rFonts w:eastAsia="Calibri"/>
                <w:color w:val="000000" w:themeColor="text1"/>
                <w:sz w:val="17"/>
              </w:rPr>
              <w:t>4</w:t>
            </w:r>
          </w:p>
        </w:tc>
        <w:tc>
          <w:tcPr>
            <w:tcW w:w="1413" w:type="dxa"/>
            <w:gridSpan w:val="2"/>
            <w:tcBorders>
              <w:bottom w:val="single" w:sz="4" w:space="0" w:color="auto"/>
            </w:tcBorders>
            <w:shd w:val="clear" w:color="auto" w:fill="auto"/>
            <w:vAlign w:val="bottom"/>
          </w:tcPr>
          <w:p w14:paraId="127B2F1D" w14:textId="77777777" w:rsidR="00725033" w:rsidRPr="009666D2" w:rsidRDefault="00725033">
            <w:pPr>
              <w:tabs>
                <w:tab w:val="left" w:pos="288"/>
                <w:tab w:val="left" w:pos="576"/>
                <w:tab w:val="left" w:pos="864"/>
                <w:tab w:val="left" w:pos="1152"/>
              </w:tabs>
              <w:spacing w:before="40" w:after="81" w:line="210" w:lineRule="exact"/>
              <w:ind w:left="144" w:right="40"/>
              <w:jc w:val="right"/>
              <w:rPr>
                <w:rFonts w:eastAsia="Calibri"/>
                <w:color w:val="000000" w:themeColor="text1"/>
                <w:sz w:val="17"/>
              </w:rPr>
            </w:pPr>
            <w:r w:rsidRPr="009666D2">
              <w:rPr>
                <w:rFonts w:eastAsia="Calibri"/>
                <w:color w:val="000000" w:themeColor="text1"/>
                <w:sz w:val="17"/>
              </w:rPr>
              <w:t>32 531.0</w:t>
            </w:r>
          </w:p>
        </w:tc>
        <w:tc>
          <w:tcPr>
            <w:tcW w:w="1412" w:type="dxa"/>
            <w:gridSpan w:val="2"/>
            <w:tcBorders>
              <w:bottom w:val="single" w:sz="4" w:space="0" w:color="auto"/>
            </w:tcBorders>
            <w:shd w:val="clear" w:color="auto" w:fill="auto"/>
            <w:vAlign w:val="bottom"/>
          </w:tcPr>
          <w:p w14:paraId="1ACB32DF" w14:textId="791CD176" w:rsidR="00725033" w:rsidRPr="009666D2" w:rsidRDefault="00725033">
            <w:pPr>
              <w:tabs>
                <w:tab w:val="left" w:pos="288"/>
                <w:tab w:val="left" w:pos="576"/>
                <w:tab w:val="left" w:pos="864"/>
                <w:tab w:val="left" w:pos="1152"/>
              </w:tabs>
              <w:spacing w:before="40" w:after="81" w:line="210" w:lineRule="exact"/>
              <w:ind w:left="144" w:right="40"/>
              <w:jc w:val="right"/>
              <w:rPr>
                <w:rFonts w:eastAsia="Calibri"/>
                <w:color w:val="000000" w:themeColor="text1"/>
                <w:sz w:val="17"/>
              </w:rPr>
            </w:pPr>
            <w:r w:rsidRPr="009666D2">
              <w:rPr>
                <w:rFonts w:eastAsia="Calibri"/>
                <w:color w:val="000000" w:themeColor="text1"/>
                <w:sz w:val="17"/>
              </w:rPr>
              <w:t>36</w:t>
            </w:r>
            <w:r w:rsidR="0013236A" w:rsidRPr="009666D2">
              <w:rPr>
                <w:rFonts w:eastAsia="Calibri"/>
                <w:color w:val="000000" w:themeColor="text1"/>
                <w:sz w:val="17"/>
              </w:rPr>
              <w:t xml:space="preserve"> </w:t>
            </w:r>
            <w:r w:rsidR="008137C7" w:rsidRPr="009666D2">
              <w:rPr>
                <w:rFonts w:eastAsia="Calibri"/>
                <w:color w:val="000000" w:themeColor="text1"/>
                <w:sz w:val="17"/>
              </w:rPr>
              <w:t>481</w:t>
            </w:r>
            <w:r w:rsidR="0013236A" w:rsidRPr="009666D2">
              <w:rPr>
                <w:rFonts w:eastAsia="Calibri"/>
                <w:color w:val="000000" w:themeColor="text1"/>
                <w:sz w:val="17"/>
              </w:rPr>
              <w:t>.</w:t>
            </w:r>
            <w:r w:rsidR="008137C7" w:rsidRPr="009666D2">
              <w:rPr>
                <w:rFonts w:eastAsia="Calibri"/>
                <w:color w:val="000000" w:themeColor="text1"/>
                <w:sz w:val="17"/>
              </w:rPr>
              <w:t>4</w:t>
            </w:r>
          </w:p>
        </w:tc>
        <w:tc>
          <w:tcPr>
            <w:tcW w:w="1413" w:type="dxa"/>
            <w:gridSpan w:val="2"/>
            <w:tcBorders>
              <w:bottom w:val="single" w:sz="4" w:space="0" w:color="auto"/>
            </w:tcBorders>
            <w:shd w:val="clear" w:color="auto" w:fill="auto"/>
            <w:vAlign w:val="bottom"/>
          </w:tcPr>
          <w:p w14:paraId="006B457F" w14:textId="38C942FB" w:rsidR="00725033" w:rsidRPr="009666D2" w:rsidRDefault="00744002">
            <w:pPr>
              <w:tabs>
                <w:tab w:val="left" w:pos="288"/>
                <w:tab w:val="left" w:pos="576"/>
                <w:tab w:val="left" w:pos="864"/>
                <w:tab w:val="left" w:pos="1152"/>
              </w:tabs>
              <w:spacing w:before="40" w:after="81" w:line="210" w:lineRule="exact"/>
              <w:ind w:left="144" w:right="40"/>
              <w:jc w:val="right"/>
              <w:rPr>
                <w:rFonts w:eastAsia="Calibri"/>
                <w:color w:val="000000" w:themeColor="text1"/>
                <w:sz w:val="17"/>
              </w:rPr>
            </w:pPr>
            <w:r w:rsidRPr="009666D2">
              <w:rPr>
                <w:rFonts w:eastAsia="Calibri"/>
                <w:color w:val="000000" w:themeColor="text1"/>
                <w:sz w:val="17"/>
              </w:rPr>
              <w:t>3 9</w:t>
            </w:r>
            <w:r w:rsidR="004F745E" w:rsidRPr="009666D2">
              <w:rPr>
                <w:rFonts w:eastAsia="Calibri"/>
                <w:color w:val="000000" w:themeColor="text1"/>
                <w:sz w:val="17"/>
              </w:rPr>
              <w:t>5</w:t>
            </w:r>
            <w:r w:rsidRPr="009666D2">
              <w:rPr>
                <w:rFonts w:eastAsia="Calibri"/>
                <w:color w:val="000000" w:themeColor="text1"/>
                <w:sz w:val="17"/>
              </w:rPr>
              <w:t>0.</w:t>
            </w:r>
            <w:r w:rsidR="004F745E" w:rsidRPr="009666D2">
              <w:rPr>
                <w:rFonts w:eastAsia="Calibri"/>
                <w:color w:val="000000" w:themeColor="text1"/>
                <w:sz w:val="17"/>
              </w:rPr>
              <w:t>4</w:t>
            </w:r>
          </w:p>
        </w:tc>
      </w:tr>
      <w:tr w:rsidR="00725033" w:rsidRPr="00DE2C8C" w14:paraId="6995315D" w14:textId="77777777">
        <w:tc>
          <w:tcPr>
            <w:tcW w:w="2790" w:type="dxa"/>
            <w:tcBorders>
              <w:top w:val="single" w:sz="4" w:space="0" w:color="auto"/>
              <w:bottom w:val="single" w:sz="12" w:space="0" w:color="auto"/>
            </w:tcBorders>
            <w:shd w:val="clear" w:color="auto" w:fill="auto"/>
            <w:vAlign w:val="bottom"/>
          </w:tcPr>
          <w:p w14:paraId="29D73465" w14:textId="77777777" w:rsidR="00725033" w:rsidRPr="009666D2" w:rsidRDefault="00725033">
            <w:pPr>
              <w:tabs>
                <w:tab w:val="left" w:pos="288"/>
                <w:tab w:val="left" w:pos="576"/>
                <w:tab w:val="left" w:pos="864"/>
                <w:tab w:val="left" w:pos="1152"/>
              </w:tabs>
              <w:spacing w:before="81" w:after="81" w:line="210" w:lineRule="exact"/>
              <w:ind w:right="40"/>
              <w:rPr>
                <w:rFonts w:eastAsia="Calibri"/>
                <w:b/>
                <w:color w:val="000000" w:themeColor="text1"/>
                <w:sz w:val="17"/>
              </w:rPr>
            </w:pPr>
            <w:r w:rsidRPr="009666D2">
              <w:rPr>
                <w:rFonts w:eastAsia="Calibri"/>
                <w:b/>
                <w:color w:val="000000" w:themeColor="text1"/>
                <w:sz w:val="17"/>
              </w:rPr>
              <w:tab/>
              <w:t xml:space="preserve">Total (net of staff assessment) </w:t>
            </w:r>
          </w:p>
        </w:tc>
        <w:tc>
          <w:tcPr>
            <w:tcW w:w="1412" w:type="dxa"/>
            <w:tcBorders>
              <w:top w:val="single" w:sz="4" w:space="0" w:color="auto"/>
              <w:bottom w:val="single" w:sz="12" w:space="0" w:color="auto"/>
            </w:tcBorders>
            <w:shd w:val="clear" w:color="auto" w:fill="auto"/>
            <w:vAlign w:val="bottom"/>
          </w:tcPr>
          <w:p w14:paraId="4001D16F" w14:textId="77777777" w:rsidR="00725033" w:rsidRPr="009666D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rPr>
            </w:pPr>
            <w:r w:rsidRPr="009666D2">
              <w:rPr>
                <w:rFonts w:eastAsia="Calibri"/>
                <w:b/>
                <w:color w:val="000000" w:themeColor="text1"/>
                <w:sz w:val="17"/>
              </w:rPr>
              <w:t xml:space="preserve">127 324.7 </w:t>
            </w:r>
          </w:p>
        </w:tc>
        <w:tc>
          <w:tcPr>
            <w:tcW w:w="1412" w:type="dxa"/>
            <w:tcBorders>
              <w:top w:val="single" w:sz="4" w:space="0" w:color="auto"/>
              <w:bottom w:val="single" w:sz="12" w:space="0" w:color="auto"/>
            </w:tcBorders>
            <w:shd w:val="clear" w:color="auto" w:fill="auto"/>
            <w:vAlign w:val="bottom"/>
          </w:tcPr>
          <w:p w14:paraId="20CC5D24" w14:textId="4B07478B" w:rsidR="00725033" w:rsidRPr="009666D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rPr>
            </w:pPr>
            <w:r w:rsidRPr="009666D2">
              <w:rPr>
                <w:rFonts w:eastAsia="Calibri"/>
                <w:b/>
                <w:color w:val="000000" w:themeColor="text1"/>
                <w:sz w:val="17"/>
              </w:rPr>
              <w:t xml:space="preserve">116 </w:t>
            </w:r>
            <w:r w:rsidR="00F43AC9" w:rsidRPr="009666D2">
              <w:rPr>
                <w:rFonts w:eastAsia="Calibri"/>
                <w:b/>
                <w:color w:val="000000" w:themeColor="text1"/>
                <w:sz w:val="17"/>
              </w:rPr>
              <w:t xml:space="preserve"> </w:t>
            </w:r>
            <w:r w:rsidR="0019491A" w:rsidRPr="009666D2">
              <w:rPr>
                <w:rFonts w:eastAsia="Calibri"/>
                <w:b/>
                <w:color w:val="000000" w:themeColor="text1"/>
                <w:sz w:val="17"/>
              </w:rPr>
              <w:t>932</w:t>
            </w:r>
            <w:r w:rsidR="00F43AC9" w:rsidRPr="009666D2">
              <w:rPr>
                <w:rFonts w:eastAsia="Calibri"/>
                <w:b/>
                <w:color w:val="000000" w:themeColor="text1"/>
                <w:sz w:val="17"/>
              </w:rPr>
              <w:t>.</w:t>
            </w:r>
            <w:r w:rsidR="0019491A" w:rsidRPr="009666D2">
              <w:rPr>
                <w:rFonts w:eastAsia="Calibri"/>
                <w:b/>
                <w:color w:val="000000" w:themeColor="text1"/>
                <w:sz w:val="17"/>
              </w:rPr>
              <w:t>9</w:t>
            </w:r>
          </w:p>
        </w:tc>
        <w:tc>
          <w:tcPr>
            <w:tcW w:w="1413" w:type="dxa"/>
            <w:gridSpan w:val="2"/>
            <w:tcBorders>
              <w:top w:val="single" w:sz="4" w:space="0" w:color="auto"/>
              <w:bottom w:val="single" w:sz="12" w:space="0" w:color="auto"/>
            </w:tcBorders>
            <w:shd w:val="clear" w:color="auto" w:fill="auto"/>
            <w:vAlign w:val="bottom"/>
          </w:tcPr>
          <w:p w14:paraId="5B1DE6B9" w14:textId="77777777" w:rsidR="00725033" w:rsidRPr="009666D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rPr>
            </w:pPr>
            <w:r w:rsidRPr="009666D2">
              <w:rPr>
                <w:rFonts w:eastAsia="Calibri"/>
                <w:b/>
                <w:color w:val="000000" w:themeColor="text1"/>
                <w:sz w:val="17"/>
              </w:rPr>
              <w:t>124 695.0</w:t>
            </w:r>
          </w:p>
        </w:tc>
        <w:tc>
          <w:tcPr>
            <w:tcW w:w="1412" w:type="dxa"/>
            <w:gridSpan w:val="2"/>
            <w:tcBorders>
              <w:top w:val="single" w:sz="4" w:space="0" w:color="auto"/>
              <w:bottom w:val="single" w:sz="12" w:space="0" w:color="auto"/>
            </w:tcBorders>
            <w:shd w:val="clear" w:color="auto" w:fill="auto"/>
            <w:vAlign w:val="bottom"/>
          </w:tcPr>
          <w:p w14:paraId="25292D56" w14:textId="78AEEE06" w:rsidR="00725033" w:rsidRPr="009666D2" w:rsidRDefault="00845F44">
            <w:pPr>
              <w:tabs>
                <w:tab w:val="left" w:pos="288"/>
                <w:tab w:val="left" w:pos="576"/>
                <w:tab w:val="left" w:pos="864"/>
                <w:tab w:val="left" w:pos="1152"/>
              </w:tabs>
              <w:spacing w:before="81" w:after="81" w:line="210" w:lineRule="exact"/>
              <w:ind w:left="144" w:right="40"/>
              <w:jc w:val="right"/>
              <w:rPr>
                <w:rFonts w:eastAsia="Calibri"/>
                <w:b/>
                <w:color w:val="000000" w:themeColor="text1"/>
                <w:sz w:val="17"/>
              </w:rPr>
            </w:pPr>
            <w:r w:rsidRPr="009666D2">
              <w:rPr>
                <w:rFonts w:eastAsia="Calibri"/>
                <w:b/>
                <w:color w:val="000000" w:themeColor="text1"/>
                <w:sz w:val="17"/>
              </w:rPr>
              <w:t>12</w:t>
            </w:r>
            <w:r w:rsidR="000B68FA" w:rsidRPr="009666D2">
              <w:rPr>
                <w:rFonts w:eastAsia="Calibri"/>
                <w:b/>
                <w:color w:val="000000" w:themeColor="text1"/>
                <w:sz w:val="17"/>
              </w:rPr>
              <w:t>4</w:t>
            </w:r>
            <w:r w:rsidRPr="009666D2">
              <w:rPr>
                <w:rFonts w:eastAsia="Calibri"/>
                <w:b/>
                <w:color w:val="000000" w:themeColor="text1"/>
                <w:sz w:val="17"/>
              </w:rPr>
              <w:t xml:space="preserve"> </w:t>
            </w:r>
            <w:r w:rsidR="0075326A" w:rsidRPr="009666D2">
              <w:rPr>
                <w:rFonts w:eastAsia="Calibri"/>
                <w:b/>
                <w:color w:val="000000" w:themeColor="text1"/>
                <w:sz w:val="17"/>
              </w:rPr>
              <w:t>4</w:t>
            </w:r>
            <w:r w:rsidR="00F12101">
              <w:rPr>
                <w:rFonts w:eastAsia="Calibri"/>
                <w:b/>
                <w:color w:val="000000" w:themeColor="text1"/>
                <w:sz w:val="17"/>
              </w:rPr>
              <w:t>63</w:t>
            </w:r>
            <w:r w:rsidRPr="009666D2">
              <w:rPr>
                <w:rFonts w:eastAsia="Calibri"/>
                <w:b/>
                <w:color w:val="000000" w:themeColor="text1"/>
                <w:sz w:val="17"/>
              </w:rPr>
              <w:t>.</w:t>
            </w:r>
            <w:r w:rsidR="00F12101">
              <w:rPr>
                <w:rFonts w:eastAsia="Calibri"/>
                <w:b/>
                <w:color w:val="000000" w:themeColor="text1"/>
                <w:sz w:val="17"/>
              </w:rPr>
              <w:t>1</w:t>
            </w:r>
          </w:p>
        </w:tc>
        <w:tc>
          <w:tcPr>
            <w:tcW w:w="1413" w:type="dxa"/>
            <w:gridSpan w:val="2"/>
            <w:tcBorders>
              <w:top w:val="single" w:sz="4" w:space="0" w:color="auto"/>
              <w:bottom w:val="single" w:sz="12" w:space="0" w:color="auto"/>
            </w:tcBorders>
            <w:shd w:val="clear" w:color="auto" w:fill="auto"/>
            <w:vAlign w:val="bottom"/>
          </w:tcPr>
          <w:p w14:paraId="37BD05D3" w14:textId="386F5DC0" w:rsidR="00725033" w:rsidRPr="00371AFB" w:rsidRDefault="00281825">
            <w:pPr>
              <w:tabs>
                <w:tab w:val="left" w:pos="288"/>
                <w:tab w:val="left" w:pos="576"/>
                <w:tab w:val="left" w:pos="864"/>
                <w:tab w:val="left" w:pos="1152"/>
              </w:tabs>
              <w:spacing w:before="81" w:after="81" w:line="210" w:lineRule="exact"/>
              <w:ind w:left="144" w:right="40"/>
              <w:jc w:val="right"/>
              <w:rPr>
                <w:rFonts w:eastAsia="Calibri"/>
                <w:b/>
                <w:color w:val="000000" w:themeColor="text1"/>
                <w:sz w:val="17"/>
              </w:rPr>
            </w:pPr>
            <w:r w:rsidRPr="009666D2">
              <w:rPr>
                <w:rFonts w:eastAsia="Calibri"/>
                <w:b/>
                <w:color w:val="000000" w:themeColor="text1"/>
                <w:sz w:val="17"/>
              </w:rPr>
              <w:t>(</w:t>
            </w:r>
            <w:r w:rsidR="00FC48EC" w:rsidRPr="009666D2">
              <w:rPr>
                <w:rFonts w:eastAsia="Calibri"/>
                <w:b/>
                <w:color w:val="000000" w:themeColor="text1"/>
                <w:sz w:val="17"/>
              </w:rPr>
              <w:t>2</w:t>
            </w:r>
            <w:r w:rsidR="009666D2" w:rsidRPr="009666D2">
              <w:rPr>
                <w:rFonts w:eastAsia="Calibri"/>
                <w:b/>
                <w:color w:val="000000" w:themeColor="text1"/>
                <w:sz w:val="17"/>
              </w:rPr>
              <w:t>3</w:t>
            </w:r>
            <w:r w:rsidR="00F12101">
              <w:rPr>
                <w:rFonts w:eastAsia="Calibri"/>
                <w:b/>
                <w:color w:val="000000" w:themeColor="text1"/>
                <w:sz w:val="17"/>
              </w:rPr>
              <w:t>1</w:t>
            </w:r>
            <w:r w:rsidR="000B68FA" w:rsidRPr="009666D2">
              <w:rPr>
                <w:rFonts w:eastAsia="Calibri"/>
                <w:b/>
                <w:color w:val="000000" w:themeColor="text1"/>
                <w:sz w:val="17"/>
              </w:rPr>
              <w:t>.</w:t>
            </w:r>
            <w:r w:rsidR="00F12101">
              <w:rPr>
                <w:rFonts w:eastAsia="Calibri"/>
                <w:b/>
                <w:color w:val="000000" w:themeColor="text1"/>
                <w:sz w:val="17"/>
              </w:rPr>
              <w:t>9</w:t>
            </w:r>
            <w:r w:rsidRPr="009666D2">
              <w:rPr>
                <w:rFonts w:eastAsia="Calibri"/>
                <w:b/>
                <w:color w:val="000000" w:themeColor="text1"/>
                <w:sz w:val="17"/>
              </w:rPr>
              <w:t>)</w:t>
            </w:r>
          </w:p>
        </w:tc>
      </w:tr>
    </w:tbl>
    <w:p w14:paraId="1B93A217" w14:textId="77777777" w:rsidR="00725033" w:rsidRPr="00DE2C8C" w:rsidRDefault="00725033" w:rsidP="00725033">
      <w:pPr>
        <w:suppressAutoHyphens w:val="0"/>
        <w:spacing w:line="120" w:lineRule="exact"/>
        <w:rPr>
          <w:rFonts w:eastAsia="Calibri"/>
          <w:color w:val="000000" w:themeColor="text1"/>
          <w:sz w:val="10"/>
          <w14:ligatures w14:val="none"/>
        </w:rPr>
      </w:pPr>
    </w:p>
    <w:p w14:paraId="09BE1603" w14:textId="77777777" w:rsidR="00725033" w:rsidRPr="00DE2C8C" w:rsidRDefault="00725033" w:rsidP="00725033">
      <w:pPr>
        <w:suppressAutoHyphens w:val="0"/>
        <w:spacing w:line="120" w:lineRule="exact"/>
        <w:rPr>
          <w:rFonts w:eastAsia="Calibri"/>
          <w:color w:val="000000" w:themeColor="text1"/>
          <w:sz w:val="10"/>
          <w14:ligatures w14:val="none"/>
        </w:rPr>
      </w:pPr>
    </w:p>
    <w:p w14:paraId="5C5F39C5" w14:textId="77777777" w:rsidR="00725033" w:rsidRPr="00DE2C8C" w:rsidRDefault="00725033" w:rsidP="00725033">
      <w:pPr>
        <w:tabs>
          <w:tab w:val="right" w:pos="1022"/>
          <w:tab w:val="left" w:pos="1267"/>
          <w:tab w:val="left" w:pos="2218"/>
          <w:tab w:val="left" w:pos="2693"/>
          <w:tab w:val="left" w:pos="3182"/>
          <w:tab w:val="left" w:pos="3658"/>
          <w:tab w:val="left" w:pos="4133"/>
          <w:tab w:val="left" w:pos="4622"/>
          <w:tab w:val="left" w:pos="5098"/>
          <w:tab w:val="left" w:pos="5573"/>
          <w:tab w:val="left" w:pos="6048"/>
        </w:tabs>
        <w:outlineLvl w:val="1"/>
        <w:rPr>
          <w:rFonts w:eastAsia="Calibri"/>
          <w:bCs/>
          <w:color w:val="000000" w:themeColor="text1"/>
          <w14:ligatures w14:val="none"/>
        </w:rPr>
      </w:pPr>
      <w:r w:rsidRPr="00DE2C8C">
        <w:rPr>
          <w:rFonts w:eastAsia="Calibri"/>
          <w:bCs/>
          <w:color w:val="000000" w:themeColor="text1"/>
          <w14:ligatures w14:val="none"/>
        </w:rPr>
        <w:t>Table 7</w:t>
      </w:r>
    </w:p>
    <w:p w14:paraId="4C381BBF" w14:textId="545F4571" w:rsidR="00725033" w:rsidRPr="00DE2C8C" w:rsidRDefault="00725033" w:rsidP="00725033">
      <w:pPr>
        <w:tabs>
          <w:tab w:val="right" w:pos="1022"/>
          <w:tab w:val="left" w:pos="1267"/>
          <w:tab w:val="left" w:pos="2218"/>
          <w:tab w:val="left" w:pos="2693"/>
          <w:tab w:val="left" w:pos="3182"/>
          <w:tab w:val="left" w:pos="3658"/>
          <w:tab w:val="left" w:pos="4133"/>
          <w:tab w:val="left" w:pos="4622"/>
          <w:tab w:val="left" w:pos="5098"/>
          <w:tab w:val="left" w:pos="5573"/>
          <w:tab w:val="left" w:pos="6048"/>
        </w:tabs>
        <w:outlineLvl w:val="1"/>
        <w:rPr>
          <w:rFonts w:eastAsia="Calibri"/>
          <w:b/>
          <w:color w:val="000000" w:themeColor="text1"/>
          <w14:ligatures w14:val="none"/>
        </w:rPr>
      </w:pPr>
      <w:r w:rsidRPr="00DE2C8C">
        <w:rPr>
          <w:rFonts w:eastAsia="Calibri"/>
          <w:b/>
          <w:color w:val="000000" w:themeColor="text1"/>
          <w14:ligatures w14:val="none"/>
        </w:rPr>
        <w:t>Human resources</w:t>
      </w:r>
    </w:p>
    <w:p w14:paraId="1F8D5EC8" w14:textId="77777777" w:rsidR="00725033" w:rsidRDefault="00725033" w:rsidP="00725033">
      <w:pPr>
        <w:suppressAutoHyphens w:val="0"/>
        <w:spacing w:line="120" w:lineRule="exact"/>
        <w:rPr>
          <w:rFonts w:eastAsia="Calibri"/>
          <w:color w:val="000000" w:themeColor="text1"/>
          <w:sz w:val="10"/>
          <w14:ligatures w14:val="none"/>
        </w:rPr>
      </w:pPr>
    </w:p>
    <w:p w14:paraId="18BDFBE1" w14:textId="77777777" w:rsidR="00B63C0E" w:rsidRDefault="00B63C0E" w:rsidP="00725033">
      <w:pPr>
        <w:suppressAutoHyphens w:val="0"/>
        <w:spacing w:line="120" w:lineRule="exact"/>
        <w:rPr>
          <w:rFonts w:eastAsia="Calibri"/>
          <w:color w:val="000000" w:themeColor="text1"/>
          <w:sz w:val="10"/>
          <w14:ligatures w14:val="none"/>
        </w:rPr>
      </w:pPr>
    </w:p>
    <w:p w14:paraId="7E6A89D6" w14:textId="77777777" w:rsidR="00B63C0E" w:rsidRPr="009D05A7" w:rsidRDefault="00B63C0E" w:rsidP="00B63C0E">
      <w:pPr>
        <w:pStyle w:val="SingleTxt"/>
        <w:keepNext/>
        <w:keepLines/>
        <w:spacing w:after="0" w:line="120" w:lineRule="exact"/>
        <w:rPr>
          <w:sz w:val="10"/>
        </w:rPr>
      </w:pPr>
    </w:p>
    <w:p w14:paraId="5836C064" w14:textId="77777777" w:rsidR="00B63C0E" w:rsidRDefault="00B63C0E" w:rsidP="00B63C0E">
      <w:pPr>
        <w:pStyle w:val="SingleTxt"/>
        <w:spacing w:after="0" w:line="120" w:lineRule="exact"/>
        <w:ind w:left="0"/>
        <w:rPr>
          <w:rFonts w:eastAsiaTheme="minorEastAsia"/>
          <w:sz w:val="10"/>
          <w:lang w:eastAsia="zh-CN"/>
        </w:rPr>
      </w:pPr>
    </w:p>
    <w:tbl>
      <w:tblPr>
        <w:tblStyle w:val="TableGrid"/>
        <w:tblW w:w="10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57"/>
        <w:gridCol w:w="357"/>
        <w:gridCol w:w="450"/>
        <w:gridCol w:w="359"/>
        <w:gridCol w:w="360"/>
        <w:gridCol w:w="415"/>
        <w:gridCol w:w="450"/>
        <w:gridCol w:w="485"/>
        <w:gridCol w:w="455"/>
        <w:gridCol w:w="540"/>
        <w:gridCol w:w="554"/>
        <w:gridCol w:w="26"/>
        <w:gridCol w:w="72"/>
        <w:gridCol w:w="26"/>
        <w:gridCol w:w="428"/>
        <w:gridCol w:w="42"/>
        <w:gridCol w:w="454"/>
        <w:gridCol w:w="553"/>
        <w:gridCol w:w="525"/>
        <w:gridCol w:w="14"/>
        <w:gridCol w:w="6"/>
        <w:gridCol w:w="14"/>
        <w:gridCol w:w="76"/>
        <w:gridCol w:w="810"/>
        <w:gridCol w:w="11"/>
        <w:gridCol w:w="529"/>
        <w:gridCol w:w="12"/>
        <w:gridCol w:w="528"/>
        <w:gridCol w:w="12"/>
        <w:gridCol w:w="708"/>
        <w:gridCol w:w="17"/>
      </w:tblGrid>
      <w:tr w:rsidR="002A6E37" w:rsidRPr="004712E5" w14:paraId="09CB70C5" w14:textId="77777777" w:rsidTr="00974469">
        <w:trPr>
          <w:trHeight w:val="47"/>
          <w:tblHeader/>
        </w:trPr>
        <w:tc>
          <w:tcPr>
            <w:tcW w:w="1257" w:type="dxa"/>
            <w:tcBorders>
              <w:top w:val="single" w:sz="4" w:space="0" w:color="auto"/>
            </w:tcBorders>
            <w:shd w:val="clear" w:color="auto" w:fill="auto"/>
            <w:vAlign w:val="center"/>
          </w:tcPr>
          <w:p w14:paraId="79CF7AEB" w14:textId="77777777" w:rsidR="00A93CBB" w:rsidRPr="009D05A7" w:rsidRDefault="00A93CBB" w:rsidP="00EC5A3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425" w:type="dxa"/>
            <w:gridSpan w:val="10"/>
            <w:tcBorders>
              <w:top w:val="single" w:sz="4" w:space="0" w:color="auto"/>
              <w:bottom w:val="single" w:sz="4" w:space="0" w:color="auto"/>
            </w:tcBorders>
            <w:shd w:val="clear" w:color="auto" w:fill="auto"/>
            <w:vAlign w:val="center"/>
          </w:tcPr>
          <w:p w14:paraId="27AB72CC" w14:textId="77777777" w:rsidR="00A93CBB" w:rsidRPr="004712E5" w:rsidRDefault="00A93CBB" w:rsidP="00EC5A3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712E5">
              <w:rPr>
                <w:i/>
                <w:spacing w:val="0"/>
                <w:w w:val="100"/>
                <w:sz w:val="14"/>
              </w:rPr>
              <w:t>International staff</w:t>
            </w:r>
          </w:p>
        </w:tc>
        <w:tc>
          <w:tcPr>
            <w:tcW w:w="98" w:type="dxa"/>
            <w:gridSpan w:val="2"/>
            <w:tcBorders>
              <w:top w:val="single" w:sz="4" w:space="0" w:color="auto"/>
            </w:tcBorders>
            <w:shd w:val="clear" w:color="auto" w:fill="auto"/>
            <w:vAlign w:val="center"/>
          </w:tcPr>
          <w:p w14:paraId="775FC576" w14:textId="77777777" w:rsidR="00A93CBB" w:rsidRPr="004712E5" w:rsidRDefault="00A93CBB" w:rsidP="00EC5A3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gridSpan w:val="2"/>
            <w:tcBorders>
              <w:top w:val="single" w:sz="4" w:space="0" w:color="auto"/>
            </w:tcBorders>
          </w:tcPr>
          <w:p w14:paraId="30273967" w14:textId="77777777" w:rsidR="00A93CBB" w:rsidRPr="004712E5" w:rsidRDefault="00A93CBB" w:rsidP="00EC5A3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574" w:type="dxa"/>
            <w:gridSpan w:val="4"/>
            <w:tcBorders>
              <w:top w:val="single" w:sz="4" w:space="0" w:color="auto"/>
              <w:bottom w:val="single" w:sz="4" w:space="0" w:color="auto"/>
            </w:tcBorders>
            <w:shd w:val="clear" w:color="auto" w:fill="auto"/>
            <w:vAlign w:val="center"/>
          </w:tcPr>
          <w:p w14:paraId="6BD1EFDE" w14:textId="77777777" w:rsidR="00A93CBB" w:rsidRPr="004712E5" w:rsidRDefault="00A93CBB" w:rsidP="00EC5A3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712E5">
              <w:rPr>
                <w:i/>
                <w:spacing w:val="0"/>
                <w:w w:val="100"/>
                <w:sz w:val="14"/>
              </w:rPr>
              <w:t>National staff</w:t>
            </w:r>
          </w:p>
        </w:tc>
        <w:tc>
          <w:tcPr>
            <w:tcW w:w="20" w:type="dxa"/>
            <w:gridSpan w:val="2"/>
            <w:tcBorders>
              <w:top w:val="single" w:sz="4" w:space="0" w:color="auto"/>
            </w:tcBorders>
            <w:vAlign w:val="center"/>
          </w:tcPr>
          <w:p w14:paraId="6FEC147A" w14:textId="77777777" w:rsidR="00A93CBB" w:rsidRPr="004712E5" w:rsidRDefault="00A93CBB" w:rsidP="00EC5A3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80" w:type="dxa"/>
            <w:gridSpan w:val="7"/>
            <w:tcBorders>
              <w:top w:val="single" w:sz="4" w:space="0" w:color="auto"/>
              <w:bottom w:val="single" w:sz="4" w:space="0" w:color="auto"/>
            </w:tcBorders>
            <w:shd w:val="clear" w:color="auto" w:fill="auto"/>
            <w:vAlign w:val="center"/>
          </w:tcPr>
          <w:p w14:paraId="4EDA7DD6" w14:textId="77777777" w:rsidR="00A93CBB" w:rsidRPr="004712E5" w:rsidRDefault="00A93CBB" w:rsidP="00EC5A3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712E5">
              <w:rPr>
                <w:i/>
                <w:spacing w:val="0"/>
                <w:w w:val="100"/>
                <w:sz w:val="14"/>
              </w:rPr>
              <w:t>United Nations Volunteers</w:t>
            </w:r>
          </w:p>
        </w:tc>
        <w:tc>
          <w:tcPr>
            <w:tcW w:w="737" w:type="dxa"/>
            <w:gridSpan w:val="3"/>
            <w:tcBorders>
              <w:top w:val="single" w:sz="4" w:space="0" w:color="auto"/>
            </w:tcBorders>
            <w:shd w:val="clear" w:color="auto" w:fill="auto"/>
            <w:vAlign w:val="center"/>
          </w:tcPr>
          <w:p w14:paraId="2F1A5BC7" w14:textId="77777777" w:rsidR="00A93CBB" w:rsidRPr="004712E5" w:rsidRDefault="00A93CBB" w:rsidP="00EC5A3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2F0D00" w:rsidRPr="004712E5" w14:paraId="79374CA9" w14:textId="77777777" w:rsidTr="00974469">
        <w:trPr>
          <w:trHeight w:val="162"/>
          <w:tblHeader/>
        </w:trPr>
        <w:tc>
          <w:tcPr>
            <w:tcW w:w="1257" w:type="dxa"/>
            <w:tcBorders>
              <w:bottom w:val="single" w:sz="12" w:space="0" w:color="auto"/>
            </w:tcBorders>
            <w:shd w:val="clear" w:color="auto" w:fill="auto"/>
            <w:vAlign w:val="center"/>
          </w:tcPr>
          <w:p w14:paraId="2085AC5E"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7" w:type="dxa"/>
            <w:tcBorders>
              <w:top w:val="single" w:sz="4" w:space="0" w:color="auto"/>
              <w:bottom w:val="single" w:sz="12" w:space="0" w:color="auto"/>
            </w:tcBorders>
            <w:shd w:val="clear" w:color="auto" w:fill="auto"/>
            <w:vAlign w:val="center"/>
          </w:tcPr>
          <w:p w14:paraId="43325DFA"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USG</w:t>
            </w:r>
          </w:p>
        </w:tc>
        <w:tc>
          <w:tcPr>
            <w:tcW w:w="450" w:type="dxa"/>
            <w:tcBorders>
              <w:top w:val="single" w:sz="4" w:space="0" w:color="auto"/>
              <w:bottom w:val="single" w:sz="12" w:space="0" w:color="auto"/>
            </w:tcBorders>
            <w:shd w:val="clear" w:color="auto" w:fill="auto"/>
            <w:vAlign w:val="center"/>
          </w:tcPr>
          <w:p w14:paraId="7E4C12C3" w14:textId="6F0C7251"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AS</w:t>
            </w:r>
            <w:r w:rsidR="00CC6FF9">
              <w:rPr>
                <w:i/>
                <w:spacing w:val="0"/>
                <w:w w:val="100"/>
                <w:sz w:val="14"/>
              </w:rPr>
              <w:t>G</w:t>
            </w:r>
            <w:r w:rsidR="00CC6FF9" w:rsidRPr="00DE2C8C">
              <w:rPr>
                <w:rFonts w:eastAsia="Calibri"/>
                <w:i/>
                <w:iCs/>
                <w:color w:val="000000" w:themeColor="text1"/>
                <w:spacing w:val="5"/>
                <w:sz w:val="17"/>
                <w:vertAlign w:val="superscript"/>
                <w14:ligatures w14:val="none"/>
              </w:rPr>
              <w:t>a</w:t>
            </w:r>
          </w:p>
        </w:tc>
        <w:tc>
          <w:tcPr>
            <w:tcW w:w="359" w:type="dxa"/>
            <w:tcBorders>
              <w:top w:val="single" w:sz="4" w:space="0" w:color="auto"/>
              <w:bottom w:val="single" w:sz="12" w:space="0" w:color="auto"/>
            </w:tcBorders>
            <w:shd w:val="clear" w:color="auto" w:fill="auto"/>
            <w:vAlign w:val="center"/>
          </w:tcPr>
          <w:p w14:paraId="4778C5F7"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D-2</w:t>
            </w:r>
          </w:p>
        </w:tc>
        <w:tc>
          <w:tcPr>
            <w:tcW w:w="360" w:type="dxa"/>
            <w:tcBorders>
              <w:top w:val="single" w:sz="4" w:space="0" w:color="auto"/>
              <w:bottom w:val="single" w:sz="12" w:space="0" w:color="auto"/>
            </w:tcBorders>
            <w:shd w:val="clear" w:color="auto" w:fill="auto"/>
            <w:vAlign w:val="center"/>
          </w:tcPr>
          <w:p w14:paraId="7F4F69C5"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D-1</w:t>
            </w:r>
          </w:p>
        </w:tc>
        <w:tc>
          <w:tcPr>
            <w:tcW w:w="415" w:type="dxa"/>
            <w:tcBorders>
              <w:top w:val="single" w:sz="4" w:space="0" w:color="auto"/>
              <w:bottom w:val="single" w:sz="12" w:space="0" w:color="auto"/>
            </w:tcBorders>
            <w:shd w:val="clear" w:color="auto" w:fill="auto"/>
            <w:vAlign w:val="bottom"/>
          </w:tcPr>
          <w:p w14:paraId="2499B0FD" w14:textId="7696AFC2"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rFonts w:eastAsia="Calibri"/>
                <w:i/>
                <w:color w:val="000000" w:themeColor="text1"/>
                <w:spacing w:val="0"/>
                <w:sz w:val="13"/>
                <w:szCs w:val="13"/>
              </w:rPr>
              <w:t>P-5</w:t>
            </w:r>
            <w:r w:rsidRPr="004712E5">
              <w:rPr>
                <w:rFonts w:eastAsia="Calibri"/>
                <w:i/>
                <w:color w:val="000000" w:themeColor="text1"/>
                <w:spacing w:val="0"/>
                <w:sz w:val="13"/>
                <w:szCs w:val="13"/>
                <w:vertAlign w:val="superscript"/>
              </w:rPr>
              <w:t>b</w:t>
            </w:r>
          </w:p>
        </w:tc>
        <w:tc>
          <w:tcPr>
            <w:tcW w:w="450" w:type="dxa"/>
            <w:tcBorders>
              <w:top w:val="single" w:sz="4" w:space="0" w:color="auto"/>
              <w:bottom w:val="single" w:sz="12" w:space="0" w:color="auto"/>
            </w:tcBorders>
            <w:shd w:val="clear" w:color="auto" w:fill="auto"/>
            <w:vAlign w:val="bottom"/>
          </w:tcPr>
          <w:p w14:paraId="3727AEA8" w14:textId="235EC43D"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rFonts w:eastAsia="Calibri"/>
                <w:i/>
                <w:color w:val="000000" w:themeColor="text1"/>
                <w:spacing w:val="0"/>
                <w:sz w:val="13"/>
                <w:szCs w:val="13"/>
              </w:rPr>
              <w:t>P-4</w:t>
            </w:r>
            <w:r w:rsidRPr="004712E5">
              <w:rPr>
                <w:rFonts w:eastAsia="Calibri"/>
                <w:i/>
                <w:color w:val="000000" w:themeColor="text1"/>
                <w:spacing w:val="0"/>
                <w:sz w:val="13"/>
                <w:szCs w:val="13"/>
                <w:vertAlign w:val="superscript"/>
              </w:rPr>
              <w:t xml:space="preserve"> b</w:t>
            </w:r>
          </w:p>
        </w:tc>
        <w:tc>
          <w:tcPr>
            <w:tcW w:w="485" w:type="dxa"/>
            <w:tcBorders>
              <w:top w:val="single" w:sz="4" w:space="0" w:color="auto"/>
              <w:bottom w:val="single" w:sz="12" w:space="0" w:color="auto"/>
            </w:tcBorders>
            <w:shd w:val="clear" w:color="auto" w:fill="auto"/>
            <w:vAlign w:val="center"/>
          </w:tcPr>
          <w:p w14:paraId="08642738"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P-3</w:t>
            </w:r>
          </w:p>
        </w:tc>
        <w:tc>
          <w:tcPr>
            <w:tcW w:w="455" w:type="dxa"/>
            <w:tcBorders>
              <w:top w:val="single" w:sz="4" w:space="0" w:color="auto"/>
              <w:bottom w:val="single" w:sz="12" w:space="0" w:color="auto"/>
            </w:tcBorders>
            <w:shd w:val="clear" w:color="auto" w:fill="auto"/>
            <w:vAlign w:val="center"/>
          </w:tcPr>
          <w:p w14:paraId="05414E10"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P-2</w:t>
            </w:r>
          </w:p>
        </w:tc>
        <w:tc>
          <w:tcPr>
            <w:tcW w:w="540" w:type="dxa"/>
            <w:tcBorders>
              <w:top w:val="single" w:sz="4" w:space="0" w:color="auto"/>
              <w:bottom w:val="single" w:sz="12" w:space="0" w:color="auto"/>
            </w:tcBorders>
            <w:shd w:val="clear" w:color="auto" w:fill="auto"/>
            <w:vAlign w:val="center"/>
          </w:tcPr>
          <w:p w14:paraId="355C7090"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FS</w:t>
            </w:r>
          </w:p>
        </w:tc>
        <w:tc>
          <w:tcPr>
            <w:tcW w:w="580" w:type="dxa"/>
            <w:gridSpan w:val="2"/>
            <w:tcBorders>
              <w:bottom w:val="single" w:sz="12" w:space="0" w:color="auto"/>
            </w:tcBorders>
            <w:shd w:val="clear" w:color="auto" w:fill="auto"/>
            <w:vAlign w:val="center"/>
          </w:tcPr>
          <w:p w14:paraId="3657195B"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Subtotal</w:t>
            </w:r>
          </w:p>
        </w:tc>
        <w:tc>
          <w:tcPr>
            <w:tcW w:w="98" w:type="dxa"/>
            <w:gridSpan w:val="2"/>
            <w:tcBorders>
              <w:bottom w:val="single" w:sz="12" w:space="0" w:color="auto"/>
            </w:tcBorders>
            <w:shd w:val="clear" w:color="auto" w:fill="auto"/>
            <w:vAlign w:val="center"/>
          </w:tcPr>
          <w:p w14:paraId="4674981E"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01FC8B7F" w14:textId="36634893"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712E5">
              <w:rPr>
                <w:rFonts w:eastAsia="Calibri"/>
                <w:i/>
                <w:color w:val="000000" w:themeColor="text1"/>
                <w:spacing w:val="0"/>
                <w:sz w:val="13"/>
                <w:szCs w:val="13"/>
              </w:rPr>
              <w:t>NPO</w:t>
            </w:r>
            <w:r w:rsidRPr="004712E5">
              <w:rPr>
                <w:rFonts w:eastAsia="Calibri"/>
                <w:i/>
                <w:color w:val="000000" w:themeColor="text1"/>
                <w:spacing w:val="0"/>
                <w:sz w:val="13"/>
                <w:szCs w:val="13"/>
                <w:vertAlign w:val="superscript"/>
              </w:rPr>
              <w:t xml:space="preserve"> b</w:t>
            </w:r>
            <w:r w:rsidRPr="004712E5">
              <w:rPr>
                <w:i/>
                <w:spacing w:val="0"/>
                <w:w w:val="100"/>
                <w:sz w:val="14"/>
              </w:rPr>
              <w:t xml:space="preserve"> </w:t>
            </w:r>
          </w:p>
        </w:tc>
        <w:tc>
          <w:tcPr>
            <w:tcW w:w="454" w:type="dxa"/>
            <w:tcBorders>
              <w:top w:val="single" w:sz="4" w:space="0" w:color="auto"/>
              <w:bottom w:val="single" w:sz="12" w:space="0" w:color="auto"/>
            </w:tcBorders>
            <w:vAlign w:val="center"/>
          </w:tcPr>
          <w:p w14:paraId="50803D62"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GS</w:t>
            </w:r>
          </w:p>
        </w:tc>
        <w:tc>
          <w:tcPr>
            <w:tcW w:w="553" w:type="dxa"/>
            <w:tcBorders>
              <w:top w:val="single" w:sz="4" w:space="0" w:color="auto"/>
              <w:bottom w:val="single" w:sz="12" w:space="0" w:color="auto"/>
            </w:tcBorders>
            <w:shd w:val="clear" w:color="auto" w:fill="auto"/>
            <w:vAlign w:val="center"/>
          </w:tcPr>
          <w:p w14:paraId="62BFC5EC" w14:textId="15FD625D"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712E5">
              <w:rPr>
                <w:rFonts w:eastAsia="Calibri"/>
                <w:i/>
                <w:color w:val="000000" w:themeColor="text1"/>
                <w:spacing w:val="0"/>
                <w:sz w:val="13"/>
                <w:szCs w:val="13"/>
              </w:rPr>
              <w:t>LL</w:t>
            </w:r>
            <w:r w:rsidRPr="004712E5">
              <w:rPr>
                <w:rFonts w:eastAsia="Calibri"/>
                <w:i/>
                <w:color w:val="000000" w:themeColor="text1"/>
                <w:spacing w:val="0"/>
                <w:sz w:val="13"/>
                <w:szCs w:val="13"/>
                <w:vertAlign w:val="superscript"/>
              </w:rPr>
              <w:t xml:space="preserve"> b</w:t>
            </w:r>
          </w:p>
        </w:tc>
        <w:tc>
          <w:tcPr>
            <w:tcW w:w="539" w:type="dxa"/>
            <w:gridSpan w:val="2"/>
            <w:tcBorders>
              <w:top w:val="single" w:sz="4" w:space="0" w:color="auto"/>
              <w:bottom w:val="single" w:sz="12" w:space="0" w:color="auto"/>
            </w:tcBorders>
            <w:vAlign w:val="center"/>
          </w:tcPr>
          <w:p w14:paraId="7218E019"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Subtotal</w:t>
            </w:r>
          </w:p>
        </w:tc>
        <w:tc>
          <w:tcPr>
            <w:tcW w:w="20" w:type="dxa"/>
            <w:gridSpan w:val="2"/>
            <w:tcBorders>
              <w:bottom w:val="single" w:sz="12" w:space="0" w:color="auto"/>
            </w:tcBorders>
            <w:vAlign w:val="center"/>
          </w:tcPr>
          <w:p w14:paraId="3F5A1877"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97" w:type="dxa"/>
            <w:gridSpan w:val="3"/>
            <w:tcBorders>
              <w:top w:val="single" w:sz="4" w:space="0" w:color="auto"/>
              <w:bottom w:val="single" w:sz="12" w:space="0" w:color="auto"/>
            </w:tcBorders>
            <w:shd w:val="clear" w:color="auto" w:fill="auto"/>
            <w:vAlign w:val="center"/>
          </w:tcPr>
          <w:p w14:paraId="7E6970F5"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712E5">
              <w:rPr>
                <w:i/>
                <w:spacing w:val="0"/>
                <w:w w:val="100"/>
                <w:sz w:val="14"/>
                <w:szCs w:val="14"/>
              </w:rPr>
              <w:t>International</w:t>
            </w:r>
          </w:p>
        </w:tc>
        <w:tc>
          <w:tcPr>
            <w:tcW w:w="541" w:type="dxa"/>
            <w:gridSpan w:val="2"/>
            <w:tcBorders>
              <w:top w:val="single" w:sz="4" w:space="0" w:color="auto"/>
              <w:bottom w:val="single" w:sz="12" w:space="0" w:color="auto"/>
            </w:tcBorders>
            <w:vAlign w:val="center"/>
          </w:tcPr>
          <w:p w14:paraId="2E1F5E24"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712E5">
              <w:rPr>
                <w:i/>
                <w:spacing w:val="0"/>
                <w:w w:val="100"/>
                <w:sz w:val="14"/>
                <w:szCs w:val="14"/>
              </w:rPr>
              <w:t>National</w:t>
            </w:r>
          </w:p>
        </w:tc>
        <w:tc>
          <w:tcPr>
            <w:tcW w:w="540" w:type="dxa"/>
            <w:gridSpan w:val="2"/>
            <w:tcBorders>
              <w:top w:val="single" w:sz="4" w:space="0" w:color="auto"/>
              <w:bottom w:val="single" w:sz="12" w:space="0" w:color="auto"/>
            </w:tcBorders>
            <w:vAlign w:val="center"/>
          </w:tcPr>
          <w:p w14:paraId="046B5DBA"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Subtotal</w:t>
            </w:r>
          </w:p>
        </w:tc>
        <w:tc>
          <w:tcPr>
            <w:tcW w:w="725" w:type="dxa"/>
            <w:gridSpan w:val="2"/>
            <w:tcBorders>
              <w:bottom w:val="single" w:sz="12" w:space="0" w:color="auto"/>
            </w:tcBorders>
            <w:shd w:val="clear" w:color="auto" w:fill="auto"/>
            <w:vAlign w:val="center"/>
          </w:tcPr>
          <w:p w14:paraId="25F76976"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Total</w:t>
            </w:r>
          </w:p>
        </w:tc>
      </w:tr>
      <w:tr w:rsidR="002A6E37" w:rsidRPr="004712E5" w14:paraId="0862E4BE" w14:textId="77777777" w:rsidTr="00974469">
        <w:trPr>
          <w:trHeight w:hRule="exact" w:val="381"/>
          <w:tblHeader/>
        </w:trPr>
        <w:tc>
          <w:tcPr>
            <w:tcW w:w="1257" w:type="dxa"/>
            <w:tcBorders>
              <w:top w:val="single" w:sz="12" w:space="0" w:color="auto"/>
            </w:tcBorders>
            <w:shd w:val="clear" w:color="auto" w:fill="auto"/>
            <w:vAlign w:val="center"/>
          </w:tcPr>
          <w:p w14:paraId="4830B8B9"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712E5">
              <w:rPr>
                <w:bCs/>
                <w:sz w:val="17"/>
              </w:rPr>
              <w:t>Approved 2025</w:t>
            </w:r>
          </w:p>
        </w:tc>
        <w:tc>
          <w:tcPr>
            <w:tcW w:w="357" w:type="dxa"/>
            <w:tcBorders>
              <w:top w:val="single" w:sz="12" w:space="0" w:color="auto"/>
            </w:tcBorders>
            <w:shd w:val="clear" w:color="auto" w:fill="auto"/>
            <w:vAlign w:val="bottom"/>
          </w:tcPr>
          <w:p w14:paraId="102B7C22" w14:textId="3737C183"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rFonts w:eastAsia="Calibri"/>
                <w:color w:val="000000" w:themeColor="text1"/>
                <w:spacing w:val="0"/>
                <w:sz w:val="17"/>
              </w:rPr>
              <w:t>1</w:t>
            </w:r>
          </w:p>
        </w:tc>
        <w:tc>
          <w:tcPr>
            <w:tcW w:w="450" w:type="dxa"/>
            <w:tcBorders>
              <w:top w:val="single" w:sz="12" w:space="0" w:color="auto"/>
            </w:tcBorders>
            <w:shd w:val="clear" w:color="auto" w:fill="auto"/>
            <w:vAlign w:val="bottom"/>
          </w:tcPr>
          <w:p w14:paraId="6F45DF8B" w14:textId="481CABEA"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rFonts w:eastAsia="Calibri"/>
                <w:color w:val="000000" w:themeColor="text1"/>
                <w:spacing w:val="0"/>
                <w:sz w:val="17"/>
              </w:rPr>
              <w:t>2</w:t>
            </w:r>
          </w:p>
        </w:tc>
        <w:tc>
          <w:tcPr>
            <w:tcW w:w="359" w:type="dxa"/>
            <w:tcBorders>
              <w:top w:val="single" w:sz="12" w:space="0" w:color="auto"/>
            </w:tcBorders>
            <w:shd w:val="clear" w:color="auto" w:fill="auto"/>
            <w:vAlign w:val="bottom"/>
          </w:tcPr>
          <w:p w14:paraId="669DC45D" w14:textId="74DC2978"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rFonts w:eastAsia="Calibri"/>
                <w:color w:val="000000" w:themeColor="text1"/>
                <w:spacing w:val="0"/>
                <w:sz w:val="17"/>
              </w:rPr>
              <w:t>1</w:t>
            </w:r>
          </w:p>
        </w:tc>
        <w:tc>
          <w:tcPr>
            <w:tcW w:w="360" w:type="dxa"/>
            <w:tcBorders>
              <w:top w:val="single" w:sz="12" w:space="0" w:color="auto"/>
            </w:tcBorders>
            <w:shd w:val="clear" w:color="auto" w:fill="auto"/>
            <w:vAlign w:val="bottom"/>
          </w:tcPr>
          <w:p w14:paraId="4D832124" w14:textId="6E741F03"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rFonts w:eastAsia="Calibri"/>
                <w:color w:val="000000" w:themeColor="text1"/>
                <w:spacing w:val="0"/>
                <w:sz w:val="17"/>
              </w:rPr>
              <w:t>5</w:t>
            </w:r>
          </w:p>
        </w:tc>
        <w:tc>
          <w:tcPr>
            <w:tcW w:w="415" w:type="dxa"/>
            <w:tcBorders>
              <w:top w:val="single" w:sz="12" w:space="0" w:color="auto"/>
            </w:tcBorders>
            <w:shd w:val="clear" w:color="auto" w:fill="auto"/>
            <w:vAlign w:val="bottom"/>
          </w:tcPr>
          <w:p w14:paraId="3A9B377F" w14:textId="018C9EE6"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rFonts w:eastAsia="Calibri"/>
                <w:color w:val="000000" w:themeColor="text1"/>
                <w:spacing w:val="0"/>
                <w:sz w:val="17"/>
              </w:rPr>
              <w:t>27</w:t>
            </w:r>
          </w:p>
        </w:tc>
        <w:tc>
          <w:tcPr>
            <w:tcW w:w="450" w:type="dxa"/>
            <w:tcBorders>
              <w:top w:val="single" w:sz="12" w:space="0" w:color="auto"/>
            </w:tcBorders>
            <w:shd w:val="clear" w:color="auto" w:fill="auto"/>
            <w:vAlign w:val="bottom"/>
          </w:tcPr>
          <w:p w14:paraId="6FACDFAC" w14:textId="652DB6C0"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rFonts w:eastAsia="Calibri"/>
                <w:color w:val="000000" w:themeColor="text1"/>
                <w:spacing w:val="0"/>
                <w:sz w:val="17"/>
              </w:rPr>
              <w:t>54</w:t>
            </w:r>
          </w:p>
        </w:tc>
        <w:tc>
          <w:tcPr>
            <w:tcW w:w="485" w:type="dxa"/>
            <w:tcBorders>
              <w:top w:val="single" w:sz="12" w:space="0" w:color="auto"/>
            </w:tcBorders>
            <w:shd w:val="clear" w:color="auto" w:fill="auto"/>
            <w:vAlign w:val="bottom"/>
          </w:tcPr>
          <w:p w14:paraId="560DAFD6" w14:textId="247B04D5"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rFonts w:eastAsia="Calibri"/>
                <w:color w:val="000000" w:themeColor="text1"/>
                <w:spacing w:val="0"/>
                <w:sz w:val="17"/>
              </w:rPr>
              <w:t>54</w:t>
            </w:r>
          </w:p>
        </w:tc>
        <w:tc>
          <w:tcPr>
            <w:tcW w:w="455" w:type="dxa"/>
            <w:tcBorders>
              <w:top w:val="single" w:sz="12" w:space="0" w:color="auto"/>
            </w:tcBorders>
            <w:shd w:val="clear" w:color="auto" w:fill="auto"/>
            <w:vAlign w:val="bottom"/>
          </w:tcPr>
          <w:p w14:paraId="661F8360" w14:textId="1196F13A"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rFonts w:eastAsia="Calibri"/>
                <w:color w:val="000000" w:themeColor="text1"/>
                <w:spacing w:val="0"/>
                <w:sz w:val="17"/>
              </w:rPr>
              <w:t>5</w:t>
            </w:r>
          </w:p>
        </w:tc>
        <w:tc>
          <w:tcPr>
            <w:tcW w:w="540" w:type="dxa"/>
            <w:tcBorders>
              <w:top w:val="single" w:sz="12" w:space="0" w:color="auto"/>
            </w:tcBorders>
            <w:shd w:val="clear" w:color="auto" w:fill="auto"/>
            <w:vAlign w:val="bottom"/>
          </w:tcPr>
          <w:p w14:paraId="61FFE386" w14:textId="2E040FF6" w:rsidR="00A93CBB" w:rsidRPr="004712E5" w:rsidRDefault="00A93CBB" w:rsidP="004A232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r w:rsidRPr="004712E5">
              <w:rPr>
                <w:rFonts w:eastAsia="Calibri"/>
                <w:color w:val="000000" w:themeColor="text1"/>
                <w:spacing w:val="0"/>
                <w:sz w:val="17"/>
              </w:rPr>
              <w:t>132</w:t>
            </w:r>
          </w:p>
        </w:tc>
        <w:tc>
          <w:tcPr>
            <w:tcW w:w="580" w:type="dxa"/>
            <w:gridSpan w:val="2"/>
            <w:tcBorders>
              <w:top w:val="single" w:sz="12" w:space="0" w:color="auto"/>
            </w:tcBorders>
            <w:shd w:val="clear" w:color="auto" w:fill="auto"/>
            <w:vAlign w:val="bottom"/>
          </w:tcPr>
          <w:p w14:paraId="30C869DE" w14:textId="2ECA825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712E5">
              <w:rPr>
                <w:rFonts w:eastAsia="Calibri"/>
                <w:color w:val="000000" w:themeColor="text1"/>
                <w:spacing w:val="0"/>
                <w:sz w:val="17"/>
              </w:rPr>
              <w:t>281</w:t>
            </w:r>
          </w:p>
        </w:tc>
        <w:tc>
          <w:tcPr>
            <w:tcW w:w="98" w:type="dxa"/>
            <w:gridSpan w:val="2"/>
            <w:tcBorders>
              <w:top w:val="single" w:sz="12" w:space="0" w:color="auto"/>
            </w:tcBorders>
            <w:shd w:val="clear" w:color="auto" w:fill="auto"/>
            <w:vAlign w:val="center"/>
          </w:tcPr>
          <w:p w14:paraId="1392297E"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bottom"/>
          </w:tcPr>
          <w:p w14:paraId="694E70F5" w14:textId="57818269"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rFonts w:eastAsia="Calibri"/>
                <w:color w:val="000000" w:themeColor="text1"/>
                <w:spacing w:val="0"/>
                <w:sz w:val="17"/>
              </w:rPr>
              <w:t>128</w:t>
            </w:r>
          </w:p>
        </w:tc>
        <w:tc>
          <w:tcPr>
            <w:tcW w:w="454" w:type="dxa"/>
            <w:tcBorders>
              <w:top w:val="single" w:sz="12" w:space="0" w:color="auto"/>
            </w:tcBorders>
            <w:vAlign w:val="bottom"/>
          </w:tcPr>
          <w:p w14:paraId="01504AF6" w14:textId="22E718A4"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712E5">
              <w:rPr>
                <w:rFonts w:eastAsia="Calibri"/>
                <w:color w:val="000000" w:themeColor="text1"/>
                <w:spacing w:val="0"/>
                <w:sz w:val="17"/>
              </w:rPr>
              <w:t>1</w:t>
            </w:r>
          </w:p>
        </w:tc>
        <w:tc>
          <w:tcPr>
            <w:tcW w:w="553" w:type="dxa"/>
            <w:tcBorders>
              <w:top w:val="single" w:sz="12" w:space="0" w:color="auto"/>
            </w:tcBorders>
            <w:shd w:val="clear" w:color="auto" w:fill="auto"/>
            <w:vAlign w:val="bottom"/>
          </w:tcPr>
          <w:p w14:paraId="00587EB0" w14:textId="77BC62B9" w:rsidR="00A93CBB" w:rsidRPr="004712E5" w:rsidRDefault="00357B33" w:rsidP="004A232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28" w:right="40"/>
              <w:jc w:val="right"/>
              <w:rPr>
                <w:sz w:val="17"/>
              </w:rPr>
            </w:pPr>
            <w:r w:rsidRPr="004712E5">
              <w:rPr>
                <w:rFonts w:eastAsia="Calibri"/>
                <w:color w:val="000000" w:themeColor="text1"/>
                <w:spacing w:val="0"/>
                <w:sz w:val="17"/>
              </w:rPr>
              <w:t>62</w:t>
            </w:r>
            <w:r>
              <w:rPr>
                <w:rFonts w:eastAsia="Calibri"/>
                <w:color w:val="000000" w:themeColor="text1"/>
                <w:spacing w:val="0"/>
                <w:sz w:val="17"/>
              </w:rPr>
              <w:t>4</w:t>
            </w:r>
          </w:p>
        </w:tc>
        <w:tc>
          <w:tcPr>
            <w:tcW w:w="539" w:type="dxa"/>
            <w:gridSpan w:val="2"/>
            <w:tcBorders>
              <w:top w:val="single" w:sz="12" w:space="0" w:color="auto"/>
            </w:tcBorders>
            <w:vAlign w:val="bottom"/>
          </w:tcPr>
          <w:p w14:paraId="5E00C5B5" w14:textId="082744B2"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4712E5">
              <w:rPr>
                <w:rFonts w:eastAsia="Calibri"/>
                <w:color w:val="000000" w:themeColor="text1"/>
                <w:spacing w:val="0"/>
                <w:sz w:val="17"/>
              </w:rPr>
              <w:t>753</w:t>
            </w:r>
          </w:p>
        </w:tc>
        <w:tc>
          <w:tcPr>
            <w:tcW w:w="20" w:type="dxa"/>
            <w:gridSpan w:val="2"/>
            <w:tcBorders>
              <w:top w:val="single" w:sz="12" w:space="0" w:color="auto"/>
            </w:tcBorders>
            <w:vAlign w:val="center"/>
          </w:tcPr>
          <w:p w14:paraId="5EAD96B1" w14:textId="7777777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712E5">
              <w:rPr>
                <w:spacing w:val="2"/>
                <w:w w:val="101"/>
                <w:sz w:val="17"/>
              </w:rPr>
              <w:t>–</w:t>
            </w:r>
          </w:p>
        </w:tc>
        <w:tc>
          <w:tcPr>
            <w:tcW w:w="897" w:type="dxa"/>
            <w:gridSpan w:val="3"/>
            <w:tcBorders>
              <w:top w:val="single" w:sz="12" w:space="0" w:color="auto"/>
            </w:tcBorders>
            <w:shd w:val="clear" w:color="auto" w:fill="auto"/>
            <w:vAlign w:val="bottom"/>
          </w:tcPr>
          <w:p w14:paraId="447AE1E3" w14:textId="06F70780"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rFonts w:eastAsia="Calibri"/>
                <w:color w:val="000000" w:themeColor="text1"/>
                <w:spacing w:val="0"/>
                <w:sz w:val="17"/>
              </w:rPr>
              <w:t>75</w:t>
            </w:r>
          </w:p>
        </w:tc>
        <w:tc>
          <w:tcPr>
            <w:tcW w:w="541" w:type="dxa"/>
            <w:gridSpan w:val="2"/>
            <w:tcBorders>
              <w:top w:val="single" w:sz="12" w:space="0" w:color="auto"/>
            </w:tcBorders>
            <w:vAlign w:val="bottom"/>
          </w:tcPr>
          <w:p w14:paraId="39389649" w14:textId="40F39403"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712E5">
              <w:rPr>
                <w:rFonts w:eastAsia="Calibri"/>
                <w:color w:val="000000" w:themeColor="text1"/>
                <w:spacing w:val="0"/>
                <w:sz w:val="17"/>
              </w:rPr>
              <w:t>27</w:t>
            </w:r>
          </w:p>
        </w:tc>
        <w:tc>
          <w:tcPr>
            <w:tcW w:w="540" w:type="dxa"/>
            <w:gridSpan w:val="2"/>
            <w:tcBorders>
              <w:top w:val="single" w:sz="12" w:space="0" w:color="auto"/>
            </w:tcBorders>
            <w:vAlign w:val="bottom"/>
          </w:tcPr>
          <w:p w14:paraId="4AEA39AC" w14:textId="271E1427" w:rsidR="00A93CBB" w:rsidRPr="004712E5" w:rsidRDefault="00A93CBB" w:rsidP="00A93CB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712E5">
              <w:rPr>
                <w:rFonts w:eastAsia="Calibri"/>
                <w:color w:val="000000" w:themeColor="text1"/>
                <w:spacing w:val="0"/>
                <w:sz w:val="17"/>
              </w:rPr>
              <w:t>102</w:t>
            </w:r>
          </w:p>
        </w:tc>
        <w:tc>
          <w:tcPr>
            <w:tcW w:w="725" w:type="dxa"/>
            <w:gridSpan w:val="2"/>
            <w:tcBorders>
              <w:top w:val="single" w:sz="12" w:space="0" w:color="auto"/>
            </w:tcBorders>
            <w:shd w:val="clear" w:color="auto" w:fill="auto"/>
            <w:vAlign w:val="bottom"/>
          </w:tcPr>
          <w:p w14:paraId="16B35C72" w14:textId="3FF0E359" w:rsidR="00A93CBB" w:rsidRPr="004712E5" w:rsidRDefault="00A93CBB" w:rsidP="004A232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rFonts w:eastAsiaTheme="minorEastAsia"/>
                <w:sz w:val="17"/>
                <w:lang w:eastAsia="zh-CN"/>
              </w:rPr>
            </w:pPr>
            <w:r w:rsidRPr="004712E5">
              <w:rPr>
                <w:rFonts w:eastAsia="Calibri"/>
                <w:color w:val="000000" w:themeColor="text1"/>
                <w:spacing w:val="0"/>
                <w:sz w:val="17"/>
              </w:rPr>
              <w:t>1 136</w:t>
            </w:r>
          </w:p>
        </w:tc>
      </w:tr>
      <w:tr w:rsidR="00913802" w:rsidRPr="004712E5" w14:paraId="0444AD13" w14:textId="77777777" w:rsidTr="00974469">
        <w:tc>
          <w:tcPr>
            <w:tcW w:w="1257" w:type="dxa"/>
            <w:tcBorders>
              <w:bottom w:val="single" w:sz="4" w:space="0" w:color="auto"/>
            </w:tcBorders>
            <w:shd w:val="clear" w:color="auto" w:fill="auto"/>
            <w:vAlign w:val="center"/>
          </w:tcPr>
          <w:p w14:paraId="42AF1DA8" w14:textId="77777777"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712E5">
              <w:rPr>
                <w:bCs/>
                <w:sz w:val="17"/>
              </w:rPr>
              <w:t>Proposed 2026</w:t>
            </w:r>
          </w:p>
        </w:tc>
        <w:tc>
          <w:tcPr>
            <w:tcW w:w="357" w:type="dxa"/>
            <w:tcBorders>
              <w:bottom w:val="single" w:sz="4" w:space="0" w:color="auto"/>
            </w:tcBorders>
            <w:shd w:val="clear" w:color="auto" w:fill="auto"/>
            <w:vAlign w:val="bottom"/>
          </w:tcPr>
          <w:p w14:paraId="5311817C" w14:textId="074B7A70"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712E5">
              <w:rPr>
                <w:rFonts w:eastAsia="Calibri"/>
                <w:color w:val="000000" w:themeColor="text1"/>
                <w:spacing w:val="0"/>
                <w:sz w:val="17"/>
              </w:rPr>
              <w:t>1</w:t>
            </w:r>
          </w:p>
        </w:tc>
        <w:tc>
          <w:tcPr>
            <w:tcW w:w="450" w:type="dxa"/>
            <w:tcBorders>
              <w:bottom w:val="single" w:sz="4" w:space="0" w:color="auto"/>
            </w:tcBorders>
            <w:shd w:val="clear" w:color="auto" w:fill="auto"/>
            <w:vAlign w:val="bottom"/>
          </w:tcPr>
          <w:p w14:paraId="61A14883" w14:textId="4C1ECE9B"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712E5">
              <w:rPr>
                <w:rFonts w:eastAsia="Calibri"/>
                <w:color w:val="000000" w:themeColor="text1"/>
                <w:spacing w:val="0"/>
                <w:sz w:val="17"/>
              </w:rPr>
              <w:t>2</w:t>
            </w:r>
          </w:p>
        </w:tc>
        <w:tc>
          <w:tcPr>
            <w:tcW w:w="359" w:type="dxa"/>
            <w:tcBorders>
              <w:bottom w:val="single" w:sz="4" w:space="0" w:color="auto"/>
            </w:tcBorders>
            <w:shd w:val="clear" w:color="auto" w:fill="auto"/>
            <w:vAlign w:val="bottom"/>
          </w:tcPr>
          <w:p w14:paraId="0367BAF6" w14:textId="06490708"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712E5">
              <w:rPr>
                <w:rFonts w:eastAsia="Calibri"/>
                <w:color w:val="000000" w:themeColor="text1"/>
                <w:spacing w:val="0"/>
                <w:sz w:val="17"/>
              </w:rPr>
              <w:t>1</w:t>
            </w:r>
          </w:p>
        </w:tc>
        <w:tc>
          <w:tcPr>
            <w:tcW w:w="360" w:type="dxa"/>
            <w:tcBorders>
              <w:bottom w:val="single" w:sz="4" w:space="0" w:color="auto"/>
            </w:tcBorders>
            <w:shd w:val="clear" w:color="auto" w:fill="auto"/>
            <w:vAlign w:val="bottom"/>
          </w:tcPr>
          <w:p w14:paraId="3D7C1C06" w14:textId="1365BBEA"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712E5">
              <w:rPr>
                <w:rFonts w:eastAsia="Calibri"/>
                <w:color w:val="000000" w:themeColor="text1"/>
                <w:spacing w:val="0"/>
                <w:sz w:val="17"/>
              </w:rPr>
              <w:t>5</w:t>
            </w:r>
          </w:p>
        </w:tc>
        <w:tc>
          <w:tcPr>
            <w:tcW w:w="415" w:type="dxa"/>
            <w:tcBorders>
              <w:bottom w:val="single" w:sz="4" w:space="0" w:color="auto"/>
            </w:tcBorders>
            <w:shd w:val="clear" w:color="auto" w:fill="auto"/>
            <w:vAlign w:val="center"/>
          </w:tcPr>
          <w:p w14:paraId="5D4BF5E8" w14:textId="04A45F67"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color w:val="000000"/>
                <w:sz w:val="17"/>
                <w:szCs w:val="17"/>
              </w:rPr>
              <w:t>26</w:t>
            </w:r>
          </w:p>
        </w:tc>
        <w:tc>
          <w:tcPr>
            <w:tcW w:w="450" w:type="dxa"/>
            <w:tcBorders>
              <w:bottom w:val="single" w:sz="4" w:space="0" w:color="auto"/>
            </w:tcBorders>
            <w:shd w:val="clear" w:color="auto" w:fill="auto"/>
            <w:vAlign w:val="center"/>
          </w:tcPr>
          <w:p w14:paraId="4625BC6B" w14:textId="30ECA4FF"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color w:val="000000"/>
                <w:sz w:val="17"/>
                <w:szCs w:val="17"/>
              </w:rPr>
              <w:t>55</w:t>
            </w:r>
          </w:p>
        </w:tc>
        <w:tc>
          <w:tcPr>
            <w:tcW w:w="485" w:type="dxa"/>
            <w:tcBorders>
              <w:bottom w:val="single" w:sz="4" w:space="0" w:color="auto"/>
            </w:tcBorders>
            <w:shd w:val="clear" w:color="auto" w:fill="auto"/>
            <w:vAlign w:val="center"/>
          </w:tcPr>
          <w:p w14:paraId="30BA275E" w14:textId="0182956B"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color w:val="000000"/>
                <w:sz w:val="17"/>
                <w:szCs w:val="17"/>
              </w:rPr>
              <w:t>55</w:t>
            </w:r>
          </w:p>
        </w:tc>
        <w:tc>
          <w:tcPr>
            <w:tcW w:w="455" w:type="dxa"/>
            <w:tcBorders>
              <w:bottom w:val="single" w:sz="4" w:space="0" w:color="auto"/>
            </w:tcBorders>
            <w:shd w:val="clear" w:color="auto" w:fill="auto"/>
            <w:vAlign w:val="center"/>
          </w:tcPr>
          <w:p w14:paraId="70851A76" w14:textId="09AAE7FE"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color w:val="000000"/>
                <w:sz w:val="17"/>
                <w:szCs w:val="17"/>
              </w:rPr>
              <w:t>5</w:t>
            </w:r>
          </w:p>
        </w:tc>
        <w:tc>
          <w:tcPr>
            <w:tcW w:w="540" w:type="dxa"/>
            <w:tcBorders>
              <w:bottom w:val="single" w:sz="4" w:space="0" w:color="auto"/>
            </w:tcBorders>
            <w:shd w:val="clear" w:color="auto" w:fill="auto"/>
            <w:vAlign w:val="center"/>
          </w:tcPr>
          <w:p w14:paraId="3D550E7D" w14:textId="1FDCD4BB"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color w:val="000000"/>
                <w:sz w:val="17"/>
                <w:szCs w:val="17"/>
              </w:rPr>
              <w:t>125</w:t>
            </w:r>
          </w:p>
        </w:tc>
        <w:tc>
          <w:tcPr>
            <w:tcW w:w="580" w:type="dxa"/>
            <w:gridSpan w:val="2"/>
            <w:tcBorders>
              <w:bottom w:val="single" w:sz="4" w:space="0" w:color="auto"/>
            </w:tcBorders>
            <w:shd w:val="clear" w:color="auto" w:fill="auto"/>
            <w:vAlign w:val="center"/>
          </w:tcPr>
          <w:p w14:paraId="0319A15D" w14:textId="3FF617C7"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color w:val="000000"/>
                <w:sz w:val="17"/>
                <w:szCs w:val="17"/>
              </w:rPr>
              <w:t>275</w:t>
            </w:r>
          </w:p>
        </w:tc>
        <w:tc>
          <w:tcPr>
            <w:tcW w:w="98" w:type="dxa"/>
            <w:gridSpan w:val="2"/>
            <w:tcBorders>
              <w:bottom w:val="single" w:sz="4" w:space="0" w:color="auto"/>
            </w:tcBorders>
            <w:shd w:val="clear" w:color="auto" w:fill="auto"/>
            <w:vAlign w:val="center"/>
          </w:tcPr>
          <w:p w14:paraId="095018FF" w14:textId="77777777"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bottom"/>
          </w:tcPr>
          <w:p w14:paraId="60DBA88F" w14:textId="01E5ED86"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712E5">
              <w:rPr>
                <w:rFonts w:eastAsia="Calibri"/>
                <w:color w:val="000000" w:themeColor="text1"/>
                <w:spacing w:val="0"/>
                <w:sz w:val="17"/>
              </w:rPr>
              <w:t>121</w:t>
            </w:r>
          </w:p>
        </w:tc>
        <w:tc>
          <w:tcPr>
            <w:tcW w:w="454" w:type="dxa"/>
            <w:tcBorders>
              <w:bottom w:val="single" w:sz="4" w:space="0" w:color="auto"/>
            </w:tcBorders>
            <w:vAlign w:val="bottom"/>
          </w:tcPr>
          <w:p w14:paraId="65DE5014" w14:textId="6DDA3BE9"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712E5">
              <w:rPr>
                <w:rFonts w:eastAsia="Calibri"/>
                <w:color w:val="000000" w:themeColor="text1"/>
                <w:spacing w:val="0"/>
                <w:sz w:val="17"/>
              </w:rPr>
              <w:t>1</w:t>
            </w:r>
          </w:p>
        </w:tc>
        <w:tc>
          <w:tcPr>
            <w:tcW w:w="553" w:type="dxa"/>
            <w:tcBorders>
              <w:bottom w:val="single" w:sz="4" w:space="0" w:color="auto"/>
            </w:tcBorders>
            <w:shd w:val="clear" w:color="auto" w:fill="auto"/>
            <w:vAlign w:val="bottom"/>
          </w:tcPr>
          <w:p w14:paraId="1CB2ED87" w14:textId="6083E70E" w:rsidR="00B92563" w:rsidRPr="004712E5" w:rsidRDefault="00D652EC"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rFonts w:eastAsia="Calibri"/>
                <w:color w:val="000000" w:themeColor="text1"/>
                <w:spacing w:val="0"/>
                <w:sz w:val="17"/>
              </w:rPr>
              <w:t>576</w:t>
            </w:r>
          </w:p>
        </w:tc>
        <w:tc>
          <w:tcPr>
            <w:tcW w:w="539" w:type="dxa"/>
            <w:gridSpan w:val="2"/>
            <w:tcBorders>
              <w:bottom w:val="single" w:sz="4" w:space="0" w:color="auto"/>
            </w:tcBorders>
            <w:vAlign w:val="bottom"/>
          </w:tcPr>
          <w:p w14:paraId="174F1ADA" w14:textId="3F43ECC3" w:rsidR="00B92563" w:rsidRPr="004712E5" w:rsidRDefault="00D652EC"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Pr>
                <w:rFonts w:eastAsia="Calibri"/>
                <w:color w:val="000000" w:themeColor="text1"/>
                <w:spacing w:val="0"/>
                <w:sz w:val="17"/>
              </w:rPr>
              <w:t>698</w:t>
            </w:r>
          </w:p>
        </w:tc>
        <w:tc>
          <w:tcPr>
            <w:tcW w:w="20" w:type="dxa"/>
            <w:gridSpan w:val="2"/>
            <w:tcBorders>
              <w:bottom w:val="single" w:sz="4" w:space="0" w:color="auto"/>
            </w:tcBorders>
            <w:vAlign w:val="center"/>
          </w:tcPr>
          <w:p w14:paraId="50C5E99F" w14:textId="77777777"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712E5">
              <w:rPr>
                <w:spacing w:val="2"/>
                <w:w w:val="101"/>
                <w:sz w:val="17"/>
              </w:rPr>
              <w:t>–</w:t>
            </w:r>
          </w:p>
        </w:tc>
        <w:tc>
          <w:tcPr>
            <w:tcW w:w="897" w:type="dxa"/>
            <w:gridSpan w:val="3"/>
            <w:tcBorders>
              <w:bottom w:val="single" w:sz="4" w:space="0" w:color="auto"/>
            </w:tcBorders>
            <w:shd w:val="clear" w:color="auto" w:fill="auto"/>
            <w:vAlign w:val="bottom"/>
          </w:tcPr>
          <w:p w14:paraId="53A05D17" w14:textId="0CA013AE"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712E5">
              <w:rPr>
                <w:rFonts w:eastAsia="Calibri"/>
                <w:color w:val="000000" w:themeColor="text1"/>
                <w:spacing w:val="0"/>
                <w:sz w:val="17"/>
              </w:rPr>
              <w:t>78</w:t>
            </w:r>
          </w:p>
        </w:tc>
        <w:tc>
          <w:tcPr>
            <w:tcW w:w="541" w:type="dxa"/>
            <w:gridSpan w:val="2"/>
            <w:tcBorders>
              <w:bottom w:val="single" w:sz="4" w:space="0" w:color="auto"/>
            </w:tcBorders>
            <w:vAlign w:val="bottom"/>
          </w:tcPr>
          <w:p w14:paraId="4A201D83" w14:textId="00343525"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712E5">
              <w:rPr>
                <w:rFonts w:eastAsia="Calibri"/>
                <w:color w:val="000000" w:themeColor="text1"/>
                <w:spacing w:val="0"/>
                <w:sz w:val="17"/>
              </w:rPr>
              <w:t>36</w:t>
            </w:r>
          </w:p>
        </w:tc>
        <w:tc>
          <w:tcPr>
            <w:tcW w:w="540" w:type="dxa"/>
            <w:gridSpan w:val="2"/>
            <w:tcBorders>
              <w:bottom w:val="single" w:sz="4" w:space="0" w:color="auto"/>
            </w:tcBorders>
            <w:vAlign w:val="bottom"/>
          </w:tcPr>
          <w:p w14:paraId="4D19027B" w14:textId="660921B2"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712E5">
              <w:rPr>
                <w:rFonts w:eastAsia="Calibri"/>
                <w:color w:val="000000" w:themeColor="text1"/>
                <w:spacing w:val="0"/>
                <w:sz w:val="17"/>
              </w:rPr>
              <w:t>114</w:t>
            </w:r>
          </w:p>
        </w:tc>
        <w:tc>
          <w:tcPr>
            <w:tcW w:w="725" w:type="dxa"/>
            <w:gridSpan w:val="2"/>
            <w:tcBorders>
              <w:bottom w:val="single" w:sz="4" w:space="0" w:color="auto"/>
            </w:tcBorders>
            <w:shd w:val="clear" w:color="auto" w:fill="auto"/>
            <w:vAlign w:val="bottom"/>
          </w:tcPr>
          <w:p w14:paraId="538104FF" w14:textId="1C3EAB4F" w:rsidR="00B92563" w:rsidRPr="004712E5" w:rsidRDefault="00B92563" w:rsidP="00B92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712E5">
              <w:rPr>
                <w:rFonts w:eastAsia="Calibri"/>
                <w:color w:val="000000" w:themeColor="text1"/>
                <w:spacing w:val="0"/>
                <w:sz w:val="17"/>
              </w:rPr>
              <w:t xml:space="preserve">1 </w:t>
            </w:r>
            <w:r w:rsidR="00D652EC" w:rsidRPr="004712E5">
              <w:rPr>
                <w:rFonts w:eastAsia="Calibri"/>
                <w:color w:val="000000" w:themeColor="text1"/>
                <w:spacing w:val="0"/>
                <w:sz w:val="17"/>
              </w:rPr>
              <w:t>0</w:t>
            </w:r>
            <w:r w:rsidR="00D652EC">
              <w:rPr>
                <w:rFonts w:eastAsia="Calibri"/>
                <w:color w:val="000000" w:themeColor="text1"/>
                <w:spacing w:val="0"/>
                <w:sz w:val="17"/>
              </w:rPr>
              <w:t>87</w:t>
            </w:r>
          </w:p>
        </w:tc>
      </w:tr>
      <w:tr w:rsidR="00913802" w:rsidRPr="004712E5" w14:paraId="67AF69DB" w14:textId="77777777" w:rsidTr="00974469">
        <w:trPr>
          <w:gridAfter w:val="1"/>
          <w:wAfter w:w="17" w:type="dxa"/>
        </w:trPr>
        <w:tc>
          <w:tcPr>
            <w:tcW w:w="1257" w:type="dxa"/>
            <w:tcBorders>
              <w:bottom w:val="single" w:sz="4" w:space="0" w:color="auto"/>
            </w:tcBorders>
            <w:shd w:val="clear" w:color="auto" w:fill="auto"/>
            <w:vAlign w:val="center"/>
          </w:tcPr>
          <w:p w14:paraId="0CB02F47" w14:textId="544A3EF8"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Pr>
                <w:b/>
                <w:sz w:val="17"/>
              </w:rPr>
              <w:t xml:space="preserve"> Net </w:t>
            </w:r>
            <w:r w:rsidRPr="004712E5">
              <w:rPr>
                <w:b/>
                <w:sz w:val="17"/>
              </w:rPr>
              <w:t xml:space="preserve">Change </w:t>
            </w:r>
          </w:p>
        </w:tc>
        <w:tc>
          <w:tcPr>
            <w:tcW w:w="357" w:type="dxa"/>
            <w:tcBorders>
              <w:bottom w:val="single" w:sz="4" w:space="0" w:color="auto"/>
            </w:tcBorders>
            <w:shd w:val="clear" w:color="auto" w:fill="auto"/>
            <w:vAlign w:val="bottom"/>
          </w:tcPr>
          <w:p w14:paraId="5E1267B8" w14:textId="568A1600"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450" w:type="dxa"/>
            <w:tcBorders>
              <w:bottom w:val="single" w:sz="4" w:space="0" w:color="auto"/>
            </w:tcBorders>
            <w:shd w:val="clear" w:color="auto" w:fill="auto"/>
            <w:vAlign w:val="bottom"/>
          </w:tcPr>
          <w:p w14:paraId="0321EF24" w14:textId="0A7AD6A5"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59" w:type="dxa"/>
            <w:tcBorders>
              <w:bottom w:val="single" w:sz="4" w:space="0" w:color="auto"/>
            </w:tcBorders>
            <w:shd w:val="clear" w:color="auto" w:fill="auto"/>
            <w:vAlign w:val="bottom"/>
          </w:tcPr>
          <w:p w14:paraId="47DFDDC4" w14:textId="258926D9"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60" w:type="dxa"/>
            <w:tcBorders>
              <w:bottom w:val="single" w:sz="4" w:space="0" w:color="auto"/>
            </w:tcBorders>
            <w:shd w:val="clear" w:color="auto" w:fill="auto"/>
            <w:vAlign w:val="bottom"/>
          </w:tcPr>
          <w:p w14:paraId="724B900E" w14:textId="19A4216F"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415" w:type="dxa"/>
            <w:tcBorders>
              <w:bottom w:val="single" w:sz="4" w:space="0" w:color="auto"/>
            </w:tcBorders>
            <w:shd w:val="clear" w:color="auto" w:fill="auto"/>
            <w:vAlign w:val="bottom"/>
          </w:tcPr>
          <w:p w14:paraId="57E2507C" w14:textId="415B56F7"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r w:rsidR="00D652EC">
              <w:rPr>
                <w:b/>
                <w:bCs/>
                <w:sz w:val="17"/>
              </w:rPr>
              <w:t>1</w:t>
            </w:r>
            <w:r w:rsidRPr="004712E5">
              <w:rPr>
                <w:b/>
                <w:bCs/>
                <w:sz w:val="17"/>
              </w:rPr>
              <w:t>)</w:t>
            </w:r>
          </w:p>
        </w:tc>
        <w:tc>
          <w:tcPr>
            <w:tcW w:w="450" w:type="dxa"/>
            <w:tcBorders>
              <w:bottom w:val="single" w:sz="4" w:space="0" w:color="auto"/>
            </w:tcBorders>
            <w:shd w:val="clear" w:color="auto" w:fill="auto"/>
            <w:vAlign w:val="bottom"/>
          </w:tcPr>
          <w:p w14:paraId="2036985D" w14:textId="3FC89052" w:rsidR="00E2621F" w:rsidRPr="004712E5" w:rsidDel="007016A3"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485" w:type="dxa"/>
            <w:tcBorders>
              <w:bottom w:val="single" w:sz="4" w:space="0" w:color="auto"/>
            </w:tcBorders>
            <w:shd w:val="clear" w:color="auto" w:fill="auto"/>
            <w:vAlign w:val="bottom"/>
          </w:tcPr>
          <w:p w14:paraId="697FF02A" w14:textId="330610B4" w:rsidR="00E2621F" w:rsidRPr="004712E5" w:rsidRDefault="00D652EC"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b/>
                <w:bCs/>
                <w:sz w:val="17"/>
              </w:rPr>
              <w:t>1</w:t>
            </w:r>
          </w:p>
        </w:tc>
        <w:tc>
          <w:tcPr>
            <w:tcW w:w="455" w:type="dxa"/>
            <w:tcBorders>
              <w:bottom w:val="single" w:sz="4" w:space="0" w:color="auto"/>
            </w:tcBorders>
            <w:shd w:val="clear" w:color="auto" w:fill="auto"/>
            <w:vAlign w:val="bottom"/>
          </w:tcPr>
          <w:p w14:paraId="6C2D66ED" w14:textId="18166CEA" w:rsidR="00E2621F" w:rsidRPr="004712E5" w:rsidRDefault="003D1871"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540" w:type="dxa"/>
            <w:tcBorders>
              <w:bottom w:val="single" w:sz="4" w:space="0" w:color="auto"/>
            </w:tcBorders>
            <w:shd w:val="clear" w:color="auto" w:fill="auto"/>
            <w:vAlign w:val="bottom"/>
          </w:tcPr>
          <w:p w14:paraId="24D292FA" w14:textId="37C10203"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r w:rsidR="003D1871">
              <w:rPr>
                <w:b/>
                <w:bCs/>
                <w:sz w:val="17"/>
              </w:rPr>
              <w:t>7</w:t>
            </w:r>
            <w:r w:rsidRPr="004712E5">
              <w:rPr>
                <w:b/>
                <w:bCs/>
                <w:sz w:val="17"/>
              </w:rPr>
              <w:t>)</w:t>
            </w:r>
          </w:p>
        </w:tc>
        <w:tc>
          <w:tcPr>
            <w:tcW w:w="580" w:type="dxa"/>
            <w:gridSpan w:val="2"/>
            <w:tcBorders>
              <w:bottom w:val="single" w:sz="4" w:space="0" w:color="auto"/>
            </w:tcBorders>
            <w:shd w:val="clear" w:color="auto" w:fill="auto"/>
            <w:vAlign w:val="bottom"/>
          </w:tcPr>
          <w:p w14:paraId="3D5D447B" w14:textId="7A4C2C74"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r w:rsidR="003D1871">
              <w:rPr>
                <w:b/>
                <w:bCs/>
                <w:sz w:val="17"/>
              </w:rPr>
              <w:t>6</w:t>
            </w:r>
            <w:r w:rsidRPr="004712E5">
              <w:rPr>
                <w:b/>
                <w:bCs/>
                <w:sz w:val="17"/>
              </w:rPr>
              <w:t>)</w:t>
            </w:r>
          </w:p>
        </w:tc>
        <w:tc>
          <w:tcPr>
            <w:tcW w:w="98" w:type="dxa"/>
            <w:gridSpan w:val="2"/>
            <w:tcBorders>
              <w:bottom w:val="single" w:sz="4" w:space="0" w:color="auto"/>
            </w:tcBorders>
            <w:shd w:val="clear" w:color="auto" w:fill="auto"/>
            <w:vAlign w:val="bottom"/>
          </w:tcPr>
          <w:p w14:paraId="3E18FD59" w14:textId="0501990E"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712E5">
              <w:rPr>
                <w:b/>
                <w:bCs/>
                <w:sz w:val="17"/>
              </w:rPr>
              <w:t>–</w:t>
            </w:r>
          </w:p>
        </w:tc>
        <w:tc>
          <w:tcPr>
            <w:tcW w:w="470" w:type="dxa"/>
            <w:gridSpan w:val="2"/>
            <w:tcBorders>
              <w:bottom w:val="single" w:sz="4" w:space="0" w:color="auto"/>
            </w:tcBorders>
            <w:shd w:val="clear" w:color="auto" w:fill="auto"/>
            <w:vAlign w:val="bottom"/>
          </w:tcPr>
          <w:p w14:paraId="5FBC10ED" w14:textId="295956EC"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(7)</w:t>
            </w:r>
          </w:p>
        </w:tc>
        <w:tc>
          <w:tcPr>
            <w:tcW w:w="454" w:type="dxa"/>
            <w:tcBorders>
              <w:bottom w:val="single" w:sz="4" w:space="0" w:color="auto"/>
            </w:tcBorders>
            <w:vAlign w:val="bottom"/>
          </w:tcPr>
          <w:p w14:paraId="4CE24CE2" w14:textId="63687559"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553" w:type="dxa"/>
            <w:tcBorders>
              <w:bottom w:val="single" w:sz="4" w:space="0" w:color="auto"/>
            </w:tcBorders>
            <w:shd w:val="clear" w:color="auto" w:fill="auto"/>
            <w:vAlign w:val="bottom"/>
          </w:tcPr>
          <w:p w14:paraId="20AC4C73" w14:textId="46573856"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r w:rsidR="003D1871">
              <w:rPr>
                <w:b/>
                <w:bCs/>
                <w:sz w:val="17"/>
              </w:rPr>
              <w:t>48</w:t>
            </w:r>
            <w:r w:rsidRPr="004712E5">
              <w:rPr>
                <w:b/>
                <w:bCs/>
                <w:sz w:val="17"/>
              </w:rPr>
              <w:t>)</w:t>
            </w:r>
          </w:p>
        </w:tc>
        <w:tc>
          <w:tcPr>
            <w:tcW w:w="545" w:type="dxa"/>
            <w:gridSpan w:val="3"/>
            <w:tcBorders>
              <w:bottom w:val="single" w:sz="4" w:space="0" w:color="auto"/>
            </w:tcBorders>
            <w:vAlign w:val="bottom"/>
          </w:tcPr>
          <w:p w14:paraId="0CFDA329" w14:textId="0D206EB9"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sz w:val="17"/>
              </w:rPr>
              <w:t>(</w:t>
            </w:r>
            <w:r w:rsidR="00E1166B">
              <w:rPr>
                <w:b/>
                <w:sz w:val="17"/>
              </w:rPr>
              <w:t>55</w:t>
            </w:r>
            <w:r w:rsidRPr="004712E5">
              <w:rPr>
                <w:b/>
                <w:sz w:val="17"/>
              </w:rPr>
              <w:t>)</w:t>
            </w:r>
          </w:p>
        </w:tc>
        <w:tc>
          <w:tcPr>
            <w:tcW w:w="90" w:type="dxa"/>
            <w:gridSpan w:val="2"/>
            <w:tcBorders>
              <w:bottom w:val="single" w:sz="4" w:space="0" w:color="auto"/>
            </w:tcBorders>
            <w:vAlign w:val="bottom"/>
          </w:tcPr>
          <w:p w14:paraId="79690507" w14:textId="77777777"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pacing w:val="2"/>
                <w:w w:val="101"/>
                <w:sz w:val="17"/>
              </w:rPr>
            </w:pPr>
          </w:p>
        </w:tc>
        <w:tc>
          <w:tcPr>
            <w:tcW w:w="810" w:type="dxa"/>
            <w:tcBorders>
              <w:bottom w:val="single" w:sz="4" w:space="0" w:color="auto"/>
            </w:tcBorders>
            <w:shd w:val="clear" w:color="auto" w:fill="auto"/>
            <w:vAlign w:val="bottom"/>
          </w:tcPr>
          <w:p w14:paraId="4CF2D308" w14:textId="7F1FF95F"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sz w:val="17"/>
              </w:rPr>
              <w:t>3</w:t>
            </w:r>
          </w:p>
        </w:tc>
        <w:tc>
          <w:tcPr>
            <w:tcW w:w="540" w:type="dxa"/>
            <w:gridSpan w:val="2"/>
            <w:tcBorders>
              <w:bottom w:val="single" w:sz="4" w:space="0" w:color="auto"/>
            </w:tcBorders>
            <w:vAlign w:val="bottom"/>
          </w:tcPr>
          <w:p w14:paraId="1A96AC8E" w14:textId="08AEB337"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sz w:val="17"/>
              </w:rPr>
              <w:t>9</w:t>
            </w:r>
          </w:p>
        </w:tc>
        <w:tc>
          <w:tcPr>
            <w:tcW w:w="540" w:type="dxa"/>
            <w:gridSpan w:val="2"/>
            <w:tcBorders>
              <w:bottom w:val="single" w:sz="4" w:space="0" w:color="auto"/>
            </w:tcBorders>
            <w:vAlign w:val="bottom"/>
          </w:tcPr>
          <w:p w14:paraId="2166847A" w14:textId="311E08A4"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sz w:val="17"/>
              </w:rPr>
              <w:t>12</w:t>
            </w:r>
          </w:p>
        </w:tc>
        <w:tc>
          <w:tcPr>
            <w:tcW w:w="720" w:type="dxa"/>
            <w:gridSpan w:val="2"/>
            <w:tcBorders>
              <w:bottom w:val="single" w:sz="4" w:space="0" w:color="auto"/>
            </w:tcBorders>
            <w:shd w:val="clear" w:color="auto" w:fill="auto"/>
            <w:vAlign w:val="bottom"/>
          </w:tcPr>
          <w:p w14:paraId="74F4FB55" w14:textId="29C57BAB" w:rsidR="00E2621F" w:rsidRPr="004712E5" w:rsidRDefault="00E2621F" w:rsidP="00E26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sz w:val="17"/>
              </w:rPr>
              <w:t>(</w:t>
            </w:r>
            <w:r w:rsidR="00E1166B">
              <w:rPr>
                <w:b/>
                <w:sz w:val="17"/>
              </w:rPr>
              <w:t>49</w:t>
            </w:r>
            <w:r w:rsidRPr="004712E5">
              <w:rPr>
                <w:b/>
                <w:sz w:val="17"/>
              </w:rPr>
              <w:t>)</w:t>
            </w:r>
          </w:p>
        </w:tc>
      </w:tr>
      <w:tr w:rsidR="00E33E1B" w:rsidRPr="004712E5" w14:paraId="4AA1CA9C" w14:textId="77777777" w:rsidTr="00E33E1B">
        <w:tc>
          <w:tcPr>
            <w:tcW w:w="1257" w:type="dxa"/>
            <w:shd w:val="clear" w:color="auto" w:fill="auto"/>
            <w:vAlign w:val="center"/>
          </w:tcPr>
          <w:p w14:paraId="3052CD29" w14:textId="2B8E099A" w:rsidR="005C0708" w:rsidRPr="004712E5"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Pr>
                <w:bCs/>
                <w:sz w:val="17"/>
              </w:rPr>
              <w:t>Abolishment as 1 October 2026</w:t>
            </w:r>
          </w:p>
        </w:tc>
        <w:tc>
          <w:tcPr>
            <w:tcW w:w="357" w:type="dxa"/>
            <w:shd w:val="clear" w:color="auto" w:fill="auto"/>
            <w:vAlign w:val="bottom"/>
          </w:tcPr>
          <w:p w14:paraId="739577F5" w14:textId="06E9B186"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974469">
              <w:rPr>
                <w:sz w:val="17"/>
              </w:rPr>
              <w:t>–</w:t>
            </w:r>
          </w:p>
        </w:tc>
        <w:tc>
          <w:tcPr>
            <w:tcW w:w="450" w:type="dxa"/>
            <w:shd w:val="clear" w:color="auto" w:fill="auto"/>
            <w:vAlign w:val="bottom"/>
          </w:tcPr>
          <w:p w14:paraId="4827D895" w14:textId="4E4C080B"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974469">
              <w:rPr>
                <w:sz w:val="17"/>
              </w:rPr>
              <w:t>–</w:t>
            </w:r>
          </w:p>
        </w:tc>
        <w:tc>
          <w:tcPr>
            <w:tcW w:w="359" w:type="dxa"/>
            <w:shd w:val="clear" w:color="auto" w:fill="auto"/>
            <w:vAlign w:val="bottom"/>
          </w:tcPr>
          <w:p w14:paraId="3BAC993B" w14:textId="55DD67D6"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974469">
              <w:rPr>
                <w:sz w:val="17"/>
              </w:rPr>
              <w:t>–</w:t>
            </w:r>
          </w:p>
        </w:tc>
        <w:tc>
          <w:tcPr>
            <w:tcW w:w="360" w:type="dxa"/>
            <w:shd w:val="clear" w:color="auto" w:fill="auto"/>
            <w:vAlign w:val="bottom"/>
          </w:tcPr>
          <w:p w14:paraId="677F42C0" w14:textId="29E54E6A"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974469">
              <w:rPr>
                <w:sz w:val="17"/>
              </w:rPr>
              <w:t>–</w:t>
            </w:r>
          </w:p>
        </w:tc>
        <w:tc>
          <w:tcPr>
            <w:tcW w:w="415" w:type="dxa"/>
            <w:shd w:val="clear" w:color="auto" w:fill="auto"/>
            <w:vAlign w:val="bottom"/>
          </w:tcPr>
          <w:p w14:paraId="1830A32F" w14:textId="5CFE11E5"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974469">
              <w:rPr>
                <w:sz w:val="17"/>
              </w:rPr>
              <w:t>(1)</w:t>
            </w:r>
          </w:p>
        </w:tc>
        <w:tc>
          <w:tcPr>
            <w:tcW w:w="450" w:type="dxa"/>
            <w:shd w:val="clear" w:color="auto" w:fill="auto"/>
            <w:vAlign w:val="bottom"/>
          </w:tcPr>
          <w:p w14:paraId="1CF0F6FA" w14:textId="7785CB8D" w:rsidR="005C0708" w:rsidRPr="00E33367" w:rsidDel="007016A3"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974469">
              <w:rPr>
                <w:sz w:val="17"/>
              </w:rPr>
              <w:t>(1)</w:t>
            </w:r>
          </w:p>
        </w:tc>
        <w:tc>
          <w:tcPr>
            <w:tcW w:w="485" w:type="dxa"/>
            <w:shd w:val="clear" w:color="auto" w:fill="auto"/>
            <w:vAlign w:val="bottom"/>
          </w:tcPr>
          <w:p w14:paraId="633F916F" w14:textId="4ED013EA"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974469">
              <w:rPr>
                <w:sz w:val="17"/>
              </w:rPr>
              <w:t>(2)</w:t>
            </w:r>
          </w:p>
        </w:tc>
        <w:tc>
          <w:tcPr>
            <w:tcW w:w="455" w:type="dxa"/>
            <w:shd w:val="clear" w:color="auto" w:fill="auto"/>
            <w:vAlign w:val="bottom"/>
          </w:tcPr>
          <w:p w14:paraId="18BB4D82" w14:textId="583B731E"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974469">
              <w:rPr>
                <w:sz w:val="17"/>
              </w:rPr>
              <w:t>(1)</w:t>
            </w:r>
          </w:p>
        </w:tc>
        <w:tc>
          <w:tcPr>
            <w:tcW w:w="540" w:type="dxa"/>
            <w:shd w:val="clear" w:color="auto" w:fill="auto"/>
            <w:vAlign w:val="bottom"/>
          </w:tcPr>
          <w:p w14:paraId="64992334" w14:textId="3AB45400"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974469">
              <w:rPr>
                <w:sz w:val="17"/>
              </w:rPr>
              <w:t>(14)</w:t>
            </w:r>
          </w:p>
        </w:tc>
        <w:tc>
          <w:tcPr>
            <w:tcW w:w="580" w:type="dxa"/>
            <w:gridSpan w:val="2"/>
            <w:shd w:val="clear" w:color="auto" w:fill="auto"/>
            <w:vAlign w:val="bottom"/>
          </w:tcPr>
          <w:p w14:paraId="61E87DD2" w14:textId="2550CDAA"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09518E">
              <w:rPr>
                <w:sz w:val="17"/>
              </w:rPr>
              <w:t>(19)</w:t>
            </w:r>
          </w:p>
        </w:tc>
        <w:tc>
          <w:tcPr>
            <w:tcW w:w="98" w:type="dxa"/>
            <w:gridSpan w:val="2"/>
            <w:shd w:val="clear" w:color="auto" w:fill="auto"/>
            <w:vAlign w:val="bottom"/>
          </w:tcPr>
          <w:p w14:paraId="2F2FCBC3" w14:textId="414BA203" w:rsidR="005C0708" w:rsidRPr="0009518E"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09518E">
              <w:rPr>
                <w:sz w:val="17"/>
              </w:rPr>
              <w:t>–</w:t>
            </w:r>
          </w:p>
        </w:tc>
        <w:tc>
          <w:tcPr>
            <w:tcW w:w="470" w:type="dxa"/>
            <w:gridSpan w:val="2"/>
            <w:shd w:val="clear" w:color="auto" w:fill="auto"/>
            <w:vAlign w:val="bottom"/>
          </w:tcPr>
          <w:p w14:paraId="57A8D5F3" w14:textId="6FBF3C36"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09518E">
              <w:rPr>
                <w:sz w:val="17"/>
              </w:rPr>
              <w:t>–</w:t>
            </w:r>
          </w:p>
        </w:tc>
        <w:tc>
          <w:tcPr>
            <w:tcW w:w="454" w:type="dxa"/>
            <w:vAlign w:val="bottom"/>
          </w:tcPr>
          <w:p w14:paraId="0324AA84" w14:textId="5F13039C"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09518E">
              <w:rPr>
                <w:sz w:val="17"/>
              </w:rPr>
              <w:t>–</w:t>
            </w:r>
          </w:p>
        </w:tc>
        <w:tc>
          <w:tcPr>
            <w:tcW w:w="553" w:type="dxa"/>
            <w:shd w:val="clear" w:color="auto" w:fill="auto"/>
            <w:vAlign w:val="bottom"/>
          </w:tcPr>
          <w:p w14:paraId="30AE3843" w14:textId="5AD9BEDE"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09518E">
              <w:rPr>
                <w:sz w:val="17"/>
              </w:rPr>
              <w:t>(19)</w:t>
            </w:r>
          </w:p>
        </w:tc>
        <w:tc>
          <w:tcPr>
            <w:tcW w:w="539" w:type="dxa"/>
            <w:gridSpan w:val="2"/>
            <w:vAlign w:val="bottom"/>
          </w:tcPr>
          <w:p w14:paraId="26B11F8F" w14:textId="313EB758"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09518E">
              <w:rPr>
                <w:sz w:val="17"/>
              </w:rPr>
              <w:t>(19)</w:t>
            </w:r>
          </w:p>
        </w:tc>
        <w:tc>
          <w:tcPr>
            <w:tcW w:w="20" w:type="dxa"/>
            <w:gridSpan w:val="2"/>
            <w:vAlign w:val="bottom"/>
          </w:tcPr>
          <w:p w14:paraId="74148AC9" w14:textId="77777777"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pacing w:val="2"/>
                <w:w w:val="101"/>
                <w:sz w:val="17"/>
              </w:rPr>
            </w:pPr>
          </w:p>
        </w:tc>
        <w:tc>
          <w:tcPr>
            <w:tcW w:w="897" w:type="dxa"/>
            <w:gridSpan w:val="3"/>
            <w:shd w:val="clear" w:color="auto" w:fill="auto"/>
            <w:vAlign w:val="bottom"/>
          </w:tcPr>
          <w:p w14:paraId="531D390E" w14:textId="6946C88F"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09518E">
              <w:rPr>
                <w:sz w:val="17"/>
              </w:rPr>
              <w:t>–</w:t>
            </w:r>
          </w:p>
        </w:tc>
        <w:tc>
          <w:tcPr>
            <w:tcW w:w="541" w:type="dxa"/>
            <w:gridSpan w:val="2"/>
            <w:vAlign w:val="bottom"/>
          </w:tcPr>
          <w:p w14:paraId="2322A7A1" w14:textId="303E603A"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09518E">
              <w:rPr>
                <w:sz w:val="17"/>
              </w:rPr>
              <w:t>–</w:t>
            </w:r>
          </w:p>
        </w:tc>
        <w:tc>
          <w:tcPr>
            <w:tcW w:w="540" w:type="dxa"/>
            <w:gridSpan w:val="2"/>
            <w:vAlign w:val="bottom"/>
          </w:tcPr>
          <w:p w14:paraId="0385814A" w14:textId="315589F5"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09518E">
              <w:rPr>
                <w:sz w:val="17"/>
              </w:rPr>
              <w:t>–</w:t>
            </w:r>
          </w:p>
        </w:tc>
        <w:tc>
          <w:tcPr>
            <w:tcW w:w="725" w:type="dxa"/>
            <w:gridSpan w:val="2"/>
            <w:shd w:val="clear" w:color="auto" w:fill="auto"/>
            <w:vAlign w:val="bottom"/>
          </w:tcPr>
          <w:p w14:paraId="33BDB765" w14:textId="4C302BD5" w:rsidR="005C0708" w:rsidRPr="00E33367" w:rsidRDefault="005C0708" w:rsidP="005C0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09518E">
              <w:rPr>
                <w:sz w:val="17"/>
              </w:rPr>
              <w:t>(38)</w:t>
            </w:r>
          </w:p>
        </w:tc>
      </w:tr>
      <w:tr w:rsidR="00E33E1B" w:rsidRPr="004712E5" w14:paraId="0316B16F" w14:textId="77777777" w:rsidTr="0009518E">
        <w:tc>
          <w:tcPr>
            <w:tcW w:w="1257" w:type="dxa"/>
            <w:shd w:val="clear" w:color="auto" w:fill="auto"/>
            <w:vAlign w:val="center"/>
          </w:tcPr>
          <w:p w14:paraId="34B7A454" w14:textId="1CB098E6"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Pr>
                <w:bCs/>
                <w:sz w:val="17"/>
              </w:rPr>
              <w:t xml:space="preserve">Proposed </w:t>
            </w:r>
            <w:del w:id="4" w:author="FOFD" w:date="2025-06-09T10:17:00Z" w16du:dateUtc="2025-06-09T14:17:00Z">
              <w:r w:rsidDel="00DB27AF">
                <w:rPr>
                  <w:bCs/>
                  <w:sz w:val="17"/>
                </w:rPr>
                <w:delText>2025</w:delText>
              </w:r>
            </w:del>
            <w:ins w:id="5" w:author="FOFD" w:date="2025-06-09T10:17:00Z" w16du:dateUtc="2025-06-09T14:17:00Z">
              <w:r w:rsidR="00DB27AF">
                <w:rPr>
                  <w:bCs/>
                  <w:sz w:val="17"/>
                </w:rPr>
                <w:t>202</w:t>
              </w:r>
              <w:r w:rsidR="00DB27AF">
                <w:rPr>
                  <w:bCs/>
                  <w:sz w:val="17"/>
                </w:rPr>
                <w:t>6</w:t>
              </w:r>
            </w:ins>
          </w:p>
        </w:tc>
        <w:tc>
          <w:tcPr>
            <w:tcW w:w="357" w:type="dxa"/>
            <w:shd w:val="clear" w:color="auto" w:fill="auto"/>
            <w:vAlign w:val="bottom"/>
          </w:tcPr>
          <w:p w14:paraId="0427F60C" w14:textId="1025B884"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1</w:t>
            </w:r>
          </w:p>
        </w:tc>
        <w:tc>
          <w:tcPr>
            <w:tcW w:w="450" w:type="dxa"/>
            <w:shd w:val="clear" w:color="auto" w:fill="auto"/>
            <w:vAlign w:val="bottom"/>
          </w:tcPr>
          <w:p w14:paraId="0C16E16F" w14:textId="1224523C"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2</w:t>
            </w:r>
          </w:p>
        </w:tc>
        <w:tc>
          <w:tcPr>
            <w:tcW w:w="359" w:type="dxa"/>
            <w:shd w:val="clear" w:color="auto" w:fill="auto"/>
            <w:vAlign w:val="bottom"/>
          </w:tcPr>
          <w:p w14:paraId="64D32634" w14:textId="167376B4"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1</w:t>
            </w:r>
          </w:p>
        </w:tc>
        <w:tc>
          <w:tcPr>
            <w:tcW w:w="360" w:type="dxa"/>
            <w:shd w:val="clear" w:color="auto" w:fill="auto"/>
            <w:vAlign w:val="bottom"/>
          </w:tcPr>
          <w:p w14:paraId="136D92A7" w14:textId="669DA5FD"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5</w:t>
            </w:r>
          </w:p>
        </w:tc>
        <w:tc>
          <w:tcPr>
            <w:tcW w:w="415" w:type="dxa"/>
            <w:shd w:val="clear" w:color="auto" w:fill="auto"/>
            <w:vAlign w:val="bottom"/>
          </w:tcPr>
          <w:p w14:paraId="6D9FCA83" w14:textId="48F5C981"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25</w:t>
            </w:r>
          </w:p>
        </w:tc>
        <w:tc>
          <w:tcPr>
            <w:tcW w:w="450" w:type="dxa"/>
            <w:shd w:val="clear" w:color="auto" w:fill="auto"/>
            <w:vAlign w:val="bottom"/>
          </w:tcPr>
          <w:p w14:paraId="2628E61F" w14:textId="1840379A" w:rsidR="00E33E1B" w:rsidRPr="004712E5" w:rsidDel="007016A3"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sidDel="007016A3">
              <w:rPr>
                <w:rFonts w:eastAsia="Calibri"/>
                <w:color w:val="000000" w:themeColor="text1"/>
                <w:spacing w:val="0"/>
                <w:sz w:val="17"/>
              </w:rPr>
              <w:t>54</w:t>
            </w:r>
          </w:p>
        </w:tc>
        <w:tc>
          <w:tcPr>
            <w:tcW w:w="485" w:type="dxa"/>
            <w:shd w:val="clear" w:color="auto" w:fill="auto"/>
            <w:vAlign w:val="bottom"/>
          </w:tcPr>
          <w:p w14:paraId="0A1107B6" w14:textId="72A1CB56"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53</w:t>
            </w:r>
          </w:p>
        </w:tc>
        <w:tc>
          <w:tcPr>
            <w:tcW w:w="455" w:type="dxa"/>
            <w:shd w:val="clear" w:color="auto" w:fill="auto"/>
            <w:vAlign w:val="bottom"/>
          </w:tcPr>
          <w:p w14:paraId="4A61796E" w14:textId="44028B84"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4</w:t>
            </w:r>
          </w:p>
        </w:tc>
        <w:tc>
          <w:tcPr>
            <w:tcW w:w="540" w:type="dxa"/>
            <w:shd w:val="clear" w:color="auto" w:fill="auto"/>
            <w:vAlign w:val="bottom"/>
          </w:tcPr>
          <w:p w14:paraId="187C402A" w14:textId="30AF28BC"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11</w:t>
            </w:r>
            <w:r>
              <w:rPr>
                <w:rFonts w:eastAsia="Calibri"/>
                <w:color w:val="000000" w:themeColor="text1"/>
                <w:spacing w:val="0"/>
                <w:sz w:val="17"/>
              </w:rPr>
              <w:t>1</w:t>
            </w:r>
          </w:p>
        </w:tc>
        <w:tc>
          <w:tcPr>
            <w:tcW w:w="580" w:type="dxa"/>
            <w:gridSpan w:val="2"/>
            <w:shd w:val="clear" w:color="auto" w:fill="auto"/>
            <w:vAlign w:val="bottom"/>
          </w:tcPr>
          <w:p w14:paraId="71B63E82" w14:textId="4ABA8FB6"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25</w:t>
            </w:r>
            <w:r>
              <w:rPr>
                <w:rFonts w:eastAsia="Calibri"/>
                <w:color w:val="000000" w:themeColor="text1"/>
                <w:spacing w:val="0"/>
                <w:sz w:val="17"/>
              </w:rPr>
              <w:t>6</w:t>
            </w:r>
          </w:p>
        </w:tc>
        <w:tc>
          <w:tcPr>
            <w:tcW w:w="98" w:type="dxa"/>
            <w:gridSpan w:val="2"/>
            <w:shd w:val="clear" w:color="auto" w:fill="auto"/>
            <w:vAlign w:val="center"/>
          </w:tcPr>
          <w:p w14:paraId="7788E45B" w14:textId="77777777"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shd w:val="clear" w:color="auto" w:fill="auto"/>
            <w:vAlign w:val="bottom"/>
          </w:tcPr>
          <w:p w14:paraId="59AD5CE3" w14:textId="722803AB"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121</w:t>
            </w:r>
          </w:p>
        </w:tc>
        <w:tc>
          <w:tcPr>
            <w:tcW w:w="454" w:type="dxa"/>
            <w:vAlign w:val="bottom"/>
          </w:tcPr>
          <w:p w14:paraId="6AD1449B" w14:textId="0421AD10"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1</w:t>
            </w:r>
          </w:p>
        </w:tc>
        <w:tc>
          <w:tcPr>
            <w:tcW w:w="553" w:type="dxa"/>
            <w:shd w:val="clear" w:color="auto" w:fill="auto"/>
            <w:vAlign w:val="bottom"/>
          </w:tcPr>
          <w:p w14:paraId="7941EDD5" w14:textId="1AF8EEB2"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55</w:t>
            </w:r>
            <w:r>
              <w:rPr>
                <w:rFonts w:eastAsia="Calibri"/>
                <w:color w:val="000000" w:themeColor="text1"/>
                <w:spacing w:val="0"/>
                <w:sz w:val="17"/>
              </w:rPr>
              <w:t>7</w:t>
            </w:r>
          </w:p>
        </w:tc>
        <w:tc>
          <w:tcPr>
            <w:tcW w:w="539" w:type="dxa"/>
            <w:gridSpan w:val="2"/>
            <w:vAlign w:val="bottom"/>
          </w:tcPr>
          <w:p w14:paraId="714E0A93" w14:textId="5AE9D8C3"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679</w:t>
            </w:r>
          </w:p>
        </w:tc>
        <w:tc>
          <w:tcPr>
            <w:tcW w:w="20" w:type="dxa"/>
            <w:gridSpan w:val="2"/>
            <w:vAlign w:val="center"/>
          </w:tcPr>
          <w:p w14:paraId="59F88F87" w14:textId="582D9039"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pacing w:val="2"/>
                <w:w w:val="101"/>
                <w:sz w:val="17"/>
              </w:rPr>
            </w:pPr>
            <w:r w:rsidRPr="004712E5">
              <w:rPr>
                <w:spacing w:val="2"/>
                <w:w w:val="101"/>
                <w:sz w:val="17"/>
              </w:rPr>
              <w:t>–</w:t>
            </w:r>
          </w:p>
        </w:tc>
        <w:tc>
          <w:tcPr>
            <w:tcW w:w="897" w:type="dxa"/>
            <w:gridSpan w:val="3"/>
            <w:shd w:val="clear" w:color="auto" w:fill="auto"/>
            <w:vAlign w:val="bottom"/>
          </w:tcPr>
          <w:p w14:paraId="2FA71E10" w14:textId="6702BD50"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78</w:t>
            </w:r>
          </w:p>
        </w:tc>
        <w:tc>
          <w:tcPr>
            <w:tcW w:w="541" w:type="dxa"/>
            <w:gridSpan w:val="2"/>
            <w:vAlign w:val="bottom"/>
          </w:tcPr>
          <w:p w14:paraId="3939147E" w14:textId="6F258166"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36</w:t>
            </w:r>
          </w:p>
        </w:tc>
        <w:tc>
          <w:tcPr>
            <w:tcW w:w="540" w:type="dxa"/>
            <w:gridSpan w:val="2"/>
            <w:vAlign w:val="bottom"/>
          </w:tcPr>
          <w:p w14:paraId="5DD406F4" w14:textId="0CE21002"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114</w:t>
            </w:r>
          </w:p>
        </w:tc>
        <w:tc>
          <w:tcPr>
            <w:tcW w:w="725" w:type="dxa"/>
            <w:gridSpan w:val="2"/>
            <w:shd w:val="clear" w:color="auto" w:fill="auto"/>
            <w:vAlign w:val="bottom"/>
          </w:tcPr>
          <w:p w14:paraId="2A1BAF09" w14:textId="578CCA35" w:rsidR="00E33E1B" w:rsidRPr="004712E5" w:rsidRDefault="00E33E1B" w:rsidP="00E33E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rFonts w:eastAsia="Calibri"/>
                <w:color w:val="000000" w:themeColor="text1"/>
                <w:spacing w:val="0"/>
                <w:sz w:val="17"/>
              </w:rPr>
              <w:t>1 04</w:t>
            </w:r>
            <w:r>
              <w:rPr>
                <w:rFonts w:eastAsia="Calibri"/>
                <w:color w:val="000000" w:themeColor="text1"/>
                <w:spacing w:val="0"/>
                <w:sz w:val="17"/>
              </w:rPr>
              <w:t>9</w:t>
            </w:r>
          </w:p>
        </w:tc>
      </w:tr>
      <w:tr w:rsidR="00230436" w:rsidRPr="009D05A7" w14:paraId="2E98E883" w14:textId="77777777" w:rsidTr="0009518E">
        <w:tc>
          <w:tcPr>
            <w:tcW w:w="1257" w:type="dxa"/>
            <w:tcBorders>
              <w:top w:val="single" w:sz="4" w:space="0" w:color="auto"/>
              <w:bottom w:val="single" w:sz="12" w:space="0" w:color="auto"/>
            </w:tcBorders>
            <w:shd w:val="clear" w:color="auto" w:fill="auto"/>
            <w:vAlign w:val="center"/>
          </w:tcPr>
          <w:p w14:paraId="5C0A1C7A" w14:textId="77777777"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712E5">
              <w:rPr>
                <w:b/>
              </w:rPr>
              <w:tab/>
            </w:r>
            <w:r w:rsidRPr="004712E5">
              <w:rPr>
                <w:b/>
                <w:sz w:val="17"/>
              </w:rPr>
              <w:t xml:space="preserve">Change </w:t>
            </w:r>
          </w:p>
        </w:tc>
        <w:tc>
          <w:tcPr>
            <w:tcW w:w="357" w:type="dxa"/>
            <w:tcBorders>
              <w:top w:val="single" w:sz="4" w:space="0" w:color="auto"/>
              <w:bottom w:val="single" w:sz="12" w:space="0" w:color="auto"/>
            </w:tcBorders>
            <w:shd w:val="clear" w:color="auto" w:fill="auto"/>
            <w:vAlign w:val="bottom"/>
          </w:tcPr>
          <w:p w14:paraId="0AF34EEA" w14:textId="77777777"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w:t>
            </w:r>
          </w:p>
        </w:tc>
        <w:tc>
          <w:tcPr>
            <w:tcW w:w="450" w:type="dxa"/>
            <w:tcBorders>
              <w:top w:val="single" w:sz="4" w:space="0" w:color="auto"/>
              <w:bottom w:val="single" w:sz="12" w:space="0" w:color="auto"/>
            </w:tcBorders>
            <w:shd w:val="clear" w:color="auto" w:fill="auto"/>
            <w:vAlign w:val="bottom"/>
          </w:tcPr>
          <w:p w14:paraId="33270B46" w14:textId="77777777"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w:t>
            </w:r>
          </w:p>
        </w:tc>
        <w:tc>
          <w:tcPr>
            <w:tcW w:w="359" w:type="dxa"/>
            <w:tcBorders>
              <w:top w:val="single" w:sz="4" w:space="0" w:color="auto"/>
              <w:bottom w:val="single" w:sz="12" w:space="0" w:color="auto"/>
            </w:tcBorders>
            <w:shd w:val="clear" w:color="auto" w:fill="auto"/>
            <w:vAlign w:val="bottom"/>
          </w:tcPr>
          <w:p w14:paraId="7BE852F8" w14:textId="77777777"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w:t>
            </w:r>
          </w:p>
        </w:tc>
        <w:tc>
          <w:tcPr>
            <w:tcW w:w="360" w:type="dxa"/>
            <w:tcBorders>
              <w:top w:val="single" w:sz="4" w:space="0" w:color="auto"/>
              <w:bottom w:val="single" w:sz="12" w:space="0" w:color="auto"/>
            </w:tcBorders>
            <w:shd w:val="clear" w:color="auto" w:fill="auto"/>
            <w:vAlign w:val="bottom"/>
          </w:tcPr>
          <w:p w14:paraId="1AC3EC6E" w14:textId="77777777"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w:t>
            </w:r>
          </w:p>
        </w:tc>
        <w:tc>
          <w:tcPr>
            <w:tcW w:w="415" w:type="dxa"/>
            <w:tcBorders>
              <w:top w:val="single" w:sz="4" w:space="0" w:color="auto"/>
              <w:bottom w:val="single" w:sz="12" w:space="0" w:color="auto"/>
            </w:tcBorders>
            <w:shd w:val="clear" w:color="auto" w:fill="auto"/>
            <w:vAlign w:val="bottom"/>
          </w:tcPr>
          <w:p w14:paraId="69520702" w14:textId="32C09B33"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(2)</w:t>
            </w:r>
          </w:p>
        </w:tc>
        <w:tc>
          <w:tcPr>
            <w:tcW w:w="450" w:type="dxa"/>
            <w:tcBorders>
              <w:top w:val="single" w:sz="4" w:space="0" w:color="auto"/>
              <w:bottom w:val="single" w:sz="12" w:space="0" w:color="auto"/>
            </w:tcBorders>
            <w:shd w:val="clear" w:color="auto" w:fill="auto"/>
            <w:vAlign w:val="bottom"/>
          </w:tcPr>
          <w:p w14:paraId="0AE3C9C5" w14:textId="77777777"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w:t>
            </w:r>
          </w:p>
        </w:tc>
        <w:tc>
          <w:tcPr>
            <w:tcW w:w="485" w:type="dxa"/>
            <w:tcBorders>
              <w:top w:val="single" w:sz="4" w:space="0" w:color="auto"/>
              <w:bottom w:val="single" w:sz="12" w:space="0" w:color="auto"/>
            </w:tcBorders>
            <w:shd w:val="clear" w:color="auto" w:fill="auto"/>
            <w:vAlign w:val="bottom"/>
          </w:tcPr>
          <w:p w14:paraId="5FC04F93" w14:textId="2286650C"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(1)</w:t>
            </w:r>
          </w:p>
        </w:tc>
        <w:tc>
          <w:tcPr>
            <w:tcW w:w="455" w:type="dxa"/>
            <w:tcBorders>
              <w:top w:val="single" w:sz="4" w:space="0" w:color="auto"/>
              <w:bottom w:val="single" w:sz="12" w:space="0" w:color="auto"/>
            </w:tcBorders>
            <w:shd w:val="clear" w:color="auto" w:fill="auto"/>
            <w:vAlign w:val="bottom"/>
          </w:tcPr>
          <w:p w14:paraId="6FB99F67" w14:textId="1C614BFC"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(1)</w:t>
            </w:r>
          </w:p>
        </w:tc>
        <w:tc>
          <w:tcPr>
            <w:tcW w:w="540" w:type="dxa"/>
            <w:tcBorders>
              <w:top w:val="single" w:sz="4" w:space="0" w:color="auto"/>
              <w:bottom w:val="single" w:sz="12" w:space="0" w:color="auto"/>
            </w:tcBorders>
            <w:shd w:val="clear" w:color="auto" w:fill="auto"/>
            <w:vAlign w:val="bottom"/>
          </w:tcPr>
          <w:p w14:paraId="3F252CED" w14:textId="09C5FE7D"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w:t>
            </w:r>
            <w:r>
              <w:rPr>
                <w:b/>
                <w:bCs/>
                <w:sz w:val="17"/>
              </w:rPr>
              <w:t>21</w:t>
            </w:r>
            <w:r w:rsidRPr="004712E5">
              <w:rPr>
                <w:b/>
                <w:bCs/>
                <w:sz w:val="17"/>
              </w:rPr>
              <w:t>)</w:t>
            </w:r>
          </w:p>
        </w:tc>
        <w:tc>
          <w:tcPr>
            <w:tcW w:w="580" w:type="dxa"/>
            <w:gridSpan w:val="2"/>
            <w:tcBorders>
              <w:top w:val="single" w:sz="4" w:space="0" w:color="auto"/>
              <w:bottom w:val="single" w:sz="12" w:space="0" w:color="auto"/>
            </w:tcBorders>
            <w:shd w:val="clear" w:color="auto" w:fill="auto"/>
            <w:vAlign w:val="bottom"/>
          </w:tcPr>
          <w:p w14:paraId="10395957" w14:textId="78F6F082"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(2</w:t>
            </w:r>
            <w:r>
              <w:rPr>
                <w:b/>
                <w:bCs/>
                <w:sz w:val="17"/>
              </w:rPr>
              <w:t>5</w:t>
            </w:r>
            <w:r w:rsidRPr="004712E5">
              <w:rPr>
                <w:b/>
                <w:bCs/>
                <w:sz w:val="17"/>
              </w:rPr>
              <w:t>)</w:t>
            </w:r>
          </w:p>
        </w:tc>
        <w:tc>
          <w:tcPr>
            <w:tcW w:w="98" w:type="dxa"/>
            <w:gridSpan w:val="2"/>
            <w:tcBorders>
              <w:top w:val="single" w:sz="4" w:space="0" w:color="auto"/>
              <w:bottom w:val="single" w:sz="12" w:space="0" w:color="auto"/>
            </w:tcBorders>
            <w:shd w:val="clear" w:color="auto" w:fill="auto"/>
            <w:vAlign w:val="bottom"/>
          </w:tcPr>
          <w:p w14:paraId="03251EE6" w14:textId="77777777"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w:t>
            </w:r>
          </w:p>
        </w:tc>
        <w:tc>
          <w:tcPr>
            <w:tcW w:w="470" w:type="dxa"/>
            <w:gridSpan w:val="2"/>
            <w:tcBorders>
              <w:top w:val="single" w:sz="4" w:space="0" w:color="auto"/>
              <w:bottom w:val="single" w:sz="12" w:space="0" w:color="auto"/>
            </w:tcBorders>
            <w:shd w:val="clear" w:color="auto" w:fill="auto"/>
            <w:vAlign w:val="bottom"/>
          </w:tcPr>
          <w:p w14:paraId="421F0B30" w14:textId="7DB25C7D"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bCs/>
                <w:sz w:val="17"/>
              </w:rPr>
              <w:t>(7)</w:t>
            </w:r>
          </w:p>
        </w:tc>
        <w:tc>
          <w:tcPr>
            <w:tcW w:w="454" w:type="dxa"/>
            <w:tcBorders>
              <w:top w:val="single" w:sz="4" w:space="0" w:color="auto"/>
              <w:bottom w:val="single" w:sz="12" w:space="0" w:color="auto"/>
            </w:tcBorders>
            <w:vAlign w:val="bottom"/>
          </w:tcPr>
          <w:p w14:paraId="3BFCFBAB" w14:textId="77777777"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4712E5">
              <w:rPr>
                <w:b/>
                <w:bCs/>
                <w:sz w:val="17"/>
              </w:rPr>
              <w:t>–</w:t>
            </w:r>
          </w:p>
        </w:tc>
        <w:tc>
          <w:tcPr>
            <w:tcW w:w="553" w:type="dxa"/>
            <w:tcBorders>
              <w:top w:val="single" w:sz="4" w:space="0" w:color="auto"/>
              <w:bottom w:val="single" w:sz="12" w:space="0" w:color="auto"/>
            </w:tcBorders>
            <w:shd w:val="clear" w:color="auto" w:fill="auto"/>
            <w:vAlign w:val="bottom"/>
          </w:tcPr>
          <w:p w14:paraId="734FA7AF" w14:textId="17B30900"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 w:right="40"/>
              <w:jc w:val="right"/>
              <w:rPr>
                <w:b/>
                <w:sz w:val="17"/>
              </w:rPr>
            </w:pPr>
            <w:r w:rsidRPr="004712E5">
              <w:rPr>
                <w:b/>
                <w:bCs/>
                <w:sz w:val="17"/>
              </w:rPr>
              <w:t>(67)</w:t>
            </w:r>
          </w:p>
        </w:tc>
        <w:tc>
          <w:tcPr>
            <w:tcW w:w="539" w:type="dxa"/>
            <w:gridSpan w:val="2"/>
            <w:tcBorders>
              <w:top w:val="single" w:sz="4" w:space="0" w:color="auto"/>
              <w:bottom w:val="single" w:sz="12" w:space="0" w:color="auto"/>
            </w:tcBorders>
            <w:vAlign w:val="bottom"/>
          </w:tcPr>
          <w:p w14:paraId="51E0D93D" w14:textId="74F32EC7"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712E5">
              <w:rPr>
                <w:b/>
                <w:sz w:val="17"/>
              </w:rPr>
              <w:t>(74)</w:t>
            </w:r>
          </w:p>
        </w:tc>
        <w:tc>
          <w:tcPr>
            <w:tcW w:w="20" w:type="dxa"/>
            <w:gridSpan w:val="2"/>
            <w:tcBorders>
              <w:top w:val="single" w:sz="4" w:space="0" w:color="auto"/>
              <w:bottom w:val="single" w:sz="12" w:space="0" w:color="auto"/>
            </w:tcBorders>
            <w:vAlign w:val="bottom"/>
          </w:tcPr>
          <w:p w14:paraId="39FACBF5" w14:textId="77777777"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97" w:type="dxa"/>
            <w:gridSpan w:val="3"/>
            <w:tcBorders>
              <w:top w:val="single" w:sz="4" w:space="0" w:color="auto"/>
              <w:bottom w:val="single" w:sz="12" w:space="0" w:color="auto"/>
            </w:tcBorders>
            <w:shd w:val="clear" w:color="auto" w:fill="auto"/>
            <w:vAlign w:val="bottom"/>
          </w:tcPr>
          <w:p w14:paraId="656F44D4" w14:textId="26E52EE0"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sz w:val="17"/>
              </w:rPr>
              <w:t>3</w:t>
            </w:r>
          </w:p>
        </w:tc>
        <w:tc>
          <w:tcPr>
            <w:tcW w:w="541" w:type="dxa"/>
            <w:gridSpan w:val="2"/>
            <w:tcBorders>
              <w:top w:val="single" w:sz="4" w:space="0" w:color="auto"/>
              <w:bottom w:val="single" w:sz="12" w:space="0" w:color="auto"/>
            </w:tcBorders>
            <w:vAlign w:val="bottom"/>
          </w:tcPr>
          <w:p w14:paraId="78B05626" w14:textId="29C3EC35"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712E5">
              <w:rPr>
                <w:b/>
                <w:sz w:val="17"/>
              </w:rPr>
              <w:t>9</w:t>
            </w:r>
          </w:p>
        </w:tc>
        <w:tc>
          <w:tcPr>
            <w:tcW w:w="540" w:type="dxa"/>
            <w:gridSpan w:val="2"/>
            <w:tcBorders>
              <w:top w:val="single" w:sz="4" w:space="0" w:color="auto"/>
              <w:bottom w:val="single" w:sz="12" w:space="0" w:color="auto"/>
            </w:tcBorders>
            <w:vAlign w:val="bottom"/>
          </w:tcPr>
          <w:p w14:paraId="1FE5E78B" w14:textId="39D6CD3C" w:rsidR="00230436" w:rsidRPr="004712E5"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712E5">
              <w:rPr>
                <w:b/>
                <w:sz w:val="17"/>
              </w:rPr>
              <w:t>12</w:t>
            </w:r>
          </w:p>
        </w:tc>
        <w:tc>
          <w:tcPr>
            <w:tcW w:w="725" w:type="dxa"/>
            <w:gridSpan w:val="2"/>
            <w:tcBorders>
              <w:top w:val="single" w:sz="4" w:space="0" w:color="auto"/>
              <w:bottom w:val="single" w:sz="12" w:space="0" w:color="auto"/>
            </w:tcBorders>
            <w:shd w:val="clear" w:color="auto" w:fill="auto"/>
            <w:vAlign w:val="bottom"/>
          </w:tcPr>
          <w:p w14:paraId="51F07D29" w14:textId="34759B05" w:rsidR="00230436" w:rsidRPr="00063D24" w:rsidRDefault="00230436" w:rsidP="00230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12E5">
              <w:rPr>
                <w:b/>
                <w:sz w:val="17"/>
              </w:rPr>
              <w:t>(8</w:t>
            </w:r>
            <w:r>
              <w:rPr>
                <w:b/>
                <w:sz w:val="17"/>
              </w:rPr>
              <w:t>7</w:t>
            </w:r>
            <w:r w:rsidRPr="004712E5">
              <w:rPr>
                <w:b/>
                <w:sz w:val="17"/>
              </w:rPr>
              <w:t>)</w:t>
            </w:r>
          </w:p>
        </w:tc>
      </w:tr>
    </w:tbl>
    <w:p w14:paraId="740295D8" w14:textId="77777777" w:rsidR="00B63C0E" w:rsidRPr="00154FF8" w:rsidRDefault="00B63C0E" w:rsidP="00B63C0E">
      <w:pPr>
        <w:suppressAutoHyphens w:val="0"/>
        <w:spacing w:line="120" w:lineRule="exact"/>
        <w:rPr>
          <w:rFonts w:eastAsiaTheme="minorEastAsia"/>
          <w:sz w:val="10"/>
          <w:lang w:eastAsia="zh-CN"/>
        </w:rPr>
      </w:pPr>
    </w:p>
    <w:p w14:paraId="6DD54E68" w14:textId="77777777" w:rsidR="00725033" w:rsidRPr="00DE2C8C" w:rsidRDefault="00725033" w:rsidP="00725033">
      <w:pPr>
        <w:widowControl w:val="0"/>
        <w:tabs>
          <w:tab w:val="right" w:pos="216"/>
          <w:tab w:val="left" w:pos="288"/>
          <w:tab w:val="right" w:pos="576"/>
          <w:tab w:val="left" w:pos="648"/>
        </w:tabs>
        <w:spacing w:line="210" w:lineRule="exact"/>
        <w:ind w:left="288" w:hanging="288"/>
        <w:rPr>
          <w:rFonts w:eastAsia="Calibri"/>
          <w:color w:val="000000" w:themeColor="text1"/>
          <w:spacing w:val="5"/>
          <w:sz w:val="17"/>
          <w14:ligatures w14:val="none"/>
        </w:rPr>
      </w:pPr>
      <w:r w:rsidRPr="00DE2C8C">
        <w:rPr>
          <w:rFonts w:eastAsia="Calibri"/>
          <w:color w:val="000000" w:themeColor="text1"/>
          <w:spacing w:val="5"/>
          <w:sz w:val="17"/>
          <w14:ligatures w14:val="none"/>
        </w:rPr>
        <w:tab/>
      </w:r>
      <w:r w:rsidRPr="00DE2C8C">
        <w:rPr>
          <w:rFonts w:eastAsia="Calibri"/>
          <w:i/>
          <w:iCs/>
          <w:color w:val="000000" w:themeColor="text1"/>
          <w:spacing w:val="5"/>
          <w:sz w:val="17"/>
          <w:vertAlign w:val="superscript"/>
          <w14:ligatures w14:val="none"/>
        </w:rPr>
        <w:t>a</w:t>
      </w:r>
      <w:r w:rsidRPr="00DE2C8C">
        <w:rPr>
          <w:rFonts w:eastAsia="Calibri"/>
          <w:color w:val="000000" w:themeColor="text1"/>
          <w:spacing w:val="5"/>
          <w:sz w:val="17"/>
          <w14:ligatures w14:val="none"/>
        </w:rPr>
        <w:tab/>
        <w:t>One post is funded at 50 per cent and cost-shared with the Development Coordination Office.</w:t>
      </w:r>
    </w:p>
    <w:p w14:paraId="2B2DCD6A" w14:textId="4BAC8CB5" w:rsidR="00725033" w:rsidRPr="00DE2C8C" w:rsidRDefault="00725033" w:rsidP="00725033">
      <w:pPr>
        <w:widowControl w:val="0"/>
        <w:tabs>
          <w:tab w:val="right" w:pos="216"/>
          <w:tab w:val="left" w:pos="288"/>
          <w:tab w:val="right" w:pos="576"/>
          <w:tab w:val="left" w:pos="648"/>
        </w:tabs>
        <w:spacing w:line="210" w:lineRule="exact"/>
        <w:ind w:left="288" w:hanging="288"/>
        <w:rPr>
          <w:rFonts w:eastAsia="Calibri"/>
          <w:color w:val="000000" w:themeColor="text1"/>
          <w:spacing w:val="5"/>
          <w:sz w:val="17"/>
          <w14:ligatures w14:val="none"/>
        </w:rPr>
      </w:pPr>
      <w:r w:rsidRPr="00DE2C8C">
        <w:rPr>
          <w:rFonts w:eastAsia="Calibri"/>
          <w:color w:val="000000" w:themeColor="text1"/>
          <w:spacing w:val="5"/>
          <w:sz w:val="17"/>
          <w14:ligatures w14:val="none"/>
        </w:rPr>
        <w:tab/>
      </w:r>
      <w:r w:rsidRPr="00DE2C8C">
        <w:rPr>
          <w:rFonts w:eastAsia="Calibri"/>
          <w:i/>
          <w:iCs/>
          <w:color w:val="000000" w:themeColor="text1"/>
          <w:spacing w:val="5"/>
          <w:sz w:val="17"/>
          <w:vertAlign w:val="superscript"/>
          <w14:ligatures w14:val="none"/>
        </w:rPr>
        <w:t>b</w:t>
      </w:r>
      <w:r w:rsidRPr="00DE2C8C">
        <w:rPr>
          <w:rFonts w:eastAsia="Calibri"/>
          <w:color w:val="000000" w:themeColor="text1"/>
          <w:spacing w:val="5"/>
          <w:sz w:val="17"/>
          <w14:ligatures w14:val="none"/>
        </w:rPr>
        <w:tab/>
        <w:t xml:space="preserve">Includes </w:t>
      </w:r>
      <w:r w:rsidR="00174B5C">
        <w:rPr>
          <w:rFonts w:eastAsia="Calibri"/>
          <w:color w:val="000000" w:themeColor="text1"/>
          <w:spacing w:val="5"/>
          <w:sz w:val="17"/>
          <w14:ligatures w14:val="none"/>
        </w:rPr>
        <w:t xml:space="preserve">one </w:t>
      </w:r>
      <w:r w:rsidRPr="00DE2C8C">
        <w:rPr>
          <w:rFonts w:eastAsia="Calibri"/>
          <w:color w:val="000000" w:themeColor="text1"/>
          <w:spacing w:val="5"/>
          <w:sz w:val="17"/>
          <w14:ligatures w14:val="none"/>
        </w:rPr>
        <w:t xml:space="preserve">P-5, one P-4, one NPO and one </w:t>
      </w:r>
      <w:r w:rsidR="00174B5C">
        <w:rPr>
          <w:rFonts w:eastAsia="Calibri"/>
          <w:color w:val="000000" w:themeColor="text1"/>
          <w:spacing w:val="5"/>
          <w:sz w:val="17"/>
          <w14:ligatures w14:val="none"/>
        </w:rPr>
        <w:t>LL</w:t>
      </w:r>
      <w:r w:rsidRPr="00DE2C8C">
        <w:rPr>
          <w:rFonts w:eastAsia="Calibri"/>
          <w:color w:val="000000" w:themeColor="text1"/>
          <w:spacing w:val="5"/>
          <w:sz w:val="17"/>
          <w14:ligatures w14:val="none"/>
        </w:rPr>
        <w:t xml:space="preserve"> position</w:t>
      </w:r>
      <w:r w:rsidR="00174B5C">
        <w:rPr>
          <w:rFonts w:eastAsia="Calibri"/>
          <w:color w:val="000000" w:themeColor="text1"/>
          <w:spacing w:val="5"/>
          <w:sz w:val="17"/>
          <w14:ligatures w14:val="none"/>
        </w:rPr>
        <w:t>s</w:t>
      </w:r>
      <w:r w:rsidRPr="00DE2C8C">
        <w:rPr>
          <w:rFonts w:eastAsia="Calibri"/>
          <w:color w:val="000000" w:themeColor="text1"/>
          <w:spacing w:val="5"/>
          <w:sz w:val="17"/>
          <w14:ligatures w14:val="none"/>
        </w:rPr>
        <w:t xml:space="preserve"> approved as general temporary assistance.</w:t>
      </w:r>
    </w:p>
    <w:p w14:paraId="172E2910"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60E9FE36"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0BCA4EB0" w14:textId="45A8DD78" w:rsidR="00725033" w:rsidRPr="00533A6D" w:rsidRDefault="00725033" w:rsidP="00A86C8F">
      <w:pPr>
        <w:pStyle w:val="AUNAMA16Apr"/>
        <w:rPr>
          <w:w w:val="102"/>
        </w:rPr>
      </w:pPr>
      <w:r w:rsidRPr="00533A6D">
        <w:t>The</w:t>
      </w:r>
      <w:r w:rsidRPr="00533A6D">
        <w:rPr>
          <w:w w:val="102"/>
        </w:rPr>
        <w:t xml:space="preserve"> proposed resource requirements for 2026 for UNAMA amount to $12</w:t>
      </w:r>
      <w:r w:rsidR="000B68FA" w:rsidRPr="00533A6D">
        <w:rPr>
          <w:w w:val="102"/>
        </w:rPr>
        <w:t>4,</w:t>
      </w:r>
      <w:r w:rsidR="0075326A">
        <w:rPr>
          <w:w w:val="102"/>
        </w:rPr>
        <w:t>4</w:t>
      </w:r>
      <w:r w:rsidR="00F12101">
        <w:rPr>
          <w:w w:val="102"/>
        </w:rPr>
        <w:t>63</w:t>
      </w:r>
      <w:r w:rsidR="0075326A">
        <w:rPr>
          <w:w w:val="102"/>
        </w:rPr>
        <w:t>,</w:t>
      </w:r>
      <w:r w:rsidR="00F12101">
        <w:rPr>
          <w:w w:val="102"/>
        </w:rPr>
        <w:t>1</w:t>
      </w:r>
      <w:r w:rsidR="000B68FA" w:rsidRPr="00533A6D">
        <w:rPr>
          <w:w w:val="102"/>
        </w:rPr>
        <w:t>00</w:t>
      </w:r>
      <w:r w:rsidRPr="00533A6D">
        <w:rPr>
          <w:w w:val="102"/>
        </w:rPr>
        <w:t xml:space="preserve"> (net of staff assessment) and would provide for civilian personnel costs ($8</w:t>
      </w:r>
      <w:r w:rsidR="000B68FA" w:rsidRPr="00533A6D">
        <w:rPr>
          <w:w w:val="102"/>
        </w:rPr>
        <w:t>7</w:t>
      </w:r>
      <w:r w:rsidRPr="00533A6D">
        <w:rPr>
          <w:w w:val="102"/>
        </w:rPr>
        <w:t>,</w:t>
      </w:r>
      <w:r w:rsidR="000B68FA" w:rsidRPr="00533A6D">
        <w:rPr>
          <w:w w:val="102"/>
        </w:rPr>
        <w:t>9</w:t>
      </w:r>
      <w:r w:rsidR="00F12101">
        <w:rPr>
          <w:w w:val="102"/>
        </w:rPr>
        <w:t>58</w:t>
      </w:r>
      <w:r w:rsidR="00247636" w:rsidRPr="00533A6D">
        <w:rPr>
          <w:w w:val="102"/>
        </w:rPr>
        <w:t>,</w:t>
      </w:r>
      <w:r w:rsidR="00F12101">
        <w:rPr>
          <w:w w:val="102"/>
        </w:rPr>
        <w:t>0</w:t>
      </w:r>
      <w:r w:rsidR="00247636" w:rsidRPr="00533A6D">
        <w:rPr>
          <w:w w:val="102"/>
        </w:rPr>
        <w:t>00</w:t>
      </w:r>
      <w:r w:rsidRPr="00533A6D">
        <w:rPr>
          <w:w w:val="102"/>
        </w:rPr>
        <w:t>) consisting of salaries, common staff costs and danger pay for the deployment of 1,04</w:t>
      </w:r>
      <w:r w:rsidR="004023A5">
        <w:rPr>
          <w:w w:val="102"/>
        </w:rPr>
        <w:t>9</w:t>
      </w:r>
      <w:r w:rsidRPr="00533A6D">
        <w:rPr>
          <w:w w:val="102"/>
        </w:rPr>
        <w:t xml:space="preserve"> posts and positions (1 Under-Secretary-General, 2 Assistant Secretary-General, 1 D-2, 5 D-1, 25 P-5, 54 P-4, 53 P-3, 4 P-2, </w:t>
      </w:r>
      <w:r w:rsidR="00794B8F">
        <w:rPr>
          <w:w w:val="102"/>
        </w:rPr>
        <w:t>1</w:t>
      </w:r>
      <w:r w:rsidR="00794B8F" w:rsidRPr="00533A6D">
        <w:rPr>
          <w:w w:val="102"/>
        </w:rPr>
        <w:t>1</w:t>
      </w:r>
      <w:r w:rsidR="00794B8F">
        <w:rPr>
          <w:w w:val="102"/>
        </w:rPr>
        <w:t>1</w:t>
      </w:r>
      <w:r w:rsidR="00794B8F" w:rsidRPr="00533A6D">
        <w:rPr>
          <w:w w:val="102"/>
        </w:rPr>
        <w:t xml:space="preserve"> </w:t>
      </w:r>
      <w:r w:rsidRPr="00533A6D">
        <w:rPr>
          <w:w w:val="102"/>
        </w:rPr>
        <w:t>Field Service, 121 National Professional Officer,</w:t>
      </w:r>
      <w:r w:rsidR="00BD5CFE">
        <w:rPr>
          <w:w w:val="102"/>
        </w:rPr>
        <w:t xml:space="preserve"> 1 </w:t>
      </w:r>
      <w:r w:rsidR="007259E7">
        <w:rPr>
          <w:w w:val="102"/>
        </w:rPr>
        <w:t xml:space="preserve">National </w:t>
      </w:r>
      <w:r w:rsidR="00BD5CFE">
        <w:rPr>
          <w:w w:val="102"/>
        </w:rPr>
        <w:t xml:space="preserve">General Service staff, </w:t>
      </w:r>
      <w:r w:rsidRPr="00533A6D">
        <w:rPr>
          <w:w w:val="102"/>
        </w:rPr>
        <w:t>55</w:t>
      </w:r>
      <w:r w:rsidR="007259E7">
        <w:rPr>
          <w:w w:val="102"/>
        </w:rPr>
        <w:t>7</w:t>
      </w:r>
      <w:r w:rsidRPr="00533A6D">
        <w:rPr>
          <w:w w:val="102"/>
        </w:rPr>
        <w:t xml:space="preserve"> </w:t>
      </w:r>
      <w:r w:rsidR="00F57C8A" w:rsidRPr="00533A6D">
        <w:rPr>
          <w:w w:val="102"/>
        </w:rPr>
        <w:t>Local level</w:t>
      </w:r>
      <w:r w:rsidRPr="00533A6D">
        <w:rPr>
          <w:w w:val="102"/>
        </w:rPr>
        <w:t xml:space="preserve"> and 114 United Nations Volunteer</w:t>
      </w:r>
      <w:r w:rsidR="00D0789C">
        <w:rPr>
          <w:w w:val="102"/>
        </w:rPr>
        <w:t>s</w:t>
      </w:r>
      <w:r w:rsidRPr="00533A6D">
        <w:rPr>
          <w:w w:val="102"/>
        </w:rPr>
        <w:t xml:space="preserve">), inclusive of </w:t>
      </w:r>
      <w:r w:rsidR="00E229B5" w:rsidRPr="00533A6D">
        <w:rPr>
          <w:w w:val="102"/>
        </w:rPr>
        <w:t xml:space="preserve">the abolishment of </w:t>
      </w:r>
      <w:r w:rsidR="005C32EC" w:rsidRPr="00533A6D">
        <w:rPr>
          <w:w w:val="102"/>
        </w:rPr>
        <w:t>11</w:t>
      </w:r>
      <w:r w:rsidR="005C32EC">
        <w:rPr>
          <w:w w:val="102"/>
        </w:rPr>
        <w:t>7</w:t>
      </w:r>
      <w:r w:rsidR="005C32EC" w:rsidRPr="00533A6D">
        <w:rPr>
          <w:w w:val="102"/>
        </w:rPr>
        <w:t xml:space="preserve"> </w:t>
      </w:r>
      <w:r w:rsidR="00E229B5" w:rsidRPr="00533A6D">
        <w:rPr>
          <w:w w:val="102"/>
        </w:rPr>
        <w:t>posts</w:t>
      </w:r>
      <w:r w:rsidR="003D44E4">
        <w:rPr>
          <w:w w:val="102"/>
        </w:rPr>
        <w:t xml:space="preserve"> </w:t>
      </w:r>
      <w:r w:rsidR="003D44E4">
        <w:rPr>
          <w:rFonts w:eastAsia="Calibri"/>
          <w:color w:val="000000" w:themeColor="text1"/>
          <w14:ligatures w14:val="none"/>
        </w:rPr>
        <w:t>of which 38 posts for KJSO will be abolished effective 1 October 2026</w:t>
      </w:r>
      <w:r w:rsidR="00E229B5">
        <w:rPr>
          <w:w w:val="102"/>
        </w:rPr>
        <w:t xml:space="preserve">, the </w:t>
      </w:r>
      <w:r w:rsidR="00E229B5" w:rsidRPr="00533A6D">
        <w:rPr>
          <w:w w:val="102"/>
        </w:rPr>
        <w:t xml:space="preserve">proposed establishment </w:t>
      </w:r>
      <w:r w:rsidR="00E229B5">
        <w:rPr>
          <w:w w:val="102"/>
        </w:rPr>
        <w:t>of 18</w:t>
      </w:r>
      <w:r w:rsidRPr="00533A6D">
        <w:rPr>
          <w:w w:val="102"/>
        </w:rPr>
        <w:t xml:space="preserve"> new </w:t>
      </w:r>
      <w:r w:rsidR="00E229B5">
        <w:rPr>
          <w:w w:val="102"/>
        </w:rPr>
        <w:t>posts and 3</w:t>
      </w:r>
      <w:r w:rsidR="00E229B5" w:rsidRPr="00533A6D">
        <w:rPr>
          <w:w w:val="102"/>
        </w:rPr>
        <w:t xml:space="preserve"> </w:t>
      </w:r>
      <w:r w:rsidRPr="00533A6D">
        <w:rPr>
          <w:w w:val="102"/>
        </w:rPr>
        <w:t xml:space="preserve">new </w:t>
      </w:r>
      <w:r w:rsidR="00E229B5">
        <w:rPr>
          <w:w w:val="102"/>
        </w:rPr>
        <w:t xml:space="preserve">international </w:t>
      </w:r>
      <w:r w:rsidR="00E229B5" w:rsidRPr="00533A6D">
        <w:rPr>
          <w:w w:val="102"/>
        </w:rPr>
        <w:t xml:space="preserve">United Nations Volunteers </w:t>
      </w:r>
      <w:r w:rsidRPr="00533A6D">
        <w:rPr>
          <w:w w:val="102"/>
        </w:rPr>
        <w:t>positions</w:t>
      </w:r>
      <w:r w:rsidR="00E229B5">
        <w:rPr>
          <w:w w:val="102"/>
        </w:rPr>
        <w:t>,</w:t>
      </w:r>
      <w:r w:rsidR="0075326A">
        <w:rPr>
          <w:w w:val="102"/>
        </w:rPr>
        <w:t xml:space="preserve"> </w:t>
      </w:r>
      <w:r w:rsidRPr="00533A6D">
        <w:rPr>
          <w:w w:val="102"/>
        </w:rPr>
        <w:t xml:space="preserve">and </w:t>
      </w:r>
      <w:r w:rsidR="00E229B5">
        <w:rPr>
          <w:w w:val="102"/>
        </w:rPr>
        <w:t xml:space="preserve">the </w:t>
      </w:r>
      <w:r w:rsidR="00E229B5" w:rsidRPr="00533A6D">
        <w:rPr>
          <w:w w:val="102"/>
        </w:rPr>
        <w:t xml:space="preserve">proposed conversion </w:t>
      </w:r>
      <w:r w:rsidR="00E229B5">
        <w:rPr>
          <w:w w:val="102"/>
        </w:rPr>
        <w:t xml:space="preserve">of </w:t>
      </w:r>
      <w:r w:rsidRPr="00533A6D">
        <w:rPr>
          <w:w w:val="102"/>
        </w:rPr>
        <w:t>nine national United Nations Volunteers from extrabudgetary resources; the cost of one military observer ($23,700); and operational costs in the amount of $36,</w:t>
      </w:r>
      <w:r w:rsidR="00452296">
        <w:rPr>
          <w:w w:val="102"/>
        </w:rPr>
        <w:t>481</w:t>
      </w:r>
      <w:r w:rsidR="00133C4D" w:rsidRPr="00533A6D">
        <w:rPr>
          <w:w w:val="102"/>
        </w:rPr>
        <w:t>,</w:t>
      </w:r>
      <w:r w:rsidR="00452296">
        <w:rPr>
          <w:w w:val="102"/>
        </w:rPr>
        <w:t>4</w:t>
      </w:r>
      <w:r w:rsidR="00133C4D" w:rsidRPr="00533A6D">
        <w:rPr>
          <w:w w:val="102"/>
        </w:rPr>
        <w:t>00</w:t>
      </w:r>
      <w:r w:rsidRPr="00533A6D">
        <w:rPr>
          <w:w w:val="102"/>
        </w:rPr>
        <w:t>.</w:t>
      </w:r>
    </w:p>
    <w:p w14:paraId="0FDB73DD" w14:textId="77777777" w:rsidR="00A86C8F" w:rsidRPr="00533A6D" w:rsidRDefault="00A86C8F" w:rsidP="00A86C8F">
      <w:pPr>
        <w:pStyle w:val="AUNAMA16Apr"/>
        <w:numPr>
          <w:ilvl w:val="0"/>
          <w:numId w:val="0"/>
        </w:numPr>
        <w:ind w:left="1260"/>
        <w:rPr>
          <w:w w:val="102"/>
        </w:rPr>
      </w:pPr>
    </w:p>
    <w:p w14:paraId="4BEA8E7E" w14:textId="0B4AC495" w:rsidR="00446318" w:rsidRPr="00533A6D" w:rsidRDefault="00725033">
      <w:pPr>
        <w:pStyle w:val="AUNAMA16Apr"/>
        <w:rPr>
          <w:w w:val="102"/>
        </w:rPr>
      </w:pPr>
      <w:r w:rsidRPr="00533A6D">
        <w:rPr>
          <w:w w:val="102"/>
        </w:rPr>
        <w:lastRenderedPageBreak/>
        <w:t xml:space="preserve">The </w:t>
      </w:r>
      <w:r w:rsidR="000B68FA" w:rsidRPr="00533A6D">
        <w:rPr>
          <w:w w:val="102"/>
        </w:rPr>
        <w:t>de</w:t>
      </w:r>
      <w:r w:rsidR="00E119A9" w:rsidRPr="00533A6D">
        <w:rPr>
          <w:w w:val="102"/>
        </w:rPr>
        <w:t>crease</w:t>
      </w:r>
      <w:r w:rsidRPr="00533A6D">
        <w:rPr>
          <w:w w:val="102"/>
        </w:rPr>
        <w:t xml:space="preserve"> in requirements for 2026 compared with the appropriation for 2025 is attributable to</w:t>
      </w:r>
      <w:r w:rsidR="000B68FA" w:rsidRPr="00533A6D">
        <w:rPr>
          <w:w w:val="102"/>
        </w:rPr>
        <w:t xml:space="preserve"> reduced requirements for civilian personnel, </w:t>
      </w:r>
      <w:r w:rsidR="00E229B5">
        <w:rPr>
          <w:w w:val="102"/>
        </w:rPr>
        <w:t>owing</w:t>
      </w:r>
      <w:r w:rsidR="00E229B5" w:rsidRPr="00533A6D">
        <w:rPr>
          <w:w w:val="102"/>
        </w:rPr>
        <w:t xml:space="preserve"> </w:t>
      </w:r>
      <w:r w:rsidR="000B68FA" w:rsidRPr="00533A6D">
        <w:rPr>
          <w:w w:val="102"/>
        </w:rPr>
        <w:t xml:space="preserve">mainly to the abolishment of </w:t>
      </w:r>
      <w:r w:rsidR="005C32EC" w:rsidRPr="00533A6D">
        <w:rPr>
          <w:w w:val="102"/>
        </w:rPr>
        <w:t>11</w:t>
      </w:r>
      <w:r w:rsidR="005C32EC">
        <w:rPr>
          <w:w w:val="102"/>
        </w:rPr>
        <w:t>7</w:t>
      </w:r>
      <w:r w:rsidR="005C32EC" w:rsidRPr="00533A6D">
        <w:rPr>
          <w:w w:val="102"/>
        </w:rPr>
        <w:t xml:space="preserve"> </w:t>
      </w:r>
      <w:r w:rsidR="000B68FA" w:rsidRPr="00533A6D">
        <w:rPr>
          <w:w w:val="102"/>
        </w:rPr>
        <w:t>posts and the application of a higher vacancy rate for international staff</w:t>
      </w:r>
      <w:r w:rsidR="00792445">
        <w:rPr>
          <w:w w:val="102"/>
        </w:rPr>
        <w:t xml:space="preserve">, offset by higher requirements for United Nations Volunteer costs owing to </w:t>
      </w:r>
      <w:r w:rsidR="00FC7A40">
        <w:rPr>
          <w:w w:val="102"/>
        </w:rPr>
        <w:t xml:space="preserve">a </w:t>
      </w:r>
      <w:r w:rsidR="00850941">
        <w:rPr>
          <w:w w:val="102"/>
        </w:rPr>
        <w:t>lower vacancy rate and higher entitlement cost</w:t>
      </w:r>
      <w:r w:rsidR="00063672">
        <w:rPr>
          <w:w w:val="102"/>
        </w:rPr>
        <w:t>s, as well as the proposed establishment of 18 new posts</w:t>
      </w:r>
      <w:r w:rsidR="00B80F82">
        <w:rPr>
          <w:w w:val="102"/>
        </w:rPr>
        <w:t>.</w:t>
      </w:r>
      <w:r w:rsidR="000B68FA" w:rsidRPr="00533A6D">
        <w:rPr>
          <w:w w:val="102"/>
        </w:rPr>
        <w:t xml:space="preserve">  The decrease in requirements is offset in part by</w:t>
      </w:r>
      <w:r w:rsidR="005E7967">
        <w:rPr>
          <w:w w:val="102"/>
        </w:rPr>
        <w:t xml:space="preserve"> increased requirements for operational costs, attributable primarily to</w:t>
      </w:r>
      <w:r w:rsidR="00CB567E">
        <w:rPr>
          <w:w w:val="102"/>
        </w:rPr>
        <w:t xml:space="preserve"> additional requirements </w:t>
      </w:r>
      <w:r w:rsidR="00CB567E" w:rsidRPr="00533A6D">
        <w:rPr>
          <w:w w:val="102"/>
        </w:rPr>
        <w:t>for</w:t>
      </w:r>
      <w:r w:rsidR="00CB567E">
        <w:rPr>
          <w:w w:val="102"/>
        </w:rPr>
        <w:t>:</w:t>
      </w:r>
      <w:r w:rsidR="00390B28">
        <w:rPr>
          <w:w w:val="102"/>
        </w:rPr>
        <w:t xml:space="preserve"> </w:t>
      </w:r>
      <w:r w:rsidR="00CB567E">
        <w:rPr>
          <w:w w:val="102"/>
        </w:rPr>
        <w:t xml:space="preserve">(a) </w:t>
      </w:r>
      <w:r w:rsidR="00BD0534" w:rsidRPr="00533A6D">
        <w:rPr>
          <w:w w:val="102"/>
        </w:rPr>
        <w:t>construction of a central warehouse for more efficient space management</w:t>
      </w:r>
      <w:r w:rsidR="00BD0534">
        <w:rPr>
          <w:w w:val="102"/>
        </w:rPr>
        <w:t xml:space="preserve"> and for the </w:t>
      </w:r>
      <w:r w:rsidR="00BD0534" w:rsidRPr="00533A6D">
        <w:rPr>
          <w:w w:val="102"/>
        </w:rPr>
        <w:t>improve</w:t>
      </w:r>
      <w:r w:rsidR="00BD0534">
        <w:rPr>
          <w:w w:val="102"/>
        </w:rPr>
        <w:t>ment of</w:t>
      </w:r>
      <w:r w:rsidR="00BD0534" w:rsidRPr="00533A6D">
        <w:rPr>
          <w:w w:val="102"/>
        </w:rPr>
        <w:t xml:space="preserve"> the wastewater treatment plant and the compound facilities including </w:t>
      </w:r>
      <w:r w:rsidR="00BD0534">
        <w:rPr>
          <w:w w:val="102"/>
        </w:rPr>
        <w:t xml:space="preserve">for </w:t>
      </w:r>
      <w:r w:rsidR="00BD0534" w:rsidRPr="00533A6D">
        <w:rPr>
          <w:w w:val="102"/>
        </w:rPr>
        <w:t>security upgrade; and (b) acquisition of safety and security equipment as well as the replacement of prefabricated accommodations and equipment, and engineering supplies required for the general maintenance of the compounds and to support the planned minor projects</w:t>
      </w:r>
      <w:r w:rsidR="00BD0534">
        <w:t>.</w:t>
      </w:r>
    </w:p>
    <w:p w14:paraId="3A2C78A4" w14:textId="7D04AA8D" w:rsidR="003D5EBF" w:rsidRPr="00533A6D" w:rsidRDefault="003D5EBF" w:rsidP="003D5EBF">
      <w:pPr>
        <w:pStyle w:val="AUNAMA16Apr"/>
        <w:numPr>
          <w:ilvl w:val="0"/>
          <w:numId w:val="0"/>
        </w:numPr>
        <w:ind w:left="1260"/>
        <w:rPr>
          <w:w w:val="102"/>
        </w:rPr>
      </w:pPr>
    </w:p>
    <w:p w14:paraId="0125B590" w14:textId="0AA31362" w:rsidR="00776751" w:rsidRPr="00E3773F" w:rsidRDefault="00776751" w:rsidP="003D5EBF">
      <w:pPr>
        <w:pStyle w:val="H23"/>
        <w:keepNext/>
        <w:keepLines/>
        <w:ind w:right="1260"/>
        <w:rPr>
          <w:lang w:val="en-GB"/>
        </w:rPr>
      </w:pPr>
      <w:r w:rsidRPr="00C91867">
        <w:rPr>
          <w:lang w:val="en-GB"/>
        </w:rPr>
        <w:t>Figure I</w:t>
      </w:r>
    </w:p>
    <w:p w14:paraId="1EB304E5" w14:textId="77777777" w:rsidR="00776751" w:rsidRPr="00C34DA0" w:rsidRDefault="00776751" w:rsidP="003D5EBF">
      <w:pPr>
        <w:pStyle w:val="H23"/>
        <w:keepNext/>
        <w:keepLines/>
        <w:ind w:right="1260"/>
        <w:rPr>
          <w:rFonts w:ascii="Times New Roman Bold" w:hAnsi="Times New Roman Bold"/>
          <w:b w:val="0"/>
          <w:bCs/>
          <w:lang w:val="en-GB"/>
        </w:rPr>
      </w:pPr>
      <w:r w:rsidRPr="00E3773F">
        <w:rPr>
          <w:rFonts w:ascii="Times New Roman Bold" w:hAnsi="Times New Roman Bold"/>
          <w:b w:val="0"/>
          <w:bCs/>
          <w:lang w:val="en-GB"/>
        </w:rPr>
        <w:t>Distribution of proposed resources for 2026</w:t>
      </w:r>
    </w:p>
    <w:p w14:paraId="54CF85C8" w14:textId="77777777" w:rsidR="00776751" w:rsidRPr="001F3099" w:rsidRDefault="00776751" w:rsidP="003D5EBF">
      <w:pPr>
        <w:pStyle w:val="H23"/>
        <w:keepNext/>
        <w:keepLines/>
        <w:ind w:right="1260"/>
        <w:rPr>
          <w:b w:val="0"/>
          <w:bCs/>
          <w:sz w:val="13"/>
          <w:szCs w:val="13"/>
          <w:lang w:val="en-GB"/>
        </w:rPr>
      </w:pPr>
      <w:r w:rsidRPr="001F3099">
        <w:rPr>
          <w:rFonts w:hint="eastAsia"/>
          <w:b w:val="0"/>
          <w:bCs/>
          <w:sz w:val="13"/>
          <w:szCs w:val="13"/>
          <w:lang w:val="en-GB"/>
        </w:rPr>
        <w:t>(Number of posts/thousands of United States dollars)</w:t>
      </w:r>
    </w:p>
    <w:p w14:paraId="384C1EAA" w14:textId="08AE5A5F" w:rsidR="00776751" w:rsidRDefault="00646147" w:rsidP="00776751">
      <w:pPr>
        <w:pStyle w:val="AUNAMA16Apr"/>
        <w:numPr>
          <w:ilvl w:val="0"/>
          <w:numId w:val="0"/>
        </w:numPr>
        <w:ind w:left="1260" w:hanging="540"/>
        <w:rPr>
          <w:lang w:eastAsia="zh-CN"/>
        </w:rPr>
      </w:pPr>
      <w:r>
        <w:rPr>
          <w:noProof/>
          <w:w w:val="100"/>
        </w:rPr>
        <mc:AlternateContent>
          <mc:Choice Requires="wpg">
            <w:drawing>
              <wp:anchor distT="0" distB="0" distL="114300" distR="114300" simplePos="0" relativeHeight="251658359" behindDoc="0" locked="0" layoutInCell="1" allowOverlap="1" wp14:anchorId="073FAA38" wp14:editId="20A7DD82">
                <wp:simplePos x="0" y="0"/>
                <wp:positionH relativeFrom="column">
                  <wp:posOffset>-52070</wp:posOffset>
                </wp:positionH>
                <wp:positionV relativeFrom="paragraph">
                  <wp:posOffset>604471</wp:posOffset>
                </wp:positionV>
                <wp:extent cx="6597650" cy="2505710"/>
                <wp:effectExtent l="0" t="0" r="0" b="8890"/>
                <wp:wrapSquare wrapText="bothSides"/>
                <wp:docPr id="1311976926" name="Group 5"/>
                <wp:cNvGraphicFramePr/>
                <a:graphic xmlns:a="http://schemas.openxmlformats.org/drawingml/2006/main">
                  <a:graphicData uri="http://schemas.microsoft.com/office/word/2010/wordprocessingGroup">
                    <wpg:wgp>
                      <wpg:cNvGrpSpPr/>
                      <wpg:grpSpPr>
                        <a:xfrm>
                          <a:off x="0" y="0"/>
                          <a:ext cx="6597650" cy="2505710"/>
                          <a:chOff x="0" y="0"/>
                          <a:chExt cx="9057853" cy="3271797"/>
                        </a:xfrm>
                      </wpg:grpSpPr>
                      <wpg:graphicFrame>
                        <wpg:cNvPr id="679319510" name="Chart 679319510"/>
                        <wpg:cNvFrPr/>
                        <wpg:xfrm>
                          <a:off x="1389080" y="0"/>
                          <a:ext cx="3290405" cy="3130182"/>
                        </wpg:xfrm>
                        <a:graphic>
                          <a:graphicData uri="http://schemas.openxmlformats.org/drawingml/2006/chart">
                            <c:chart xmlns:c="http://schemas.openxmlformats.org/drawingml/2006/chart" xmlns:r="http://schemas.openxmlformats.org/officeDocument/2006/relationships" r:id="rId33"/>
                          </a:graphicData>
                        </a:graphic>
                      </wpg:graphicFrame>
                      <wps:wsp>
                        <wps:cNvPr id="1929602461" name="Arrow: Left 1929602461"/>
                        <wps:cNvSpPr/>
                        <wps:spPr>
                          <a:xfrm rot="10800000">
                            <a:off x="4293086" y="1539296"/>
                            <a:ext cx="535609" cy="138045"/>
                          </a:xfrm>
                          <a:prstGeom prst="leftArrow">
                            <a:avLst>
                              <a:gd name="adj1" fmla="val 50000"/>
                              <a:gd name="adj2" fmla="val 96550"/>
                            </a:avLst>
                          </a:prstGeom>
                          <a:solidFill>
                            <a:schemeClr val="bg1">
                              <a:lumMod val="50000"/>
                            </a:schemeClr>
                          </a:solidFill>
                          <a:ln>
                            <a:noFill/>
                          </a:ln>
                        </wps:spPr>
                        <wps:style>
                          <a:lnRef idx="3">
                            <a:schemeClr val="lt1"/>
                          </a:lnRef>
                          <a:fillRef idx="1">
                            <a:schemeClr val="accent4"/>
                          </a:fillRef>
                          <a:effectRef idx="1">
                            <a:schemeClr val="accent4"/>
                          </a:effectRef>
                          <a:fontRef idx="minor">
                            <a:schemeClr val="lt1"/>
                          </a:fontRef>
                        </wps:style>
                        <wps:bodyPr rtlCol="0" anchor="t"/>
                      </wps:wsp>
                      <wpg:graphicFrame>
                        <wpg:cNvPr id="340496854" name="Chart 340496854"/>
                        <wpg:cNvFrPr/>
                        <wpg:xfrm>
                          <a:off x="4806528" y="7898"/>
                          <a:ext cx="4251325" cy="3263899"/>
                        </wpg:xfrm>
                        <a:graphic>
                          <a:graphicData uri="http://schemas.openxmlformats.org/drawingml/2006/chart">
                            <c:chart xmlns:c="http://schemas.openxmlformats.org/drawingml/2006/chart" xmlns:r="http://schemas.openxmlformats.org/officeDocument/2006/relationships" r:id="rId34"/>
                          </a:graphicData>
                        </a:graphic>
                      </wpg:graphicFrame>
                      <wpg:graphicFrame>
                        <wpg:cNvPr id="1921465120" name="Chart 1921465120"/>
                        <wpg:cNvFrPr/>
                        <wpg:xfrm>
                          <a:off x="0" y="28856"/>
                          <a:ext cx="1619250" cy="3155950"/>
                        </wpg:xfrm>
                        <a:graphic>
                          <a:graphicData uri="http://schemas.openxmlformats.org/drawingml/2006/chart">
                            <c:chart xmlns:c="http://schemas.openxmlformats.org/drawingml/2006/chart" xmlns:r="http://schemas.openxmlformats.org/officeDocument/2006/relationships" r:id="rId35"/>
                          </a:graphicData>
                        </a:graphic>
                      </wpg:graphicFrame>
                      <wps:wsp>
                        <wps:cNvPr id="1162154444" name="Arrow: Left 1162154444"/>
                        <wps:cNvSpPr/>
                        <wps:spPr>
                          <a:xfrm>
                            <a:off x="1255183" y="1560368"/>
                            <a:ext cx="535609" cy="121477"/>
                          </a:xfrm>
                          <a:prstGeom prst="leftArrow">
                            <a:avLst>
                              <a:gd name="adj1" fmla="val 50000"/>
                              <a:gd name="adj2" fmla="val 107661"/>
                            </a:avLst>
                          </a:prstGeom>
                          <a:solidFill>
                            <a:schemeClr val="bg2">
                              <a:lumMod val="90000"/>
                            </a:schemeClr>
                          </a:solidFill>
                          <a:ln>
                            <a:noFill/>
                          </a:ln>
                        </wps:spPr>
                        <wps:style>
                          <a:lnRef idx="3">
                            <a:schemeClr val="lt1"/>
                          </a:lnRef>
                          <a:fillRef idx="1">
                            <a:schemeClr val="accent4"/>
                          </a:fillRef>
                          <a:effectRef idx="1">
                            <a:schemeClr val="accent4"/>
                          </a:effectRef>
                          <a:fontRef idx="minor">
                            <a:schemeClr val="lt1"/>
                          </a:fontRef>
                        </wps:style>
                        <wps:bodyPr rtlCol="0" anchor="t"/>
                      </wps:wsp>
                    </wpg:wgp>
                  </a:graphicData>
                </a:graphic>
                <wp14:sizeRelH relativeFrom="margin">
                  <wp14:pctWidth>0</wp14:pctWidth>
                </wp14:sizeRelH>
                <wp14:sizeRelV relativeFrom="margin">
                  <wp14:pctHeight>0</wp14:pctHeight>
                </wp14:sizeRelV>
              </wp:anchor>
            </w:drawing>
          </mc:Choice>
          <mc:Fallback>
            <w:pict>
              <v:group w14:anchorId="094623A0" id="Group 5" o:spid="_x0000_s1026" style="position:absolute;margin-left:-4.1pt;margin-top:47.6pt;width:519.5pt;height:197.3pt;z-index:251658361;mso-width-relative:margin;mso-height-relative:margin" coordsize="90578,32717" o:gfxdata="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679319510" o:spid="_x0000_s1027" type="#_x0000_t75" style="position:absolute;left:13892;width:32891;height:312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">
                  <v:imagedata r:id="rId36" o:title=""/>
                  <o:lock v:ext="edit" aspectratio="f"/>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929602461" o:spid="_x0000_s1028" type="#_x0000_t66" style="position:absolute;left:42930;top:15392;width:5356;height:1381;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" adj="5375" fillcolor="#7f7f7f [1612]" stroked="f" strokeweight="1.5pt"/>
                <v:shape id="Chart 340496854" o:spid="_x0000_s1029" type="#_x0000_t75" style="position:absolute;left:48038;top:79;width:42516;height:326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">
                  <v:imagedata r:id="rId37" o:title=""/>
                  <o:lock v:ext="edit" aspectratio="f"/>
                </v:shape>
                <v:shape id="Chart 1921465120" o:spid="_x0000_s1030" type="#_x0000_t75" style="position:absolute;top:318;width:16152;height:3152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">
                  <v:imagedata r:id="rId38" o:title=""/>
                  <o:lock v:ext="edit" aspectratio="f"/>
                </v:shape>
                <v:shape id="Arrow: Left 1162154444" o:spid="_x0000_s1031" type="#_x0000_t66" style="position:absolute;left:12551;top:15603;width:5356;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" adj="5274" fillcolor="#d0d0d0 [2894]" stroked="f" strokeweight="1.5pt"/>
                <w10:wrap type="square"/>
              </v:group>
            </w:pict>
          </mc:Fallback>
        </mc:AlternateContent>
      </w:r>
    </w:p>
    <w:tbl>
      <w:tblPr>
        <w:tblStyle w:val="TableGrid"/>
        <w:tblW w:w="927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0"/>
        <w:gridCol w:w="3420"/>
        <w:gridCol w:w="4230"/>
      </w:tblGrid>
      <w:tr w:rsidR="00776751" w:rsidRPr="00DE4C29" w14:paraId="66454755" w14:textId="77777777">
        <w:trPr>
          <w:trHeight w:val="224"/>
        </w:trPr>
        <w:tc>
          <w:tcPr>
            <w:tcW w:w="1620" w:type="dxa"/>
            <w:vAlign w:val="center"/>
          </w:tcPr>
          <w:p w14:paraId="5B412930" w14:textId="3199BB8A" w:rsidR="00776751" w:rsidRPr="00DE4C29" w:rsidRDefault="00776751">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 xml:space="preserve">Distribution </w:t>
            </w:r>
            <w:r w:rsidRPr="00DE4C29">
              <w:rPr>
                <w:rFonts w:eastAsiaTheme="minorEastAsia" w:hint="eastAsia"/>
                <w:b/>
                <w:bCs/>
                <w:sz w:val="15"/>
                <w:szCs w:val="15"/>
                <w:lang w:eastAsia="zh-CN"/>
              </w:rPr>
              <w:t>o</w:t>
            </w:r>
            <w:r w:rsidRPr="00DE4C29">
              <w:rPr>
                <w:rFonts w:eastAsiaTheme="minorEastAsia"/>
                <w:b/>
                <w:bCs/>
                <w:sz w:val="15"/>
                <w:szCs w:val="15"/>
                <w:lang w:eastAsia="zh-CN"/>
              </w:rPr>
              <w:t>f posts</w:t>
            </w:r>
            <w:r w:rsidR="00CC6FF9">
              <w:rPr>
                <w:rFonts w:eastAsiaTheme="minorEastAsia"/>
                <w:b/>
                <w:bCs/>
                <w:sz w:val="15"/>
                <w:szCs w:val="15"/>
                <w:lang w:eastAsia="zh-CN"/>
              </w:rPr>
              <w:t xml:space="preserve"> and positions</w:t>
            </w:r>
          </w:p>
        </w:tc>
        <w:tc>
          <w:tcPr>
            <w:tcW w:w="3420" w:type="dxa"/>
            <w:vAlign w:val="center"/>
          </w:tcPr>
          <w:p w14:paraId="6DD5F093" w14:textId="77777777" w:rsidR="00776751" w:rsidRPr="00DE4C29" w:rsidRDefault="00776751">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Distribution</w:t>
            </w:r>
            <w:r w:rsidRPr="00DE4C29">
              <w:rPr>
                <w:rFonts w:eastAsiaTheme="minorEastAsia" w:hint="eastAsia"/>
                <w:b/>
                <w:bCs/>
                <w:sz w:val="15"/>
                <w:szCs w:val="15"/>
                <w:lang w:eastAsia="zh-CN"/>
              </w:rPr>
              <w:t xml:space="preserve"> </w:t>
            </w:r>
            <w:r w:rsidRPr="00DE4C29">
              <w:rPr>
                <w:rFonts w:eastAsiaTheme="minorEastAsia"/>
                <w:b/>
                <w:bCs/>
                <w:sz w:val="15"/>
                <w:szCs w:val="15"/>
                <w:lang w:eastAsia="zh-CN"/>
              </w:rPr>
              <w:t>of financial</w:t>
            </w:r>
            <w:r w:rsidRPr="00DE4C29">
              <w:rPr>
                <w:rFonts w:eastAsiaTheme="minorEastAsia" w:hint="eastAsia"/>
                <w:b/>
                <w:bCs/>
                <w:sz w:val="15"/>
                <w:szCs w:val="15"/>
                <w:lang w:eastAsia="zh-CN"/>
              </w:rPr>
              <w:t xml:space="preserve"> </w:t>
            </w:r>
            <w:r w:rsidRPr="00DE4C29">
              <w:rPr>
                <w:rFonts w:eastAsiaTheme="minorEastAsia"/>
                <w:b/>
                <w:bCs/>
                <w:sz w:val="15"/>
                <w:szCs w:val="15"/>
                <w:lang w:eastAsia="zh-CN"/>
              </w:rPr>
              <w:t>resources</w:t>
            </w:r>
          </w:p>
        </w:tc>
        <w:tc>
          <w:tcPr>
            <w:tcW w:w="4230" w:type="dxa"/>
            <w:vAlign w:val="center"/>
          </w:tcPr>
          <w:p w14:paraId="437B24F3" w14:textId="7402FEB0" w:rsidR="00776751" w:rsidRPr="00DE4C29" w:rsidRDefault="00776751">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Distribution of non-post resources</w:t>
            </w:r>
          </w:p>
        </w:tc>
      </w:tr>
      <w:tr w:rsidR="00776751" w:rsidRPr="00DE4C29" w14:paraId="1B68DE8A" w14:textId="77777777">
        <w:trPr>
          <w:trHeight w:val="80"/>
        </w:trPr>
        <w:tc>
          <w:tcPr>
            <w:tcW w:w="1620" w:type="dxa"/>
            <w:vAlign w:val="center"/>
          </w:tcPr>
          <w:p w14:paraId="0ACE658B" w14:textId="26331437" w:rsidR="00776751" w:rsidRPr="00DE4C29" w:rsidRDefault="00776751">
            <w:pPr>
              <w:pStyle w:val="SingleTxt"/>
              <w:spacing w:before="100" w:beforeAutospacing="1" w:after="100" w:afterAutospacing="1" w:line="240" w:lineRule="auto"/>
              <w:ind w:left="0" w:right="0"/>
              <w:contextualSpacing/>
              <w:jc w:val="center"/>
              <w:rPr>
                <w:rFonts w:eastAsiaTheme="minorEastAsia"/>
                <w:sz w:val="15"/>
                <w:szCs w:val="15"/>
                <w:lang w:eastAsia="zh-CN"/>
              </w:rPr>
            </w:pPr>
            <w:r w:rsidRPr="00DE4C29">
              <w:rPr>
                <w:rFonts w:eastAsiaTheme="minorEastAsia"/>
                <w:sz w:val="15"/>
                <w:szCs w:val="15"/>
                <w:lang w:eastAsia="zh-CN"/>
              </w:rPr>
              <w:t>1</w:t>
            </w:r>
            <w:r w:rsidR="00B37CB0">
              <w:rPr>
                <w:rFonts w:eastAsiaTheme="minorEastAsia"/>
                <w:sz w:val="15"/>
                <w:szCs w:val="15"/>
                <w:lang w:eastAsia="zh-CN"/>
              </w:rPr>
              <w:t>0</w:t>
            </w:r>
            <w:r w:rsidRPr="00DE4C29">
              <w:rPr>
                <w:rFonts w:eastAsiaTheme="minorEastAsia"/>
                <w:sz w:val="15"/>
                <w:szCs w:val="15"/>
                <w:lang w:eastAsia="zh-CN"/>
              </w:rPr>
              <w:t>4</w:t>
            </w:r>
            <w:r w:rsidR="00E3773F">
              <w:rPr>
                <w:rFonts w:eastAsiaTheme="minorEastAsia"/>
                <w:sz w:val="15"/>
                <w:szCs w:val="15"/>
                <w:lang w:eastAsia="zh-CN"/>
              </w:rPr>
              <w:t>9</w:t>
            </w:r>
            <w:r w:rsidRPr="00DE4C29">
              <w:rPr>
                <w:rFonts w:eastAsiaTheme="minorEastAsia"/>
                <w:sz w:val="15"/>
                <w:szCs w:val="15"/>
                <w:lang w:eastAsia="zh-CN"/>
              </w:rPr>
              <w:t xml:space="preserve"> posts</w:t>
            </w:r>
          </w:p>
        </w:tc>
        <w:tc>
          <w:tcPr>
            <w:tcW w:w="3420" w:type="dxa"/>
            <w:vAlign w:val="center"/>
          </w:tcPr>
          <w:p w14:paraId="2B1A3AEC" w14:textId="3273A31F" w:rsidR="00776751" w:rsidRPr="00DE4C29" w:rsidRDefault="00776751">
            <w:pPr>
              <w:pStyle w:val="SingleTxt"/>
              <w:spacing w:before="100" w:beforeAutospacing="1" w:after="100" w:afterAutospacing="1" w:line="240" w:lineRule="auto"/>
              <w:ind w:left="0" w:right="0"/>
              <w:contextualSpacing/>
              <w:jc w:val="center"/>
              <w:rPr>
                <w:rFonts w:eastAsiaTheme="minorEastAsia"/>
                <w:sz w:val="15"/>
                <w:szCs w:val="15"/>
                <w:lang w:eastAsia="zh-CN"/>
              </w:rPr>
            </w:pPr>
            <w:r>
              <w:rPr>
                <w:rFonts w:eastAsiaTheme="minorEastAsia" w:hint="eastAsia"/>
                <w:sz w:val="15"/>
                <w:szCs w:val="15"/>
                <w:lang w:eastAsia="zh-CN"/>
              </w:rPr>
              <w:t>$</w:t>
            </w:r>
            <w:r w:rsidR="00F22D5D">
              <w:rPr>
                <w:rFonts w:eastAsiaTheme="minorEastAsia" w:hint="eastAsia"/>
                <w:sz w:val="15"/>
                <w:szCs w:val="15"/>
                <w:lang w:eastAsia="zh-CN"/>
              </w:rPr>
              <w:t>124</w:t>
            </w:r>
            <w:r w:rsidR="001A4368">
              <w:rPr>
                <w:rFonts w:eastAsiaTheme="minorEastAsia"/>
                <w:sz w:val="15"/>
                <w:szCs w:val="15"/>
                <w:lang w:eastAsia="zh-CN"/>
              </w:rPr>
              <w:t xml:space="preserve"> </w:t>
            </w:r>
            <w:r w:rsidR="00501416">
              <w:rPr>
                <w:rFonts w:eastAsiaTheme="minorEastAsia"/>
                <w:sz w:val="15"/>
                <w:szCs w:val="15"/>
                <w:lang w:eastAsia="zh-CN"/>
              </w:rPr>
              <w:t>463</w:t>
            </w:r>
            <w:r w:rsidR="001A4368">
              <w:rPr>
                <w:rFonts w:eastAsiaTheme="minorEastAsia"/>
                <w:sz w:val="15"/>
                <w:szCs w:val="15"/>
                <w:lang w:eastAsia="zh-CN"/>
              </w:rPr>
              <w:t>.</w:t>
            </w:r>
            <w:r w:rsidR="00501416">
              <w:rPr>
                <w:rFonts w:eastAsiaTheme="minorEastAsia"/>
                <w:sz w:val="15"/>
                <w:szCs w:val="15"/>
                <w:lang w:eastAsia="zh-CN"/>
              </w:rPr>
              <w:t>1</w:t>
            </w:r>
          </w:p>
        </w:tc>
        <w:tc>
          <w:tcPr>
            <w:tcW w:w="4230" w:type="dxa"/>
            <w:vAlign w:val="center"/>
          </w:tcPr>
          <w:p w14:paraId="285336C5" w14:textId="4A81BA26" w:rsidR="00776751" w:rsidRPr="00DE4C29" w:rsidRDefault="00776751">
            <w:pPr>
              <w:pStyle w:val="SingleTxt"/>
              <w:spacing w:before="100" w:beforeAutospacing="1" w:after="100" w:afterAutospacing="1" w:line="240" w:lineRule="auto"/>
              <w:ind w:left="0" w:right="0"/>
              <w:contextualSpacing/>
              <w:jc w:val="center"/>
              <w:rPr>
                <w:rFonts w:eastAsiaTheme="minorEastAsia"/>
                <w:sz w:val="15"/>
                <w:szCs w:val="15"/>
                <w:lang w:eastAsia="zh-CN"/>
              </w:rPr>
            </w:pPr>
            <w:r>
              <w:rPr>
                <w:rFonts w:eastAsiaTheme="minorEastAsia" w:hint="eastAsia"/>
                <w:sz w:val="15"/>
                <w:szCs w:val="15"/>
                <w:lang w:eastAsia="zh-CN"/>
              </w:rPr>
              <w:t>$</w:t>
            </w:r>
            <w:r w:rsidR="006B7D76">
              <w:rPr>
                <w:rFonts w:eastAsiaTheme="minorEastAsia"/>
                <w:sz w:val="15"/>
                <w:szCs w:val="15"/>
                <w:lang w:eastAsia="zh-CN"/>
              </w:rPr>
              <w:t xml:space="preserve">36 </w:t>
            </w:r>
            <w:r w:rsidR="00547477">
              <w:rPr>
                <w:rFonts w:eastAsiaTheme="minorEastAsia"/>
                <w:sz w:val="15"/>
                <w:szCs w:val="15"/>
                <w:lang w:eastAsia="zh-CN"/>
              </w:rPr>
              <w:t>505.1</w:t>
            </w:r>
          </w:p>
        </w:tc>
      </w:tr>
    </w:tbl>
    <w:p w14:paraId="00CD5508" w14:textId="3CF9DBD6" w:rsidR="00BE1E63" w:rsidRDefault="00BE1E63" w:rsidP="00776751">
      <w:pPr>
        <w:rPr>
          <w:w w:val="102"/>
        </w:rPr>
      </w:pPr>
    </w:p>
    <w:p w14:paraId="40889E96" w14:textId="77777777" w:rsidR="00C02FF3" w:rsidRDefault="00C02FF3" w:rsidP="00776751">
      <w:pPr>
        <w:rPr>
          <w:w w:val="102"/>
        </w:rPr>
      </w:pPr>
    </w:p>
    <w:p w14:paraId="3C4BD7D2" w14:textId="70F8911E" w:rsidR="00725033" w:rsidRPr="00DE2C8C" w:rsidRDefault="00725033" w:rsidP="00725033">
      <w:pPr>
        <w:pStyle w:val="H23"/>
        <w:rPr>
          <w:color w:val="000000" w:themeColor="text1"/>
          <w:lang w:val="en-GB"/>
        </w:rPr>
      </w:pPr>
      <w:r w:rsidRPr="00DE2C8C">
        <w:rPr>
          <w:color w:val="000000" w:themeColor="text1"/>
          <w:lang w:val="en-GB"/>
        </w:rPr>
        <w:t>Vacancy rates</w:t>
      </w:r>
    </w:p>
    <w:p w14:paraId="44A3547A" w14:textId="77777777" w:rsidR="00725033" w:rsidRPr="00DE2C8C" w:rsidRDefault="00725033" w:rsidP="00725033">
      <w:pPr>
        <w:suppressAutoHyphens w:val="0"/>
        <w:spacing w:line="120" w:lineRule="exact"/>
        <w:rPr>
          <w:rFonts w:eastAsia="Calibri"/>
          <w:color w:val="000000" w:themeColor="text1"/>
          <w:sz w:val="10"/>
          <w:shd w:val="pct15" w:color="auto" w:fill="FFFFFF"/>
          <w14:ligatures w14:val="none"/>
        </w:rPr>
      </w:pPr>
    </w:p>
    <w:p w14:paraId="48ECA735" w14:textId="033BA399" w:rsidR="00725033" w:rsidRPr="00DE2C8C" w:rsidRDefault="00725033" w:rsidP="00A86C8F">
      <w:pPr>
        <w:pStyle w:val="AUNAMA16Apr"/>
        <w:rPr>
          <w:w w:val="102"/>
          <w:shd w:val="pct15" w:color="auto" w:fill="FFFFFF"/>
        </w:rPr>
      </w:pPr>
      <w:r w:rsidRPr="00FA526D">
        <w:rPr>
          <w:w w:val="102"/>
        </w:rPr>
        <w:t xml:space="preserve">The table below outlines the proposed vacancy rates for 2026, which takes into account the 2024 average deployment and the actual vacancy rate as at 31 March 2025. </w:t>
      </w:r>
      <w:r w:rsidRPr="00606F68">
        <w:rPr>
          <w:w w:val="102"/>
        </w:rPr>
        <w:t>This is in line with the policy guidance provided to improve the accuracy and consistency of the vacancy factors applied in the proposed budget for 202</w:t>
      </w:r>
      <w:r>
        <w:rPr>
          <w:w w:val="102"/>
        </w:rPr>
        <w:t>6</w:t>
      </w:r>
      <w:r w:rsidRPr="00606F68">
        <w:rPr>
          <w:w w:val="102"/>
        </w:rPr>
        <w:t xml:space="preserve"> and to ensure that proposed vacancy rates are based, as much as possible, on actual rates. </w:t>
      </w:r>
      <w:r w:rsidRPr="00FA526D">
        <w:rPr>
          <w:w w:val="102"/>
        </w:rPr>
        <w:t>A vacancy rate of 50 per cent has been applied in the calculation of costs for the proposed establishment of new posts and positions, or posts and positions proposed for reassignment</w:t>
      </w:r>
      <w:r>
        <w:rPr>
          <w:w w:val="102"/>
        </w:rPr>
        <w:t xml:space="preserve">. </w:t>
      </w:r>
    </w:p>
    <w:p w14:paraId="39D782C2" w14:textId="77777777" w:rsidR="00725033" w:rsidRPr="00DE2C8C" w:rsidRDefault="00725033" w:rsidP="00725033">
      <w:pPr>
        <w:suppressAutoHyphens w:val="0"/>
        <w:spacing w:line="120" w:lineRule="exact"/>
        <w:rPr>
          <w:rFonts w:eastAsia="Calibri"/>
          <w:bCs/>
          <w:color w:val="000000" w:themeColor="text1"/>
          <w:sz w:val="10"/>
          <w14:ligatures w14:val="none"/>
        </w:rPr>
      </w:pPr>
    </w:p>
    <w:p w14:paraId="1BC01289" w14:textId="77777777" w:rsidR="00725033" w:rsidRPr="00DE2C8C" w:rsidRDefault="00725033" w:rsidP="00725033">
      <w:pPr>
        <w:pStyle w:val="H23"/>
        <w:keepNext/>
        <w:keepLines/>
        <w:rPr>
          <w:b w:val="0"/>
          <w:bCs/>
          <w:color w:val="000000" w:themeColor="text1"/>
          <w:lang w:val="en-GB"/>
        </w:rPr>
      </w:pPr>
      <w:r w:rsidRPr="00DE2C8C">
        <w:rPr>
          <w:b w:val="0"/>
          <w:bCs/>
          <w:color w:val="000000" w:themeColor="text1"/>
          <w:lang w:val="en-GB"/>
        </w:rPr>
        <w:lastRenderedPageBreak/>
        <w:t>Table 8</w:t>
      </w:r>
    </w:p>
    <w:p w14:paraId="3293E53E" w14:textId="77777777" w:rsidR="00725033" w:rsidRPr="00DE2C8C" w:rsidRDefault="00725033" w:rsidP="00725033">
      <w:pPr>
        <w:pStyle w:val="H23"/>
        <w:keepNext/>
        <w:keepLines/>
        <w:rPr>
          <w:color w:val="000000" w:themeColor="text1"/>
          <w:lang w:val="en-GB"/>
        </w:rPr>
      </w:pPr>
      <w:r w:rsidRPr="00DE2C8C">
        <w:rPr>
          <w:color w:val="000000" w:themeColor="text1"/>
          <w:lang w:val="en-GB"/>
        </w:rPr>
        <w:t>Vacancy rates</w:t>
      </w:r>
    </w:p>
    <w:p w14:paraId="6ECE3C55" w14:textId="77777777" w:rsidR="00725033" w:rsidRPr="00DE2C8C" w:rsidRDefault="00725033" w:rsidP="0072503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(Percentage)</w:t>
      </w:r>
    </w:p>
    <w:p w14:paraId="78ED8DA6" w14:textId="77777777" w:rsidR="00725033" w:rsidRPr="00DE2C8C" w:rsidRDefault="00725033" w:rsidP="00725033">
      <w:pPr>
        <w:keepNext/>
        <w:keepLines/>
        <w:suppressAutoHyphens w:val="0"/>
        <w:spacing w:line="120" w:lineRule="exact"/>
        <w:rPr>
          <w:rFonts w:eastAsia="Calibri"/>
          <w:color w:val="000000" w:themeColor="text1"/>
          <w:sz w:val="10"/>
          <w:shd w:val="pct15" w:color="auto" w:fill="FFFFFF"/>
          <w14:ligatures w14:val="none"/>
        </w:rPr>
      </w:pPr>
    </w:p>
    <w:p w14:paraId="4C601469" w14:textId="77777777" w:rsidR="00725033" w:rsidRPr="00DE2C8C" w:rsidRDefault="00725033" w:rsidP="00725033">
      <w:pPr>
        <w:keepNext/>
        <w:keepLines/>
        <w:suppressAutoHyphens w:val="0"/>
        <w:spacing w:line="120" w:lineRule="exact"/>
        <w:rPr>
          <w:rFonts w:eastAsia="Calibri"/>
          <w:color w:val="000000" w:themeColor="text1"/>
          <w:sz w:val="10"/>
          <w:shd w:val="pct15" w:color="auto" w:fill="FFFFFF"/>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32"/>
        <w:gridCol w:w="1629"/>
        <w:gridCol w:w="1630"/>
        <w:gridCol w:w="1629"/>
        <w:gridCol w:w="1630"/>
      </w:tblGrid>
      <w:tr w:rsidR="00725033" w:rsidRPr="00DE2C8C" w14:paraId="255C5E59" w14:textId="77777777">
        <w:trPr>
          <w:tblHeader/>
        </w:trPr>
        <w:tc>
          <w:tcPr>
            <w:tcW w:w="3332" w:type="dxa"/>
            <w:tcBorders>
              <w:top w:val="single" w:sz="4" w:space="0" w:color="auto"/>
              <w:bottom w:val="single" w:sz="12" w:space="0" w:color="auto"/>
            </w:tcBorders>
            <w:shd w:val="clear" w:color="auto" w:fill="auto"/>
            <w:vAlign w:val="bottom"/>
          </w:tcPr>
          <w:p w14:paraId="1CFBEAC5" w14:textId="77777777" w:rsidR="00725033" w:rsidRPr="00DE2C8C" w:rsidRDefault="00725033">
            <w:pPr>
              <w:keepNext/>
              <w:keepLines/>
              <w:spacing w:before="81" w:after="81" w:line="160" w:lineRule="exact"/>
              <w:ind w:right="40"/>
              <w:rPr>
                <w:rFonts w:eastAsia="Calibri"/>
                <w:i/>
                <w:color w:val="000000" w:themeColor="text1"/>
                <w:sz w:val="14"/>
              </w:rPr>
            </w:pPr>
            <w:r w:rsidRPr="00DE2C8C">
              <w:rPr>
                <w:rFonts w:eastAsia="Calibri"/>
                <w:i/>
                <w:color w:val="000000" w:themeColor="text1"/>
                <w:sz w:val="14"/>
              </w:rPr>
              <w:t>Category</w:t>
            </w:r>
          </w:p>
        </w:tc>
        <w:tc>
          <w:tcPr>
            <w:tcW w:w="1629" w:type="dxa"/>
            <w:tcBorders>
              <w:top w:val="single" w:sz="4" w:space="0" w:color="auto"/>
              <w:bottom w:val="single" w:sz="12" w:space="0" w:color="auto"/>
            </w:tcBorders>
            <w:shd w:val="clear" w:color="auto" w:fill="auto"/>
            <w:vAlign w:val="bottom"/>
          </w:tcPr>
          <w:p w14:paraId="076A4D41"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Actual average in 2024</w:t>
            </w:r>
          </w:p>
        </w:tc>
        <w:tc>
          <w:tcPr>
            <w:tcW w:w="1630" w:type="dxa"/>
            <w:tcBorders>
              <w:top w:val="single" w:sz="4" w:space="0" w:color="auto"/>
              <w:bottom w:val="single" w:sz="12" w:space="0" w:color="auto"/>
            </w:tcBorders>
            <w:shd w:val="clear" w:color="auto" w:fill="auto"/>
            <w:vAlign w:val="bottom"/>
          </w:tcPr>
          <w:p w14:paraId="1422673F"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Approved 2025</w:t>
            </w:r>
          </w:p>
        </w:tc>
        <w:tc>
          <w:tcPr>
            <w:tcW w:w="1629" w:type="dxa"/>
            <w:tcBorders>
              <w:top w:val="single" w:sz="4" w:space="0" w:color="auto"/>
              <w:bottom w:val="single" w:sz="12" w:space="0" w:color="auto"/>
            </w:tcBorders>
            <w:shd w:val="clear" w:color="auto" w:fill="auto"/>
            <w:vAlign w:val="bottom"/>
          </w:tcPr>
          <w:p w14:paraId="06DF8AF2" w14:textId="77777777" w:rsidR="00725033" w:rsidRPr="00DE2C8C" w:rsidRDefault="00725033">
            <w:pPr>
              <w:keepNext/>
              <w:keepLines/>
              <w:spacing w:before="81" w:after="81" w:line="160" w:lineRule="exact"/>
              <w:ind w:left="144" w:right="40" w:firstLine="561"/>
              <w:jc w:val="right"/>
              <w:rPr>
                <w:rFonts w:eastAsia="Calibri"/>
                <w:i/>
                <w:color w:val="000000" w:themeColor="text1"/>
                <w:sz w:val="14"/>
              </w:rPr>
            </w:pPr>
            <w:r w:rsidRPr="00DE2C8C">
              <w:rPr>
                <w:rFonts w:eastAsia="Calibri"/>
                <w:i/>
                <w:color w:val="000000" w:themeColor="text1"/>
                <w:sz w:val="14"/>
              </w:rPr>
              <w:t>Actual as at 31 March 2025</w:t>
            </w:r>
          </w:p>
        </w:tc>
        <w:tc>
          <w:tcPr>
            <w:tcW w:w="1630" w:type="dxa"/>
            <w:tcBorders>
              <w:top w:val="single" w:sz="4" w:space="0" w:color="auto"/>
              <w:bottom w:val="single" w:sz="12" w:space="0" w:color="auto"/>
            </w:tcBorders>
            <w:shd w:val="clear" w:color="auto" w:fill="auto"/>
            <w:vAlign w:val="bottom"/>
          </w:tcPr>
          <w:p w14:paraId="48E21C16"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Proposed 2026</w:t>
            </w:r>
          </w:p>
        </w:tc>
      </w:tr>
      <w:tr w:rsidR="00725033" w:rsidRPr="00DE2C8C" w14:paraId="4CCCD9BB" w14:textId="77777777">
        <w:trPr>
          <w:trHeight w:hRule="exact" w:val="115"/>
          <w:tblHeader/>
        </w:trPr>
        <w:tc>
          <w:tcPr>
            <w:tcW w:w="3332" w:type="dxa"/>
            <w:tcBorders>
              <w:top w:val="single" w:sz="12" w:space="0" w:color="auto"/>
            </w:tcBorders>
            <w:shd w:val="clear" w:color="auto" w:fill="auto"/>
            <w:vAlign w:val="bottom"/>
          </w:tcPr>
          <w:p w14:paraId="639C3474" w14:textId="77777777" w:rsidR="00725033" w:rsidRPr="00DE2C8C" w:rsidRDefault="00725033">
            <w:pPr>
              <w:keepNext/>
              <w:keepLines/>
              <w:spacing w:before="40" w:after="40" w:line="210" w:lineRule="exact"/>
              <w:ind w:right="40"/>
              <w:rPr>
                <w:rFonts w:eastAsia="Calibri"/>
                <w:color w:val="000000" w:themeColor="text1"/>
                <w:sz w:val="17"/>
              </w:rPr>
            </w:pPr>
          </w:p>
        </w:tc>
        <w:tc>
          <w:tcPr>
            <w:tcW w:w="1629" w:type="dxa"/>
            <w:tcBorders>
              <w:top w:val="single" w:sz="12" w:space="0" w:color="auto"/>
            </w:tcBorders>
            <w:shd w:val="clear" w:color="auto" w:fill="auto"/>
            <w:vAlign w:val="bottom"/>
          </w:tcPr>
          <w:p w14:paraId="7A9521D9" w14:textId="77777777" w:rsidR="00725033" w:rsidRPr="00DE2C8C" w:rsidRDefault="00725033">
            <w:pPr>
              <w:keepNext/>
              <w:keepLines/>
              <w:spacing w:before="40" w:after="40" w:line="210" w:lineRule="exact"/>
              <w:ind w:left="144" w:right="40"/>
              <w:jc w:val="right"/>
              <w:rPr>
                <w:rFonts w:eastAsia="Calibri"/>
                <w:color w:val="000000" w:themeColor="text1"/>
                <w:sz w:val="17"/>
              </w:rPr>
            </w:pPr>
          </w:p>
        </w:tc>
        <w:tc>
          <w:tcPr>
            <w:tcW w:w="1630" w:type="dxa"/>
            <w:tcBorders>
              <w:top w:val="single" w:sz="12" w:space="0" w:color="auto"/>
            </w:tcBorders>
            <w:shd w:val="clear" w:color="auto" w:fill="auto"/>
            <w:vAlign w:val="bottom"/>
          </w:tcPr>
          <w:p w14:paraId="46408E9F" w14:textId="77777777" w:rsidR="00725033" w:rsidRPr="00DE2C8C" w:rsidRDefault="00725033">
            <w:pPr>
              <w:keepNext/>
              <w:keepLines/>
              <w:spacing w:before="40" w:after="40" w:line="210" w:lineRule="exact"/>
              <w:ind w:left="144" w:right="40"/>
              <w:jc w:val="right"/>
              <w:rPr>
                <w:rFonts w:eastAsia="Calibri"/>
                <w:color w:val="000000" w:themeColor="text1"/>
                <w:sz w:val="17"/>
              </w:rPr>
            </w:pPr>
          </w:p>
        </w:tc>
        <w:tc>
          <w:tcPr>
            <w:tcW w:w="1629" w:type="dxa"/>
            <w:tcBorders>
              <w:top w:val="single" w:sz="12" w:space="0" w:color="auto"/>
            </w:tcBorders>
            <w:shd w:val="clear" w:color="auto" w:fill="auto"/>
            <w:vAlign w:val="bottom"/>
          </w:tcPr>
          <w:p w14:paraId="35AC4F4A" w14:textId="77777777" w:rsidR="00725033" w:rsidRPr="00DE2C8C" w:rsidRDefault="00725033">
            <w:pPr>
              <w:keepNext/>
              <w:keepLines/>
              <w:spacing w:before="40" w:after="40" w:line="210" w:lineRule="exact"/>
              <w:ind w:left="144" w:right="40"/>
              <w:jc w:val="right"/>
              <w:rPr>
                <w:rFonts w:eastAsia="Calibri"/>
                <w:color w:val="000000" w:themeColor="text1"/>
                <w:sz w:val="17"/>
              </w:rPr>
            </w:pPr>
          </w:p>
        </w:tc>
        <w:tc>
          <w:tcPr>
            <w:tcW w:w="1630" w:type="dxa"/>
            <w:tcBorders>
              <w:top w:val="single" w:sz="12" w:space="0" w:color="auto"/>
            </w:tcBorders>
            <w:shd w:val="clear" w:color="auto" w:fill="auto"/>
            <w:vAlign w:val="bottom"/>
          </w:tcPr>
          <w:p w14:paraId="2E6AA872" w14:textId="77777777" w:rsidR="00725033" w:rsidRPr="00DE2C8C" w:rsidRDefault="00725033">
            <w:pPr>
              <w:keepNext/>
              <w:keepLines/>
              <w:spacing w:before="40" w:after="40" w:line="210" w:lineRule="exact"/>
              <w:ind w:left="144" w:right="40"/>
              <w:jc w:val="right"/>
              <w:rPr>
                <w:rFonts w:eastAsia="Calibri"/>
                <w:color w:val="000000" w:themeColor="text1"/>
                <w:sz w:val="17"/>
              </w:rPr>
            </w:pPr>
          </w:p>
        </w:tc>
      </w:tr>
      <w:tr w:rsidR="00725033" w:rsidRPr="00DE2C8C" w14:paraId="641E1484" w14:textId="77777777">
        <w:tc>
          <w:tcPr>
            <w:tcW w:w="3332" w:type="dxa"/>
            <w:shd w:val="clear" w:color="auto" w:fill="auto"/>
            <w:vAlign w:val="bottom"/>
          </w:tcPr>
          <w:p w14:paraId="69C9BD3D" w14:textId="77777777" w:rsidR="00725033" w:rsidRPr="00DE2C8C" w:rsidRDefault="00725033">
            <w:pPr>
              <w:keepNext/>
              <w:keepLines/>
              <w:tabs>
                <w:tab w:val="left" w:pos="288"/>
                <w:tab w:val="left" w:pos="576"/>
                <w:tab w:val="left" w:pos="864"/>
                <w:tab w:val="left" w:pos="1152"/>
              </w:tabs>
              <w:spacing w:before="40" w:after="40" w:line="210" w:lineRule="exact"/>
              <w:ind w:right="40"/>
              <w:rPr>
                <w:rFonts w:eastAsia="Calibri"/>
                <w:b/>
                <w:bCs/>
                <w:color w:val="000000" w:themeColor="text1"/>
                <w:sz w:val="17"/>
              </w:rPr>
            </w:pPr>
            <w:r w:rsidRPr="00DE2C8C">
              <w:rPr>
                <w:rFonts w:eastAsia="Calibri"/>
                <w:b/>
                <w:bCs/>
                <w:color w:val="000000" w:themeColor="text1"/>
                <w:sz w:val="17"/>
              </w:rPr>
              <w:t>Military and police personnel</w:t>
            </w:r>
          </w:p>
        </w:tc>
        <w:tc>
          <w:tcPr>
            <w:tcW w:w="1629" w:type="dxa"/>
            <w:shd w:val="clear" w:color="auto" w:fill="auto"/>
            <w:vAlign w:val="bottom"/>
          </w:tcPr>
          <w:p w14:paraId="7B6DB2FC" w14:textId="77777777" w:rsidR="00725033" w:rsidRPr="00DE2C8C"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30" w:type="dxa"/>
            <w:shd w:val="clear" w:color="auto" w:fill="auto"/>
            <w:vAlign w:val="bottom"/>
          </w:tcPr>
          <w:p w14:paraId="3A7867FB" w14:textId="77777777" w:rsidR="00725033" w:rsidRPr="00DE2C8C"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29" w:type="dxa"/>
            <w:shd w:val="clear" w:color="auto" w:fill="auto"/>
            <w:vAlign w:val="bottom"/>
          </w:tcPr>
          <w:p w14:paraId="3839DA88" w14:textId="77777777" w:rsidR="00725033" w:rsidRPr="00DE2C8C"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30" w:type="dxa"/>
            <w:shd w:val="clear" w:color="auto" w:fill="auto"/>
            <w:vAlign w:val="bottom"/>
          </w:tcPr>
          <w:p w14:paraId="1E815EC9" w14:textId="77777777" w:rsidR="00725033" w:rsidRPr="00DE2C8C"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725033" w:rsidRPr="00DE2C8C" w14:paraId="6E3F869D" w14:textId="77777777">
        <w:tc>
          <w:tcPr>
            <w:tcW w:w="3332" w:type="dxa"/>
            <w:shd w:val="clear" w:color="auto" w:fill="auto"/>
            <w:vAlign w:val="bottom"/>
          </w:tcPr>
          <w:p w14:paraId="71060170" w14:textId="77777777" w:rsidR="00725033" w:rsidRPr="00DE2C8C" w:rsidRDefault="00725033">
            <w:pPr>
              <w:keepNext/>
              <w:keepLines/>
              <w:tabs>
                <w:tab w:val="left" w:pos="288"/>
                <w:tab w:val="left" w:pos="576"/>
                <w:tab w:val="left" w:pos="864"/>
                <w:tab w:val="left" w:pos="1152"/>
              </w:tabs>
              <w:spacing w:before="40" w:after="40" w:line="210" w:lineRule="exact"/>
              <w:ind w:right="40"/>
              <w:rPr>
                <w:rFonts w:eastAsia="Calibri"/>
                <w:color w:val="000000" w:themeColor="text1"/>
                <w:sz w:val="17"/>
              </w:rPr>
            </w:pPr>
            <w:r w:rsidRPr="00DE2C8C">
              <w:rPr>
                <w:rFonts w:eastAsia="Calibri"/>
                <w:color w:val="000000" w:themeColor="text1"/>
                <w:sz w:val="17"/>
              </w:rPr>
              <w:tab/>
              <w:t>Military observer</w:t>
            </w:r>
          </w:p>
        </w:tc>
        <w:tc>
          <w:tcPr>
            <w:tcW w:w="1629" w:type="dxa"/>
            <w:shd w:val="clear" w:color="auto" w:fill="auto"/>
            <w:vAlign w:val="bottom"/>
          </w:tcPr>
          <w:p w14:paraId="0E721EB3" w14:textId="77777777" w:rsidR="00725033" w:rsidRPr="00DE2C8C"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0.0</w:t>
            </w:r>
          </w:p>
        </w:tc>
        <w:tc>
          <w:tcPr>
            <w:tcW w:w="1630" w:type="dxa"/>
            <w:shd w:val="clear" w:color="auto" w:fill="auto"/>
            <w:vAlign w:val="bottom"/>
          </w:tcPr>
          <w:p w14:paraId="4B1079FD" w14:textId="77777777" w:rsidR="00725033" w:rsidRPr="00DE2C8C"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0.0</w:t>
            </w:r>
          </w:p>
        </w:tc>
        <w:tc>
          <w:tcPr>
            <w:tcW w:w="1629" w:type="dxa"/>
            <w:shd w:val="clear" w:color="auto" w:fill="auto"/>
            <w:vAlign w:val="bottom"/>
          </w:tcPr>
          <w:p w14:paraId="5224CB41" w14:textId="77777777" w:rsidR="00725033" w:rsidRPr="00DE2C8C"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0.0</w:t>
            </w:r>
          </w:p>
        </w:tc>
        <w:tc>
          <w:tcPr>
            <w:tcW w:w="1630" w:type="dxa"/>
            <w:shd w:val="clear" w:color="auto" w:fill="auto"/>
            <w:vAlign w:val="bottom"/>
          </w:tcPr>
          <w:p w14:paraId="68966F7A" w14:textId="77777777" w:rsidR="00725033" w:rsidRPr="00DE2C8C"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0.0</w:t>
            </w:r>
          </w:p>
        </w:tc>
      </w:tr>
      <w:tr w:rsidR="00725033" w:rsidRPr="00DE2C8C" w14:paraId="1607849C" w14:textId="77777777">
        <w:tc>
          <w:tcPr>
            <w:tcW w:w="3332" w:type="dxa"/>
            <w:shd w:val="clear" w:color="auto" w:fill="auto"/>
            <w:vAlign w:val="bottom"/>
          </w:tcPr>
          <w:p w14:paraId="161C3970" w14:textId="77777777" w:rsidR="00725033" w:rsidRPr="00DE2C8C" w:rsidRDefault="00725033">
            <w:pPr>
              <w:tabs>
                <w:tab w:val="left" w:pos="288"/>
                <w:tab w:val="left" w:pos="576"/>
                <w:tab w:val="left" w:pos="864"/>
                <w:tab w:val="left" w:pos="1152"/>
              </w:tabs>
              <w:spacing w:before="40" w:after="40" w:line="210" w:lineRule="exact"/>
              <w:ind w:right="40"/>
              <w:rPr>
                <w:rFonts w:eastAsia="Calibri"/>
                <w:b/>
                <w:bCs/>
                <w:color w:val="000000" w:themeColor="text1"/>
                <w:sz w:val="17"/>
              </w:rPr>
            </w:pPr>
            <w:r w:rsidRPr="00DE2C8C">
              <w:rPr>
                <w:rFonts w:eastAsia="Calibri"/>
                <w:b/>
                <w:bCs/>
                <w:color w:val="000000" w:themeColor="text1"/>
                <w:sz w:val="17"/>
              </w:rPr>
              <w:t>Civilian personnel</w:t>
            </w:r>
          </w:p>
        </w:tc>
        <w:tc>
          <w:tcPr>
            <w:tcW w:w="1629" w:type="dxa"/>
            <w:shd w:val="clear" w:color="auto" w:fill="auto"/>
            <w:vAlign w:val="bottom"/>
          </w:tcPr>
          <w:p w14:paraId="53D42FAA"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30" w:type="dxa"/>
            <w:shd w:val="clear" w:color="auto" w:fill="auto"/>
            <w:vAlign w:val="bottom"/>
          </w:tcPr>
          <w:p w14:paraId="0E356C85"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29" w:type="dxa"/>
            <w:shd w:val="clear" w:color="auto" w:fill="auto"/>
            <w:vAlign w:val="bottom"/>
          </w:tcPr>
          <w:p w14:paraId="3290E30A"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30" w:type="dxa"/>
            <w:shd w:val="clear" w:color="auto" w:fill="auto"/>
            <w:vAlign w:val="bottom"/>
          </w:tcPr>
          <w:p w14:paraId="7B62BD5D"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725033" w:rsidRPr="00DE2C8C" w14:paraId="18A9A1ED" w14:textId="77777777">
        <w:tc>
          <w:tcPr>
            <w:tcW w:w="3332" w:type="dxa"/>
            <w:shd w:val="clear" w:color="auto" w:fill="auto"/>
            <w:vAlign w:val="bottom"/>
          </w:tcPr>
          <w:p w14:paraId="397716D6" w14:textId="77777777" w:rsidR="00725033" w:rsidRPr="00DE2C8C" w:rsidRDefault="00725033">
            <w:pPr>
              <w:tabs>
                <w:tab w:val="left" w:pos="288"/>
                <w:tab w:val="left" w:pos="576"/>
                <w:tab w:val="left" w:pos="864"/>
                <w:tab w:val="left" w:pos="1152"/>
              </w:tabs>
              <w:spacing w:before="40" w:after="40" w:line="210" w:lineRule="exact"/>
              <w:ind w:right="40"/>
              <w:rPr>
                <w:rFonts w:eastAsia="Calibri"/>
                <w:color w:val="000000" w:themeColor="text1"/>
                <w:sz w:val="17"/>
              </w:rPr>
            </w:pPr>
            <w:r w:rsidRPr="00DE2C8C">
              <w:rPr>
                <w:rFonts w:eastAsia="Calibri"/>
                <w:color w:val="000000" w:themeColor="text1"/>
                <w:sz w:val="17"/>
              </w:rPr>
              <w:tab/>
              <w:t>International staff</w:t>
            </w:r>
          </w:p>
        </w:tc>
        <w:tc>
          <w:tcPr>
            <w:tcW w:w="1629" w:type="dxa"/>
            <w:shd w:val="clear" w:color="auto" w:fill="auto"/>
            <w:vAlign w:val="bottom"/>
          </w:tcPr>
          <w:p w14:paraId="28B3D221"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10.</w:t>
            </w:r>
            <w:r>
              <w:rPr>
                <w:rFonts w:eastAsia="Calibri"/>
                <w:color w:val="000000" w:themeColor="text1"/>
                <w:sz w:val="17"/>
              </w:rPr>
              <w:t>4</w:t>
            </w:r>
          </w:p>
        </w:tc>
        <w:tc>
          <w:tcPr>
            <w:tcW w:w="1630" w:type="dxa"/>
            <w:shd w:val="clear" w:color="auto" w:fill="auto"/>
            <w:vAlign w:val="bottom"/>
          </w:tcPr>
          <w:p w14:paraId="15911348"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8.3</w:t>
            </w:r>
          </w:p>
        </w:tc>
        <w:tc>
          <w:tcPr>
            <w:tcW w:w="1629" w:type="dxa"/>
            <w:shd w:val="clear" w:color="auto" w:fill="auto"/>
            <w:vAlign w:val="bottom"/>
          </w:tcPr>
          <w:p w14:paraId="799D7C15"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13.9</w:t>
            </w:r>
          </w:p>
        </w:tc>
        <w:tc>
          <w:tcPr>
            <w:tcW w:w="1630" w:type="dxa"/>
            <w:shd w:val="clear" w:color="auto" w:fill="auto"/>
            <w:vAlign w:val="bottom"/>
          </w:tcPr>
          <w:p w14:paraId="29AE240C"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10.</w:t>
            </w:r>
            <w:r>
              <w:rPr>
                <w:rFonts w:eastAsia="Calibri"/>
                <w:color w:val="000000" w:themeColor="text1"/>
                <w:sz w:val="17"/>
              </w:rPr>
              <w:t>4</w:t>
            </w:r>
          </w:p>
        </w:tc>
      </w:tr>
      <w:tr w:rsidR="00725033" w:rsidRPr="00DE2C8C" w14:paraId="15EB752F" w14:textId="77777777">
        <w:tc>
          <w:tcPr>
            <w:tcW w:w="3332" w:type="dxa"/>
            <w:shd w:val="clear" w:color="auto" w:fill="auto"/>
            <w:vAlign w:val="bottom"/>
          </w:tcPr>
          <w:p w14:paraId="3EB5B21A" w14:textId="63A872CB" w:rsidR="00725033" w:rsidRPr="00DE2C8C" w:rsidRDefault="00725033">
            <w:pPr>
              <w:tabs>
                <w:tab w:val="left" w:pos="288"/>
                <w:tab w:val="left" w:pos="576"/>
                <w:tab w:val="left" w:pos="864"/>
                <w:tab w:val="left" w:pos="1152"/>
              </w:tabs>
              <w:spacing w:before="40" w:after="40" w:line="210" w:lineRule="exact"/>
              <w:ind w:right="40"/>
              <w:rPr>
                <w:rFonts w:eastAsia="Calibri"/>
                <w:color w:val="000000" w:themeColor="text1"/>
                <w:sz w:val="17"/>
              </w:rPr>
            </w:pPr>
            <w:r w:rsidRPr="00DE2C8C">
              <w:rPr>
                <w:rFonts w:eastAsia="Calibri"/>
                <w:color w:val="000000" w:themeColor="text1"/>
                <w:sz w:val="17"/>
              </w:rPr>
              <w:tab/>
              <w:t>National staff</w:t>
            </w:r>
          </w:p>
        </w:tc>
        <w:tc>
          <w:tcPr>
            <w:tcW w:w="1629" w:type="dxa"/>
            <w:shd w:val="clear" w:color="auto" w:fill="auto"/>
            <w:vAlign w:val="bottom"/>
          </w:tcPr>
          <w:p w14:paraId="5B7E6157"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30" w:type="dxa"/>
            <w:shd w:val="clear" w:color="auto" w:fill="auto"/>
            <w:vAlign w:val="bottom"/>
          </w:tcPr>
          <w:p w14:paraId="1A6934E7"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29" w:type="dxa"/>
            <w:shd w:val="clear" w:color="auto" w:fill="auto"/>
            <w:vAlign w:val="bottom"/>
          </w:tcPr>
          <w:p w14:paraId="511F43C7"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30" w:type="dxa"/>
            <w:shd w:val="clear" w:color="auto" w:fill="auto"/>
            <w:vAlign w:val="bottom"/>
          </w:tcPr>
          <w:p w14:paraId="37781C89"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725033" w:rsidRPr="00DE2C8C" w14:paraId="5881EA20" w14:textId="77777777">
        <w:tc>
          <w:tcPr>
            <w:tcW w:w="3332" w:type="dxa"/>
            <w:shd w:val="clear" w:color="auto" w:fill="auto"/>
            <w:vAlign w:val="bottom"/>
          </w:tcPr>
          <w:p w14:paraId="04FB5582" w14:textId="77777777" w:rsidR="00725033" w:rsidRPr="00DE2C8C" w:rsidRDefault="00725033">
            <w:pPr>
              <w:tabs>
                <w:tab w:val="left" w:pos="288"/>
                <w:tab w:val="left" w:pos="576"/>
                <w:tab w:val="left" w:pos="864"/>
                <w:tab w:val="left" w:pos="1152"/>
              </w:tabs>
              <w:spacing w:before="40" w:after="40" w:line="210" w:lineRule="exact"/>
              <w:ind w:right="40"/>
              <w:rPr>
                <w:rFonts w:eastAsia="Calibri"/>
                <w:color w:val="000000" w:themeColor="text1"/>
                <w:sz w:val="17"/>
              </w:rPr>
            </w:pPr>
            <w:r w:rsidRPr="00DE2C8C">
              <w:rPr>
                <w:rFonts w:eastAsia="Calibri"/>
                <w:color w:val="000000" w:themeColor="text1"/>
                <w:sz w:val="17"/>
              </w:rPr>
              <w:tab/>
            </w:r>
            <w:r w:rsidRPr="00DE2C8C">
              <w:rPr>
                <w:rFonts w:eastAsia="Calibri"/>
                <w:color w:val="000000" w:themeColor="text1"/>
                <w:sz w:val="17"/>
              </w:rPr>
              <w:tab/>
              <w:t>National Professional Officers</w:t>
            </w:r>
          </w:p>
        </w:tc>
        <w:tc>
          <w:tcPr>
            <w:tcW w:w="1629" w:type="dxa"/>
            <w:shd w:val="clear" w:color="auto" w:fill="auto"/>
            <w:vAlign w:val="bottom"/>
          </w:tcPr>
          <w:p w14:paraId="390C1001"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18.9</w:t>
            </w:r>
          </w:p>
        </w:tc>
        <w:tc>
          <w:tcPr>
            <w:tcW w:w="1630" w:type="dxa"/>
            <w:shd w:val="clear" w:color="auto" w:fill="auto"/>
            <w:vAlign w:val="bottom"/>
          </w:tcPr>
          <w:p w14:paraId="1ECEBD8C"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15.5</w:t>
            </w:r>
          </w:p>
        </w:tc>
        <w:tc>
          <w:tcPr>
            <w:tcW w:w="1629" w:type="dxa"/>
            <w:shd w:val="clear" w:color="auto" w:fill="auto"/>
            <w:vAlign w:val="bottom"/>
          </w:tcPr>
          <w:p w14:paraId="7C4A6CC3"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14.8</w:t>
            </w:r>
          </w:p>
        </w:tc>
        <w:tc>
          <w:tcPr>
            <w:tcW w:w="1630" w:type="dxa"/>
            <w:shd w:val="clear" w:color="auto" w:fill="auto"/>
            <w:vAlign w:val="bottom"/>
          </w:tcPr>
          <w:p w14:paraId="4E3B6AED"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14.8</w:t>
            </w:r>
          </w:p>
        </w:tc>
      </w:tr>
      <w:tr w:rsidR="00725033" w:rsidRPr="00DE2C8C" w14:paraId="512AFBB0" w14:textId="77777777">
        <w:tc>
          <w:tcPr>
            <w:tcW w:w="3332" w:type="dxa"/>
            <w:shd w:val="clear" w:color="auto" w:fill="auto"/>
            <w:vAlign w:val="bottom"/>
          </w:tcPr>
          <w:p w14:paraId="0AFFBA46" w14:textId="4739FB77" w:rsidR="00725033" w:rsidRPr="00DE2C8C" w:rsidRDefault="00725033">
            <w:pPr>
              <w:tabs>
                <w:tab w:val="left" w:pos="288"/>
                <w:tab w:val="left" w:pos="576"/>
                <w:tab w:val="left" w:pos="864"/>
                <w:tab w:val="left" w:pos="1152"/>
              </w:tabs>
              <w:spacing w:before="40" w:after="40" w:line="210" w:lineRule="exact"/>
              <w:ind w:right="40"/>
              <w:rPr>
                <w:rFonts w:eastAsia="Calibri"/>
                <w:color w:val="000000" w:themeColor="text1"/>
                <w:sz w:val="17"/>
              </w:rPr>
            </w:pPr>
            <w:r w:rsidRPr="00DE2C8C">
              <w:rPr>
                <w:rFonts w:eastAsia="Calibri"/>
                <w:color w:val="000000" w:themeColor="text1"/>
                <w:sz w:val="17"/>
              </w:rPr>
              <w:tab/>
            </w:r>
            <w:r w:rsidRPr="00DE2C8C">
              <w:rPr>
                <w:rFonts w:eastAsia="Calibri"/>
                <w:color w:val="000000" w:themeColor="text1"/>
                <w:sz w:val="17"/>
              </w:rPr>
              <w:tab/>
            </w:r>
            <w:r w:rsidR="00560B7E">
              <w:rPr>
                <w:rFonts w:eastAsia="Calibri"/>
                <w:color w:val="000000" w:themeColor="text1"/>
                <w:sz w:val="17"/>
              </w:rPr>
              <w:t>National General Service staff</w:t>
            </w:r>
            <w:r w:rsidR="00560B7E" w:rsidRPr="002A6E37">
              <w:rPr>
                <w:rFonts w:eastAsia="Calibri"/>
                <w:color w:val="000000" w:themeColor="text1"/>
                <w:sz w:val="17"/>
                <w:vertAlign w:val="superscript"/>
              </w:rPr>
              <w:t>a</w:t>
            </w:r>
          </w:p>
        </w:tc>
        <w:tc>
          <w:tcPr>
            <w:tcW w:w="1629" w:type="dxa"/>
            <w:shd w:val="clear" w:color="auto" w:fill="auto"/>
            <w:vAlign w:val="bottom"/>
          </w:tcPr>
          <w:p w14:paraId="0F99D172"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14.8</w:t>
            </w:r>
          </w:p>
        </w:tc>
        <w:tc>
          <w:tcPr>
            <w:tcW w:w="1630" w:type="dxa"/>
            <w:shd w:val="clear" w:color="auto" w:fill="auto"/>
            <w:vAlign w:val="bottom"/>
          </w:tcPr>
          <w:p w14:paraId="1B04B6DE"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11.2</w:t>
            </w:r>
          </w:p>
        </w:tc>
        <w:tc>
          <w:tcPr>
            <w:tcW w:w="1629" w:type="dxa"/>
            <w:shd w:val="clear" w:color="auto" w:fill="auto"/>
            <w:vAlign w:val="bottom"/>
          </w:tcPr>
          <w:p w14:paraId="1EE81BD2"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10.7</w:t>
            </w:r>
          </w:p>
        </w:tc>
        <w:tc>
          <w:tcPr>
            <w:tcW w:w="1630" w:type="dxa"/>
            <w:shd w:val="clear" w:color="auto" w:fill="auto"/>
            <w:vAlign w:val="bottom"/>
          </w:tcPr>
          <w:p w14:paraId="49801178"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10.7</w:t>
            </w:r>
          </w:p>
        </w:tc>
      </w:tr>
      <w:tr w:rsidR="00725033" w:rsidRPr="00DE2C8C" w14:paraId="00AC3764" w14:textId="77777777">
        <w:tc>
          <w:tcPr>
            <w:tcW w:w="3332" w:type="dxa"/>
            <w:shd w:val="clear" w:color="auto" w:fill="auto"/>
            <w:vAlign w:val="bottom"/>
          </w:tcPr>
          <w:p w14:paraId="790679A2" w14:textId="77777777" w:rsidR="00725033" w:rsidRPr="00DE2C8C" w:rsidRDefault="00725033">
            <w:pPr>
              <w:tabs>
                <w:tab w:val="left" w:pos="288"/>
                <w:tab w:val="left" w:pos="576"/>
                <w:tab w:val="left" w:pos="864"/>
                <w:tab w:val="left" w:pos="1152"/>
              </w:tabs>
              <w:spacing w:before="40" w:after="40" w:line="210" w:lineRule="exact"/>
              <w:ind w:right="40"/>
              <w:rPr>
                <w:rFonts w:eastAsia="Calibri"/>
                <w:color w:val="000000" w:themeColor="text1"/>
                <w:sz w:val="17"/>
              </w:rPr>
            </w:pPr>
            <w:r w:rsidRPr="00DE2C8C">
              <w:rPr>
                <w:rFonts w:eastAsia="Calibri"/>
                <w:color w:val="000000" w:themeColor="text1"/>
                <w:sz w:val="17"/>
              </w:rPr>
              <w:tab/>
              <w:t xml:space="preserve">United Nations Volunteers </w:t>
            </w:r>
          </w:p>
        </w:tc>
        <w:tc>
          <w:tcPr>
            <w:tcW w:w="1629" w:type="dxa"/>
            <w:shd w:val="clear" w:color="auto" w:fill="auto"/>
            <w:vAlign w:val="bottom"/>
          </w:tcPr>
          <w:p w14:paraId="08752EDF"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30" w:type="dxa"/>
            <w:shd w:val="clear" w:color="auto" w:fill="auto"/>
            <w:vAlign w:val="bottom"/>
          </w:tcPr>
          <w:p w14:paraId="1293CD99"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29" w:type="dxa"/>
            <w:shd w:val="clear" w:color="auto" w:fill="auto"/>
            <w:vAlign w:val="bottom"/>
          </w:tcPr>
          <w:p w14:paraId="4B431CFB"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30" w:type="dxa"/>
            <w:shd w:val="clear" w:color="auto" w:fill="auto"/>
            <w:vAlign w:val="bottom"/>
          </w:tcPr>
          <w:p w14:paraId="68BB9E13"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725033" w:rsidRPr="00DE2C8C" w14:paraId="7034C0FE" w14:textId="77777777">
        <w:tc>
          <w:tcPr>
            <w:tcW w:w="3332" w:type="dxa"/>
            <w:shd w:val="clear" w:color="auto" w:fill="auto"/>
            <w:vAlign w:val="bottom"/>
          </w:tcPr>
          <w:p w14:paraId="69D5ADCC" w14:textId="77777777" w:rsidR="00725033" w:rsidRPr="00DE2C8C" w:rsidRDefault="00725033">
            <w:pPr>
              <w:tabs>
                <w:tab w:val="left" w:pos="288"/>
                <w:tab w:val="left" w:pos="576"/>
                <w:tab w:val="left" w:pos="864"/>
                <w:tab w:val="left" w:pos="1152"/>
              </w:tabs>
              <w:spacing w:before="40" w:after="40" w:line="210" w:lineRule="exact"/>
              <w:ind w:right="40"/>
              <w:rPr>
                <w:rFonts w:eastAsia="Calibri"/>
                <w:color w:val="000000" w:themeColor="text1"/>
                <w:sz w:val="17"/>
              </w:rPr>
            </w:pPr>
            <w:r w:rsidRPr="00DE2C8C">
              <w:rPr>
                <w:rFonts w:eastAsia="Calibri"/>
                <w:color w:val="000000" w:themeColor="text1"/>
                <w:sz w:val="17"/>
              </w:rPr>
              <w:tab/>
            </w:r>
            <w:r w:rsidRPr="00DE2C8C">
              <w:rPr>
                <w:rFonts w:eastAsia="Calibri"/>
                <w:color w:val="000000" w:themeColor="text1"/>
                <w:sz w:val="17"/>
              </w:rPr>
              <w:tab/>
              <w:t>International</w:t>
            </w:r>
          </w:p>
        </w:tc>
        <w:tc>
          <w:tcPr>
            <w:tcW w:w="1629" w:type="dxa"/>
            <w:shd w:val="clear" w:color="auto" w:fill="auto"/>
            <w:vAlign w:val="bottom"/>
          </w:tcPr>
          <w:p w14:paraId="45796D56"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4.0</w:t>
            </w:r>
          </w:p>
        </w:tc>
        <w:tc>
          <w:tcPr>
            <w:tcW w:w="1630" w:type="dxa"/>
            <w:shd w:val="clear" w:color="auto" w:fill="auto"/>
            <w:vAlign w:val="bottom"/>
          </w:tcPr>
          <w:p w14:paraId="5E6455B4"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5.3</w:t>
            </w:r>
          </w:p>
        </w:tc>
        <w:tc>
          <w:tcPr>
            <w:tcW w:w="1629" w:type="dxa"/>
            <w:shd w:val="clear" w:color="auto" w:fill="auto"/>
            <w:vAlign w:val="bottom"/>
          </w:tcPr>
          <w:p w14:paraId="4A38D5F2" w14:textId="224A7D66" w:rsidR="00725033" w:rsidRPr="00DE2C8C" w:rsidRDefault="003B2A96">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4</w:t>
            </w:r>
            <w:r w:rsidR="00725033">
              <w:rPr>
                <w:rFonts w:eastAsia="Calibri"/>
                <w:color w:val="000000" w:themeColor="text1"/>
                <w:sz w:val="17"/>
              </w:rPr>
              <w:t>.0</w:t>
            </w:r>
          </w:p>
        </w:tc>
        <w:tc>
          <w:tcPr>
            <w:tcW w:w="1630" w:type="dxa"/>
            <w:shd w:val="clear" w:color="auto" w:fill="auto"/>
            <w:vAlign w:val="bottom"/>
          </w:tcPr>
          <w:p w14:paraId="017492EA" w14:textId="4B954BC4" w:rsidR="00725033" w:rsidRPr="00DE2C8C" w:rsidRDefault="003B2A96">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Pr>
                <w:rFonts w:eastAsia="Calibri"/>
                <w:color w:val="000000" w:themeColor="text1"/>
                <w:sz w:val="17"/>
              </w:rPr>
              <w:t>4</w:t>
            </w:r>
            <w:r w:rsidR="00725033">
              <w:rPr>
                <w:rFonts w:eastAsia="Calibri"/>
                <w:color w:val="000000" w:themeColor="text1"/>
                <w:sz w:val="17"/>
              </w:rPr>
              <w:t>.</w:t>
            </w:r>
            <w:r w:rsidR="00725033" w:rsidRPr="00DE2C8C">
              <w:rPr>
                <w:rFonts w:eastAsia="Calibri"/>
                <w:color w:val="000000" w:themeColor="text1"/>
                <w:sz w:val="17"/>
              </w:rPr>
              <w:t>0</w:t>
            </w:r>
          </w:p>
        </w:tc>
      </w:tr>
      <w:tr w:rsidR="00725033" w:rsidRPr="00DE2C8C" w14:paraId="11594540" w14:textId="77777777">
        <w:tc>
          <w:tcPr>
            <w:tcW w:w="3332" w:type="dxa"/>
            <w:tcBorders>
              <w:bottom w:val="single" w:sz="12" w:space="0" w:color="auto"/>
            </w:tcBorders>
            <w:shd w:val="clear" w:color="auto" w:fill="auto"/>
            <w:vAlign w:val="bottom"/>
          </w:tcPr>
          <w:p w14:paraId="32DCD400" w14:textId="77777777" w:rsidR="00725033" w:rsidRPr="00DE2C8C" w:rsidRDefault="00725033">
            <w:pPr>
              <w:tabs>
                <w:tab w:val="left" w:pos="288"/>
                <w:tab w:val="left" w:pos="576"/>
                <w:tab w:val="left" w:pos="864"/>
                <w:tab w:val="left" w:pos="1152"/>
              </w:tabs>
              <w:spacing w:before="40" w:after="40" w:line="210" w:lineRule="exact"/>
              <w:ind w:right="40"/>
              <w:rPr>
                <w:rFonts w:eastAsia="Calibri"/>
                <w:color w:val="000000" w:themeColor="text1"/>
                <w:sz w:val="17"/>
              </w:rPr>
            </w:pPr>
            <w:r w:rsidRPr="00DE2C8C">
              <w:rPr>
                <w:rFonts w:eastAsia="Calibri"/>
                <w:color w:val="000000" w:themeColor="text1"/>
                <w:sz w:val="17"/>
              </w:rPr>
              <w:tab/>
            </w:r>
            <w:r w:rsidRPr="00DE2C8C">
              <w:rPr>
                <w:rFonts w:eastAsia="Calibri"/>
                <w:color w:val="000000" w:themeColor="text1"/>
                <w:sz w:val="17"/>
              </w:rPr>
              <w:tab/>
              <w:t>National</w:t>
            </w:r>
          </w:p>
        </w:tc>
        <w:tc>
          <w:tcPr>
            <w:tcW w:w="1629" w:type="dxa"/>
            <w:tcBorders>
              <w:bottom w:val="single" w:sz="12" w:space="0" w:color="auto"/>
            </w:tcBorders>
            <w:shd w:val="clear" w:color="auto" w:fill="auto"/>
            <w:vAlign w:val="bottom"/>
          </w:tcPr>
          <w:p w14:paraId="5CBDCF74"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5.0</w:t>
            </w:r>
          </w:p>
        </w:tc>
        <w:tc>
          <w:tcPr>
            <w:tcW w:w="1630" w:type="dxa"/>
            <w:tcBorders>
              <w:bottom w:val="single" w:sz="12" w:space="0" w:color="auto"/>
            </w:tcBorders>
            <w:shd w:val="clear" w:color="auto" w:fill="auto"/>
            <w:vAlign w:val="bottom"/>
          </w:tcPr>
          <w:p w14:paraId="78CC6B9B"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5.0</w:t>
            </w:r>
          </w:p>
        </w:tc>
        <w:tc>
          <w:tcPr>
            <w:tcW w:w="1629" w:type="dxa"/>
            <w:tcBorders>
              <w:bottom w:val="single" w:sz="12" w:space="0" w:color="auto"/>
            </w:tcBorders>
            <w:shd w:val="clear" w:color="auto" w:fill="auto"/>
            <w:vAlign w:val="bottom"/>
          </w:tcPr>
          <w:p w14:paraId="55490AAD" w14:textId="77C3D900"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1</w:t>
            </w:r>
            <w:r w:rsidR="00AC5BB9">
              <w:rPr>
                <w:rFonts w:eastAsia="Calibri"/>
                <w:color w:val="000000" w:themeColor="text1"/>
                <w:sz w:val="17"/>
              </w:rPr>
              <w:t>1</w:t>
            </w:r>
            <w:r w:rsidRPr="00DE2C8C">
              <w:rPr>
                <w:rFonts w:eastAsia="Calibri"/>
                <w:color w:val="000000" w:themeColor="text1"/>
                <w:sz w:val="17"/>
              </w:rPr>
              <w:t>.</w:t>
            </w:r>
            <w:r w:rsidR="00AC5BB9">
              <w:rPr>
                <w:rFonts w:eastAsia="Calibri"/>
                <w:color w:val="000000" w:themeColor="text1"/>
                <w:sz w:val="17"/>
              </w:rPr>
              <w:t>1</w:t>
            </w:r>
          </w:p>
        </w:tc>
        <w:tc>
          <w:tcPr>
            <w:tcW w:w="1630" w:type="dxa"/>
            <w:tcBorders>
              <w:bottom w:val="single" w:sz="12" w:space="0" w:color="auto"/>
            </w:tcBorders>
            <w:shd w:val="clear" w:color="auto" w:fill="auto"/>
            <w:vAlign w:val="bottom"/>
          </w:tcPr>
          <w:p w14:paraId="6E2B61F1"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5.0</w:t>
            </w:r>
          </w:p>
        </w:tc>
      </w:tr>
    </w:tbl>
    <w:p w14:paraId="28C274E7" w14:textId="77777777" w:rsidR="00725033" w:rsidRPr="00DE2C8C" w:rsidRDefault="00725033" w:rsidP="00725033">
      <w:pPr>
        <w:suppressAutoHyphens w:val="0"/>
        <w:spacing w:line="120" w:lineRule="exact"/>
        <w:rPr>
          <w:rFonts w:eastAsia="Calibri"/>
          <w:color w:val="000000" w:themeColor="text1"/>
          <w:sz w:val="10"/>
          <w:shd w:val="pct15" w:color="auto" w:fill="FFFFFF"/>
          <w14:ligatures w14:val="none"/>
        </w:rPr>
      </w:pPr>
    </w:p>
    <w:p w14:paraId="444B3374" w14:textId="69E28ED8" w:rsidR="00AE33C6" w:rsidRDefault="00AE33C6" w:rsidP="00AE33C6">
      <w:pPr>
        <w:pStyle w:val="FootnoteText"/>
        <w:tabs>
          <w:tab w:val="clear" w:pos="418"/>
          <w:tab w:val="right" w:pos="216"/>
          <w:tab w:val="left" w:pos="288"/>
          <w:tab w:val="right" w:pos="576"/>
          <w:tab w:val="left" w:pos="648"/>
        </w:tabs>
        <w:ind w:left="288" w:hanging="288"/>
      </w:pPr>
      <w:r w:rsidRPr="009116DB">
        <w:tab/>
      </w:r>
      <w:r w:rsidR="00560B7E" w:rsidRPr="002A6E37">
        <w:rPr>
          <w:vertAlign w:val="superscript"/>
        </w:rPr>
        <w:t>a</w:t>
      </w:r>
      <w:r w:rsidRPr="009116DB">
        <w:tab/>
        <w:t>Includes</w:t>
      </w:r>
      <w:r>
        <w:t xml:space="preserve"> </w:t>
      </w:r>
      <w:r w:rsidR="00560B7E">
        <w:t xml:space="preserve">General Service and </w:t>
      </w:r>
      <w:r w:rsidR="00F57C8A">
        <w:t>Local level</w:t>
      </w:r>
      <w:r>
        <w:t xml:space="preserve"> staff</w:t>
      </w:r>
      <w:r w:rsidR="003951AD">
        <w:t>.</w:t>
      </w:r>
    </w:p>
    <w:p w14:paraId="0D1BEFC4" w14:textId="77777777" w:rsidR="003951AD" w:rsidRPr="009116DB" w:rsidRDefault="003951AD" w:rsidP="00AE33C6">
      <w:pPr>
        <w:pStyle w:val="FootnoteText"/>
        <w:tabs>
          <w:tab w:val="clear" w:pos="418"/>
          <w:tab w:val="right" w:pos="216"/>
          <w:tab w:val="left" w:pos="288"/>
          <w:tab w:val="right" w:pos="576"/>
          <w:tab w:val="left" w:pos="648"/>
        </w:tabs>
        <w:ind w:left="288" w:hanging="288"/>
      </w:pPr>
    </w:p>
    <w:p w14:paraId="70533CAA" w14:textId="77777777" w:rsidR="00AE33C6" w:rsidRDefault="00AE33C6" w:rsidP="00084DA0">
      <w:pPr>
        <w:suppressAutoHyphens w:val="0"/>
        <w:spacing w:line="120" w:lineRule="exact"/>
        <w:rPr>
          <w:rFonts w:eastAsia="Calibri"/>
          <w:color w:val="000000" w:themeColor="text1"/>
          <w:sz w:val="16"/>
          <w:szCs w:val="16"/>
          <w14:ligatures w14:val="none"/>
        </w:rPr>
      </w:pPr>
    </w:p>
    <w:p w14:paraId="238FB840" w14:textId="77777777" w:rsidR="00E005B4" w:rsidRPr="00084DA0" w:rsidRDefault="00E005B4" w:rsidP="00084DA0">
      <w:pPr>
        <w:suppressAutoHyphens w:val="0"/>
        <w:spacing w:line="120" w:lineRule="exact"/>
        <w:rPr>
          <w:rFonts w:eastAsia="Calibri"/>
          <w:color w:val="000000" w:themeColor="text1"/>
          <w:sz w:val="16"/>
          <w:szCs w:val="16"/>
          <w14:ligatures w14:val="none"/>
        </w:rPr>
      </w:pPr>
    </w:p>
    <w:p w14:paraId="20199A5D" w14:textId="77777777" w:rsidR="00725033" w:rsidRPr="00DE2C8C" w:rsidRDefault="00725033" w:rsidP="00725033">
      <w:pPr>
        <w:pStyle w:val="H1"/>
        <w:ind w:right="1260"/>
        <w:rPr>
          <w:color w:val="000000" w:themeColor="text1"/>
        </w:rPr>
      </w:pPr>
      <w:r w:rsidRPr="00DE2C8C">
        <w:rPr>
          <w:color w:val="000000" w:themeColor="text1"/>
        </w:rPr>
        <w:tab/>
        <w:t>2.</w:t>
      </w:r>
      <w:r w:rsidRPr="00DE2C8C">
        <w:rPr>
          <w:color w:val="000000" w:themeColor="text1"/>
        </w:rPr>
        <w:tab/>
        <w:t>Staffing requirements</w:t>
      </w:r>
    </w:p>
    <w:p w14:paraId="1143B389"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6D4B48C3"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7C33514E" w14:textId="14CCFD7E" w:rsidR="00725033" w:rsidRPr="00DE2C8C" w:rsidRDefault="00725033" w:rsidP="00A86C8F">
      <w:pPr>
        <w:pStyle w:val="AUNAMA16Apr"/>
        <w:rPr>
          <w:spacing w:val="2"/>
          <w:w w:val="102"/>
        </w:rPr>
      </w:pPr>
      <w:r w:rsidRPr="00DE2C8C">
        <w:t xml:space="preserve">For 2026, a number of </w:t>
      </w:r>
      <w:r w:rsidR="00E229B5">
        <w:t xml:space="preserve">efficiency-driven </w:t>
      </w:r>
      <w:r w:rsidRPr="00DE2C8C">
        <w:t xml:space="preserve">reconfigurations and </w:t>
      </w:r>
      <w:r w:rsidR="00E229B5">
        <w:t>optimizations</w:t>
      </w:r>
      <w:r w:rsidR="00E229B5" w:rsidRPr="00DE2C8C">
        <w:t xml:space="preserve"> </w:t>
      </w:r>
      <w:r w:rsidRPr="00DE2C8C">
        <w:t>to the</w:t>
      </w:r>
      <w:r w:rsidR="00760BE7">
        <w:t xml:space="preserve"> </w:t>
      </w:r>
      <w:r w:rsidRPr="00DE2C8C">
        <w:t>structure and staffing of UNAMA are proposed, resulting from efforts focused on:</w:t>
      </w:r>
    </w:p>
    <w:p w14:paraId="57C30FE6" w14:textId="27D313A4" w:rsidR="00725033"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rPr>
      </w:pPr>
      <w:r w:rsidRPr="00DE2C8C">
        <w:rPr>
          <w:color w:val="000000" w:themeColor="text1"/>
        </w:rPr>
        <w:tab/>
      </w:r>
      <w:r w:rsidRPr="00DE2C8C">
        <w:rPr>
          <w:color w:val="000000" w:themeColor="text1"/>
        </w:rPr>
        <w:tab/>
        <w:t>(a)</w:t>
      </w:r>
      <w:r w:rsidRPr="00DE2C8C">
        <w:rPr>
          <w:color w:val="000000" w:themeColor="text1"/>
        </w:rPr>
        <w:tab/>
        <w:t>Streamlining the Field Office configuration</w:t>
      </w:r>
      <w:r>
        <w:rPr>
          <w:color w:val="000000" w:themeColor="text1"/>
        </w:rPr>
        <w:t xml:space="preserve"> in the northern region, </w:t>
      </w:r>
      <w:r w:rsidR="00E229B5">
        <w:rPr>
          <w:color w:val="000000" w:themeColor="text1"/>
        </w:rPr>
        <w:t>through</w:t>
      </w:r>
      <w:r>
        <w:rPr>
          <w:color w:val="000000" w:themeColor="text1"/>
        </w:rPr>
        <w:t xml:space="preserve"> </w:t>
      </w:r>
      <w:r w:rsidRPr="00DE2C8C">
        <w:rPr>
          <w:color w:val="000000" w:themeColor="text1"/>
        </w:rPr>
        <w:t xml:space="preserve">the closure of Maimana and </w:t>
      </w:r>
      <w:r w:rsidR="00031B6D">
        <w:rPr>
          <w:color w:val="000000" w:themeColor="text1"/>
        </w:rPr>
        <w:t>Pul-e Khumri</w:t>
      </w:r>
      <w:r w:rsidRPr="00DE2C8C">
        <w:rPr>
          <w:color w:val="000000" w:themeColor="text1"/>
        </w:rPr>
        <w:t xml:space="preserve"> provincial offices</w:t>
      </w:r>
      <w:r>
        <w:rPr>
          <w:color w:val="000000" w:themeColor="text1"/>
        </w:rPr>
        <w:t xml:space="preserve">, with </w:t>
      </w:r>
      <w:r w:rsidRPr="00DE2C8C">
        <w:rPr>
          <w:color w:val="000000" w:themeColor="text1"/>
        </w:rPr>
        <w:t xml:space="preserve">the </w:t>
      </w:r>
      <w:r>
        <w:rPr>
          <w:color w:val="000000" w:themeColor="text1"/>
        </w:rPr>
        <w:t>mandate delivery in these areas to be</w:t>
      </w:r>
      <w:r w:rsidRPr="00DE2C8C">
        <w:rPr>
          <w:color w:val="000000" w:themeColor="text1"/>
        </w:rPr>
        <w:t xml:space="preserve"> the cove</w:t>
      </w:r>
      <w:r>
        <w:rPr>
          <w:color w:val="000000" w:themeColor="text1"/>
        </w:rPr>
        <w:t xml:space="preserve">red </w:t>
      </w:r>
      <w:r w:rsidR="00E229B5">
        <w:rPr>
          <w:color w:val="000000" w:themeColor="text1"/>
        </w:rPr>
        <w:t>by</w:t>
      </w:r>
      <w:r w:rsidR="00E229B5" w:rsidRPr="00DE2C8C">
        <w:rPr>
          <w:color w:val="000000" w:themeColor="text1"/>
        </w:rPr>
        <w:t xml:space="preserve"> </w:t>
      </w:r>
      <w:r w:rsidRPr="00DE2C8C">
        <w:rPr>
          <w:color w:val="000000" w:themeColor="text1"/>
        </w:rPr>
        <w:t xml:space="preserve">a roving </w:t>
      </w:r>
      <w:r w:rsidR="00E229B5">
        <w:rPr>
          <w:color w:val="000000" w:themeColor="text1"/>
        </w:rPr>
        <w:t>capacity</w:t>
      </w:r>
      <w:r w:rsidRPr="00DE2C8C">
        <w:rPr>
          <w:color w:val="000000" w:themeColor="text1"/>
        </w:rPr>
        <w:t xml:space="preserve"> from </w:t>
      </w:r>
      <w:r>
        <w:rPr>
          <w:color w:val="000000" w:themeColor="text1"/>
        </w:rPr>
        <w:t xml:space="preserve">the </w:t>
      </w:r>
      <w:r w:rsidRPr="00DE2C8C">
        <w:rPr>
          <w:color w:val="000000" w:themeColor="text1"/>
        </w:rPr>
        <w:t>Mazar-Sharif regional office</w:t>
      </w:r>
      <w:r>
        <w:rPr>
          <w:color w:val="000000" w:themeColor="text1"/>
        </w:rPr>
        <w:t xml:space="preserve">, resulting in the proposed abolishment of </w:t>
      </w:r>
      <w:r w:rsidRPr="006465A0">
        <w:rPr>
          <w:color w:val="000000" w:themeColor="text1"/>
        </w:rPr>
        <w:t>19</w:t>
      </w:r>
      <w:r>
        <w:rPr>
          <w:color w:val="000000" w:themeColor="text1"/>
        </w:rPr>
        <w:t xml:space="preserve"> posts</w:t>
      </w:r>
      <w:r w:rsidR="006465A0">
        <w:rPr>
          <w:color w:val="000000" w:themeColor="text1"/>
        </w:rPr>
        <w:t>, the reassignment of 6 posts</w:t>
      </w:r>
      <w:r w:rsidR="002A036B">
        <w:rPr>
          <w:color w:val="000000" w:themeColor="text1"/>
        </w:rPr>
        <w:t xml:space="preserve"> and positions</w:t>
      </w:r>
      <w:r w:rsidR="005B3F24">
        <w:rPr>
          <w:color w:val="000000" w:themeColor="text1"/>
        </w:rPr>
        <w:t>,</w:t>
      </w:r>
      <w:r w:rsidR="006465A0">
        <w:rPr>
          <w:color w:val="000000" w:themeColor="text1"/>
        </w:rPr>
        <w:t xml:space="preserve"> and the </w:t>
      </w:r>
      <w:r>
        <w:rPr>
          <w:color w:val="000000" w:themeColor="text1"/>
        </w:rPr>
        <w:t xml:space="preserve">redeployment of </w:t>
      </w:r>
      <w:r w:rsidRPr="006465A0">
        <w:rPr>
          <w:color w:val="000000" w:themeColor="text1"/>
        </w:rPr>
        <w:t>14</w:t>
      </w:r>
      <w:r>
        <w:rPr>
          <w:color w:val="000000" w:themeColor="text1"/>
        </w:rPr>
        <w:t xml:space="preserve"> posts to various field offices and the Security Section</w:t>
      </w:r>
      <w:r w:rsidR="00E229B5">
        <w:rPr>
          <w:color w:val="000000" w:themeColor="text1"/>
        </w:rPr>
        <w:t xml:space="preserve"> in Kabul</w:t>
      </w:r>
      <w:r>
        <w:rPr>
          <w:color w:val="000000" w:themeColor="text1"/>
        </w:rPr>
        <w:t xml:space="preserve">. </w:t>
      </w:r>
    </w:p>
    <w:p w14:paraId="483242C3" w14:textId="4CF76AA1" w:rsidR="00A86C8F" w:rsidRDefault="00725033" w:rsidP="00A86C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0" w:hanging="1740"/>
        <w:jc w:val="both"/>
        <w:rPr>
          <w:color w:val="000000" w:themeColor="text1"/>
          <w:w w:val="102"/>
        </w:rPr>
      </w:pPr>
      <w:r>
        <w:rPr>
          <w:color w:val="000000" w:themeColor="text1"/>
        </w:rPr>
        <w:tab/>
      </w:r>
      <w:r>
        <w:rPr>
          <w:color w:val="000000" w:themeColor="text1"/>
        </w:rPr>
        <w:tab/>
        <w:t>(b)</w:t>
      </w:r>
      <w:r>
        <w:rPr>
          <w:color w:val="000000" w:themeColor="text1"/>
          <w:w w:val="102"/>
        </w:rPr>
        <w:tab/>
        <w:t>Restructuring t</w:t>
      </w:r>
      <w:r w:rsidRPr="00DE2C8C">
        <w:rPr>
          <w:color w:val="000000" w:themeColor="text1"/>
        </w:rPr>
        <w:t>he security communications</w:t>
      </w:r>
      <w:r>
        <w:rPr>
          <w:color w:val="000000" w:themeColor="text1"/>
        </w:rPr>
        <w:t xml:space="preserve"> architecture</w:t>
      </w:r>
      <w:r w:rsidR="00612C29">
        <w:rPr>
          <w:color w:val="000000" w:themeColor="text1"/>
        </w:rPr>
        <w:t xml:space="preserve"> </w:t>
      </w:r>
      <w:r w:rsidRPr="00DE2C8C">
        <w:rPr>
          <w:color w:val="000000" w:themeColor="text1"/>
        </w:rPr>
        <w:t>for greater operational efficiency</w:t>
      </w:r>
      <w:r w:rsidR="003710D6">
        <w:rPr>
          <w:color w:val="000000" w:themeColor="text1"/>
        </w:rPr>
        <w:t>:</w:t>
      </w:r>
      <w:r>
        <w:rPr>
          <w:color w:val="000000" w:themeColor="text1"/>
        </w:rPr>
        <w:t xml:space="preserve"> </w:t>
      </w:r>
      <w:r w:rsidR="009461F4">
        <w:rPr>
          <w:color w:val="000000" w:themeColor="text1"/>
        </w:rPr>
        <w:t>it is proposed to c</w:t>
      </w:r>
      <w:r w:rsidR="009461F4">
        <w:rPr>
          <w:color w:val="000000" w:themeColor="text1"/>
          <w:w w:val="102"/>
        </w:rPr>
        <w:t xml:space="preserve">reate a </w:t>
      </w:r>
      <w:r w:rsidR="009461F4" w:rsidRPr="00DE2C8C">
        <w:rPr>
          <w:color w:val="000000" w:themeColor="text1"/>
        </w:rPr>
        <w:t>Remote Security Operations Centre</w:t>
      </w:r>
      <w:r w:rsidR="009461F4">
        <w:rPr>
          <w:color w:val="000000" w:themeColor="text1"/>
        </w:rPr>
        <w:t xml:space="preserve"> </w:t>
      </w:r>
      <w:r w:rsidR="009461F4">
        <w:rPr>
          <w:color w:val="000000" w:themeColor="text1"/>
          <w:w w:val="102"/>
        </w:rPr>
        <w:t xml:space="preserve">in Kabul </w:t>
      </w:r>
      <w:r w:rsidR="009461F4" w:rsidRPr="0069553B">
        <w:rPr>
          <w:color w:val="000000" w:themeColor="text1"/>
          <w:w w:val="102"/>
          <w:lang w:val="en-US"/>
        </w:rPr>
        <w:t>which</w:t>
      </w:r>
      <w:r w:rsidR="00580E84">
        <w:rPr>
          <w:color w:val="000000" w:themeColor="text1"/>
          <w:w w:val="102"/>
          <w:lang w:val="en-US"/>
        </w:rPr>
        <w:t xml:space="preserve"> would</w:t>
      </w:r>
      <w:r w:rsidR="009461F4" w:rsidRPr="0069553B">
        <w:rPr>
          <w:color w:val="000000" w:themeColor="text1"/>
          <w:w w:val="102"/>
          <w:lang w:val="en-US"/>
        </w:rPr>
        <w:t xml:space="preserve"> enable radio networks to be monitored remotely</w:t>
      </w:r>
      <w:r w:rsidR="00EB04E3">
        <w:rPr>
          <w:color w:val="000000" w:themeColor="text1"/>
          <w:w w:val="102"/>
          <w:lang w:val="en-US"/>
        </w:rPr>
        <w:t xml:space="preserve">, </w:t>
      </w:r>
      <w:r w:rsidR="009461F4">
        <w:rPr>
          <w:color w:val="000000" w:themeColor="text1"/>
          <w:w w:val="102"/>
        </w:rPr>
        <w:t>reducing the requirement to operate physical security operation cent</w:t>
      </w:r>
      <w:r w:rsidR="00196337">
        <w:rPr>
          <w:color w:val="000000" w:themeColor="text1"/>
          <w:w w:val="102"/>
        </w:rPr>
        <w:t>res</w:t>
      </w:r>
      <w:r w:rsidR="009461F4">
        <w:rPr>
          <w:color w:val="000000" w:themeColor="text1"/>
          <w:w w:val="102"/>
        </w:rPr>
        <w:t xml:space="preserve"> in the field leading to the </w:t>
      </w:r>
      <w:r w:rsidR="00B16A69">
        <w:rPr>
          <w:color w:val="000000" w:themeColor="text1"/>
          <w:w w:val="102"/>
        </w:rPr>
        <w:t xml:space="preserve">proposed </w:t>
      </w:r>
      <w:r w:rsidR="009461F4">
        <w:rPr>
          <w:color w:val="000000" w:themeColor="text1"/>
          <w:w w:val="102"/>
        </w:rPr>
        <w:t xml:space="preserve">abolishment of </w:t>
      </w:r>
      <w:r w:rsidR="00BD5678">
        <w:rPr>
          <w:color w:val="000000" w:themeColor="text1"/>
          <w:w w:val="102"/>
        </w:rPr>
        <w:t>21</w:t>
      </w:r>
      <w:r w:rsidR="009461F4">
        <w:rPr>
          <w:color w:val="000000" w:themeColor="text1"/>
          <w:w w:val="102"/>
        </w:rPr>
        <w:t xml:space="preserve"> Field Radio Operators </w:t>
      </w:r>
      <w:r w:rsidR="00DD2611" w:rsidRPr="00DD2611">
        <w:rPr>
          <w:color w:val="000000" w:themeColor="text1"/>
          <w:w w:val="102"/>
        </w:rPr>
        <w:t>(</w:t>
      </w:r>
      <w:r w:rsidR="00B16A69">
        <w:rPr>
          <w:color w:val="000000" w:themeColor="text1"/>
          <w:w w:val="102"/>
        </w:rPr>
        <w:t>Local level</w:t>
      </w:r>
      <w:r w:rsidR="00DD2611" w:rsidRPr="00DD2611">
        <w:rPr>
          <w:color w:val="000000" w:themeColor="text1"/>
          <w:w w:val="102"/>
        </w:rPr>
        <w:t>)</w:t>
      </w:r>
      <w:r w:rsidR="009461F4">
        <w:rPr>
          <w:color w:val="000000" w:themeColor="text1"/>
          <w:w w:val="102"/>
        </w:rPr>
        <w:t xml:space="preserve"> posts.  The </w:t>
      </w:r>
      <w:r w:rsidR="00B16A69">
        <w:rPr>
          <w:color w:val="000000" w:themeColor="text1"/>
          <w:w w:val="102"/>
        </w:rPr>
        <w:t>Centre</w:t>
      </w:r>
      <w:r w:rsidR="009461F4">
        <w:rPr>
          <w:color w:val="000000" w:themeColor="text1"/>
          <w:w w:val="102"/>
        </w:rPr>
        <w:t xml:space="preserve"> is proposed to be constituted with 21 </w:t>
      </w:r>
      <w:r w:rsidR="009461F4" w:rsidRPr="6FC3BDB1">
        <w:rPr>
          <w:rFonts w:eastAsia="Times New Roman"/>
        </w:rPr>
        <w:t>Field Security Radio Operators</w:t>
      </w:r>
      <w:r w:rsidR="008B653C">
        <w:rPr>
          <w:rFonts w:eastAsia="Times New Roman"/>
        </w:rPr>
        <w:t xml:space="preserve"> </w:t>
      </w:r>
      <w:r w:rsidR="008B653C" w:rsidRPr="00DD2611">
        <w:rPr>
          <w:color w:val="000000" w:themeColor="text1"/>
          <w:w w:val="102"/>
        </w:rPr>
        <w:t>(</w:t>
      </w:r>
      <w:r w:rsidR="00B16A69">
        <w:rPr>
          <w:color w:val="000000" w:themeColor="text1"/>
          <w:w w:val="102"/>
        </w:rPr>
        <w:t>Local level</w:t>
      </w:r>
      <w:r w:rsidR="008B653C" w:rsidRPr="00DD2611">
        <w:rPr>
          <w:color w:val="000000" w:themeColor="text1"/>
          <w:w w:val="102"/>
        </w:rPr>
        <w:t>)</w:t>
      </w:r>
      <w:r w:rsidR="008B653C">
        <w:rPr>
          <w:color w:val="000000" w:themeColor="text1"/>
          <w:w w:val="102"/>
        </w:rPr>
        <w:t xml:space="preserve"> </w:t>
      </w:r>
      <w:r w:rsidR="009461F4">
        <w:rPr>
          <w:color w:val="000000" w:themeColor="text1"/>
          <w:w w:val="102"/>
        </w:rPr>
        <w:t xml:space="preserve">through the continuation of </w:t>
      </w:r>
      <w:r w:rsidR="00B432F3">
        <w:rPr>
          <w:color w:val="000000" w:themeColor="text1"/>
          <w:w w:val="102"/>
        </w:rPr>
        <w:t xml:space="preserve">the </w:t>
      </w:r>
      <w:r w:rsidR="009461F4">
        <w:rPr>
          <w:color w:val="000000" w:themeColor="text1"/>
          <w:w w:val="102"/>
        </w:rPr>
        <w:t xml:space="preserve">4 existing </w:t>
      </w:r>
      <w:r w:rsidR="009461F4">
        <w:rPr>
          <w:rFonts w:eastAsia="Times New Roman"/>
        </w:rPr>
        <w:t>pos</w:t>
      </w:r>
      <w:r w:rsidR="008B653C">
        <w:rPr>
          <w:rFonts w:eastAsia="Times New Roman"/>
        </w:rPr>
        <w:t>ts</w:t>
      </w:r>
      <w:r w:rsidR="009461F4">
        <w:rPr>
          <w:rFonts w:eastAsia="Times New Roman"/>
        </w:rPr>
        <w:t xml:space="preserve"> </w:t>
      </w:r>
      <w:r w:rsidR="009461F4" w:rsidRPr="6FC3BDB1">
        <w:rPr>
          <w:rFonts w:eastAsia="Times New Roman"/>
        </w:rPr>
        <w:t>in Kabul,</w:t>
      </w:r>
      <w:r w:rsidR="009461F4">
        <w:rPr>
          <w:color w:val="000000" w:themeColor="text1"/>
          <w:w w:val="102"/>
        </w:rPr>
        <w:t xml:space="preserve"> and the redeployment of the remaining 17 Field Radio Operators (Local level) posts from the field offices</w:t>
      </w:r>
      <w:r w:rsidR="000F374B">
        <w:rPr>
          <w:rFonts w:eastAsia="Times New Roman"/>
        </w:rPr>
        <w:t>.</w:t>
      </w:r>
      <w:r w:rsidR="00A86C8F">
        <w:rPr>
          <w:color w:val="000000" w:themeColor="text1"/>
          <w:w w:val="102"/>
        </w:rPr>
        <w:t xml:space="preserve"> </w:t>
      </w:r>
    </w:p>
    <w:p w14:paraId="20BF37FF" w14:textId="32E77FA5" w:rsidR="00725033" w:rsidRPr="00DE2C8C" w:rsidRDefault="00A86C8F" w:rsidP="00A86C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0" w:hanging="1740"/>
        <w:jc w:val="both"/>
        <w:rPr>
          <w:color w:val="000000" w:themeColor="text1"/>
          <w:w w:val="102"/>
        </w:rPr>
      </w:pPr>
      <w:r>
        <w:rPr>
          <w:color w:val="000000" w:themeColor="text1"/>
          <w:w w:val="102"/>
        </w:rPr>
        <w:tab/>
      </w:r>
      <w:r>
        <w:rPr>
          <w:color w:val="000000" w:themeColor="text1"/>
          <w:w w:val="102"/>
        </w:rPr>
        <w:tab/>
        <w:t>(c)</w:t>
      </w:r>
      <w:r>
        <w:rPr>
          <w:color w:val="000000" w:themeColor="text1"/>
          <w:w w:val="102"/>
        </w:rPr>
        <w:tab/>
        <w:t>T</w:t>
      </w:r>
      <w:r w:rsidR="00725033" w:rsidRPr="0074135B">
        <w:rPr>
          <w:color w:val="000000" w:themeColor="text1"/>
        </w:rPr>
        <w:t xml:space="preserve">ransitioning of client missions of KJSO to </w:t>
      </w:r>
      <w:r w:rsidR="00B00D6C">
        <w:rPr>
          <w:color w:val="000000" w:themeColor="text1"/>
        </w:rPr>
        <w:t>the Regional Service Centre</w:t>
      </w:r>
      <w:r w:rsidR="00BD5A7E">
        <w:rPr>
          <w:color w:val="000000" w:themeColor="text1"/>
        </w:rPr>
        <w:t xml:space="preserve"> in</w:t>
      </w:r>
      <w:r w:rsidR="00B00D6C">
        <w:rPr>
          <w:color w:val="000000" w:themeColor="text1"/>
        </w:rPr>
        <w:t xml:space="preserve"> Entebbe</w:t>
      </w:r>
      <w:r w:rsidR="00BD5A7E">
        <w:rPr>
          <w:color w:val="000000" w:themeColor="text1"/>
        </w:rPr>
        <w:t xml:space="preserve">, Uganda </w:t>
      </w:r>
      <w:r w:rsidR="00B00D6C">
        <w:rPr>
          <w:color w:val="000000" w:themeColor="text1"/>
        </w:rPr>
        <w:t xml:space="preserve"> (RSCE): </w:t>
      </w:r>
      <w:r w:rsidR="00725033">
        <w:rPr>
          <w:color w:val="000000" w:themeColor="text1"/>
        </w:rPr>
        <w:t>I</w:t>
      </w:r>
      <w:r w:rsidR="00725033" w:rsidRPr="0074135B">
        <w:rPr>
          <w:color w:val="000000" w:themeColor="text1"/>
        </w:rPr>
        <w:t xml:space="preserve">n view of the termination of the mandate of UNAMI </w:t>
      </w:r>
      <w:r w:rsidR="00E229B5">
        <w:rPr>
          <w:color w:val="000000" w:themeColor="text1"/>
        </w:rPr>
        <w:t>on 31 December</w:t>
      </w:r>
      <w:r w:rsidR="00E229B5" w:rsidRPr="0074135B">
        <w:rPr>
          <w:color w:val="000000" w:themeColor="text1"/>
        </w:rPr>
        <w:t xml:space="preserve"> </w:t>
      </w:r>
      <w:r w:rsidR="00725033" w:rsidRPr="0074135B">
        <w:rPr>
          <w:color w:val="000000" w:themeColor="text1"/>
        </w:rPr>
        <w:t>2025,</w:t>
      </w:r>
      <w:r w:rsidR="00725033">
        <w:rPr>
          <w:color w:val="000000" w:themeColor="text1"/>
        </w:rPr>
        <w:t xml:space="preserve"> it is the intention of the Secretariat to transition the </w:t>
      </w:r>
      <w:r w:rsidR="00725033" w:rsidRPr="00725033">
        <w:rPr>
          <w:color w:val="000000" w:themeColor="text1"/>
        </w:rPr>
        <w:t>peace operations supported by the KJSO</w:t>
      </w:r>
      <w:r w:rsidR="005C38C6">
        <w:rPr>
          <w:color w:val="000000" w:themeColor="text1"/>
        </w:rPr>
        <w:t xml:space="preserve"> </w:t>
      </w:r>
      <w:r w:rsidR="00725033" w:rsidRPr="00725033">
        <w:rPr>
          <w:color w:val="000000" w:themeColor="text1"/>
        </w:rPr>
        <w:t xml:space="preserve">to the </w:t>
      </w:r>
      <w:r w:rsidR="003267E2">
        <w:rPr>
          <w:color w:val="000000" w:themeColor="text1"/>
        </w:rPr>
        <w:t>RSCE</w:t>
      </w:r>
      <w:r w:rsidR="00725033" w:rsidRPr="00725033">
        <w:rPr>
          <w:color w:val="000000" w:themeColor="text1"/>
        </w:rPr>
        <w:t xml:space="preserve"> by the end of the UNAMI liquidation process</w:t>
      </w:r>
      <w:r w:rsidR="00E229B5">
        <w:rPr>
          <w:color w:val="000000" w:themeColor="text1"/>
        </w:rPr>
        <w:t xml:space="preserve"> which will end in September 2026. In line with this plan, the current budget contains the proposed</w:t>
      </w:r>
      <w:r w:rsidR="00725033" w:rsidRPr="0074135B">
        <w:rPr>
          <w:color w:val="000000" w:themeColor="text1"/>
        </w:rPr>
        <w:t xml:space="preserve"> abolishment of 38 KJSO posts</w:t>
      </w:r>
      <w:r w:rsidR="00E229B5">
        <w:rPr>
          <w:color w:val="000000" w:themeColor="text1"/>
        </w:rPr>
        <w:t xml:space="preserve"> funded from UNAMA</w:t>
      </w:r>
      <w:r w:rsidR="00725033" w:rsidRPr="0074135B">
        <w:rPr>
          <w:color w:val="000000" w:themeColor="text1"/>
        </w:rPr>
        <w:t>, effective 1 October 2026</w:t>
      </w:r>
      <w:r w:rsidR="00725033">
        <w:rPr>
          <w:color w:val="000000" w:themeColor="text1"/>
        </w:rPr>
        <w:t>;</w:t>
      </w:r>
    </w:p>
    <w:p w14:paraId="62D40448" w14:textId="181ED043"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w w:val="102"/>
        </w:rPr>
      </w:pPr>
      <w:r w:rsidRPr="00DE2C8C">
        <w:rPr>
          <w:color w:val="000000" w:themeColor="text1"/>
          <w:w w:val="102"/>
        </w:rPr>
        <w:tab/>
      </w:r>
      <w:r w:rsidR="00A86C8F">
        <w:rPr>
          <w:color w:val="000000" w:themeColor="text1"/>
          <w:w w:val="102"/>
        </w:rPr>
        <w:tab/>
      </w:r>
      <w:r w:rsidR="450E20D7">
        <w:rPr>
          <w:color w:val="000000" w:themeColor="text1"/>
          <w:w w:val="102"/>
        </w:rPr>
        <w:t>(d)</w:t>
      </w:r>
      <w:r w:rsidR="00A86C8F">
        <w:rPr>
          <w:color w:val="000000" w:themeColor="text1"/>
          <w:w w:val="102"/>
        </w:rPr>
        <w:tab/>
      </w:r>
      <w:r w:rsidR="00D37319">
        <w:rPr>
          <w:color w:val="000000" w:themeColor="text1"/>
          <w:w w:val="102"/>
        </w:rPr>
        <w:t>Further o</w:t>
      </w:r>
      <w:r w:rsidR="4E9F0AF7" w:rsidRPr="00CD3438">
        <w:rPr>
          <w:color w:val="000000" w:themeColor="text1"/>
          <w:w w:val="102"/>
        </w:rPr>
        <w:t xml:space="preserve">ptimization of staffing resources to </w:t>
      </w:r>
      <w:r w:rsidR="6BDF93A9" w:rsidRPr="00CD3438">
        <w:rPr>
          <w:color w:val="000000" w:themeColor="text1"/>
          <w:w w:val="102"/>
        </w:rPr>
        <w:t xml:space="preserve">address capacity gaps </w:t>
      </w:r>
      <w:r w:rsidR="7FA73D4A" w:rsidRPr="00CD3438">
        <w:rPr>
          <w:color w:val="000000" w:themeColor="text1"/>
          <w:w w:val="102"/>
        </w:rPr>
        <w:t xml:space="preserve">in key mandated areas and </w:t>
      </w:r>
      <w:r w:rsidR="00ED534E">
        <w:rPr>
          <w:color w:val="000000" w:themeColor="text1"/>
          <w:w w:val="102"/>
        </w:rPr>
        <w:t>re</w:t>
      </w:r>
      <w:r w:rsidR="0081469D">
        <w:rPr>
          <w:color w:val="000000" w:themeColor="text1"/>
          <w:w w:val="102"/>
        </w:rPr>
        <w:t>purposing</w:t>
      </w:r>
      <w:r w:rsidR="00ED534E">
        <w:rPr>
          <w:color w:val="000000" w:themeColor="text1"/>
          <w:w w:val="102"/>
        </w:rPr>
        <w:t xml:space="preserve"> resources in view of </w:t>
      </w:r>
      <w:r w:rsidR="4E9F0AF7" w:rsidRPr="00CD3438">
        <w:rPr>
          <w:color w:val="000000" w:themeColor="text1"/>
          <w:w w:val="102"/>
        </w:rPr>
        <w:t xml:space="preserve">evolving priorities, </w:t>
      </w:r>
      <w:r w:rsidR="0B9AD55E" w:rsidRPr="00CD3438">
        <w:rPr>
          <w:color w:val="000000" w:themeColor="text1"/>
          <w:w w:val="102"/>
        </w:rPr>
        <w:t xml:space="preserve">ensuring that </w:t>
      </w:r>
      <w:r w:rsidR="38DBD405">
        <w:rPr>
          <w:color w:val="000000" w:themeColor="text1"/>
          <w:w w:val="102"/>
        </w:rPr>
        <w:t xml:space="preserve">posts and </w:t>
      </w:r>
      <w:r w:rsidR="54347E24" w:rsidRPr="00CD3438">
        <w:rPr>
          <w:color w:val="000000" w:themeColor="text1"/>
          <w:w w:val="102"/>
        </w:rPr>
        <w:t>positions are aligned to the functions performed</w:t>
      </w:r>
      <w:r w:rsidR="1868165A">
        <w:rPr>
          <w:color w:val="000000" w:themeColor="text1"/>
          <w:w w:val="102"/>
        </w:rPr>
        <w:t>,</w:t>
      </w:r>
      <w:r w:rsidR="188A0FBF" w:rsidRPr="00CD3438">
        <w:rPr>
          <w:color w:val="000000" w:themeColor="text1"/>
          <w:w w:val="102"/>
        </w:rPr>
        <w:t xml:space="preserve"> and</w:t>
      </w:r>
      <w:r w:rsidR="1868165A">
        <w:rPr>
          <w:color w:val="000000" w:themeColor="text1"/>
          <w:w w:val="102"/>
        </w:rPr>
        <w:t xml:space="preserve"> that </w:t>
      </w:r>
      <w:r w:rsidR="38DBD405">
        <w:rPr>
          <w:color w:val="000000" w:themeColor="text1"/>
          <w:w w:val="102"/>
        </w:rPr>
        <w:t>they</w:t>
      </w:r>
      <w:r w:rsidR="188A0FBF" w:rsidRPr="00CD3438">
        <w:rPr>
          <w:color w:val="000000" w:themeColor="text1"/>
          <w:w w:val="102"/>
        </w:rPr>
        <w:t xml:space="preserve"> are</w:t>
      </w:r>
      <w:r w:rsidR="4E9F0AF7" w:rsidRPr="00CD3438">
        <w:rPr>
          <w:color w:val="000000" w:themeColor="text1"/>
          <w:w w:val="102"/>
        </w:rPr>
        <w:t xml:space="preserve"> only retained after critical review for continuing needs.</w:t>
      </w:r>
      <w:r w:rsidR="0FB74BC2">
        <w:rPr>
          <w:color w:val="000000" w:themeColor="text1"/>
          <w:w w:val="102"/>
        </w:rPr>
        <w:t xml:space="preserve"> </w:t>
      </w:r>
      <w:r w:rsidR="35587AC5">
        <w:rPr>
          <w:color w:val="000000" w:themeColor="text1"/>
          <w:w w:val="102"/>
        </w:rPr>
        <w:t>These gaps and competing priorities were discussed in several senior lead</w:t>
      </w:r>
      <w:r w:rsidR="017ABE8F">
        <w:rPr>
          <w:color w:val="000000" w:themeColor="text1"/>
          <w:w w:val="102"/>
        </w:rPr>
        <w:t>ership meeting</w:t>
      </w:r>
      <w:r w:rsidR="056ADF93">
        <w:rPr>
          <w:color w:val="000000" w:themeColor="text1"/>
          <w:w w:val="102"/>
        </w:rPr>
        <w:t xml:space="preserve">s before and during budget </w:t>
      </w:r>
      <w:r w:rsidR="0081469D">
        <w:rPr>
          <w:color w:val="000000" w:themeColor="text1"/>
          <w:w w:val="102"/>
        </w:rPr>
        <w:t xml:space="preserve">preparation, and </w:t>
      </w:r>
      <w:r w:rsidR="00F61807">
        <w:rPr>
          <w:color w:val="000000" w:themeColor="text1"/>
          <w:w w:val="102"/>
        </w:rPr>
        <w:t>also through</w:t>
      </w:r>
      <w:r w:rsidR="1370E36F">
        <w:rPr>
          <w:color w:val="000000" w:themeColor="text1"/>
          <w:w w:val="102"/>
        </w:rPr>
        <w:t xml:space="preserve"> further </w:t>
      </w:r>
      <w:r w:rsidR="55FB9D06">
        <w:rPr>
          <w:color w:val="000000" w:themeColor="text1"/>
          <w:w w:val="102"/>
        </w:rPr>
        <w:t>consultation</w:t>
      </w:r>
      <w:r w:rsidR="1370E36F">
        <w:rPr>
          <w:color w:val="000000" w:themeColor="text1"/>
          <w:w w:val="102"/>
        </w:rPr>
        <w:t xml:space="preserve"> with </w:t>
      </w:r>
      <w:r w:rsidR="0081469D">
        <w:rPr>
          <w:color w:val="000000" w:themeColor="text1"/>
          <w:w w:val="102"/>
        </w:rPr>
        <w:t>Headquarters.</w:t>
      </w:r>
    </w:p>
    <w:p w14:paraId="7AB52567" w14:textId="3E238BE8" w:rsidR="00725033" w:rsidRPr="008D00BD" w:rsidRDefault="7B0E652F" w:rsidP="00C64B5E">
      <w:pPr>
        <w:pStyle w:val="AUNAMA16Apr"/>
      </w:pPr>
      <w:r w:rsidRPr="00CB7391">
        <w:rPr>
          <w:w w:val="102"/>
        </w:rPr>
        <w:lastRenderedPageBreak/>
        <w:t>In view of the low percentage of female national staff within the Mission, UNAMA is continuously undertaking efforts to address challenges that prevent the attainment of gender parity through capacity-building of wome</w:t>
      </w:r>
      <w:r w:rsidR="5F0A1355">
        <w:rPr>
          <w:w w:val="102"/>
        </w:rPr>
        <w:t xml:space="preserve">n. </w:t>
      </w:r>
      <w:r w:rsidR="5F0A1355" w:rsidRPr="00C64B5E">
        <w:rPr>
          <w:w w:val="102"/>
        </w:rPr>
        <w:t xml:space="preserve">The </w:t>
      </w:r>
      <w:r w:rsidR="5F0A1355">
        <w:rPr>
          <w:w w:val="102"/>
        </w:rPr>
        <w:t>n</w:t>
      </w:r>
      <w:r w:rsidR="5F0A1355" w:rsidRPr="00C64B5E">
        <w:rPr>
          <w:w w:val="102"/>
        </w:rPr>
        <w:t xml:space="preserve">ational </w:t>
      </w:r>
      <w:r w:rsidR="5F0A1355">
        <w:rPr>
          <w:w w:val="102"/>
        </w:rPr>
        <w:t xml:space="preserve">United Nations </w:t>
      </w:r>
      <w:r w:rsidR="5F0A1355" w:rsidRPr="00C64B5E">
        <w:rPr>
          <w:w w:val="102"/>
        </w:rPr>
        <w:t>Volunteers play a critical role in the mission's activities both in substantive and mission-support sections, and are essential for achieving and maintaining UNAMA's mandate, including by integrating Afghan women's perspectives in all areas of work and enhancing the Mission’s capacity to reach local communities and the most vulnerable groups</w:t>
      </w:r>
      <w:r w:rsidR="5F0A1355">
        <w:rPr>
          <w:w w:val="102"/>
        </w:rPr>
        <w:t xml:space="preserve">. </w:t>
      </w:r>
      <w:r>
        <w:rPr>
          <w:w w:val="102"/>
        </w:rPr>
        <w:t xml:space="preserve"> </w:t>
      </w:r>
      <w:r w:rsidR="4E9F0AF7" w:rsidRPr="00CC295A">
        <w:rPr>
          <w:w w:val="102"/>
        </w:rPr>
        <w:t>In line with the efforts to continue to improve the gender balance in the Mission’s staffing,</w:t>
      </w:r>
      <w:r w:rsidR="4E9F0AF7">
        <w:rPr>
          <w:w w:val="102"/>
        </w:rPr>
        <w:t xml:space="preserve"> and taking into account the prospects of </w:t>
      </w:r>
      <w:r w:rsidR="0875C206">
        <w:rPr>
          <w:w w:val="102"/>
        </w:rPr>
        <w:t xml:space="preserve">shrinking </w:t>
      </w:r>
      <w:r w:rsidR="28C2BA05">
        <w:rPr>
          <w:w w:val="102"/>
        </w:rPr>
        <w:t>extra</w:t>
      </w:r>
      <w:r w:rsidR="0875C206">
        <w:rPr>
          <w:w w:val="102"/>
        </w:rPr>
        <w:t>budgetary</w:t>
      </w:r>
      <w:r w:rsidR="20D008E4">
        <w:rPr>
          <w:w w:val="102"/>
        </w:rPr>
        <w:t xml:space="preserve"> </w:t>
      </w:r>
      <w:r w:rsidR="673FF1CB">
        <w:rPr>
          <w:w w:val="102"/>
        </w:rPr>
        <w:t>resources</w:t>
      </w:r>
      <w:r w:rsidR="4E9F0AF7">
        <w:rPr>
          <w:w w:val="102"/>
        </w:rPr>
        <w:t xml:space="preserve">, </w:t>
      </w:r>
      <w:r w:rsidR="4E9F0AF7" w:rsidRPr="00CC295A">
        <w:rPr>
          <w:w w:val="102"/>
        </w:rPr>
        <w:t>it is proposed that</w:t>
      </w:r>
      <w:r w:rsidR="4E9F0AF7" w:rsidRPr="00CC295A">
        <w:t xml:space="preserve"> the</w:t>
      </w:r>
      <w:r w:rsidR="4E9F0AF7">
        <w:t xml:space="preserve"> existing</w:t>
      </w:r>
      <w:r w:rsidR="4E9F0AF7" w:rsidRPr="00CC295A">
        <w:t xml:space="preserve"> </w:t>
      </w:r>
      <w:r w:rsidR="4E9F0AF7">
        <w:t>nine</w:t>
      </w:r>
      <w:r w:rsidR="4E9F0AF7" w:rsidRPr="00CC295A">
        <w:t xml:space="preserve"> </w:t>
      </w:r>
      <w:r w:rsidR="00FA0D62">
        <w:t xml:space="preserve">female </w:t>
      </w:r>
      <w:r w:rsidR="4E9F0AF7" w:rsidRPr="00CC295A">
        <w:t>national United Nations Volunteer</w:t>
      </w:r>
      <w:r w:rsidR="4E9F0AF7">
        <w:t xml:space="preserve"> positions currently</w:t>
      </w:r>
      <w:r w:rsidR="4E9F0AF7" w:rsidRPr="00CC295A">
        <w:t xml:space="preserve"> funded from extrabudgetary resources be </w:t>
      </w:r>
      <w:r w:rsidR="4E9F0AF7">
        <w:t xml:space="preserve">converted to </w:t>
      </w:r>
      <w:r w:rsidR="4E9F0AF7" w:rsidRPr="00DE2C8C">
        <w:t>regular budget funding in 2026, to continue to support programmes of work of components across the Mission.</w:t>
      </w:r>
      <w:r w:rsidR="0517DD69">
        <w:t xml:space="preserve"> The conversion provides some element of </w:t>
      </w:r>
      <w:r w:rsidR="18857AD3">
        <w:t xml:space="preserve">assured </w:t>
      </w:r>
      <w:r w:rsidR="0517DD69">
        <w:t xml:space="preserve">continuity in this flagship initiative which supports the advancement of women’s involvement </w:t>
      </w:r>
      <w:r w:rsidR="5D4C7B51">
        <w:t xml:space="preserve">in society and support UNAMA’s </w:t>
      </w:r>
      <w:r w:rsidR="01158F45">
        <w:t xml:space="preserve">gender parity </w:t>
      </w:r>
      <w:r w:rsidR="5D4C7B51">
        <w:t>efforts to employ and empower young prof</w:t>
      </w:r>
      <w:r w:rsidR="1EFF8B54">
        <w:t xml:space="preserve">essional </w:t>
      </w:r>
      <w:r w:rsidR="5D4C7B51">
        <w:t>Afghan women</w:t>
      </w:r>
      <w:r w:rsidR="5C5912E6">
        <w:t xml:space="preserve"> who would otherwise be struggling to find professional purpose in their lives after graduation.</w:t>
      </w:r>
    </w:p>
    <w:p w14:paraId="31FD444E" w14:textId="77777777" w:rsidR="008D00BD" w:rsidRDefault="008D00BD" w:rsidP="008D00BD">
      <w:pPr>
        <w:pStyle w:val="AUNAMA16Apr"/>
        <w:numPr>
          <w:ilvl w:val="0"/>
          <w:numId w:val="0"/>
        </w:numPr>
        <w:ind w:left="1260" w:hanging="540"/>
        <w:rPr>
          <w:w w:val="102"/>
        </w:rPr>
      </w:pPr>
    </w:p>
    <w:p w14:paraId="436DAD5D" w14:textId="439C5C92" w:rsidR="00042DBC" w:rsidRDefault="00042DBC" w:rsidP="00907E38">
      <w:pPr>
        <w:pStyle w:val="987"/>
      </w:pPr>
      <w:r>
        <w:t>The</w:t>
      </w:r>
      <w:r w:rsidR="008F129B">
        <w:t xml:space="preserve"> </w:t>
      </w:r>
      <w:r w:rsidR="00134942">
        <w:t xml:space="preserve">cost efficiencies </w:t>
      </w:r>
      <w:r w:rsidR="0016219B">
        <w:t xml:space="preserve">to be achieved </w:t>
      </w:r>
      <w:r w:rsidR="007220EE">
        <w:t>for 2026</w:t>
      </w:r>
      <w:r w:rsidR="00D31172">
        <w:rPr>
          <w:rFonts w:eastAsiaTheme="minorEastAsia" w:hint="eastAsia"/>
          <w:lang w:eastAsia="zh-CN"/>
        </w:rPr>
        <w:t xml:space="preserve"> </w:t>
      </w:r>
      <w:r w:rsidR="00DF2A6D">
        <w:t>are as follows:</w:t>
      </w:r>
    </w:p>
    <w:p w14:paraId="24619515" w14:textId="77777777" w:rsidR="00CD7C7C" w:rsidRDefault="00CD7C7C" w:rsidP="00CD7C7C">
      <w:pPr>
        <w:pStyle w:val="ListParagraph"/>
      </w:pPr>
    </w:p>
    <w:p w14:paraId="127B6F18" w14:textId="7BCE7A09" w:rsidR="00CD7C7C" w:rsidRDefault="00CD7C7C" w:rsidP="001A7399">
      <w:pPr>
        <w:pStyle w:val="987"/>
        <w:numPr>
          <w:ilvl w:val="0"/>
          <w:numId w:val="0"/>
        </w:numPr>
        <w:spacing w:after="0"/>
        <w:ind w:left="1260" w:hanging="1260"/>
      </w:pPr>
      <w:r>
        <w:t>Table 9</w:t>
      </w:r>
    </w:p>
    <w:p w14:paraId="35CAD936" w14:textId="1829AA79" w:rsidR="00CD7C7C" w:rsidRPr="00184187" w:rsidRDefault="00184187" w:rsidP="001A7399">
      <w:pPr>
        <w:pStyle w:val="987"/>
        <w:numPr>
          <w:ilvl w:val="0"/>
          <w:numId w:val="0"/>
        </w:numPr>
        <w:tabs>
          <w:tab w:val="clear" w:pos="1350"/>
          <w:tab w:val="left" w:pos="990"/>
        </w:tabs>
        <w:spacing w:after="0"/>
        <w:ind w:left="1260" w:hanging="1260"/>
        <w:rPr>
          <w:b/>
          <w:bCs/>
        </w:rPr>
      </w:pPr>
      <w:r w:rsidRPr="00C91867">
        <w:rPr>
          <w:b/>
          <w:bCs/>
        </w:rPr>
        <w:t>Efficiency gains</w:t>
      </w:r>
    </w:p>
    <w:p w14:paraId="6D154891" w14:textId="4C79F4DA" w:rsidR="00042DBC" w:rsidRPr="00B22BCA" w:rsidRDefault="00042DBC" w:rsidP="001A7399">
      <w:pPr>
        <w:pStyle w:val="SingleTxt"/>
        <w:spacing w:after="0"/>
        <w:ind w:left="0"/>
        <w:rPr>
          <w:sz w:val="14"/>
          <w:szCs w:val="14"/>
        </w:rPr>
      </w:pPr>
      <w:r w:rsidRPr="00B22BCA">
        <w:rPr>
          <w:sz w:val="14"/>
          <w:szCs w:val="14"/>
        </w:rPr>
        <w:t>(Thousands of United States dollars)</w:t>
      </w:r>
    </w:p>
    <w:p w14:paraId="648DD7C9" w14:textId="77777777" w:rsidR="00042DBC" w:rsidRPr="00B22BCA" w:rsidRDefault="00042DBC" w:rsidP="00042DBC">
      <w:pPr>
        <w:pStyle w:val="SingleTxt"/>
        <w:spacing w:after="0" w:line="120" w:lineRule="exact"/>
        <w:rPr>
          <w:sz w:val="10"/>
        </w:rPr>
      </w:pPr>
    </w:p>
    <w:p w14:paraId="309C36A0" w14:textId="77777777" w:rsidR="00042DBC" w:rsidRPr="00B22BCA" w:rsidRDefault="00042DBC" w:rsidP="00042DBC">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20"/>
        <w:gridCol w:w="5670"/>
        <w:gridCol w:w="1620"/>
      </w:tblGrid>
      <w:tr w:rsidR="00042DBC" w:rsidRPr="00B22BCA" w14:paraId="28C74465" w14:textId="77777777" w:rsidTr="7D217AAB">
        <w:trPr>
          <w:tblHeader/>
        </w:trPr>
        <w:tc>
          <w:tcPr>
            <w:tcW w:w="2520" w:type="dxa"/>
            <w:tcBorders>
              <w:top w:val="single" w:sz="4" w:space="0" w:color="auto"/>
              <w:bottom w:val="single" w:sz="12" w:space="0" w:color="auto"/>
            </w:tcBorders>
            <w:shd w:val="clear" w:color="auto" w:fill="auto"/>
            <w:vAlign w:val="bottom"/>
          </w:tcPr>
          <w:p w14:paraId="73E87495" w14:textId="572570C3" w:rsidR="00042DBC" w:rsidRPr="00B22BCA" w:rsidRDefault="005A3F74" w:rsidP="00E25637">
            <w:pPr>
              <w:spacing w:before="81" w:after="81" w:line="160" w:lineRule="exact"/>
              <w:ind w:left="-21" w:right="40" w:firstLine="21"/>
              <w:rPr>
                <w:rFonts w:eastAsia="Calibri"/>
                <w:i/>
                <w:sz w:val="14"/>
              </w:rPr>
            </w:pPr>
            <w:r>
              <w:rPr>
                <w:rFonts w:eastAsia="Calibri"/>
                <w:i/>
                <w:sz w:val="14"/>
              </w:rPr>
              <w:t>Category</w:t>
            </w:r>
          </w:p>
        </w:tc>
        <w:tc>
          <w:tcPr>
            <w:tcW w:w="5670" w:type="dxa"/>
            <w:tcBorders>
              <w:top w:val="single" w:sz="4" w:space="0" w:color="auto"/>
              <w:bottom w:val="single" w:sz="12" w:space="0" w:color="auto"/>
            </w:tcBorders>
            <w:vAlign w:val="bottom"/>
          </w:tcPr>
          <w:p w14:paraId="37CD7DE0" w14:textId="77777777" w:rsidR="00042DBC" w:rsidRPr="00B22BCA" w:rsidRDefault="00042DBC" w:rsidP="00E25637">
            <w:pPr>
              <w:spacing w:before="81" w:after="81" w:line="160" w:lineRule="exact"/>
              <w:ind w:left="-21" w:right="40" w:firstLine="21"/>
              <w:jc w:val="center"/>
              <w:rPr>
                <w:rFonts w:eastAsia="Calibri"/>
                <w:i/>
                <w:sz w:val="14"/>
              </w:rPr>
            </w:pPr>
            <w:r w:rsidRPr="00B22BCA">
              <w:rPr>
                <w:rFonts w:eastAsia="Calibri"/>
                <w:i/>
                <w:sz w:val="14"/>
              </w:rPr>
              <w:t>Initiative</w:t>
            </w:r>
          </w:p>
        </w:tc>
        <w:tc>
          <w:tcPr>
            <w:tcW w:w="1620" w:type="dxa"/>
            <w:tcBorders>
              <w:top w:val="single" w:sz="4" w:space="0" w:color="auto"/>
              <w:bottom w:val="single" w:sz="12" w:space="0" w:color="auto"/>
            </w:tcBorders>
            <w:vAlign w:val="bottom"/>
          </w:tcPr>
          <w:p w14:paraId="6162DD0E" w14:textId="0AA22E67" w:rsidR="00042DBC" w:rsidRPr="00B22BCA" w:rsidRDefault="00042DBC" w:rsidP="00E25637">
            <w:pPr>
              <w:spacing w:before="81" w:after="81" w:line="160" w:lineRule="exact"/>
              <w:ind w:left="-21" w:right="43" w:firstLine="21"/>
              <w:jc w:val="right"/>
              <w:rPr>
                <w:rFonts w:eastAsia="Calibri"/>
                <w:i/>
                <w:sz w:val="14"/>
              </w:rPr>
            </w:pPr>
            <w:r w:rsidRPr="00B22BCA">
              <w:rPr>
                <w:rFonts w:eastAsia="Calibri"/>
                <w:i/>
                <w:sz w:val="14"/>
              </w:rPr>
              <w:t>Estimated amount</w:t>
            </w:r>
            <w:r>
              <w:rPr>
                <w:rFonts w:eastAsia="Calibri"/>
                <w:i/>
                <w:sz w:val="14"/>
              </w:rPr>
              <w:t xml:space="preserve"> </w:t>
            </w:r>
            <w:r w:rsidRPr="00B22BCA">
              <w:rPr>
                <w:rFonts w:eastAsia="Calibri"/>
                <w:i/>
                <w:sz w:val="14"/>
              </w:rPr>
              <w:t>(</w:t>
            </w:r>
            <w:r w:rsidR="00D75747">
              <w:rPr>
                <w:rFonts w:eastAsia="Calibri"/>
                <w:i/>
                <w:sz w:val="14"/>
              </w:rPr>
              <w:t>2026)</w:t>
            </w:r>
            <w:r w:rsidRPr="00B22BCA">
              <w:rPr>
                <w:rFonts w:eastAsia="Calibri"/>
                <w:i/>
                <w:sz w:val="14"/>
              </w:rPr>
              <w:t>)</w:t>
            </w:r>
          </w:p>
        </w:tc>
      </w:tr>
      <w:tr w:rsidR="00042DBC" w:rsidRPr="00B22BCA" w14:paraId="2D3D66B3" w14:textId="77777777" w:rsidTr="7D217AAB">
        <w:trPr>
          <w:trHeight w:hRule="exact" w:val="115"/>
          <w:tblHeader/>
        </w:trPr>
        <w:tc>
          <w:tcPr>
            <w:tcW w:w="2520" w:type="dxa"/>
            <w:tcBorders>
              <w:top w:val="single" w:sz="12" w:space="0" w:color="auto"/>
            </w:tcBorders>
            <w:shd w:val="clear" w:color="auto" w:fill="auto"/>
          </w:tcPr>
          <w:p w14:paraId="7F979627" w14:textId="77777777" w:rsidR="00042DBC" w:rsidRPr="00B22BCA" w:rsidRDefault="00042DBC" w:rsidP="00E25637">
            <w:pPr>
              <w:spacing w:before="40" w:after="40" w:line="210" w:lineRule="exact"/>
              <w:ind w:left="-21" w:right="40" w:firstLine="21"/>
              <w:rPr>
                <w:rFonts w:eastAsia="Calibri"/>
                <w:sz w:val="17"/>
              </w:rPr>
            </w:pPr>
          </w:p>
        </w:tc>
        <w:tc>
          <w:tcPr>
            <w:tcW w:w="5670" w:type="dxa"/>
            <w:tcBorders>
              <w:top w:val="single" w:sz="12" w:space="0" w:color="auto"/>
            </w:tcBorders>
          </w:tcPr>
          <w:p w14:paraId="75685099" w14:textId="77777777" w:rsidR="00042DBC" w:rsidRPr="00B22BCA" w:rsidRDefault="00042DBC" w:rsidP="00E25637">
            <w:pPr>
              <w:spacing w:before="40" w:after="40" w:line="210" w:lineRule="exact"/>
              <w:ind w:left="-21" w:right="40" w:firstLine="21"/>
              <w:jc w:val="right"/>
              <w:rPr>
                <w:rFonts w:eastAsia="Calibri"/>
                <w:sz w:val="17"/>
              </w:rPr>
            </w:pPr>
          </w:p>
        </w:tc>
        <w:tc>
          <w:tcPr>
            <w:tcW w:w="1620" w:type="dxa"/>
            <w:tcBorders>
              <w:top w:val="single" w:sz="12" w:space="0" w:color="auto"/>
            </w:tcBorders>
          </w:tcPr>
          <w:p w14:paraId="3DE8F64B" w14:textId="77777777" w:rsidR="00042DBC" w:rsidRPr="00B22BCA" w:rsidRDefault="00042DBC" w:rsidP="00E25637">
            <w:pPr>
              <w:spacing w:before="40" w:after="40" w:line="210" w:lineRule="exact"/>
              <w:ind w:left="-21" w:right="40" w:firstLine="21"/>
              <w:rPr>
                <w:rFonts w:eastAsia="Calibri"/>
                <w:sz w:val="17"/>
              </w:rPr>
            </w:pPr>
          </w:p>
        </w:tc>
      </w:tr>
      <w:tr w:rsidR="00157892" w:rsidRPr="007D7A7B" w14:paraId="096A728B" w14:textId="77777777" w:rsidTr="7D217AAB">
        <w:trPr>
          <w:trHeight w:val="20"/>
        </w:trPr>
        <w:tc>
          <w:tcPr>
            <w:tcW w:w="2520" w:type="dxa"/>
            <w:shd w:val="clear" w:color="auto" w:fill="auto"/>
          </w:tcPr>
          <w:p w14:paraId="5100EE69" w14:textId="792BB5DF" w:rsidR="00157892" w:rsidRPr="00137009" w:rsidRDefault="00157892" w:rsidP="00157892">
            <w:pPr>
              <w:tabs>
                <w:tab w:val="left" w:pos="288"/>
                <w:tab w:val="left" w:pos="576"/>
                <w:tab w:val="left" w:pos="864"/>
                <w:tab w:val="left" w:pos="1152"/>
              </w:tabs>
              <w:spacing w:before="40" w:after="40" w:line="210" w:lineRule="exact"/>
              <w:ind w:left="-21" w:right="40" w:firstLine="21"/>
              <w:rPr>
                <w:sz w:val="17"/>
              </w:rPr>
            </w:pPr>
            <w:r w:rsidRPr="00137009">
              <w:rPr>
                <w:sz w:val="17"/>
              </w:rPr>
              <w:t>Civilian personnel</w:t>
            </w:r>
          </w:p>
        </w:tc>
        <w:tc>
          <w:tcPr>
            <w:tcW w:w="5670" w:type="dxa"/>
          </w:tcPr>
          <w:p w14:paraId="2BC71FFE" w14:textId="495834E4" w:rsidR="00157892" w:rsidRPr="00137009" w:rsidRDefault="00157892" w:rsidP="00157892">
            <w:pPr>
              <w:tabs>
                <w:tab w:val="left" w:pos="288"/>
                <w:tab w:val="left" w:pos="576"/>
                <w:tab w:val="left" w:pos="864"/>
                <w:tab w:val="left" w:pos="1152"/>
              </w:tabs>
              <w:spacing w:before="40" w:after="40" w:line="210" w:lineRule="exact"/>
              <w:ind w:left="-21" w:right="40" w:firstLine="21"/>
              <w:rPr>
                <w:sz w:val="17"/>
              </w:rPr>
            </w:pPr>
            <w:r>
              <w:rPr>
                <w:rFonts w:eastAsia="Calibri"/>
                <w:sz w:val="17"/>
                <w:szCs w:val="17"/>
              </w:rPr>
              <w:t xml:space="preserve">Abolishment of </w:t>
            </w:r>
            <w:r w:rsidR="00CE38F3">
              <w:rPr>
                <w:rFonts w:eastAsia="Calibri"/>
                <w:sz w:val="17"/>
                <w:szCs w:val="17"/>
              </w:rPr>
              <w:t xml:space="preserve">27 </w:t>
            </w:r>
            <w:r>
              <w:rPr>
                <w:rFonts w:eastAsia="Calibri"/>
                <w:sz w:val="17"/>
                <w:szCs w:val="17"/>
              </w:rPr>
              <w:t xml:space="preserve">posts </w:t>
            </w:r>
            <w:r w:rsidRPr="00B5770D">
              <w:rPr>
                <w:rFonts w:eastAsia="Calibri"/>
                <w:sz w:val="17"/>
                <w:szCs w:val="17"/>
              </w:rPr>
              <w:t xml:space="preserve">whose functions can be absorbed by remaining </w:t>
            </w:r>
            <w:r>
              <w:rPr>
                <w:rFonts w:eastAsia="Calibri"/>
                <w:sz w:val="17"/>
                <w:szCs w:val="17"/>
              </w:rPr>
              <w:t xml:space="preserve">exiting </w:t>
            </w:r>
            <w:r w:rsidRPr="00B5770D">
              <w:rPr>
                <w:rFonts w:eastAsia="Calibri"/>
                <w:sz w:val="17"/>
                <w:szCs w:val="17"/>
              </w:rPr>
              <w:t xml:space="preserve">capacities </w:t>
            </w:r>
          </w:p>
        </w:tc>
        <w:tc>
          <w:tcPr>
            <w:tcW w:w="1620" w:type="dxa"/>
            <w:vAlign w:val="bottom"/>
          </w:tcPr>
          <w:p w14:paraId="112311B1" w14:textId="57F1E2F9" w:rsidR="00157892" w:rsidRDefault="00CE38F3" w:rsidP="00157892">
            <w:pPr>
              <w:tabs>
                <w:tab w:val="left" w:pos="288"/>
                <w:tab w:val="left" w:pos="576"/>
                <w:tab w:val="left" w:pos="864"/>
                <w:tab w:val="left" w:pos="1152"/>
              </w:tabs>
              <w:spacing w:before="40" w:after="40" w:line="210" w:lineRule="exact"/>
              <w:ind w:left="-21" w:right="43" w:firstLine="21"/>
              <w:jc w:val="right"/>
              <w:rPr>
                <w:rFonts w:eastAsia="Calibri"/>
                <w:sz w:val="17"/>
                <w:szCs w:val="17"/>
              </w:rPr>
            </w:pPr>
            <w:r>
              <w:rPr>
                <w:rFonts w:eastAsia="Calibri"/>
                <w:sz w:val="17"/>
                <w:szCs w:val="17"/>
              </w:rPr>
              <w:t>2 107.3</w:t>
            </w:r>
          </w:p>
        </w:tc>
      </w:tr>
      <w:tr w:rsidR="00157892" w:rsidRPr="007D7A7B" w14:paraId="0EBB38D1" w14:textId="77777777" w:rsidTr="7D217AAB">
        <w:trPr>
          <w:trHeight w:val="20"/>
        </w:trPr>
        <w:tc>
          <w:tcPr>
            <w:tcW w:w="2520" w:type="dxa"/>
            <w:shd w:val="clear" w:color="auto" w:fill="auto"/>
          </w:tcPr>
          <w:p w14:paraId="2799B77F" w14:textId="6AFDE287" w:rsidR="00157892" w:rsidRPr="00BB48C0" w:rsidRDefault="00157892" w:rsidP="00157892">
            <w:pPr>
              <w:tabs>
                <w:tab w:val="left" w:pos="288"/>
                <w:tab w:val="left" w:pos="576"/>
                <w:tab w:val="left" w:pos="864"/>
                <w:tab w:val="left" w:pos="1152"/>
              </w:tabs>
              <w:spacing w:before="40" w:after="40" w:line="210" w:lineRule="exact"/>
              <w:ind w:left="-21" w:right="40" w:firstLine="21"/>
              <w:rPr>
                <w:rFonts w:eastAsia="Calibri"/>
                <w:sz w:val="17"/>
                <w:szCs w:val="17"/>
              </w:rPr>
            </w:pPr>
            <w:r w:rsidRPr="00137009">
              <w:rPr>
                <w:sz w:val="17"/>
              </w:rPr>
              <w:t>Civilian personnel</w:t>
            </w:r>
          </w:p>
        </w:tc>
        <w:tc>
          <w:tcPr>
            <w:tcW w:w="5670" w:type="dxa"/>
          </w:tcPr>
          <w:p w14:paraId="4F214E24" w14:textId="78544247" w:rsidR="00157892" w:rsidRPr="00BB48C0" w:rsidRDefault="00157892" w:rsidP="00157892">
            <w:pPr>
              <w:tabs>
                <w:tab w:val="left" w:pos="288"/>
                <w:tab w:val="left" w:pos="576"/>
                <w:tab w:val="left" w:pos="864"/>
                <w:tab w:val="left" w:pos="1152"/>
              </w:tabs>
              <w:spacing w:before="40" w:after="40" w:line="210" w:lineRule="exact"/>
              <w:ind w:left="-21" w:right="40" w:firstLine="21"/>
              <w:rPr>
                <w:rFonts w:eastAsia="Calibri"/>
                <w:sz w:val="17"/>
                <w:szCs w:val="17"/>
              </w:rPr>
            </w:pPr>
            <w:r w:rsidRPr="00137009">
              <w:rPr>
                <w:sz w:val="17"/>
              </w:rPr>
              <w:t>Abolishment of 1</w:t>
            </w:r>
            <w:r>
              <w:rPr>
                <w:sz w:val="17"/>
              </w:rPr>
              <w:t>9</w:t>
            </w:r>
            <w:r w:rsidRPr="00137009">
              <w:rPr>
                <w:sz w:val="17"/>
              </w:rPr>
              <w:t xml:space="preserve"> posts </w:t>
            </w:r>
            <w:r>
              <w:rPr>
                <w:sz w:val="17"/>
              </w:rPr>
              <w:t>r</w:t>
            </w:r>
            <w:r w:rsidRPr="00137009">
              <w:rPr>
                <w:sz w:val="17"/>
              </w:rPr>
              <w:t xml:space="preserve">esulting from the streamlining of </w:t>
            </w:r>
            <w:r>
              <w:rPr>
                <w:sz w:val="17"/>
              </w:rPr>
              <w:t xml:space="preserve">the </w:t>
            </w:r>
            <w:r w:rsidRPr="00ED1B0E">
              <w:rPr>
                <w:sz w:val="17"/>
              </w:rPr>
              <w:t>Field Office configuration in the northern region</w:t>
            </w:r>
          </w:p>
        </w:tc>
        <w:tc>
          <w:tcPr>
            <w:tcW w:w="1620" w:type="dxa"/>
            <w:vAlign w:val="bottom"/>
          </w:tcPr>
          <w:p w14:paraId="4BBF8E19" w14:textId="45192A8F" w:rsidR="00157892" w:rsidRPr="00BB48C0" w:rsidRDefault="00157892" w:rsidP="00157892">
            <w:pPr>
              <w:tabs>
                <w:tab w:val="left" w:pos="288"/>
                <w:tab w:val="left" w:pos="576"/>
                <w:tab w:val="left" w:pos="864"/>
                <w:tab w:val="left" w:pos="1152"/>
              </w:tabs>
              <w:spacing w:before="40" w:after="40" w:line="210" w:lineRule="exact"/>
              <w:ind w:left="-21" w:right="43" w:firstLine="21"/>
              <w:jc w:val="right"/>
              <w:rPr>
                <w:rFonts w:eastAsia="Calibri"/>
                <w:sz w:val="17"/>
                <w:szCs w:val="17"/>
              </w:rPr>
            </w:pPr>
            <w:r>
              <w:rPr>
                <w:rFonts w:eastAsia="Calibri"/>
                <w:sz w:val="17"/>
                <w:szCs w:val="17"/>
              </w:rPr>
              <w:t>785.4</w:t>
            </w:r>
          </w:p>
        </w:tc>
      </w:tr>
      <w:tr w:rsidR="00157892" w:rsidRPr="007D7A7B" w14:paraId="55759E13" w14:textId="77777777" w:rsidTr="7D217AAB">
        <w:trPr>
          <w:trHeight w:val="20"/>
        </w:trPr>
        <w:tc>
          <w:tcPr>
            <w:tcW w:w="2520" w:type="dxa"/>
            <w:shd w:val="clear" w:color="auto" w:fill="auto"/>
          </w:tcPr>
          <w:p w14:paraId="3F7F5456" w14:textId="77777777" w:rsidR="00157892" w:rsidRPr="00BB48C0" w:rsidRDefault="00157892" w:rsidP="00157892">
            <w:pPr>
              <w:tabs>
                <w:tab w:val="left" w:pos="288"/>
                <w:tab w:val="left" w:pos="576"/>
                <w:tab w:val="left" w:pos="864"/>
                <w:tab w:val="left" w:pos="1152"/>
              </w:tabs>
              <w:spacing w:before="40" w:after="40" w:line="210" w:lineRule="exact"/>
              <w:ind w:left="-21" w:right="40" w:firstLine="21"/>
              <w:rPr>
                <w:rFonts w:eastAsia="Calibri"/>
                <w:sz w:val="17"/>
                <w:szCs w:val="17"/>
              </w:rPr>
            </w:pPr>
            <w:r w:rsidRPr="00BB48C0">
              <w:rPr>
                <w:sz w:val="17"/>
                <w:szCs w:val="17"/>
              </w:rPr>
              <w:t>Facilities and infrastructure</w:t>
            </w:r>
          </w:p>
        </w:tc>
        <w:tc>
          <w:tcPr>
            <w:tcW w:w="5670" w:type="dxa"/>
          </w:tcPr>
          <w:p w14:paraId="12D339BE" w14:textId="4CB59DC4" w:rsidR="00157892" w:rsidRPr="00BB48C0" w:rsidRDefault="00157892" w:rsidP="00157892">
            <w:pPr>
              <w:tabs>
                <w:tab w:val="left" w:pos="288"/>
                <w:tab w:val="left" w:pos="576"/>
                <w:tab w:val="left" w:pos="864"/>
                <w:tab w:val="left" w:pos="1152"/>
              </w:tabs>
              <w:spacing w:before="40" w:after="40" w:line="210" w:lineRule="exact"/>
              <w:ind w:left="-21" w:right="40" w:firstLine="21"/>
              <w:rPr>
                <w:rFonts w:eastAsia="Calibri"/>
                <w:sz w:val="17"/>
                <w:szCs w:val="17"/>
              </w:rPr>
            </w:pPr>
            <w:r>
              <w:rPr>
                <w:rFonts w:eastAsia="Calibri"/>
                <w:sz w:val="17"/>
                <w:szCs w:val="17"/>
              </w:rPr>
              <w:t xml:space="preserve">Cost avoidance owing to the closure of the </w:t>
            </w:r>
            <w:r w:rsidRPr="00527751">
              <w:rPr>
                <w:rFonts w:eastAsia="Calibri"/>
                <w:sz w:val="17"/>
                <w:szCs w:val="17"/>
              </w:rPr>
              <w:t xml:space="preserve">Maimana and </w:t>
            </w:r>
            <w:r>
              <w:rPr>
                <w:rFonts w:eastAsia="Calibri"/>
                <w:sz w:val="17"/>
                <w:szCs w:val="17"/>
              </w:rPr>
              <w:t>Pul-e Khumri</w:t>
            </w:r>
            <w:r w:rsidRPr="00527751">
              <w:rPr>
                <w:rFonts w:eastAsia="Calibri"/>
                <w:sz w:val="17"/>
                <w:szCs w:val="17"/>
              </w:rPr>
              <w:t xml:space="preserve"> provincial offices</w:t>
            </w:r>
          </w:p>
        </w:tc>
        <w:tc>
          <w:tcPr>
            <w:tcW w:w="1620" w:type="dxa"/>
            <w:vAlign w:val="bottom"/>
          </w:tcPr>
          <w:p w14:paraId="4C5AE0F9" w14:textId="6A279051" w:rsidR="00157892" w:rsidRPr="00BB48C0" w:rsidRDefault="00157892" w:rsidP="00157892">
            <w:pPr>
              <w:tabs>
                <w:tab w:val="left" w:pos="288"/>
                <w:tab w:val="left" w:pos="576"/>
                <w:tab w:val="left" w:pos="864"/>
                <w:tab w:val="left" w:pos="1152"/>
              </w:tabs>
              <w:spacing w:before="40" w:after="40" w:line="210" w:lineRule="exact"/>
              <w:ind w:left="-21" w:right="43" w:firstLine="21"/>
              <w:jc w:val="right"/>
              <w:rPr>
                <w:rFonts w:eastAsia="Calibri"/>
                <w:sz w:val="17"/>
                <w:szCs w:val="17"/>
              </w:rPr>
            </w:pPr>
            <w:r>
              <w:rPr>
                <w:rFonts w:eastAsia="Calibri"/>
                <w:sz w:val="17"/>
                <w:szCs w:val="17"/>
              </w:rPr>
              <w:t>562.6</w:t>
            </w:r>
          </w:p>
        </w:tc>
      </w:tr>
      <w:tr w:rsidR="00157892" w:rsidRPr="007D7A7B" w14:paraId="154CE42A" w14:textId="77777777" w:rsidTr="7D217AAB">
        <w:trPr>
          <w:trHeight w:val="20"/>
        </w:trPr>
        <w:tc>
          <w:tcPr>
            <w:tcW w:w="2520" w:type="dxa"/>
            <w:shd w:val="clear" w:color="auto" w:fill="auto"/>
          </w:tcPr>
          <w:p w14:paraId="1C3E3524" w14:textId="16AD21A6" w:rsidR="00157892" w:rsidRPr="00BB48C0" w:rsidRDefault="00157892" w:rsidP="00157892">
            <w:pPr>
              <w:tabs>
                <w:tab w:val="left" w:pos="288"/>
                <w:tab w:val="left" w:pos="576"/>
                <w:tab w:val="left" w:pos="864"/>
                <w:tab w:val="left" w:pos="1152"/>
              </w:tabs>
              <w:spacing w:before="40" w:after="40" w:line="210" w:lineRule="exact"/>
              <w:ind w:left="-21" w:right="40" w:firstLine="21"/>
              <w:rPr>
                <w:rFonts w:eastAsia="Calibri"/>
                <w:sz w:val="17"/>
                <w:szCs w:val="17"/>
              </w:rPr>
            </w:pPr>
            <w:r w:rsidRPr="00137009">
              <w:rPr>
                <w:sz w:val="17"/>
              </w:rPr>
              <w:t>Civilian personnel</w:t>
            </w:r>
          </w:p>
        </w:tc>
        <w:tc>
          <w:tcPr>
            <w:tcW w:w="5670" w:type="dxa"/>
          </w:tcPr>
          <w:p w14:paraId="198971AF" w14:textId="2D7E1A53" w:rsidR="00157892" w:rsidRPr="00BB48C0" w:rsidRDefault="00157892" w:rsidP="00157892">
            <w:pPr>
              <w:tabs>
                <w:tab w:val="left" w:pos="288"/>
                <w:tab w:val="left" w:pos="576"/>
                <w:tab w:val="left" w:pos="864"/>
                <w:tab w:val="left" w:pos="1152"/>
              </w:tabs>
              <w:spacing w:before="40" w:after="40" w:line="210" w:lineRule="exact"/>
              <w:ind w:left="-21" w:right="40" w:firstLine="21"/>
              <w:rPr>
                <w:rFonts w:eastAsia="Calibri"/>
                <w:sz w:val="17"/>
                <w:szCs w:val="17"/>
              </w:rPr>
            </w:pPr>
            <w:r>
              <w:rPr>
                <w:rFonts w:eastAsia="Calibri"/>
                <w:sz w:val="17"/>
                <w:szCs w:val="17"/>
              </w:rPr>
              <w:t xml:space="preserve">Abolishment of 21 posts owing to the restructuring of the field security operations centres </w:t>
            </w:r>
          </w:p>
        </w:tc>
        <w:tc>
          <w:tcPr>
            <w:tcW w:w="1620" w:type="dxa"/>
            <w:vAlign w:val="bottom"/>
          </w:tcPr>
          <w:p w14:paraId="48DB049D" w14:textId="22ECE6BF" w:rsidR="00157892" w:rsidRPr="00BB48C0" w:rsidRDefault="00157892" w:rsidP="00157892">
            <w:pPr>
              <w:tabs>
                <w:tab w:val="left" w:pos="288"/>
                <w:tab w:val="left" w:pos="576"/>
                <w:tab w:val="left" w:pos="864"/>
                <w:tab w:val="left" w:pos="1152"/>
              </w:tabs>
              <w:spacing w:before="40" w:after="40" w:line="210" w:lineRule="exact"/>
              <w:ind w:left="-21" w:right="43" w:firstLine="21"/>
              <w:jc w:val="right"/>
              <w:rPr>
                <w:rFonts w:eastAsia="Calibri"/>
                <w:sz w:val="17"/>
                <w:szCs w:val="17"/>
              </w:rPr>
            </w:pPr>
            <w:r>
              <w:rPr>
                <w:rFonts w:eastAsia="Calibri"/>
                <w:sz w:val="17"/>
                <w:szCs w:val="17"/>
              </w:rPr>
              <w:t>710.6</w:t>
            </w:r>
          </w:p>
        </w:tc>
      </w:tr>
      <w:tr w:rsidR="00157892" w:rsidRPr="007D7A7B" w14:paraId="41DFD8D9" w14:textId="77777777" w:rsidTr="7D217AAB">
        <w:trPr>
          <w:trHeight w:val="20"/>
        </w:trPr>
        <w:tc>
          <w:tcPr>
            <w:tcW w:w="2520" w:type="dxa"/>
            <w:shd w:val="clear" w:color="auto" w:fill="auto"/>
          </w:tcPr>
          <w:p w14:paraId="41D9CCAA" w14:textId="2B327542" w:rsidR="00157892" w:rsidRPr="00BB48C0" w:rsidRDefault="00157892" w:rsidP="00157892">
            <w:pPr>
              <w:tabs>
                <w:tab w:val="left" w:pos="288"/>
                <w:tab w:val="left" w:pos="576"/>
                <w:tab w:val="left" w:pos="864"/>
                <w:tab w:val="left" w:pos="1152"/>
              </w:tabs>
              <w:spacing w:before="40" w:after="40" w:line="210" w:lineRule="exact"/>
              <w:ind w:left="-21" w:right="40" w:firstLine="21"/>
              <w:rPr>
                <w:rFonts w:eastAsia="Calibri"/>
                <w:sz w:val="17"/>
                <w:szCs w:val="17"/>
              </w:rPr>
            </w:pPr>
            <w:r w:rsidRPr="00137009">
              <w:rPr>
                <w:sz w:val="17"/>
              </w:rPr>
              <w:t>Civilian personnel</w:t>
            </w:r>
          </w:p>
        </w:tc>
        <w:tc>
          <w:tcPr>
            <w:tcW w:w="5670" w:type="dxa"/>
          </w:tcPr>
          <w:p w14:paraId="5B8D7271" w14:textId="545292EF" w:rsidR="00157892" w:rsidRPr="00BB48C0" w:rsidRDefault="00157892" w:rsidP="00157892">
            <w:pPr>
              <w:tabs>
                <w:tab w:val="left" w:pos="288"/>
                <w:tab w:val="left" w:pos="576"/>
                <w:tab w:val="left" w:pos="864"/>
                <w:tab w:val="left" w:pos="1152"/>
              </w:tabs>
              <w:spacing w:before="40" w:after="40" w:line="210" w:lineRule="exact"/>
              <w:ind w:left="-21" w:right="40" w:firstLine="21"/>
              <w:rPr>
                <w:rFonts w:eastAsia="Calibri"/>
                <w:sz w:val="17"/>
                <w:szCs w:val="17"/>
              </w:rPr>
            </w:pPr>
            <w:r>
              <w:rPr>
                <w:rFonts w:eastAsia="Calibri"/>
                <w:sz w:val="17"/>
                <w:szCs w:val="17"/>
              </w:rPr>
              <w:t>Abolishment of 10 National Professional Officer posts whose functions can be carried out at the Local level</w:t>
            </w:r>
          </w:p>
        </w:tc>
        <w:tc>
          <w:tcPr>
            <w:tcW w:w="1620" w:type="dxa"/>
            <w:vAlign w:val="bottom"/>
          </w:tcPr>
          <w:p w14:paraId="5C6C4D57" w14:textId="0C52B49A" w:rsidR="00157892" w:rsidRPr="00BB48C0" w:rsidRDefault="00157892" w:rsidP="00157892">
            <w:pPr>
              <w:tabs>
                <w:tab w:val="left" w:pos="288"/>
                <w:tab w:val="left" w:pos="576"/>
                <w:tab w:val="left" w:pos="864"/>
                <w:tab w:val="left" w:pos="1152"/>
              </w:tabs>
              <w:spacing w:before="40" w:after="40" w:line="210" w:lineRule="exact"/>
              <w:ind w:left="-21" w:right="43" w:firstLine="21"/>
              <w:jc w:val="right"/>
              <w:rPr>
                <w:rFonts w:eastAsia="Calibri"/>
                <w:sz w:val="17"/>
                <w:szCs w:val="17"/>
              </w:rPr>
            </w:pPr>
            <w:r>
              <w:rPr>
                <w:rFonts w:eastAsia="Calibri"/>
                <w:sz w:val="17"/>
                <w:szCs w:val="17"/>
              </w:rPr>
              <w:t>542.0</w:t>
            </w:r>
          </w:p>
        </w:tc>
      </w:tr>
      <w:tr w:rsidR="00157892" w:rsidRPr="007D7A7B" w14:paraId="2033997F" w14:textId="77777777" w:rsidTr="7D217AAB">
        <w:trPr>
          <w:trHeight w:val="20"/>
        </w:trPr>
        <w:tc>
          <w:tcPr>
            <w:tcW w:w="2520" w:type="dxa"/>
            <w:shd w:val="clear" w:color="auto" w:fill="auto"/>
          </w:tcPr>
          <w:p w14:paraId="74FBD627" w14:textId="0B08D5B3" w:rsidR="00157892" w:rsidRPr="00137009" w:rsidRDefault="00157892" w:rsidP="00157892">
            <w:pPr>
              <w:tabs>
                <w:tab w:val="left" w:pos="288"/>
                <w:tab w:val="left" w:pos="576"/>
                <w:tab w:val="left" w:pos="864"/>
                <w:tab w:val="left" w:pos="1152"/>
              </w:tabs>
              <w:spacing w:before="40" w:after="40" w:line="210" w:lineRule="exact"/>
              <w:ind w:right="40"/>
              <w:rPr>
                <w:sz w:val="17"/>
              </w:rPr>
            </w:pPr>
            <w:r w:rsidRPr="00E06847">
              <w:rPr>
                <w:sz w:val="17"/>
              </w:rPr>
              <w:t>Communications and information technology</w:t>
            </w:r>
          </w:p>
        </w:tc>
        <w:tc>
          <w:tcPr>
            <w:tcW w:w="5670" w:type="dxa"/>
          </w:tcPr>
          <w:p w14:paraId="7C538270" w14:textId="5C4C5268" w:rsidR="00157892" w:rsidRDefault="00157892" w:rsidP="00157892">
            <w:pPr>
              <w:tabs>
                <w:tab w:val="left" w:pos="288"/>
                <w:tab w:val="left" w:pos="576"/>
                <w:tab w:val="left" w:pos="864"/>
                <w:tab w:val="left" w:pos="1152"/>
              </w:tabs>
              <w:spacing w:before="40" w:after="40" w:line="210" w:lineRule="exact"/>
              <w:ind w:left="-21" w:right="40" w:firstLine="21"/>
              <w:rPr>
                <w:rFonts w:eastAsia="Calibri"/>
                <w:sz w:val="17"/>
                <w:szCs w:val="17"/>
              </w:rPr>
            </w:pPr>
            <w:r w:rsidRPr="00E06847">
              <w:rPr>
                <w:rFonts w:eastAsia="Calibri"/>
                <w:sz w:val="17"/>
                <w:szCs w:val="17"/>
              </w:rPr>
              <w:t>Cost avoidance on softwar</w:t>
            </w:r>
            <w:r>
              <w:rPr>
                <w:rFonts w:eastAsia="Calibri"/>
                <w:sz w:val="17"/>
                <w:szCs w:val="17"/>
              </w:rPr>
              <w:t>e</w:t>
            </w:r>
            <w:r w:rsidRPr="00E06847">
              <w:rPr>
                <w:rFonts w:eastAsia="Calibri"/>
                <w:sz w:val="17"/>
                <w:szCs w:val="17"/>
              </w:rPr>
              <w:t xml:space="preserve"> and user</w:t>
            </w:r>
            <w:r>
              <w:rPr>
                <w:rFonts w:eastAsia="Calibri"/>
                <w:sz w:val="17"/>
                <w:szCs w:val="17"/>
              </w:rPr>
              <w:t>-</w:t>
            </w:r>
            <w:r w:rsidRPr="00E06847">
              <w:rPr>
                <w:rFonts w:eastAsia="Calibri"/>
                <w:sz w:val="17"/>
                <w:szCs w:val="17"/>
              </w:rPr>
              <w:t xml:space="preserve">based fees owing to </w:t>
            </w:r>
            <w:r>
              <w:rPr>
                <w:rFonts w:eastAsia="Calibri"/>
                <w:sz w:val="17"/>
                <w:szCs w:val="17"/>
              </w:rPr>
              <w:t>the proposed abolishments</w:t>
            </w:r>
          </w:p>
        </w:tc>
        <w:tc>
          <w:tcPr>
            <w:tcW w:w="1620" w:type="dxa"/>
            <w:vAlign w:val="bottom"/>
          </w:tcPr>
          <w:p w14:paraId="2ABFEEA9" w14:textId="2916F36E" w:rsidR="00157892" w:rsidRDefault="00157892" w:rsidP="00157892">
            <w:pPr>
              <w:tabs>
                <w:tab w:val="left" w:pos="288"/>
                <w:tab w:val="left" w:pos="576"/>
                <w:tab w:val="left" w:pos="864"/>
                <w:tab w:val="left" w:pos="1152"/>
              </w:tabs>
              <w:spacing w:before="40" w:after="40" w:line="210" w:lineRule="exact"/>
              <w:ind w:left="-21" w:right="43" w:firstLine="21"/>
              <w:jc w:val="right"/>
              <w:rPr>
                <w:rFonts w:eastAsia="Calibri"/>
                <w:sz w:val="17"/>
                <w:szCs w:val="17"/>
              </w:rPr>
            </w:pPr>
            <w:r>
              <w:rPr>
                <w:rFonts w:eastAsia="Calibri"/>
                <w:sz w:val="17"/>
                <w:szCs w:val="17"/>
              </w:rPr>
              <w:t>80.0</w:t>
            </w:r>
          </w:p>
        </w:tc>
      </w:tr>
      <w:tr w:rsidR="00157892" w14:paraId="12CDB188" w14:textId="77777777" w:rsidTr="00F011C7">
        <w:trPr>
          <w:trHeight w:val="360"/>
        </w:trPr>
        <w:tc>
          <w:tcPr>
            <w:tcW w:w="2520" w:type="dxa"/>
            <w:shd w:val="clear" w:color="auto" w:fill="auto"/>
          </w:tcPr>
          <w:p w14:paraId="3CC46FC5" w14:textId="4BEBE0D6" w:rsidR="00157892" w:rsidRPr="007220EE" w:rsidRDefault="00157892" w:rsidP="00157892">
            <w:pPr>
              <w:tabs>
                <w:tab w:val="left" w:pos="288"/>
                <w:tab w:val="left" w:pos="576"/>
                <w:tab w:val="left" w:pos="864"/>
                <w:tab w:val="left" w:pos="1152"/>
              </w:tabs>
              <w:spacing w:before="40" w:after="40" w:line="210" w:lineRule="exact"/>
              <w:ind w:left="-21" w:right="40" w:firstLine="21"/>
              <w:rPr>
                <w:rFonts w:eastAsia="Calibri"/>
                <w:sz w:val="17"/>
                <w:szCs w:val="17"/>
              </w:rPr>
            </w:pPr>
            <w:r w:rsidRPr="007220EE">
              <w:rPr>
                <w:rFonts w:eastAsia="Calibri"/>
                <w:sz w:val="17"/>
                <w:szCs w:val="17"/>
              </w:rPr>
              <w:t>Facilities and infrastructure</w:t>
            </w:r>
          </w:p>
        </w:tc>
        <w:tc>
          <w:tcPr>
            <w:tcW w:w="5670" w:type="dxa"/>
          </w:tcPr>
          <w:p w14:paraId="453A8BC8" w14:textId="62695E62" w:rsidR="00157892" w:rsidRDefault="00157892" w:rsidP="00157892">
            <w:pPr>
              <w:spacing w:after="160" w:line="276" w:lineRule="auto"/>
              <w:rPr>
                <w:rFonts w:eastAsia="Calibri"/>
                <w:sz w:val="17"/>
                <w:szCs w:val="17"/>
              </w:rPr>
            </w:pPr>
            <w:r w:rsidRPr="00DD6FC1">
              <w:rPr>
                <w:rFonts w:eastAsia="Calibri"/>
                <w:sz w:val="17"/>
                <w:szCs w:val="17"/>
              </w:rPr>
              <w:t>Reduction of fuel consumption by generators resulting from project upgrades</w:t>
            </w:r>
          </w:p>
        </w:tc>
        <w:tc>
          <w:tcPr>
            <w:tcW w:w="1620" w:type="dxa"/>
          </w:tcPr>
          <w:p w14:paraId="060926AF" w14:textId="54F42138" w:rsidR="00157892" w:rsidRDefault="00157892" w:rsidP="00157892">
            <w:pPr>
              <w:spacing w:line="210" w:lineRule="exact"/>
              <w:ind w:firstLine="21"/>
              <w:jc w:val="right"/>
              <w:rPr>
                <w:rFonts w:eastAsia="Calibri"/>
                <w:sz w:val="17"/>
                <w:szCs w:val="17"/>
              </w:rPr>
            </w:pPr>
            <w:r w:rsidRPr="7D217AAB">
              <w:rPr>
                <w:rFonts w:eastAsia="Calibri"/>
                <w:sz w:val="17"/>
                <w:szCs w:val="17"/>
              </w:rPr>
              <w:t>7</w:t>
            </w:r>
            <w:r>
              <w:rPr>
                <w:rFonts w:eastAsia="Calibri"/>
                <w:sz w:val="17"/>
                <w:szCs w:val="17"/>
              </w:rPr>
              <w:t>8</w:t>
            </w:r>
            <w:r w:rsidRPr="7D217AAB">
              <w:rPr>
                <w:rFonts w:eastAsia="Calibri"/>
                <w:sz w:val="17"/>
                <w:szCs w:val="17"/>
              </w:rPr>
              <w:t>.</w:t>
            </w:r>
            <w:r>
              <w:rPr>
                <w:rFonts w:eastAsia="Calibri"/>
                <w:sz w:val="17"/>
                <w:szCs w:val="17"/>
              </w:rPr>
              <w:t>6</w:t>
            </w:r>
          </w:p>
        </w:tc>
      </w:tr>
      <w:tr w:rsidR="00157892" w:rsidRPr="007D7A7B" w14:paraId="215D91C5" w14:textId="77777777" w:rsidTr="7D217AAB">
        <w:trPr>
          <w:trHeight w:val="20"/>
        </w:trPr>
        <w:tc>
          <w:tcPr>
            <w:tcW w:w="2520" w:type="dxa"/>
            <w:tcBorders>
              <w:top w:val="single" w:sz="4" w:space="0" w:color="auto"/>
            </w:tcBorders>
            <w:shd w:val="clear" w:color="auto" w:fill="auto"/>
          </w:tcPr>
          <w:p w14:paraId="73CE371B" w14:textId="77777777" w:rsidR="00157892" w:rsidRPr="007D7A7B" w:rsidRDefault="00157892" w:rsidP="00157892">
            <w:pPr>
              <w:tabs>
                <w:tab w:val="left" w:pos="288"/>
                <w:tab w:val="left" w:pos="576"/>
                <w:tab w:val="left" w:pos="864"/>
                <w:tab w:val="left" w:pos="1152"/>
              </w:tabs>
              <w:spacing w:before="81" w:after="81" w:line="210" w:lineRule="exact"/>
              <w:ind w:left="-21" w:right="40" w:firstLine="21"/>
              <w:rPr>
                <w:rFonts w:eastAsia="Calibri"/>
                <w:b/>
                <w:bCs/>
                <w:sz w:val="17"/>
                <w:szCs w:val="17"/>
              </w:rPr>
            </w:pPr>
            <w:r w:rsidRPr="007D7A7B">
              <w:rPr>
                <w:rFonts w:eastAsia="Calibri"/>
                <w:b/>
                <w:bCs/>
                <w:sz w:val="17"/>
                <w:szCs w:val="17"/>
              </w:rPr>
              <w:tab/>
              <w:t>Total</w:t>
            </w:r>
          </w:p>
        </w:tc>
        <w:tc>
          <w:tcPr>
            <w:tcW w:w="5670" w:type="dxa"/>
            <w:tcBorders>
              <w:top w:val="single" w:sz="4" w:space="0" w:color="auto"/>
            </w:tcBorders>
          </w:tcPr>
          <w:p w14:paraId="492507D6" w14:textId="77777777" w:rsidR="00157892" w:rsidRPr="007D7A7B" w:rsidRDefault="00157892" w:rsidP="00157892">
            <w:pPr>
              <w:tabs>
                <w:tab w:val="left" w:pos="288"/>
                <w:tab w:val="left" w:pos="576"/>
                <w:tab w:val="left" w:pos="864"/>
                <w:tab w:val="left" w:pos="1152"/>
              </w:tabs>
              <w:spacing w:before="81" w:after="81" w:line="210" w:lineRule="exact"/>
              <w:ind w:left="-21" w:right="40" w:firstLine="21"/>
              <w:jc w:val="right"/>
              <w:rPr>
                <w:rFonts w:eastAsia="Arial Unicode MS"/>
                <w:sz w:val="17"/>
                <w:szCs w:val="17"/>
              </w:rPr>
            </w:pPr>
          </w:p>
        </w:tc>
        <w:tc>
          <w:tcPr>
            <w:tcW w:w="1620" w:type="dxa"/>
            <w:tcBorders>
              <w:top w:val="single" w:sz="4" w:space="0" w:color="auto"/>
            </w:tcBorders>
            <w:vAlign w:val="bottom"/>
          </w:tcPr>
          <w:p w14:paraId="2CAA6E7E" w14:textId="6D77F568" w:rsidR="00157892" w:rsidRPr="007D7A7B" w:rsidRDefault="00157892" w:rsidP="00157892">
            <w:pPr>
              <w:tabs>
                <w:tab w:val="left" w:pos="288"/>
                <w:tab w:val="left" w:pos="576"/>
                <w:tab w:val="left" w:pos="864"/>
                <w:tab w:val="left" w:pos="1152"/>
              </w:tabs>
              <w:spacing w:before="81" w:after="81" w:line="210" w:lineRule="exact"/>
              <w:ind w:left="-21" w:right="40" w:firstLine="21"/>
              <w:jc w:val="right"/>
              <w:rPr>
                <w:rFonts w:eastAsia="Calibri"/>
                <w:b/>
                <w:bCs/>
                <w:sz w:val="17"/>
                <w:szCs w:val="17"/>
              </w:rPr>
            </w:pPr>
            <w:r w:rsidRPr="7D217AAB">
              <w:rPr>
                <w:rFonts w:eastAsia="Calibri"/>
                <w:b/>
                <w:bCs/>
                <w:sz w:val="17"/>
                <w:szCs w:val="17"/>
              </w:rPr>
              <w:t>$</w:t>
            </w:r>
            <w:r w:rsidR="00CE38F3">
              <w:rPr>
                <w:rFonts w:eastAsia="Calibri"/>
                <w:b/>
                <w:bCs/>
                <w:sz w:val="17"/>
                <w:szCs w:val="17"/>
              </w:rPr>
              <w:t>4 866.5</w:t>
            </w:r>
          </w:p>
        </w:tc>
      </w:tr>
      <w:tr w:rsidR="00157892" w:rsidRPr="007D7A7B" w14:paraId="1AE47F0B" w14:textId="77777777" w:rsidTr="7D217AAB">
        <w:trPr>
          <w:trHeight w:val="20"/>
        </w:trPr>
        <w:tc>
          <w:tcPr>
            <w:tcW w:w="2520" w:type="dxa"/>
            <w:shd w:val="clear" w:color="auto" w:fill="auto"/>
          </w:tcPr>
          <w:p w14:paraId="10218522" w14:textId="7C29E5CE" w:rsidR="00157892" w:rsidRPr="0018076C" w:rsidRDefault="00157892" w:rsidP="00157892">
            <w:pPr>
              <w:tabs>
                <w:tab w:val="left" w:pos="288"/>
                <w:tab w:val="left" w:pos="576"/>
                <w:tab w:val="left" w:pos="864"/>
                <w:tab w:val="left" w:pos="1152"/>
              </w:tabs>
              <w:spacing w:before="81" w:after="81" w:line="210" w:lineRule="exact"/>
              <w:ind w:left="-21" w:right="40" w:firstLine="21"/>
              <w:rPr>
                <w:rFonts w:eastAsia="Calibri"/>
                <w:sz w:val="17"/>
                <w:szCs w:val="17"/>
              </w:rPr>
            </w:pPr>
            <w:r w:rsidRPr="0018076C">
              <w:rPr>
                <w:rFonts w:eastAsia="Calibri"/>
                <w:sz w:val="17"/>
                <w:szCs w:val="17"/>
              </w:rPr>
              <w:t>Approved budget for 2025</w:t>
            </w:r>
          </w:p>
        </w:tc>
        <w:tc>
          <w:tcPr>
            <w:tcW w:w="5670" w:type="dxa"/>
          </w:tcPr>
          <w:p w14:paraId="70FD1BB3" w14:textId="77777777" w:rsidR="00157892" w:rsidRPr="007D7A7B" w:rsidRDefault="00157892" w:rsidP="00157892">
            <w:pPr>
              <w:tabs>
                <w:tab w:val="left" w:pos="288"/>
                <w:tab w:val="left" w:pos="576"/>
                <w:tab w:val="left" w:pos="864"/>
                <w:tab w:val="left" w:pos="1152"/>
              </w:tabs>
              <w:spacing w:before="81" w:after="81" w:line="210" w:lineRule="exact"/>
              <w:ind w:left="-21" w:right="40" w:firstLine="21"/>
              <w:jc w:val="right"/>
              <w:rPr>
                <w:rFonts w:eastAsia="Arial Unicode MS"/>
                <w:sz w:val="17"/>
                <w:szCs w:val="17"/>
              </w:rPr>
            </w:pPr>
          </w:p>
        </w:tc>
        <w:tc>
          <w:tcPr>
            <w:tcW w:w="1620" w:type="dxa"/>
            <w:vAlign w:val="bottom"/>
          </w:tcPr>
          <w:p w14:paraId="391CA4A1" w14:textId="45C916DB" w:rsidR="00157892" w:rsidRPr="00C71547" w:rsidRDefault="00157892" w:rsidP="00157892">
            <w:pPr>
              <w:tabs>
                <w:tab w:val="left" w:pos="288"/>
                <w:tab w:val="left" w:pos="576"/>
                <w:tab w:val="left" w:pos="864"/>
                <w:tab w:val="left" w:pos="1152"/>
              </w:tabs>
              <w:spacing w:before="81" w:after="81" w:line="210" w:lineRule="exact"/>
              <w:ind w:left="-21" w:right="40" w:firstLine="21"/>
              <w:jc w:val="right"/>
              <w:rPr>
                <w:rFonts w:eastAsia="Calibri"/>
                <w:bCs/>
                <w:sz w:val="17"/>
                <w:szCs w:val="17"/>
              </w:rPr>
            </w:pPr>
            <w:r w:rsidRPr="00C71547">
              <w:rPr>
                <w:rFonts w:eastAsia="Calibri"/>
                <w:bCs/>
                <w:sz w:val="17"/>
                <w:szCs w:val="17"/>
              </w:rPr>
              <w:t>124 695.0</w:t>
            </w:r>
          </w:p>
        </w:tc>
      </w:tr>
      <w:tr w:rsidR="00157892" w:rsidRPr="007D7A7B" w14:paraId="64545E4F" w14:textId="77777777" w:rsidTr="7D217AAB">
        <w:trPr>
          <w:trHeight w:val="20"/>
        </w:trPr>
        <w:tc>
          <w:tcPr>
            <w:tcW w:w="2520" w:type="dxa"/>
            <w:tcBorders>
              <w:bottom w:val="single" w:sz="4" w:space="0" w:color="auto"/>
            </w:tcBorders>
            <w:shd w:val="clear" w:color="auto" w:fill="auto"/>
          </w:tcPr>
          <w:p w14:paraId="200493C1" w14:textId="79681708" w:rsidR="00157892" w:rsidRPr="000B1690" w:rsidRDefault="00157892" w:rsidP="00157892">
            <w:pPr>
              <w:tabs>
                <w:tab w:val="left" w:pos="288"/>
                <w:tab w:val="left" w:pos="576"/>
                <w:tab w:val="left" w:pos="864"/>
                <w:tab w:val="left" w:pos="1152"/>
              </w:tabs>
              <w:spacing w:before="81" w:after="81" w:line="210" w:lineRule="exact"/>
              <w:ind w:left="-21" w:right="40" w:firstLine="21"/>
              <w:rPr>
                <w:rFonts w:eastAsia="Calibri"/>
                <w:sz w:val="17"/>
                <w:szCs w:val="17"/>
              </w:rPr>
            </w:pPr>
            <w:r w:rsidRPr="000B1690">
              <w:rPr>
                <w:rFonts w:eastAsia="Calibri"/>
                <w:sz w:val="17"/>
                <w:szCs w:val="17"/>
              </w:rPr>
              <w:t>Efficienc</w:t>
            </w:r>
            <w:r>
              <w:rPr>
                <w:rFonts w:eastAsia="Calibri"/>
                <w:sz w:val="17"/>
                <w:szCs w:val="17"/>
              </w:rPr>
              <w:t>ies</w:t>
            </w:r>
            <w:r w:rsidRPr="000B1690">
              <w:rPr>
                <w:rFonts w:eastAsia="Calibri"/>
                <w:sz w:val="17"/>
                <w:szCs w:val="17"/>
              </w:rPr>
              <w:t xml:space="preserve"> as a percentage of the approved budget for</w:t>
            </w:r>
            <w:r w:rsidR="00901A86">
              <w:rPr>
                <w:rFonts w:eastAsia="Calibri"/>
                <w:sz w:val="17"/>
                <w:szCs w:val="17"/>
              </w:rPr>
              <w:t xml:space="preserve"> 202</w:t>
            </w:r>
            <w:r w:rsidR="00CC6FF9">
              <w:rPr>
                <w:rFonts w:eastAsia="Calibri"/>
                <w:sz w:val="17"/>
                <w:szCs w:val="17"/>
              </w:rPr>
              <w:t>5</w:t>
            </w:r>
          </w:p>
        </w:tc>
        <w:tc>
          <w:tcPr>
            <w:tcW w:w="5670" w:type="dxa"/>
            <w:tcBorders>
              <w:bottom w:val="single" w:sz="4" w:space="0" w:color="auto"/>
            </w:tcBorders>
          </w:tcPr>
          <w:p w14:paraId="6AA50AC8" w14:textId="77777777" w:rsidR="00157892" w:rsidRPr="007D7A7B" w:rsidRDefault="00157892" w:rsidP="00157892">
            <w:pPr>
              <w:tabs>
                <w:tab w:val="left" w:pos="288"/>
                <w:tab w:val="left" w:pos="576"/>
                <w:tab w:val="left" w:pos="864"/>
                <w:tab w:val="left" w:pos="1152"/>
              </w:tabs>
              <w:spacing w:before="81" w:after="81" w:line="210" w:lineRule="exact"/>
              <w:ind w:left="-21" w:right="40" w:firstLine="21"/>
              <w:jc w:val="right"/>
              <w:rPr>
                <w:rFonts w:eastAsia="Arial Unicode MS"/>
                <w:sz w:val="17"/>
                <w:szCs w:val="17"/>
              </w:rPr>
            </w:pPr>
          </w:p>
        </w:tc>
        <w:tc>
          <w:tcPr>
            <w:tcW w:w="1620" w:type="dxa"/>
            <w:tcBorders>
              <w:bottom w:val="single" w:sz="4" w:space="0" w:color="auto"/>
            </w:tcBorders>
            <w:vAlign w:val="bottom"/>
          </w:tcPr>
          <w:p w14:paraId="589B9949" w14:textId="2C581DF1" w:rsidR="00157892" w:rsidRPr="00C71547" w:rsidRDefault="00F32BA6" w:rsidP="00157892">
            <w:pPr>
              <w:tabs>
                <w:tab w:val="left" w:pos="288"/>
                <w:tab w:val="left" w:pos="576"/>
                <w:tab w:val="left" w:pos="864"/>
                <w:tab w:val="left" w:pos="1152"/>
              </w:tabs>
              <w:spacing w:before="81" w:after="81" w:line="210" w:lineRule="exact"/>
              <w:ind w:left="-21" w:right="40" w:firstLine="21"/>
              <w:jc w:val="right"/>
              <w:rPr>
                <w:rFonts w:eastAsia="Calibri"/>
                <w:bCs/>
                <w:sz w:val="17"/>
                <w:szCs w:val="17"/>
              </w:rPr>
            </w:pPr>
            <w:r>
              <w:rPr>
                <w:rFonts w:eastAsia="Calibri"/>
                <w:bCs/>
                <w:sz w:val="17"/>
                <w:szCs w:val="17"/>
              </w:rPr>
              <w:t>3</w:t>
            </w:r>
            <w:r w:rsidR="00157892" w:rsidRPr="00C71547">
              <w:rPr>
                <w:rFonts w:eastAsia="Calibri"/>
                <w:bCs/>
                <w:sz w:val="17"/>
                <w:szCs w:val="17"/>
              </w:rPr>
              <w:t>.</w:t>
            </w:r>
            <w:r>
              <w:rPr>
                <w:rFonts w:eastAsia="Calibri"/>
                <w:bCs/>
                <w:sz w:val="17"/>
                <w:szCs w:val="17"/>
              </w:rPr>
              <w:t>9</w:t>
            </w:r>
          </w:p>
        </w:tc>
      </w:tr>
    </w:tbl>
    <w:p w14:paraId="371D1237" w14:textId="77777777" w:rsidR="00042DBC" w:rsidRPr="00A86C8F" w:rsidRDefault="00042DBC" w:rsidP="008D00BD">
      <w:pPr>
        <w:pStyle w:val="AUNAMA16Apr"/>
        <w:numPr>
          <w:ilvl w:val="0"/>
          <w:numId w:val="0"/>
        </w:numPr>
        <w:ind w:left="1260" w:hanging="540"/>
        <w:rPr>
          <w:w w:val="102"/>
        </w:rPr>
      </w:pPr>
    </w:p>
    <w:p w14:paraId="4141534C" w14:textId="77777777" w:rsidR="00A86C8F" w:rsidRPr="00DE2C8C" w:rsidRDefault="00A86C8F" w:rsidP="00A86C8F">
      <w:pPr>
        <w:pStyle w:val="AUNAMA16Apr"/>
        <w:numPr>
          <w:ilvl w:val="0"/>
          <w:numId w:val="0"/>
        </w:numPr>
        <w:ind w:left="1260"/>
        <w:rPr>
          <w:w w:val="102"/>
        </w:rPr>
      </w:pPr>
    </w:p>
    <w:p w14:paraId="1268EC2A" w14:textId="061A89B0" w:rsidR="00725033" w:rsidRPr="00DE2C8C" w:rsidRDefault="005A05CC" w:rsidP="00A86C8F">
      <w:pPr>
        <w:pStyle w:val="AUNAMA16Apr"/>
        <w:rPr>
          <w:w w:val="102"/>
        </w:rPr>
      </w:pPr>
      <w:bookmarkStart w:id="6" w:name="_Hlk103516227"/>
      <w:r>
        <w:rPr>
          <w:w w:val="102"/>
        </w:rPr>
        <w:t xml:space="preserve">For 2026, </w:t>
      </w:r>
      <w:r w:rsidR="00725033" w:rsidRPr="00DE2C8C">
        <w:rPr>
          <w:w w:val="102"/>
        </w:rPr>
        <w:t>the</w:t>
      </w:r>
      <w:r w:rsidR="00725033">
        <w:rPr>
          <w:w w:val="102"/>
        </w:rPr>
        <w:t xml:space="preserve"> proposed</w:t>
      </w:r>
      <w:r w:rsidR="00725033" w:rsidRPr="00DE2C8C">
        <w:rPr>
          <w:w w:val="102"/>
        </w:rPr>
        <w:t xml:space="preserve"> staffing complement reflects a net decrease of</w:t>
      </w:r>
      <w:r w:rsidR="00725033">
        <w:rPr>
          <w:w w:val="102"/>
        </w:rPr>
        <w:t xml:space="preserve"> 8</w:t>
      </w:r>
      <w:r w:rsidR="00901A86">
        <w:rPr>
          <w:w w:val="102"/>
        </w:rPr>
        <w:t>7</w:t>
      </w:r>
      <w:r w:rsidR="00725033">
        <w:rPr>
          <w:w w:val="102"/>
        </w:rPr>
        <w:t xml:space="preserve"> posts and positions</w:t>
      </w:r>
      <w:r w:rsidR="00725033" w:rsidRPr="00DE2C8C">
        <w:rPr>
          <w:w w:val="102"/>
        </w:rPr>
        <w:t>, as a result of the following changes:</w:t>
      </w:r>
    </w:p>
    <w:p w14:paraId="5E38B197" w14:textId="053F0939" w:rsidR="00725033" w:rsidRPr="00DE2C8C" w:rsidRDefault="00725033" w:rsidP="00725033">
      <w:pPr>
        <w:tabs>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475"/>
        <w:jc w:val="both"/>
        <w:rPr>
          <w:rFonts w:eastAsia="Calibri"/>
          <w:color w:val="000000" w:themeColor="text1"/>
          <w:spacing w:val="2"/>
          <w:w w:val="102"/>
          <w14:ligatures w14:val="none"/>
        </w:rPr>
      </w:pPr>
      <w:r w:rsidRPr="00DE2C8C">
        <w:rPr>
          <w:rFonts w:eastAsia="Calibri"/>
          <w:color w:val="000000" w:themeColor="text1"/>
          <w:spacing w:val="2"/>
          <w:w w:val="102"/>
          <w14:ligatures w14:val="none"/>
        </w:rPr>
        <w:tab/>
        <w:t>•</w:t>
      </w:r>
      <w:r w:rsidRPr="00DE2C8C">
        <w:rPr>
          <w:rFonts w:eastAsia="Calibri"/>
          <w:color w:val="000000" w:themeColor="text1"/>
          <w:spacing w:val="2"/>
          <w:w w:val="102"/>
          <w14:ligatures w14:val="none"/>
        </w:rPr>
        <w:tab/>
        <w:t>Abolishment</w:t>
      </w:r>
      <w:r w:rsidRPr="00DE2C8C">
        <w:rPr>
          <w:rFonts w:eastAsia="Calibri"/>
          <w:color w:val="000000" w:themeColor="text1"/>
          <w14:ligatures w14:val="none"/>
        </w:rPr>
        <w:t xml:space="preserve"> of </w:t>
      </w:r>
      <w:r w:rsidR="004D4D67">
        <w:rPr>
          <w:rFonts w:eastAsia="Calibri"/>
          <w:color w:val="000000" w:themeColor="text1"/>
          <w14:ligatures w14:val="none"/>
        </w:rPr>
        <w:t>117</w:t>
      </w:r>
      <w:r w:rsidR="004D4D67" w:rsidRPr="00DE2C8C">
        <w:rPr>
          <w:rFonts w:eastAsia="Calibri"/>
          <w:color w:val="000000" w:themeColor="text1"/>
          <w14:ligatures w14:val="none"/>
        </w:rPr>
        <w:t xml:space="preserve"> </w:t>
      </w:r>
      <w:r w:rsidRPr="00DE2C8C">
        <w:rPr>
          <w:rFonts w:eastAsia="Calibri"/>
          <w:color w:val="000000" w:themeColor="text1"/>
          <w14:ligatures w14:val="none"/>
        </w:rPr>
        <w:t xml:space="preserve">posts (2 P-5, 1 P-4, 2 P-3, 1 P-2, </w:t>
      </w:r>
      <w:r w:rsidR="004D4D67" w:rsidRPr="00DE2C8C">
        <w:rPr>
          <w:rFonts w:eastAsia="Calibri"/>
          <w:color w:val="000000" w:themeColor="text1"/>
          <w14:ligatures w14:val="none"/>
        </w:rPr>
        <w:t>2</w:t>
      </w:r>
      <w:r w:rsidR="004D4D67">
        <w:rPr>
          <w:rFonts w:eastAsia="Calibri"/>
          <w:color w:val="000000" w:themeColor="text1"/>
          <w14:ligatures w14:val="none"/>
        </w:rPr>
        <w:t>1</w:t>
      </w:r>
      <w:r w:rsidR="004D4D67" w:rsidRPr="00DE2C8C">
        <w:rPr>
          <w:rFonts w:eastAsia="Calibri"/>
          <w:color w:val="000000" w:themeColor="text1"/>
          <w14:ligatures w14:val="none"/>
        </w:rPr>
        <w:t xml:space="preserve"> </w:t>
      </w:r>
      <w:r w:rsidRPr="00DE2C8C">
        <w:rPr>
          <w:rFonts w:eastAsia="Calibri"/>
          <w:color w:val="000000" w:themeColor="text1"/>
          <w14:ligatures w14:val="none"/>
        </w:rPr>
        <w:t xml:space="preserve">Field Service, </w:t>
      </w:r>
      <w:r>
        <w:rPr>
          <w:rFonts w:eastAsia="Calibri"/>
          <w:color w:val="000000" w:themeColor="text1"/>
          <w14:ligatures w14:val="none"/>
        </w:rPr>
        <w:t xml:space="preserve">10 National Professional Officer </w:t>
      </w:r>
      <w:r w:rsidRPr="00DE2C8C">
        <w:rPr>
          <w:rFonts w:eastAsia="Calibri"/>
          <w:color w:val="000000" w:themeColor="text1"/>
          <w14:ligatures w14:val="none"/>
        </w:rPr>
        <w:t xml:space="preserve">and 80 </w:t>
      </w:r>
      <w:r w:rsidR="00F57C8A">
        <w:rPr>
          <w:rFonts w:eastAsia="Calibri"/>
          <w:color w:val="000000" w:themeColor="text1"/>
          <w14:ligatures w14:val="none"/>
        </w:rPr>
        <w:t>Local level</w:t>
      </w:r>
      <w:r w:rsidRPr="00DE2C8C">
        <w:rPr>
          <w:rFonts w:eastAsia="Calibri"/>
          <w:color w:val="000000" w:themeColor="text1"/>
          <w14:ligatures w14:val="none"/>
        </w:rPr>
        <w:t>)</w:t>
      </w:r>
      <w:r w:rsidR="00370C15">
        <w:rPr>
          <w:rFonts w:eastAsia="Calibri"/>
          <w:color w:val="000000" w:themeColor="text1"/>
          <w14:ligatures w14:val="none"/>
        </w:rPr>
        <w:t>, inclusive of 38 posts abolished in KJSO effective 1 October 2026</w:t>
      </w:r>
      <w:r w:rsidR="00F57C8A">
        <w:rPr>
          <w:rFonts w:eastAsia="Calibri"/>
          <w:color w:val="000000" w:themeColor="text1"/>
          <w14:ligatures w14:val="none"/>
        </w:rPr>
        <w:t>;</w:t>
      </w:r>
    </w:p>
    <w:p w14:paraId="4001DFBF" w14:textId="6C44F02C" w:rsidR="00725033" w:rsidRPr="00DE2C8C" w:rsidRDefault="00725033" w:rsidP="00725033">
      <w:pPr>
        <w:tabs>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475"/>
        <w:jc w:val="both"/>
        <w:rPr>
          <w:rFonts w:eastAsia="Calibri"/>
          <w:color w:val="000000" w:themeColor="text1"/>
          <w:spacing w:val="2"/>
          <w:w w:val="102"/>
          <w14:ligatures w14:val="none"/>
        </w:rPr>
      </w:pPr>
      <w:r w:rsidRPr="00DE2C8C">
        <w:rPr>
          <w:rFonts w:eastAsia="Calibri"/>
          <w:color w:val="000000" w:themeColor="text1"/>
          <w14:ligatures w14:val="none"/>
        </w:rPr>
        <w:lastRenderedPageBreak/>
        <w:tab/>
        <w:t>•</w:t>
      </w:r>
      <w:r w:rsidRPr="00DE2C8C">
        <w:rPr>
          <w:rFonts w:eastAsia="Calibri"/>
          <w:color w:val="000000" w:themeColor="text1"/>
          <w14:ligatures w14:val="none"/>
        </w:rPr>
        <w:tab/>
        <w:t xml:space="preserve">Establishment of </w:t>
      </w:r>
      <w:r w:rsidR="00E229B5">
        <w:rPr>
          <w:rFonts w:eastAsia="Calibri"/>
          <w:color w:val="000000" w:themeColor="text1"/>
          <w14:ligatures w14:val="none"/>
        </w:rPr>
        <w:t>21</w:t>
      </w:r>
      <w:r w:rsidR="00E229B5" w:rsidRPr="00DE2C8C">
        <w:rPr>
          <w:rFonts w:eastAsia="Calibri"/>
          <w:color w:val="000000" w:themeColor="text1"/>
          <w14:ligatures w14:val="none"/>
        </w:rPr>
        <w:t xml:space="preserve"> </w:t>
      </w:r>
      <w:r w:rsidRPr="00DE2C8C">
        <w:rPr>
          <w:rFonts w:eastAsia="Calibri"/>
          <w:color w:val="000000" w:themeColor="text1"/>
          <w14:ligatures w14:val="none"/>
        </w:rPr>
        <w:t>posts</w:t>
      </w:r>
      <w:r>
        <w:rPr>
          <w:rFonts w:eastAsia="Calibri"/>
          <w:color w:val="000000" w:themeColor="text1"/>
          <w14:ligatures w14:val="none"/>
        </w:rPr>
        <w:t xml:space="preserve"> and positions</w:t>
      </w:r>
      <w:r w:rsidRPr="00DE2C8C">
        <w:rPr>
          <w:rFonts w:eastAsia="Calibri"/>
          <w:color w:val="000000" w:themeColor="text1"/>
          <w14:ligatures w14:val="none"/>
        </w:rPr>
        <w:t xml:space="preserve"> (1 P-4, 1 P-3, 3 National Professional Officer, </w:t>
      </w:r>
      <w:r>
        <w:rPr>
          <w:rFonts w:eastAsia="Calibri"/>
          <w:color w:val="000000" w:themeColor="text1"/>
          <w14:ligatures w14:val="none"/>
        </w:rPr>
        <w:t>1</w:t>
      </w:r>
      <w:r w:rsidR="00832CAF">
        <w:rPr>
          <w:rFonts w:eastAsia="Calibri"/>
          <w:color w:val="000000" w:themeColor="text1"/>
          <w14:ligatures w14:val="none"/>
        </w:rPr>
        <w:t>3</w:t>
      </w:r>
      <w:r w:rsidRPr="00DE2C8C">
        <w:rPr>
          <w:rFonts w:eastAsia="Calibri"/>
          <w:color w:val="000000" w:themeColor="text1"/>
          <w14:ligatures w14:val="none"/>
        </w:rPr>
        <w:t xml:space="preserve"> </w:t>
      </w:r>
      <w:r w:rsidR="00F57C8A">
        <w:rPr>
          <w:rFonts w:eastAsia="Calibri"/>
          <w:color w:val="000000" w:themeColor="text1"/>
          <w14:ligatures w14:val="none"/>
        </w:rPr>
        <w:t>Local level</w:t>
      </w:r>
      <w:r w:rsidR="004271AF" w:rsidRPr="00DE2C8C">
        <w:rPr>
          <w:rFonts w:eastAsia="Calibri"/>
          <w:color w:val="000000" w:themeColor="text1"/>
          <w14:ligatures w14:val="none"/>
        </w:rPr>
        <w:t>)</w:t>
      </w:r>
      <w:r w:rsidRPr="00DE2C8C">
        <w:rPr>
          <w:rFonts w:eastAsia="Calibri"/>
          <w:color w:val="000000" w:themeColor="text1"/>
          <w14:ligatures w14:val="none"/>
        </w:rPr>
        <w:t xml:space="preserve"> and 3 </w:t>
      </w:r>
      <w:r>
        <w:rPr>
          <w:rFonts w:eastAsia="Calibri"/>
          <w:color w:val="000000" w:themeColor="text1"/>
          <w14:ligatures w14:val="none"/>
        </w:rPr>
        <w:t>i</w:t>
      </w:r>
      <w:r w:rsidRPr="00DE2C8C">
        <w:rPr>
          <w:rFonts w:eastAsia="Calibri"/>
          <w:color w:val="000000" w:themeColor="text1"/>
          <w14:ligatures w14:val="none"/>
        </w:rPr>
        <w:t>nternational U</w:t>
      </w:r>
      <w:r w:rsidR="00327133">
        <w:rPr>
          <w:rFonts w:eastAsia="Calibri"/>
          <w:color w:val="000000" w:themeColor="text1"/>
          <w14:ligatures w14:val="none"/>
        </w:rPr>
        <w:t xml:space="preserve">nited </w:t>
      </w:r>
      <w:r w:rsidRPr="00DE2C8C">
        <w:rPr>
          <w:rFonts w:eastAsia="Calibri"/>
          <w:color w:val="000000" w:themeColor="text1"/>
          <w14:ligatures w14:val="none"/>
        </w:rPr>
        <w:t>N</w:t>
      </w:r>
      <w:r w:rsidR="00327133">
        <w:rPr>
          <w:rFonts w:eastAsia="Calibri"/>
          <w:color w:val="000000" w:themeColor="text1"/>
          <w14:ligatures w14:val="none"/>
        </w:rPr>
        <w:t xml:space="preserve">ations </w:t>
      </w:r>
      <w:r w:rsidRPr="00DE2C8C">
        <w:rPr>
          <w:rFonts w:eastAsia="Calibri"/>
          <w:color w:val="000000" w:themeColor="text1"/>
          <w14:ligatures w14:val="none"/>
        </w:rPr>
        <w:t>V</w:t>
      </w:r>
      <w:r w:rsidR="00327133">
        <w:rPr>
          <w:rFonts w:eastAsia="Calibri"/>
          <w:color w:val="000000" w:themeColor="text1"/>
          <w14:ligatures w14:val="none"/>
        </w:rPr>
        <w:t>olunteer</w:t>
      </w:r>
      <w:r w:rsidRPr="00DE2C8C">
        <w:rPr>
          <w:rFonts w:eastAsia="Calibri"/>
          <w:color w:val="000000" w:themeColor="text1"/>
          <w14:ligatures w14:val="none"/>
        </w:rPr>
        <w:t>)</w:t>
      </w:r>
      <w:r w:rsidR="00F57C8A">
        <w:rPr>
          <w:rFonts w:eastAsia="Calibri"/>
          <w:color w:val="000000" w:themeColor="text1"/>
          <w14:ligatures w14:val="none"/>
        </w:rPr>
        <w:t>;</w:t>
      </w:r>
      <w:r w:rsidRPr="00DE2C8C">
        <w:rPr>
          <w:rFonts w:eastAsia="Calibri"/>
          <w:color w:val="000000" w:themeColor="text1"/>
          <w14:ligatures w14:val="none"/>
        </w:rPr>
        <w:t xml:space="preserve"> </w:t>
      </w:r>
    </w:p>
    <w:p w14:paraId="22F17FD3" w14:textId="0F268D91" w:rsidR="00725033" w:rsidRPr="00DE2C8C" w:rsidRDefault="00725033" w:rsidP="00725033">
      <w:pPr>
        <w:tabs>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475"/>
        <w:jc w:val="both"/>
        <w:rPr>
          <w:rFonts w:eastAsia="Calibri"/>
          <w:color w:val="000000" w:themeColor="text1"/>
          <w14:ligatures w14:val="none"/>
        </w:rPr>
      </w:pPr>
      <w:r w:rsidRPr="00DE2C8C">
        <w:rPr>
          <w:rFonts w:eastAsia="Calibri"/>
          <w:color w:val="000000" w:themeColor="text1"/>
          <w14:ligatures w14:val="none"/>
        </w:rPr>
        <w:tab/>
        <w:t>•</w:t>
      </w:r>
      <w:r w:rsidRPr="00DE2C8C">
        <w:rPr>
          <w:rFonts w:eastAsia="Calibri"/>
          <w:color w:val="000000" w:themeColor="text1"/>
          <w14:ligatures w14:val="none"/>
        </w:rPr>
        <w:tab/>
        <w:t>Reassignment o</w:t>
      </w:r>
      <w:r w:rsidRPr="006C649E">
        <w:rPr>
          <w:rFonts w:eastAsia="Calibri"/>
          <w:color w:val="000000" w:themeColor="text1"/>
          <w14:ligatures w14:val="none"/>
        </w:rPr>
        <w:t xml:space="preserve">f </w:t>
      </w:r>
      <w:r w:rsidR="002E546F" w:rsidRPr="005A05CC">
        <w:rPr>
          <w:rFonts w:eastAsia="Calibri"/>
          <w:color w:val="000000" w:themeColor="text1"/>
          <w14:ligatures w14:val="none"/>
        </w:rPr>
        <w:t>1</w:t>
      </w:r>
      <w:r w:rsidR="002E546F">
        <w:rPr>
          <w:rFonts w:eastAsia="Calibri"/>
          <w:color w:val="000000" w:themeColor="text1"/>
          <w14:ligatures w14:val="none"/>
        </w:rPr>
        <w:t>2</w:t>
      </w:r>
      <w:r w:rsidR="002E546F" w:rsidRPr="006C649E">
        <w:rPr>
          <w:rFonts w:eastAsia="Calibri"/>
          <w:color w:val="000000" w:themeColor="text1"/>
          <w14:ligatures w14:val="none"/>
        </w:rPr>
        <w:t xml:space="preserve"> </w:t>
      </w:r>
      <w:r w:rsidRPr="006C649E">
        <w:rPr>
          <w:rFonts w:eastAsia="Calibri"/>
          <w:color w:val="000000" w:themeColor="text1"/>
          <w14:ligatures w14:val="none"/>
        </w:rPr>
        <w:t>pos</w:t>
      </w:r>
      <w:r w:rsidRPr="00DE2C8C">
        <w:rPr>
          <w:rFonts w:eastAsia="Calibri"/>
          <w:color w:val="000000" w:themeColor="text1"/>
          <w14:ligatures w14:val="none"/>
        </w:rPr>
        <w:t>ts</w:t>
      </w:r>
      <w:r w:rsidR="00B361A5">
        <w:rPr>
          <w:rFonts w:eastAsia="Calibri"/>
          <w:color w:val="000000" w:themeColor="text1"/>
          <w14:ligatures w14:val="none"/>
        </w:rPr>
        <w:t xml:space="preserve"> and </w:t>
      </w:r>
      <w:r w:rsidR="001B76F7">
        <w:rPr>
          <w:rFonts w:eastAsia="Calibri"/>
          <w:color w:val="000000" w:themeColor="text1"/>
          <w14:ligatures w14:val="none"/>
        </w:rPr>
        <w:t>positions</w:t>
      </w:r>
      <w:r w:rsidR="007A208F">
        <w:rPr>
          <w:rFonts w:eastAsia="Calibri"/>
          <w:color w:val="000000" w:themeColor="text1"/>
          <w14:ligatures w14:val="none"/>
        </w:rPr>
        <w:t>;</w:t>
      </w:r>
      <w:r w:rsidR="00B361A5">
        <w:rPr>
          <w:rFonts w:eastAsia="Calibri"/>
          <w:color w:val="000000" w:themeColor="text1"/>
          <w14:ligatures w14:val="none"/>
        </w:rPr>
        <w:t xml:space="preserve"> </w:t>
      </w:r>
    </w:p>
    <w:p w14:paraId="25C18889" w14:textId="44FD0F7B" w:rsidR="00725033" w:rsidRPr="00DE2C8C" w:rsidRDefault="00725033" w:rsidP="00725033">
      <w:pPr>
        <w:tabs>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475"/>
        <w:jc w:val="both"/>
        <w:rPr>
          <w:rFonts w:eastAsia="Calibri"/>
          <w:color w:val="000000" w:themeColor="text1"/>
          <w14:ligatures w14:val="none"/>
        </w:rPr>
      </w:pPr>
      <w:r w:rsidRPr="00DE2C8C">
        <w:rPr>
          <w:rFonts w:eastAsia="Calibri"/>
          <w:color w:val="000000" w:themeColor="text1"/>
          <w14:ligatures w14:val="none"/>
        </w:rPr>
        <w:tab/>
        <w:t>•</w:t>
      </w:r>
      <w:r w:rsidRPr="00DE2C8C">
        <w:rPr>
          <w:rFonts w:eastAsia="Calibri"/>
          <w:color w:val="000000" w:themeColor="text1"/>
          <w14:ligatures w14:val="none"/>
        </w:rPr>
        <w:tab/>
        <w:t xml:space="preserve">Redeployment of </w:t>
      </w:r>
      <w:r w:rsidR="00165C54">
        <w:rPr>
          <w:rFonts w:eastAsia="Calibri"/>
          <w:color w:val="000000" w:themeColor="text1"/>
          <w14:ligatures w14:val="none"/>
        </w:rPr>
        <w:t>39</w:t>
      </w:r>
      <w:r w:rsidRPr="00DE2C8C">
        <w:rPr>
          <w:rFonts w:eastAsia="Calibri"/>
          <w:color w:val="000000" w:themeColor="text1"/>
          <w14:ligatures w14:val="none"/>
        </w:rPr>
        <w:t xml:space="preserve"> posts</w:t>
      </w:r>
      <w:r w:rsidR="007A208F">
        <w:rPr>
          <w:rFonts w:eastAsia="Calibri"/>
          <w:color w:val="000000" w:themeColor="text1"/>
          <w14:ligatures w14:val="none"/>
        </w:rPr>
        <w:t>; and</w:t>
      </w:r>
      <w:r w:rsidRPr="00DE2C8C">
        <w:rPr>
          <w:rFonts w:eastAsia="Calibri"/>
          <w:color w:val="000000" w:themeColor="text1"/>
          <w14:ligatures w14:val="none"/>
        </w:rPr>
        <w:t xml:space="preserve"> </w:t>
      </w:r>
    </w:p>
    <w:p w14:paraId="0C9FC32B" w14:textId="77777777" w:rsidR="00725033" w:rsidRPr="00DE2C8C" w:rsidRDefault="00725033" w:rsidP="00725033">
      <w:pPr>
        <w:tabs>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742" w:hanging="475"/>
        <w:jc w:val="both"/>
        <w:rPr>
          <w:rFonts w:eastAsia="Calibri"/>
          <w:color w:val="000000" w:themeColor="text1"/>
          <w:spacing w:val="2"/>
          <w:w w:val="102"/>
          <w14:ligatures w14:val="none"/>
        </w:rPr>
      </w:pPr>
      <w:r w:rsidRPr="00DE2C8C">
        <w:rPr>
          <w:rFonts w:eastAsia="Calibri"/>
          <w:color w:val="000000" w:themeColor="text1"/>
          <w:spacing w:val="2"/>
          <w:w w:val="102"/>
          <w14:ligatures w14:val="none"/>
        </w:rPr>
        <w:tab/>
        <w:t>•</w:t>
      </w:r>
      <w:r w:rsidRPr="00DE2C8C">
        <w:rPr>
          <w:rFonts w:eastAsia="Calibri"/>
          <w:color w:val="000000" w:themeColor="text1"/>
          <w:spacing w:val="2"/>
          <w:w w:val="102"/>
          <w14:ligatures w14:val="none"/>
        </w:rPr>
        <w:tab/>
        <w:t>Conversion of 9 positions from extrabudgetary funding.</w:t>
      </w:r>
    </w:p>
    <w:p w14:paraId="680F0277" w14:textId="0B00171C" w:rsidR="00725033" w:rsidRPr="00DE2C8C" w:rsidRDefault="00725033" w:rsidP="00A86C8F">
      <w:pPr>
        <w:pStyle w:val="AUNAMA16Apr"/>
        <w:rPr>
          <w:color w:val="000000" w:themeColor="text1"/>
        </w:rPr>
      </w:pPr>
      <w:r w:rsidRPr="00BD60D1">
        <w:t>These changes are detailed by organizational unit in the sections below. Annex II to the present</w:t>
      </w:r>
      <w:r w:rsidRPr="00DE2C8C">
        <w:rPr>
          <w:color w:val="000000" w:themeColor="text1"/>
        </w:rPr>
        <w:t xml:space="preserve"> report provides the organizational charts.</w:t>
      </w:r>
    </w:p>
    <w:bookmarkEnd w:id="6"/>
    <w:p w14:paraId="22DE71C3"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Calibri"/>
          <w:color w:val="000000" w:themeColor="text1"/>
          <w:sz w:val="10"/>
          <w14:ligatures w14:val="none"/>
        </w:rPr>
      </w:pPr>
    </w:p>
    <w:p w14:paraId="4ABF1A35" w14:textId="77777777" w:rsidR="00725033" w:rsidRDefault="00725033" w:rsidP="00725033">
      <w:pPr>
        <w:pStyle w:val="H23"/>
        <w:rPr>
          <w:color w:val="000000" w:themeColor="text1"/>
          <w:lang w:val="en-GB"/>
        </w:rPr>
      </w:pPr>
      <w:r w:rsidRPr="00DE2C8C">
        <w:rPr>
          <w:color w:val="000000" w:themeColor="text1"/>
          <w:lang w:val="en-GB"/>
        </w:rPr>
        <w:tab/>
      </w:r>
      <w:r w:rsidRPr="00DE2C8C">
        <w:rPr>
          <w:color w:val="000000" w:themeColor="text1"/>
          <w:lang w:val="en-GB"/>
        </w:rPr>
        <w:tab/>
        <w:t>Special Representative of the Secretary-General for Afghanistan</w:t>
      </w:r>
    </w:p>
    <w:p w14:paraId="205D5153" w14:textId="77777777" w:rsidR="00725033" w:rsidRDefault="00725033" w:rsidP="00725033"/>
    <w:p w14:paraId="3705B079" w14:textId="77777777" w:rsidR="00725033" w:rsidRPr="00DE2C8C" w:rsidRDefault="00725033" w:rsidP="00725033">
      <w:pPr>
        <w:suppressAutoHyphens w:val="0"/>
        <w:spacing w:line="120" w:lineRule="exact"/>
        <w:rPr>
          <w:rFonts w:eastAsia="Calibri"/>
          <w:color w:val="000000" w:themeColor="text1"/>
          <w:sz w:val="10"/>
          <w14:ligatures w14:val="none"/>
        </w:rPr>
      </w:pPr>
    </w:p>
    <w:p w14:paraId="704FEB32" w14:textId="45A82BB5" w:rsidR="00725033" w:rsidRPr="00DE2C8C" w:rsidRDefault="00725033" w:rsidP="00725033">
      <w:pPr>
        <w:pStyle w:val="H23"/>
        <w:rPr>
          <w:b w:val="0"/>
          <w:bCs/>
          <w:color w:val="000000" w:themeColor="text1"/>
          <w:lang w:val="en-GB"/>
        </w:rPr>
      </w:pPr>
      <w:r w:rsidRPr="00DE2C8C">
        <w:rPr>
          <w:b w:val="0"/>
          <w:bCs/>
          <w:color w:val="000000" w:themeColor="text1"/>
          <w:lang w:val="en-GB"/>
        </w:rPr>
        <w:t xml:space="preserve">Table </w:t>
      </w:r>
      <w:r w:rsidR="00E25637">
        <w:rPr>
          <w:b w:val="0"/>
          <w:bCs/>
          <w:color w:val="000000" w:themeColor="text1"/>
          <w:lang w:val="en-GB"/>
        </w:rPr>
        <w:t>10</w:t>
      </w:r>
    </w:p>
    <w:p w14:paraId="44FEC3D1" w14:textId="77777777" w:rsidR="00725033" w:rsidRPr="00DE2C8C" w:rsidRDefault="00725033" w:rsidP="00725033">
      <w:pPr>
        <w:pStyle w:val="H23"/>
        <w:ind w:right="390"/>
        <w:rPr>
          <w:color w:val="000000" w:themeColor="text1"/>
          <w:lang w:val="en-GB"/>
        </w:rPr>
      </w:pPr>
      <w:r w:rsidRPr="00DE2C8C">
        <w:rPr>
          <w:color w:val="000000" w:themeColor="text1"/>
          <w:lang w:val="en-GB"/>
        </w:rPr>
        <w:t>Staffing requirements: Office of the Special Representative of the Secretary-General for Afghanistan</w:t>
      </w:r>
    </w:p>
    <w:p w14:paraId="7CAAFD11" w14:textId="77777777" w:rsidR="00725033" w:rsidRPr="00DE2C8C" w:rsidRDefault="00725033" w:rsidP="00725033">
      <w:pPr>
        <w:suppressAutoHyphens w:val="0"/>
        <w:spacing w:line="120" w:lineRule="exact"/>
        <w:rPr>
          <w:rFonts w:eastAsia="Calibri"/>
          <w:color w:val="000000" w:themeColor="text1"/>
          <w:sz w:val="10"/>
          <w14:ligatures w14:val="none"/>
        </w:rPr>
      </w:pPr>
    </w:p>
    <w:p w14:paraId="46BB74B4" w14:textId="77777777" w:rsidR="00725033" w:rsidRPr="00DE2C8C" w:rsidRDefault="00725033" w:rsidP="00725033">
      <w:pPr>
        <w:suppressAutoHyphens w:val="0"/>
        <w:spacing w:line="120" w:lineRule="exact"/>
        <w:rPr>
          <w:rFonts w:eastAsia="Calibri"/>
          <w:color w:val="000000" w:themeColor="text1"/>
          <w:sz w:val="10"/>
          <w14:ligatures w14:val="none"/>
        </w:rPr>
      </w:pPr>
    </w:p>
    <w:tbl>
      <w:tblPr>
        <w:tblStyle w:val="TableGrid1"/>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41"/>
        <w:gridCol w:w="231"/>
        <w:gridCol w:w="146"/>
        <w:gridCol w:w="360"/>
        <w:gridCol w:w="343"/>
        <w:gridCol w:w="340"/>
        <w:gridCol w:w="311"/>
        <w:gridCol w:w="365"/>
        <w:gridCol w:w="15"/>
        <w:gridCol w:w="381"/>
        <w:gridCol w:w="15"/>
        <w:gridCol w:w="314"/>
        <w:gridCol w:w="15"/>
        <w:gridCol w:w="406"/>
        <w:gridCol w:w="15"/>
        <w:gridCol w:w="615"/>
        <w:gridCol w:w="15"/>
        <w:gridCol w:w="92"/>
        <w:gridCol w:w="16"/>
        <w:gridCol w:w="347"/>
        <w:gridCol w:w="16"/>
        <w:gridCol w:w="345"/>
        <w:gridCol w:w="16"/>
        <w:gridCol w:w="442"/>
        <w:gridCol w:w="16"/>
        <w:gridCol w:w="308"/>
        <w:gridCol w:w="426"/>
        <w:gridCol w:w="6"/>
        <w:gridCol w:w="6"/>
        <w:gridCol w:w="10"/>
        <w:gridCol w:w="79"/>
        <w:gridCol w:w="374"/>
        <w:gridCol w:w="432"/>
        <w:gridCol w:w="16"/>
        <w:gridCol w:w="149"/>
        <w:gridCol w:w="432"/>
        <w:gridCol w:w="16"/>
        <w:gridCol w:w="508"/>
        <w:gridCol w:w="27"/>
        <w:gridCol w:w="19"/>
        <w:gridCol w:w="16"/>
        <w:gridCol w:w="619"/>
        <w:gridCol w:w="39"/>
      </w:tblGrid>
      <w:tr w:rsidR="00BD36E5" w:rsidRPr="00DE2C8C" w14:paraId="5D9373D5" w14:textId="77777777" w:rsidTr="0C7A9FEA">
        <w:trPr>
          <w:tblHeader/>
        </w:trPr>
        <w:tc>
          <w:tcPr>
            <w:tcW w:w="1241" w:type="dxa"/>
            <w:tcBorders>
              <w:top w:val="single" w:sz="4" w:space="0" w:color="auto"/>
            </w:tcBorders>
            <w:shd w:val="clear" w:color="auto" w:fill="auto"/>
            <w:vAlign w:val="bottom"/>
          </w:tcPr>
          <w:p w14:paraId="2078FD3A" w14:textId="77777777" w:rsidR="00BF410D" w:rsidRPr="00DE2C8C" w:rsidRDefault="00BF410D" w:rsidP="00AB6EAA">
            <w:pPr>
              <w:spacing w:before="81" w:after="81" w:line="160" w:lineRule="exact"/>
              <w:ind w:right="40"/>
              <w:rPr>
                <w:rFonts w:eastAsia="Calibri"/>
                <w:i/>
                <w:color w:val="000000" w:themeColor="text1"/>
                <w:sz w:val="14"/>
              </w:rPr>
            </w:pPr>
          </w:p>
        </w:tc>
        <w:tc>
          <w:tcPr>
            <w:tcW w:w="3887" w:type="dxa"/>
            <w:gridSpan w:val="16"/>
            <w:tcBorders>
              <w:top w:val="single" w:sz="4" w:space="0" w:color="auto"/>
              <w:bottom w:val="single" w:sz="4" w:space="0" w:color="auto"/>
            </w:tcBorders>
            <w:shd w:val="clear" w:color="auto" w:fill="auto"/>
            <w:vAlign w:val="bottom"/>
          </w:tcPr>
          <w:p w14:paraId="5C9759C2" w14:textId="77777777" w:rsidR="00BF410D" w:rsidRPr="00DE2C8C" w:rsidRDefault="00BF410D" w:rsidP="00AB6EAA">
            <w:pPr>
              <w:spacing w:before="81" w:after="81" w:line="160" w:lineRule="exact"/>
              <w:jc w:val="center"/>
              <w:rPr>
                <w:rFonts w:eastAsia="Calibri"/>
                <w:i/>
                <w:color w:val="000000" w:themeColor="text1"/>
                <w:spacing w:val="2"/>
                <w:w w:val="101"/>
                <w:sz w:val="14"/>
              </w:rPr>
            </w:pPr>
            <w:r w:rsidRPr="00DE2C8C">
              <w:rPr>
                <w:rFonts w:eastAsia="Calibri"/>
                <w:i/>
                <w:color w:val="000000" w:themeColor="text1"/>
                <w:spacing w:val="2"/>
                <w:w w:val="101"/>
                <w:sz w:val="14"/>
              </w:rPr>
              <w:t>International staff</w:t>
            </w:r>
          </w:p>
        </w:tc>
        <w:tc>
          <w:tcPr>
            <w:tcW w:w="108" w:type="dxa"/>
            <w:gridSpan w:val="2"/>
            <w:tcBorders>
              <w:top w:val="single" w:sz="4" w:space="0" w:color="auto"/>
            </w:tcBorders>
          </w:tcPr>
          <w:p w14:paraId="280B3191" w14:textId="77777777" w:rsidR="00BF410D" w:rsidRPr="00DE2C8C" w:rsidRDefault="00BF410D" w:rsidP="00AB6EAA">
            <w:pPr>
              <w:spacing w:before="81" w:after="81" w:line="160" w:lineRule="exact"/>
              <w:jc w:val="center"/>
              <w:rPr>
                <w:rFonts w:eastAsia="Calibri"/>
                <w:i/>
                <w:color w:val="000000" w:themeColor="text1"/>
                <w:spacing w:val="2"/>
                <w:w w:val="101"/>
                <w:sz w:val="14"/>
              </w:rPr>
            </w:pPr>
          </w:p>
        </w:tc>
        <w:tc>
          <w:tcPr>
            <w:tcW w:w="1916" w:type="dxa"/>
            <w:gridSpan w:val="8"/>
            <w:tcBorders>
              <w:top w:val="single" w:sz="4" w:space="0" w:color="auto"/>
              <w:bottom w:val="single" w:sz="4" w:space="0" w:color="auto"/>
            </w:tcBorders>
          </w:tcPr>
          <w:p w14:paraId="0B2A37FA" w14:textId="77777777" w:rsidR="00BF410D" w:rsidRPr="00DE2C8C" w:rsidRDefault="00BF410D" w:rsidP="00AB6EAA">
            <w:pPr>
              <w:spacing w:before="81" w:after="81" w:line="160" w:lineRule="exact"/>
              <w:jc w:val="center"/>
              <w:rPr>
                <w:rFonts w:eastAsia="Calibri"/>
                <w:i/>
                <w:color w:val="000000" w:themeColor="text1"/>
                <w:spacing w:val="2"/>
                <w:w w:val="101"/>
                <w:sz w:val="14"/>
              </w:rPr>
            </w:pPr>
            <w:r w:rsidRPr="00DE2C8C">
              <w:rPr>
                <w:rFonts w:eastAsia="Calibri"/>
                <w:i/>
                <w:color w:val="000000" w:themeColor="text1"/>
                <w:spacing w:val="2"/>
                <w:w w:val="101"/>
                <w:sz w:val="14"/>
              </w:rPr>
              <w:t>National staff</w:t>
            </w:r>
          </w:p>
        </w:tc>
        <w:tc>
          <w:tcPr>
            <w:tcW w:w="101" w:type="dxa"/>
            <w:gridSpan w:val="4"/>
            <w:tcBorders>
              <w:top w:val="single" w:sz="4" w:space="0" w:color="auto"/>
            </w:tcBorders>
            <w:shd w:val="clear" w:color="auto" w:fill="auto"/>
            <w:vAlign w:val="bottom"/>
          </w:tcPr>
          <w:p w14:paraId="6DB23062" w14:textId="77777777" w:rsidR="00BF410D" w:rsidRPr="00DE2C8C" w:rsidRDefault="00BF410D" w:rsidP="00AB6EAA">
            <w:pPr>
              <w:spacing w:before="81" w:after="81" w:line="160" w:lineRule="exact"/>
              <w:jc w:val="center"/>
              <w:rPr>
                <w:rFonts w:eastAsia="Calibri"/>
                <w:i/>
                <w:color w:val="000000" w:themeColor="text1"/>
                <w:spacing w:val="2"/>
                <w:w w:val="101"/>
                <w:sz w:val="14"/>
              </w:rPr>
            </w:pPr>
          </w:p>
        </w:tc>
        <w:tc>
          <w:tcPr>
            <w:tcW w:w="1954" w:type="dxa"/>
            <w:gridSpan w:val="8"/>
            <w:tcBorders>
              <w:top w:val="single" w:sz="4" w:space="0" w:color="auto"/>
              <w:bottom w:val="single" w:sz="4" w:space="0" w:color="auto"/>
            </w:tcBorders>
            <w:shd w:val="clear" w:color="auto" w:fill="auto"/>
            <w:vAlign w:val="bottom"/>
          </w:tcPr>
          <w:p w14:paraId="67F71324" w14:textId="77777777" w:rsidR="00BF410D" w:rsidRPr="00DE2C8C" w:rsidRDefault="00BF410D" w:rsidP="00AB6EAA">
            <w:pPr>
              <w:spacing w:before="81" w:after="81" w:line="160" w:lineRule="exact"/>
              <w:jc w:val="center"/>
              <w:rPr>
                <w:rFonts w:eastAsia="Calibri"/>
                <w:i/>
                <w:color w:val="000000" w:themeColor="text1"/>
                <w:spacing w:val="2"/>
                <w:w w:val="101"/>
                <w:sz w:val="14"/>
              </w:rPr>
            </w:pPr>
            <w:r w:rsidRPr="00DE2C8C">
              <w:rPr>
                <w:rFonts w:eastAsia="Calibri"/>
                <w:i/>
                <w:color w:val="000000" w:themeColor="text1"/>
                <w:spacing w:val="2"/>
                <w:w w:val="101"/>
                <w:sz w:val="14"/>
              </w:rPr>
              <w:t>United Nations Volunteers</w:t>
            </w:r>
          </w:p>
        </w:tc>
        <w:tc>
          <w:tcPr>
            <w:tcW w:w="693" w:type="dxa"/>
            <w:gridSpan w:val="4"/>
            <w:tcBorders>
              <w:top w:val="single" w:sz="4" w:space="0" w:color="auto"/>
            </w:tcBorders>
            <w:shd w:val="clear" w:color="auto" w:fill="auto"/>
            <w:vAlign w:val="bottom"/>
          </w:tcPr>
          <w:p w14:paraId="0CA62984"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p>
        </w:tc>
      </w:tr>
      <w:tr w:rsidR="00AB6EAA" w:rsidRPr="00DE2C8C" w14:paraId="14C3836B" w14:textId="77777777" w:rsidTr="0C7A9FEA">
        <w:trPr>
          <w:gridAfter w:val="1"/>
          <w:wAfter w:w="39" w:type="dxa"/>
          <w:tblHeader/>
        </w:trPr>
        <w:tc>
          <w:tcPr>
            <w:tcW w:w="1241" w:type="dxa"/>
            <w:tcBorders>
              <w:bottom w:val="single" w:sz="12" w:space="0" w:color="auto"/>
            </w:tcBorders>
            <w:shd w:val="clear" w:color="auto" w:fill="auto"/>
            <w:vAlign w:val="bottom"/>
          </w:tcPr>
          <w:p w14:paraId="7CCFAC22" w14:textId="77777777" w:rsidR="00BF410D" w:rsidRPr="00DE2C8C" w:rsidRDefault="00BF410D" w:rsidP="00AB6EAA">
            <w:pPr>
              <w:spacing w:before="81" w:after="81" w:line="160" w:lineRule="exact"/>
              <w:ind w:right="40"/>
              <w:rPr>
                <w:rFonts w:eastAsia="Calibri"/>
                <w:i/>
                <w:color w:val="000000" w:themeColor="text1"/>
                <w:sz w:val="14"/>
              </w:rPr>
            </w:pPr>
          </w:p>
        </w:tc>
        <w:tc>
          <w:tcPr>
            <w:tcW w:w="377" w:type="dxa"/>
            <w:gridSpan w:val="2"/>
            <w:tcBorders>
              <w:top w:val="single" w:sz="4" w:space="0" w:color="auto"/>
              <w:bottom w:val="single" w:sz="12" w:space="0" w:color="auto"/>
            </w:tcBorders>
            <w:shd w:val="clear" w:color="auto" w:fill="auto"/>
            <w:vAlign w:val="bottom"/>
          </w:tcPr>
          <w:p w14:paraId="460B9AEC"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USG</w:t>
            </w:r>
          </w:p>
        </w:tc>
        <w:tc>
          <w:tcPr>
            <w:tcW w:w="360" w:type="dxa"/>
            <w:tcBorders>
              <w:top w:val="single" w:sz="4" w:space="0" w:color="auto"/>
              <w:bottom w:val="single" w:sz="12" w:space="0" w:color="auto"/>
            </w:tcBorders>
            <w:shd w:val="clear" w:color="auto" w:fill="auto"/>
            <w:vAlign w:val="bottom"/>
          </w:tcPr>
          <w:p w14:paraId="46433244"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ASG</w:t>
            </w:r>
          </w:p>
        </w:tc>
        <w:tc>
          <w:tcPr>
            <w:tcW w:w="343" w:type="dxa"/>
            <w:tcBorders>
              <w:top w:val="single" w:sz="4" w:space="0" w:color="auto"/>
              <w:bottom w:val="single" w:sz="12" w:space="0" w:color="auto"/>
            </w:tcBorders>
            <w:shd w:val="clear" w:color="auto" w:fill="auto"/>
            <w:vAlign w:val="bottom"/>
          </w:tcPr>
          <w:p w14:paraId="1AEC2F13"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D-2</w:t>
            </w:r>
          </w:p>
        </w:tc>
        <w:tc>
          <w:tcPr>
            <w:tcW w:w="340" w:type="dxa"/>
            <w:tcBorders>
              <w:top w:val="single" w:sz="4" w:space="0" w:color="auto"/>
              <w:bottom w:val="single" w:sz="12" w:space="0" w:color="auto"/>
            </w:tcBorders>
            <w:shd w:val="clear" w:color="auto" w:fill="auto"/>
            <w:vAlign w:val="bottom"/>
          </w:tcPr>
          <w:p w14:paraId="71D6B39B"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D-1</w:t>
            </w:r>
          </w:p>
        </w:tc>
        <w:tc>
          <w:tcPr>
            <w:tcW w:w="311" w:type="dxa"/>
            <w:tcBorders>
              <w:top w:val="single" w:sz="4" w:space="0" w:color="auto"/>
              <w:bottom w:val="single" w:sz="12" w:space="0" w:color="auto"/>
            </w:tcBorders>
            <w:shd w:val="clear" w:color="auto" w:fill="auto"/>
            <w:vAlign w:val="bottom"/>
          </w:tcPr>
          <w:p w14:paraId="54B53AFE"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P-5</w:t>
            </w:r>
          </w:p>
        </w:tc>
        <w:tc>
          <w:tcPr>
            <w:tcW w:w="365" w:type="dxa"/>
            <w:tcBorders>
              <w:top w:val="single" w:sz="4" w:space="0" w:color="auto"/>
              <w:bottom w:val="single" w:sz="12" w:space="0" w:color="auto"/>
            </w:tcBorders>
            <w:shd w:val="clear" w:color="auto" w:fill="auto"/>
            <w:vAlign w:val="bottom"/>
          </w:tcPr>
          <w:p w14:paraId="47A4FB83"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P-4</w:t>
            </w:r>
          </w:p>
        </w:tc>
        <w:tc>
          <w:tcPr>
            <w:tcW w:w="396" w:type="dxa"/>
            <w:gridSpan w:val="2"/>
            <w:tcBorders>
              <w:top w:val="single" w:sz="4" w:space="0" w:color="auto"/>
              <w:bottom w:val="single" w:sz="12" w:space="0" w:color="auto"/>
            </w:tcBorders>
            <w:shd w:val="clear" w:color="auto" w:fill="auto"/>
            <w:vAlign w:val="bottom"/>
          </w:tcPr>
          <w:p w14:paraId="1F51B73E"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P-3</w:t>
            </w:r>
          </w:p>
        </w:tc>
        <w:tc>
          <w:tcPr>
            <w:tcW w:w="329" w:type="dxa"/>
            <w:gridSpan w:val="2"/>
            <w:tcBorders>
              <w:top w:val="single" w:sz="4" w:space="0" w:color="auto"/>
              <w:bottom w:val="single" w:sz="12" w:space="0" w:color="auto"/>
            </w:tcBorders>
            <w:shd w:val="clear" w:color="auto" w:fill="auto"/>
            <w:vAlign w:val="bottom"/>
          </w:tcPr>
          <w:p w14:paraId="1CEF9985"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P-2</w:t>
            </w:r>
          </w:p>
        </w:tc>
        <w:tc>
          <w:tcPr>
            <w:tcW w:w="421" w:type="dxa"/>
            <w:gridSpan w:val="2"/>
            <w:tcBorders>
              <w:top w:val="single" w:sz="4" w:space="0" w:color="auto"/>
              <w:bottom w:val="single" w:sz="12" w:space="0" w:color="auto"/>
            </w:tcBorders>
            <w:shd w:val="clear" w:color="auto" w:fill="auto"/>
            <w:vAlign w:val="bottom"/>
          </w:tcPr>
          <w:p w14:paraId="148F126D" w14:textId="1BADE487" w:rsidR="00BF410D" w:rsidRPr="00C81946" w:rsidRDefault="00BF410D" w:rsidP="00AB6EAA">
            <w:pPr>
              <w:spacing w:before="81" w:after="81" w:line="160" w:lineRule="exact"/>
              <w:ind w:right="40"/>
              <w:jc w:val="right"/>
              <w:rPr>
                <w:rFonts w:eastAsia="Calibri"/>
                <w:i/>
                <w:color w:val="000000" w:themeColor="text1"/>
                <w:spacing w:val="2"/>
                <w:w w:val="101"/>
                <w:sz w:val="14"/>
                <w:highlight w:val="yellow"/>
              </w:rPr>
            </w:pPr>
            <w:r w:rsidRPr="00DE2C8C">
              <w:rPr>
                <w:rFonts w:eastAsia="Calibri"/>
                <w:i/>
                <w:color w:val="000000" w:themeColor="text1"/>
                <w:spacing w:val="2"/>
                <w:w w:val="101"/>
                <w:sz w:val="14"/>
              </w:rPr>
              <w:t>FS</w:t>
            </w:r>
          </w:p>
        </w:tc>
        <w:tc>
          <w:tcPr>
            <w:tcW w:w="630" w:type="dxa"/>
            <w:gridSpan w:val="2"/>
            <w:tcBorders>
              <w:top w:val="single" w:sz="4" w:space="0" w:color="auto"/>
              <w:bottom w:val="single" w:sz="12" w:space="0" w:color="auto"/>
            </w:tcBorders>
            <w:shd w:val="clear" w:color="auto" w:fill="auto"/>
            <w:vAlign w:val="bottom"/>
          </w:tcPr>
          <w:p w14:paraId="4FC2909A"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123" w:type="dxa"/>
            <w:gridSpan w:val="3"/>
            <w:tcBorders>
              <w:bottom w:val="single" w:sz="12" w:space="0" w:color="auto"/>
            </w:tcBorders>
          </w:tcPr>
          <w:p w14:paraId="081B400E" w14:textId="77777777" w:rsidR="00BF410D" w:rsidRDefault="00BF410D" w:rsidP="00AB6EAA">
            <w:pPr>
              <w:spacing w:before="81" w:after="81" w:line="160" w:lineRule="exact"/>
              <w:ind w:right="40"/>
              <w:jc w:val="right"/>
              <w:rPr>
                <w:rFonts w:eastAsia="Calibri"/>
                <w:i/>
                <w:color w:val="000000" w:themeColor="text1"/>
                <w:spacing w:val="2"/>
                <w:w w:val="101"/>
                <w:sz w:val="14"/>
              </w:rPr>
            </w:pPr>
          </w:p>
        </w:tc>
        <w:tc>
          <w:tcPr>
            <w:tcW w:w="363" w:type="dxa"/>
            <w:gridSpan w:val="2"/>
            <w:tcBorders>
              <w:bottom w:val="single" w:sz="12" w:space="0" w:color="auto"/>
            </w:tcBorders>
          </w:tcPr>
          <w:p w14:paraId="1D572176" w14:textId="41AC3FE0" w:rsidR="00BF410D" w:rsidRPr="00DE2C8C" w:rsidRDefault="00BF410D" w:rsidP="00AB6EAA">
            <w:pPr>
              <w:spacing w:before="81" w:after="81" w:line="160" w:lineRule="exact"/>
              <w:ind w:right="40"/>
              <w:jc w:val="right"/>
              <w:rPr>
                <w:rFonts w:eastAsia="Calibri"/>
                <w:i/>
                <w:color w:val="000000" w:themeColor="text1"/>
                <w:spacing w:val="2"/>
                <w:w w:val="101"/>
                <w:sz w:val="14"/>
              </w:rPr>
            </w:pPr>
            <w:r>
              <w:rPr>
                <w:rFonts w:eastAsia="Calibri"/>
                <w:i/>
                <w:color w:val="000000" w:themeColor="text1"/>
                <w:spacing w:val="2"/>
                <w:w w:val="101"/>
                <w:sz w:val="14"/>
              </w:rPr>
              <w:t>GS</w:t>
            </w:r>
          </w:p>
        </w:tc>
        <w:tc>
          <w:tcPr>
            <w:tcW w:w="361" w:type="dxa"/>
            <w:gridSpan w:val="2"/>
            <w:tcBorders>
              <w:bottom w:val="single" w:sz="12" w:space="0" w:color="auto"/>
            </w:tcBorders>
            <w:shd w:val="clear" w:color="auto" w:fill="auto"/>
            <w:vAlign w:val="bottom"/>
          </w:tcPr>
          <w:p w14:paraId="763235D7" w14:textId="20EF748E"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NPO</w:t>
            </w:r>
          </w:p>
        </w:tc>
        <w:tc>
          <w:tcPr>
            <w:tcW w:w="458" w:type="dxa"/>
            <w:gridSpan w:val="2"/>
            <w:tcBorders>
              <w:bottom w:val="single" w:sz="12" w:space="0" w:color="auto"/>
            </w:tcBorders>
            <w:shd w:val="clear" w:color="auto" w:fill="auto"/>
            <w:vAlign w:val="bottom"/>
          </w:tcPr>
          <w:p w14:paraId="7F486765" w14:textId="1FA6DD32" w:rsidR="00BF410D" w:rsidRPr="00DE2C8C" w:rsidRDefault="00BF410D" w:rsidP="00AB6EAA">
            <w:pPr>
              <w:spacing w:before="81" w:after="81" w:line="160" w:lineRule="exact"/>
              <w:ind w:right="40"/>
              <w:jc w:val="right"/>
              <w:rPr>
                <w:rFonts w:eastAsia="Calibri"/>
                <w:i/>
                <w:color w:val="000000" w:themeColor="text1"/>
                <w:spacing w:val="2"/>
                <w:w w:val="101"/>
                <w:sz w:val="14"/>
              </w:rPr>
            </w:pPr>
            <w:r>
              <w:rPr>
                <w:rFonts w:eastAsia="Calibri"/>
                <w:i/>
                <w:color w:val="000000" w:themeColor="text1"/>
                <w:spacing w:val="2"/>
                <w:w w:val="101"/>
                <w:sz w:val="14"/>
              </w:rPr>
              <w:t>LL</w:t>
            </w:r>
          </w:p>
        </w:tc>
        <w:tc>
          <w:tcPr>
            <w:tcW w:w="746" w:type="dxa"/>
            <w:gridSpan w:val="4"/>
            <w:tcBorders>
              <w:bottom w:val="single" w:sz="12" w:space="0" w:color="auto"/>
            </w:tcBorders>
            <w:shd w:val="clear" w:color="auto" w:fill="auto"/>
            <w:vAlign w:val="bottom"/>
          </w:tcPr>
          <w:p w14:paraId="17B39C48"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895" w:type="dxa"/>
            <w:gridSpan w:val="4"/>
            <w:tcBorders>
              <w:bottom w:val="single" w:sz="12" w:space="0" w:color="auto"/>
            </w:tcBorders>
            <w:shd w:val="clear" w:color="auto" w:fill="auto"/>
            <w:vAlign w:val="bottom"/>
          </w:tcPr>
          <w:p w14:paraId="607F431B"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International</w:t>
            </w:r>
          </w:p>
        </w:tc>
        <w:tc>
          <w:tcPr>
            <w:tcW w:w="597" w:type="dxa"/>
            <w:gridSpan w:val="3"/>
            <w:tcBorders>
              <w:top w:val="single" w:sz="4" w:space="0" w:color="auto"/>
              <w:bottom w:val="single" w:sz="12" w:space="0" w:color="auto"/>
            </w:tcBorders>
            <w:shd w:val="clear" w:color="auto" w:fill="auto"/>
            <w:vAlign w:val="bottom"/>
          </w:tcPr>
          <w:p w14:paraId="0D3E518E"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National</w:t>
            </w:r>
          </w:p>
        </w:tc>
        <w:tc>
          <w:tcPr>
            <w:tcW w:w="570" w:type="dxa"/>
            <w:gridSpan w:val="4"/>
            <w:tcBorders>
              <w:top w:val="single" w:sz="4" w:space="0" w:color="auto"/>
              <w:bottom w:val="single" w:sz="12" w:space="0" w:color="auto"/>
            </w:tcBorders>
            <w:shd w:val="clear" w:color="auto" w:fill="auto"/>
            <w:vAlign w:val="bottom"/>
          </w:tcPr>
          <w:p w14:paraId="2ACB79E5"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635" w:type="dxa"/>
            <w:gridSpan w:val="2"/>
            <w:tcBorders>
              <w:bottom w:val="single" w:sz="12" w:space="0" w:color="auto"/>
            </w:tcBorders>
            <w:shd w:val="clear" w:color="auto" w:fill="auto"/>
            <w:vAlign w:val="bottom"/>
          </w:tcPr>
          <w:p w14:paraId="5B1020B4" w14:textId="77777777" w:rsidR="00BF410D" w:rsidRPr="00DE2C8C" w:rsidRDefault="00BF410D" w:rsidP="00AB6EAA">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Total</w:t>
            </w:r>
          </w:p>
        </w:tc>
      </w:tr>
      <w:tr w:rsidR="00AB6EAA" w:rsidRPr="00DE2C8C" w14:paraId="6A147CB2" w14:textId="77777777" w:rsidTr="0C7A9FEA">
        <w:trPr>
          <w:gridAfter w:val="1"/>
          <w:wAfter w:w="39" w:type="dxa"/>
          <w:trHeight w:hRule="exact" w:val="115"/>
          <w:tblHeader/>
        </w:trPr>
        <w:tc>
          <w:tcPr>
            <w:tcW w:w="1241" w:type="dxa"/>
            <w:tcBorders>
              <w:top w:val="single" w:sz="12" w:space="0" w:color="auto"/>
            </w:tcBorders>
            <w:shd w:val="clear" w:color="auto" w:fill="auto"/>
            <w:vAlign w:val="bottom"/>
          </w:tcPr>
          <w:p w14:paraId="2B95542C" w14:textId="77777777" w:rsidR="00BF410D" w:rsidRPr="00DE2C8C" w:rsidRDefault="00BF410D" w:rsidP="00AB6EAA">
            <w:pPr>
              <w:spacing w:before="40" w:after="40" w:line="210" w:lineRule="exact"/>
              <w:ind w:right="40"/>
              <w:rPr>
                <w:rFonts w:eastAsia="Calibri"/>
                <w:color w:val="000000" w:themeColor="text1"/>
                <w:sz w:val="17"/>
              </w:rPr>
            </w:pPr>
          </w:p>
        </w:tc>
        <w:tc>
          <w:tcPr>
            <w:tcW w:w="377" w:type="dxa"/>
            <w:gridSpan w:val="2"/>
            <w:tcBorders>
              <w:top w:val="single" w:sz="12" w:space="0" w:color="auto"/>
            </w:tcBorders>
            <w:shd w:val="clear" w:color="auto" w:fill="auto"/>
            <w:vAlign w:val="bottom"/>
          </w:tcPr>
          <w:p w14:paraId="1ACAED95"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360" w:type="dxa"/>
            <w:tcBorders>
              <w:top w:val="single" w:sz="12" w:space="0" w:color="auto"/>
            </w:tcBorders>
            <w:shd w:val="clear" w:color="auto" w:fill="auto"/>
            <w:vAlign w:val="bottom"/>
          </w:tcPr>
          <w:p w14:paraId="76093F8C"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343" w:type="dxa"/>
            <w:tcBorders>
              <w:top w:val="single" w:sz="12" w:space="0" w:color="auto"/>
            </w:tcBorders>
            <w:shd w:val="clear" w:color="auto" w:fill="auto"/>
            <w:vAlign w:val="bottom"/>
          </w:tcPr>
          <w:p w14:paraId="5BD7D691"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340" w:type="dxa"/>
            <w:tcBorders>
              <w:top w:val="single" w:sz="12" w:space="0" w:color="auto"/>
            </w:tcBorders>
            <w:shd w:val="clear" w:color="auto" w:fill="auto"/>
            <w:vAlign w:val="bottom"/>
          </w:tcPr>
          <w:p w14:paraId="024F6A7F"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311" w:type="dxa"/>
            <w:tcBorders>
              <w:top w:val="single" w:sz="12" w:space="0" w:color="auto"/>
            </w:tcBorders>
            <w:shd w:val="clear" w:color="auto" w:fill="auto"/>
            <w:vAlign w:val="bottom"/>
          </w:tcPr>
          <w:p w14:paraId="3BB53A3E"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365" w:type="dxa"/>
            <w:tcBorders>
              <w:top w:val="single" w:sz="12" w:space="0" w:color="auto"/>
            </w:tcBorders>
            <w:shd w:val="clear" w:color="auto" w:fill="auto"/>
            <w:vAlign w:val="bottom"/>
          </w:tcPr>
          <w:p w14:paraId="32882788"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396" w:type="dxa"/>
            <w:gridSpan w:val="2"/>
            <w:tcBorders>
              <w:top w:val="single" w:sz="12" w:space="0" w:color="auto"/>
            </w:tcBorders>
            <w:shd w:val="clear" w:color="auto" w:fill="auto"/>
            <w:vAlign w:val="bottom"/>
          </w:tcPr>
          <w:p w14:paraId="2C615011"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329" w:type="dxa"/>
            <w:gridSpan w:val="2"/>
            <w:tcBorders>
              <w:top w:val="single" w:sz="12" w:space="0" w:color="auto"/>
            </w:tcBorders>
            <w:shd w:val="clear" w:color="auto" w:fill="auto"/>
            <w:vAlign w:val="bottom"/>
          </w:tcPr>
          <w:p w14:paraId="2C4976D7"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421" w:type="dxa"/>
            <w:gridSpan w:val="2"/>
            <w:tcBorders>
              <w:top w:val="single" w:sz="12" w:space="0" w:color="auto"/>
            </w:tcBorders>
            <w:shd w:val="clear" w:color="auto" w:fill="auto"/>
            <w:vAlign w:val="bottom"/>
          </w:tcPr>
          <w:p w14:paraId="35A5B6D0" w14:textId="77777777" w:rsidR="00BF410D" w:rsidRPr="00C81946" w:rsidRDefault="00BF410D" w:rsidP="00AB6EAA">
            <w:pPr>
              <w:spacing w:before="40" w:after="40" w:line="210" w:lineRule="exact"/>
              <w:ind w:right="40"/>
              <w:jc w:val="right"/>
              <w:rPr>
                <w:rFonts w:eastAsia="Calibri"/>
                <w:color w:val="000000" w:themeColor="text1"/>
                <w:spacing w:val="2"/>
                <w:w w:val="101"/>
                <w:sz w:val="17"/>
                <w:highlight w:val="yellow"/>
              </w:rPr>
            </w:pPr>
          </w:p>
        </w:tc>
        <w:tc>
          <w:tcPr>
            <w:tcW w:w="630" w:type="dxa"/>
            <w:gridSpan w:val="2"/>
            <w:tcBorders>
              <w:top w:val="single" w:sz="12" w:space="0" w:color="auto"/>
            </w:tcBorders>
            <w:shd w:val="clear" w:color="auto" w:fill="auto"/>
            <w:vAlign w:val="bottom"/>
          </w:tcPr>
          <w:p w14:paraId="31631BE9"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123" w:type="dxa"/>
            <w:gridSpan w:val="3"/>
            <w:tcBorders>
              <w:top w:val="single" w:sz="12" w:space="0" w:color="auto"/>
            </w:tcBorders>
          </w:tcPr>
          <w:p w14:paraId="60B849DC"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363" w:type="dxa"/>
            <w:gridSpan w:val="2"/>
            <w:tcBorders>
              <w:top w:val="single" w:sz="12" w:space="0" w:color="auto"/>
            </w:tcBorders>
          </w:tcPr>
          <w:p w14:paraId="600F0691" w14:textId="6FCE8459"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361" w:type="dxa"/>
            <w:gridSpan w:val="2"/>
            <w:tcBorders>
              <w:top w:val="single" w:sz="12" w:space="0" w:color="auto"/>
            </w:tcBorders>
            <w:shd w:val="clear" w:color="auto" w:fill="auto"/>
            <w:vAlign w:val="bottom"/>
          </w:tcPr>
          <w:p w14:paraId="42328506" w14:textId="3CDF5D6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458" w:type="dxa"/>
            <w:gridSpan w:val="2"/>
            <w:tcBorders>
              <w:top w:val="single" w:sz="12" w:space="0" w:color="auto"/>
            </w:tcBorders>
            <w:shd w:val="clear" w:color="auto" w:fill="auto"/>
            <w:vAlign w:val="bottom"/>
          </w:tcPr>
          <w:p w14:paraId="272606AE"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746" w:type="dxa"/>
            <w:gridSpan w:val="4"/>
            <w:tcBorders>
              <w:top w:val="single" w:sz="12" w:space="0" w:color="auto"/>
            </w:tcBorders>
            <w:shd w:val="clear" w:color="auto" w:fill="auto"/>
            <w:vAlign w:val="bottom"/>
          </w:tcPr>
          <w:p w14:paraId="78DB1055"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895" w:type="dxa"/>
            <w:gridSpan w:val="4"/>
            <w:tcBorders>
              <w:top w:val="single" w:sz="12" w:space="0" w:color="auto"/>
            </w:tcBorders>
            <w:shd w:val="clear" w:color="auto" w:fill="auto"/>
            <w:vAlign w:val="bottom"/>
          </w:tcPr>
          <w:p w14:paraId="070E85E4"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597" w:type="dxa"/>
            <w:gridSpan w:val="3"/>
            <w:tcBorders>
              <w:top w:val="single" w:sz="12" w:space="0" w:color="auto"/>
            </w:tcBorders>
            <w:shd w:val="clear" w:color="auto" w:fill="auto"/>
            <w:vAlign w:val="bottom"/>
          </w:tcPr>
          <w:p w14:paraId="53333CCA"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570" w:type="dxa"/>
            <w:gridSpan w:val="4"/>
            <w:tcBorders>
              <w:top w:val="single" w:sz="12" w:space="0" w:color="auto"/>
            </w:tcBorders>
            <w:shd w:val="clear" w:color="auto" w:fill="auto"/>
            <w:vAlign w:val="bottom"/>
          </w:tcPr>
          <w:p w14:paraId="6FAFFDBA"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c>
          <w:tcPr>
            <w:tcW w:w="635" w:type="dxa"/>
            <w:gridSpan w:val="2"/>
            <w:tcBorders>
              <w:top w:val="single" w:sz="12" w:space="0" w:color="auto"/>
            </w:tcBorders>
            <w:shd w:val="clear" w:color="auto" w:fill="auto"/>
            <w:vAlign w:val="bottom"/>
          </w:tcPr>
          <w:p w14:paraId="4DA5BB6F" w14:textId="77777777" w:rsidR="00BF410D" w:rsidRPr="00DE2C8C" w:rsidRDefault="00BF410D" w:rsidP="00AB6EAA">
            <w:pPr>
              <w:spacing w:before="40" w:after="40" w:line="210" w:lineRule="exact"/>
              <w:ind w:right="40"/>
              <w:jc w:val="right"/>
              <w:rPr>
                <w:rFonts w:eastAsia="Calibri"/>
                <w:color w:val="000000" w:themeColor="text1"/>
                <w:spacing w:val="2"/>
                <w:w w:val="101"/>
                <w:sz w:val="17"/>
              </w:rPr>
            </w:pPr>
          </w:p>
        </w:tc>
      </w:tr>
      <w:tr w:rsidR="00BD36E5" w:rsidRPr="00DE2C8C" w14:paraId="44AD437D" w14:textId="77777777" w:rsidTr="0C7A9FEA">
        <w:tc>
          <w:tcPr>
            <w:tcW w:w="6726" w:type="dxa"/>
            <w:gridSpan w:val="26"/>
            <w:shd w:val="clear" w:color="auto" w:fill="auto"/>
          </w:tcPr>
          <w:p w14:paraId="2F009DAB" w14:textId="4DCABA3B" w:rsidR="00BD36E5" w:rsidRPr="00DE2C8C" w:rsidRDefault="00BD36E5" w:rsidP="00AB6EAA">
            <w:pPr>
              <w:tabs>
                <w:tab w:val="left" w:pos="288"/>
                <w:tab w:val="left" w:pos="576"/>
                <w:tab w:val="left" w:pos="864"/>
                <w:tab w:val="left" w:pos="1152"/>
              </w:tabs>
              <w:spacing w:before="40" w:after="40" w:line="210" w:lineRule="exact"/>
              <w:ind w:right="40"/>
              <w:rPr>
                <w:rFonts w:eastAsia="Calibri"/>
                <w:b/>
                <w:bCs/>
                <w:color w:val="000000" w:themeColor="text1"/>
                <w:spacing w:val="2"/>
                <w:w w:val="101"/>
                <w:sz w:val="17"/>
                <w:szCs w:val="17"/>
              </w:rPr>
            </w:pPr>
            <w:r w:rsidRPr="00DE2C8C">
              <w:rPr>
                <w:rFonts w:eastAsia="Calibri"/>
                <w:b/>
                <w:bCs/>
                <w:color w:val="000000" w:themeColor="text1"/>
                <w:sz w:val="17"/>
                <w:szCs w:val="17"/>
              </w:rPr>
              <w:t>Front Office of the Special Representative of the Secretary-General for Afghanistan</w:t>
            </w:r>
          </w:p>
        </w:tc>
        <w:tc>
          <w:tcPr>
            <w:tcW w:w="901" w:type="dxa"/>
            <w:gridSpan w:val="6"/>
            <w:shd w:val="clear" w:color="auto" w:fill="auto"/>
            <w:vAlign w:val="bottom"/>
          </w:tcPr>
          <w:p w14:paraId="45AD7D44" w14:textId="77777777" w:rsidR="00BD36E5" w:rsidRPr="00DE2C8C" w:rsidRDefault="00BD36E5"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p>
        </w:tc>
        <w:tc>
          <w:tcPr>
            <w:tcW w:w="597" w:type="dxa"/>
            <w:gridSpan w:val="3"/>
            <w:shd w:val="clear" w:color="auto" w:fill="auto"/>
            <w:vAlign w:val="bottom"/>
          </w:tcPr>
          <w:p w14:paraId="2BAB72DF" w14:textId="77777777" w:rsidR="00BD36E5" w:rsidRPr="00DE2C8C" w:rsidRDefault="00BD36E5"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p>
        </w:tc>
        <w:tc>
          <w:tcPr>
            <w:tcW w:w="956" w:type="dxa"/>
            <w:gridSpan w:val="3"/>
            <w:shd w:val="clear" w:color="auto" w:fill="auto"/>
            <w:vAlign w:val="bottom"/>
          </w:tcPr>
          <w:p w14:paraId="6B628E54" w14:textId="77777777" w:rsidR="00BD36E5" w:rsidRPr="00DE2C8C" w:rsidRDefault="00BD36E5"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p>
        </w:tc>
        <w:tc>
          <w:tcPr>
            <w:tcW w:w="720" w:type="dxa"/>
            <w:gridSpan w:val="5"/>
            <w:shd w:val="clear" w:color="auto" w:fill="auto"/>
            <w:vAlign w:val="bottom"/>
          </w:tcPr>
          <w:p w14:paraId="3EFB2AFF" w14:textId="77777777" w:rsidR="00BD36E5" w:rsidRPr="00DE2C8C" w:rsidRDefault="00BD36E5"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p>
        </w:tc>
      </w:tr>
      <w:tr w:rsidR="00AB6EAA" w:rsidRPr="00DE2C8C" w14:paraId="45C3F833" w14:textId="77777777" w:rsidTr="0C7A9FEA">
        <w:trPr>
          <w:gridAfter w:val="1"/>
          <w:wAfter w:w="39" w:type="dxa"/>
        </w:trPr>
        <w:tc>
          <w:tcPr>
            <w:tcW w:w="1241" w:type="dxa"/>
            <w:shd w:val="clear" w:color="auto" w:fill="auto"/>
            <w:vAlign w:val="bottom"/>
          </w:tcPr>
          <w:p w14:paraId="4602FDDB" w14:textId="6EBE9BE1" w:rsidR="00AB6EAA" w:rsidRPr="00DE2C8C" w:rsidRDefault="00AB6EAA" w:rsidP="00AB6EAA">
            <w:pPr>
              <w:tabs>
                <w:tab w:val="left" w:pos="288"/>
                <w:tab w:val="left" w:pos="576"/>
                <w:tab w:val="left" w:pos="864"/>
                <w:tab w:val="left" w:pos="1152"/>
              </w:tabs>
              <w:spacing w:before="40" w:after="40" w:line="210" w:lineRule="exact"/>
              <w:ind w:right="40"/>
              <w:rPr>
                <w:rFonts w:eastAsia="Calibri"/>
                <w:color w:val="000000" w:themeColor="text1"/>
                <w:sz w:val="17"/>
              </w:rPr>
            </w:pPr>
            <w:r w:rsidRPr="00DE2C8C">
              <w:rPr>
                <w:rFonts w:eastAsia="Calibri"/>
                <w:color w:val="000000" w:themeColor="text1"/>
                <w:sz w:val="17"/>
              </w:rPr>
              <w:t>Approved 2025</w:t>
            </w:r>
          </w:p>
        </w:tc>
        <w:tc>
          <w:tcPr>
            <w:tcW w:w="377" w:type="dxa"/>
            <w:gridSpan w:val="2"/>
            <w:shd w:val="clear" w:color="auto" w:fill="auto"/>
            <w:vAlign w:val="bottom"/>
          </w:tcPr>
          <w:p w14:paraId="7BD1A687" w14:textId="3B89BBF3"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0" w:type="dxa"/>
            <w:shd w:val="clear" w:color="auto" w:fill="auto"/>
            <w:vAlign w:val="bottom"/>
          </w:tcPr>
          <w:p w14:paraId="34EE7F6E" w14:textId="403BEC52"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3" w:type="dxa"/>
            <w:shd w:val="clear" w:color="auto" w:fill="auto"/>
            <w:vAlign w:val="bottom"/>
          </w:tcPr>
          <w:p w14:paraId="3C9B7880" w14:textId="6CB2ECD3"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0" w:type="dxa"/>
            <w:shd w:val="clear" w:color="auto" w:fill="auto"/>
            <w:vAlign w:val="bottom"/>
          </w:tcPr>
          <w:p w14:paraId="336AA2AA" w14:textId="1C860CCA"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1" w:type="dxa"/>
            <w:shd w:val="clear" w:color="auto" w:fill="auto"/>
            <w:vAlign w:val="bottom"/>
          </w:tcPr>
          <w:p w14:paraId="1CEF1745" w14:textId="2F4738F6"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5" w:type="dxa"/>
            <w:shd w:val="clear" w:color="auto" w:fill="auto"/>
            <w:vAlign w:val="bottom"/>
          </w:tcPr>
          <w:p w14:paraId="1B5C7ECC" w14:textId="545B466C"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96" w:type="dxa"/>
            <w:gridSpan w:val="2"/>
            <w:shd w:val="clear" w:color="auto" w:fill="auto"/>
            <w:vAlign w:val="bottom"/>
          </w:tcPr>
          <w:p w14:paraId="46790B96" w14:textId="1DD9739A"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29" w:type="dxa"/>
            <w:gridSpan w:val="2"/>
            <w:shd w:val="clear" w:color="auto" w:fill="auto"/>
            <w:vAlign w:val="bottom"/>
          </w:tcPr>
          <w:p w14:paraId="2CBE4B2A" w14:textId="0D9BF329"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21" w:type="dxa"/>
            <w:gridSpan w:val="2"/>
            <w:shd w:val="clear" w:color="auto" w:fill="auto"/>
            <w:vAlign w:val="bottom"/>
          </w:tcPr>
          <w:p w14:paraId="5C39A587" w14:textId="3EE352A8"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630" w:type="dxa"/>
            <w:gridSpan w:val="2"/>
            <w:shd w:val="clear" w:color="auto" w:fill="auto"/>
            <w:vAlign w:val="bottom"/>
          </w:tcPr>
          <w:p w14:paraId="2A901E29" w14:textId="5AF9C709"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5</w:t>
            </w:r>
          </w:p>
        </w:tc>
        <w:tc>
          <w:tcPr>
            <w:tcW w:w="123" w:type="dxa"/>
            <w:gridSpan w:val="3"/>
          </w:tcPr>
          <w:p w14:paraId="6A97EC4A" w14:textId="77777777"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p>
        </w:tc>
        <w:tc>
          <w:tcPr>
            <w:tcW w:w="363" w:type="dxa"/>
            <w:gridSpan w:val="2"/>
            <w:vAlign w:val="bottom"/>
          </w:tcPr>
          <w:p w14:paraId="0D42E779" w14:textId="77052C32"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shd w:val="clear" w:color="auto" w:fill="auto"/>
            <w:vAlign w:val="bottom"/>
          </w:tcPr>
          <w:p w14:paraId="75E1D6DE" w14:textId="5741AAD1"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458" w:type="dxa"/>
            <w:gridSpan w:val="2"/>
            <w:shd w:val="clear" w:color="auto" w:fill="auto"/>
            <w:vAlign w:val="bottom"/>
          </w:tcPr>
          <w:p w14:paraId="73FD09E4" w14:textId="1AF0232A"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746" w:type="dxa"/>
            <w:gridSpan w:val="4"/>
            <w:shd w:val="clear" w:color="auto" w:fill="auto"/>
            <w:vAlign w:val="bottom"/>
          </w:tcPr>
          <w:p w14:paraId="4D716AC9" w14:textId="51259375"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895" w:type="dxa"/>
            <w:gridSpan w:val="4"/>
            <w:shd w:val="clear" w:color="auto" w:fill="auto"/>
            <w:vAlign w:val="bottom"/>
          </w:tcPr>
          <w:p w14:paraId="131A7DB5" w14:textId="1B2C8A52"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97" w:type="dxa"/>
            <w:gridSpan w:val="3"/>
            <w:shd w:val="clear" w:color="auto" w:fill="auto"/>
            <w:vAlign w:val="bottom"/>
          </w:tcPr>
          <w:p w14:paraId="7A5556AD" w14:textId="593C86B9"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70" w:type="dxa"/>
            <w:gridSpan w:val="4"/>
            <w:shd w:val="clear" w:color="auto" w:fill="auto"/>
            <w:vAlign w:val="bottom"/>
          </w:tcPr>
          <w:p w14:paraId="36EB2774" w14:textId="3B1C37FC"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5" w:type="dxa"/>
            <w:gridSpan w:val="2"/>
            <w:shd w:val="clear" w:color="auto" w:fill="auto"/>
            <w:vAlign w:val="bottom"/>
          </w:tcPr>
          <w:p w14:paraId="765569AD" w14:textId="45D9DECA"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9</w:t>
            </w:r>
          </w:p>
        </w:tc>
      </w:tr>
      <w:tr w:rsidR="00AB6EAA" w:rsidRPr="00DE2C8C" w14:paraId="7C2E2900" w14:textId="77777777" w:rsidTr="0C7A9FEA">
        <w:trPr>
          <w:gridAfter w:val="1"/>
          <w:wAfter w:w="39" w:type="dxa"/>
        </w:trPr>
        <w:tc>
          <w:tcPr>
            <w:tcW w:w="1241" w:type="dxa"/>
            <w:tcBorders>
              <w:bottom w:val="single" w:sz="4" w:space="0" w:color="auto"/>
            </w:tcBorders>
            <w:shd w:val="clear" w:color="auto" w:fill="auto"/>
            <w:vAlign w:val="bottom"/>
          </w:tcPr>
          <w:p w14:paraId="0A159B2A" w14:textId="308BCD32" w:rsidR="00AB6EAA" w:rsidRPr="00DE2C8C" w:rsidRDefault="00AB6EAA" w:rsidP="00AB6EAA">
            <w:pPr>
              <w:tabs>
                <w:tab w:val="left" w:pos="288"/>
                <w:tab w:val="left" w:pos="576"/>
                <w:tab w:val="left" w:pos="864"/>
                <w:tab w:val="left" w:pos="1152"/>
              </w:tabs>
              <w:spacing w:before="40" w:after="81" w:line="210" w:lineRule="exact"/>
              <w:ind w:right="40"/>
              <w:rPr>
                <w:rFonts w:eastAsia="Calibri"/>
                <w:color w:val="000000" w:themeColor="text1"/>
                <w:sz w:val="17"/>
              </w:rPr>
            </w:pPr>
            <w:r w:rsidRPr="00DE2C8C">
              <w:rPr>
                <w:rFonts w:eastAsia="Calibri"/>
                <w:color w:val="000000" w:themeColor="text1"/>
                <w:sz w:val="17"/>
              </w:rPr>
              <w:t>Proposed 2026</w:t>
            </w:r>
          </w:p>
        </w:tc>
        <w:tc>
          <w:tcPr>
            <w:tcW w:w="377" w:type="dxa"/>
            <w:gridSpan w:val="2"/>
            <w:tcBorders>
              <w:bottom w:val="single" w:sz="4" w:space="0" w:color="auto"/>
            </w:tcBorders>
            <w:shd w:val="clear" w:color="auto" w:fill="auto"/>
            <w:vAlign w:val="bottom"/>
          </w:tcPr>
          <w:p w14:paraId="79EE5D8A" w14:textId="3A3F8BD5"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0" w:type="dxa"/>
            <w:tcBorders>
              <w:bottom w:val="single" w:sz="4" w:space="0" w:color="auto"/>
            </w:tcBorders>
            <w:shd w:val="clear" w:color="auto" w:fill="auto"/>
            <w:vAlign w:val="bottom"/>
          </w:tcPr>
          <w:p w14:paraId="48877BAE" w14:textId="7B5BDB87"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3" w:type="dxa"/>
            <w:tcBorders>
              <w:bottom w:val="single" w:sz="4" w:space="0" w:color="auto"/>
            </w:tcBorders>
            <w:shd w:val="clear" w:color="auto" w:fill="auto"/>
            <w:vAlign w:val="bottom"/>
          </w:tcPr>
          <w:p w14:paraId="10A0A87E" w14:textId="7579677A"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0" w:type="dxa"/>
            <w:tcBorders>
              <w:bottom w:val="single" w:sz="4" w:space="0" w:color="auto"/>
            </w:tcBorders>
            <w:shd w:val="clear" w:color="auto" w:fill="auto"/>
            <w:vAlign w:val="bottom"/>
          </w:tcPr>
          <w:p w14:paraId="7E6C9AEC" w14:textId="4DDBEC43"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1" w:type="dxa"/>
            <w:tcBorders>
              <w:bottom w:val="single" w:sz="4" w:space="0" w:color="auto"/>
            </w:tcBorders>
            <w:shd w:val="clear" w:color="auto" w:fill="auto"/>
            <w:vAlign w:val="bottom"/>
          </w:tcPr>
          <w:p w14:paraId="278055EF" w14:textId="69338CC1"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rPr>
            </w:pPr>
            <w:r>
              <w:rPr>
                <w:rFonts w:eastAsia="Calibri"/>
                <w:color w:val="000000" w:themeColor="text1"/>
                <w:spacing w:val="2"/>
                <w:w w:val="101"/>
                <w:sz w:val="17"/>
              </w:rPr>
              <w:t>2</w:t>
            </w:r>
          </w:p>
        </w:tc>
        <w:tc>
          <w:tcPr>
            <w:tcW w:w="365" w:type="dxa"/>
            <w:tcBorders>
              <w:bottom w:val="single" w:sz="4" w:space="0" w:color="auto"/>
            </w:tcBorders>
            <w:shd w:val="clear" w:color="auto" w:fill="auto"/>
            <w:vAlign w:val="bottom"/>
          </w:tcPr>
          <w:p w14:paraId="016D7198" w14:textId="4BBB196B"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96" w:type="dxa"/>
            <w:gridSpan w:val="2"/>
            <w:tcBorders>
              <w:bottom w:val="single" w:sz="4" w:space="0" w:color="auto"/>
            </w:tcBorders>
            <w:shd w:val="clear" w:color="auto" w:fill="auto"/>
            <w:vAlign w:val="bottom"/>
          </w:tcPr>
          <w:p w14:paraId="5EAB776F" w14:textId="7F84B0A5"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29" w:type="dxa"/>
            <w:gridSpan w:val="2"/>
            <w:tcBorders>
              <w:bottom w:val="single" w:sz="4" w:space="0" w:color="auto"/>
            </w:tcBorders>
            <w:shd w:val="clear" w:color="auto" w:fill="auto"/>
            <w:vAlign w:val="bottom"/>
          </w:tcPr>
          <w:p w14:paraId="7311C566" w14:textId="745EF7C2"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21" w:type="dxa"/>
            <w:gridSpan w:val="2"/>
            <w:tcBorders>
              <w:bottom w:val="single" w:sz="4" w:space="0" w:color="auto"/>
            </w:tcBorders>
            <w:shd w:val="clear" w:color="auto" w:fill="auto"/>
            <w:vAlign w:val="bottom"/>
          </w:tcPr>
          <w:p w14:paraId="1747C25E" w14:textId="5D6B0AF6"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630" w:type="dxa"/>
            <w:gridSpan w:val="2"/>
            <w:tcBorders>
              <w:bottom w:val="single" w:sz="4" w:space="0" w:color="auto"/>
            </w:tcBorders>
            <w:shd w:val="clear" w:color="auto" w:fill="auto"/>
            <w:vAlign w:val="bottom"/>
          </w:tcPr>
          <w:p w14:paraId="36F84F17" w14:textId="45F4902B"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rPr>
            </w:pPr>
            <w:r>
              <w:rPr>
                <w:rFonts w:eastAsia="Calibri"/>
                <w:color w:val="000000" w:themeColor="text1"/>
                <w:spacing w:val="2"/>
                <w:w w:val="101"/>
                <w:sz w:val="17"/>
              </w:rPr>
              <w:t>6</w:t>
            </w:r>
          </w:p>
        </w:tc>
        <w:tc>
          <w:tcPr>
            <w:tcW w:w="123" w:type="dxa"/>
            <w:gridSpan w:val="3"/>
            <w:tcBorders>
              <w:bottom w:val="single" w:sz="4" w:space="0" w:color="auto"/>
            </w:tcBorders>
          </w:tcPr>
          <w:p w14:paraId="11437ED0" w14:textId="77777777" w:rsidR="00AB6EAA"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p>
        </w:tc>
        <w:tc>
          <w:tcPr>
            <w:tcW w:w="363" w:type="dxa"/>
            <w:gridSpan w:val="2"/>
            <w:tcBorders>
              <w:bottom w:val="single" w:sz="4" w:space="0" w:color="auto"/>
            </w:tcBorders>
            <w:vAlign w:val="bottom"/>
          </w:tcPr>
          <w:p w14:paraId="2F5B9CB8" w14:textId="1C7D74C0" w:rsidR="00AB6EAA"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bottom w:val="single" w:sz="4" w:space="0" w:color="auto"/>
            </w:tcBorders>
            <w:shd w:val="clear" w:color="auto" w:fill="auto"/>
            <w:vAlign w:val="bottom"/>
          </w:tcPr>
          <w:p w14:paraId="6EFEEF02" w14:textId="75BEAF65" w:rsidR="00AB6EAA" w:rsidRPr="00DE2C8C" w:rsidRDefault="2DE15B56"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Pr>
                <w:rFonts w:eastAsia="Calibri"/>
                <w:color w:val="000000" w:themeColor="text1"/>
                <w:spacing w:val="2"/>
                <w:w w:val="101"/>
                <w:sz w:val="17"/>
                <w:szCs w:val="17"/>
              </w:rPr>
              <w:t>2</w:t>
            </w:r>
          </w:p>
        </w:tc>
        <w:tc>
          <w:tcPr>
            <w:tcW w:w="458" w:type="dxa"/>
            <w:gridSpan w:val="2"/>
            <w:tcBorders>
              <w:bottom w:val="single" w:sz="4" w:space="0" w:color="auto"/>
            </w:tcBorders>
            <w:shd w:val="clear" w:color="auto" w:fill="auto"/>
            <w:vAlign w:val="bottom"/>
          </w:tcPr>
          <w:p w14:paraId="45240EC5" w14:textId="79ADA8CF" w:rsidR="00AB6EAA" w:rsidRPr="00DE2C8C" w:rsidRDefault="2DE15B56"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p>
        </w:tc>
        <w:tc>
          <w:tcPr>
            <w:tcW w:w="746" w:type="dxa"/>
            <w:gridSpan w:val="4"/>
            <w:tcBorders>
              <w:bottom w:val="single" w:sz="4" w:space="0" w:color="auto"/>
            </w:tcBorders>
            <w:shd w:val="clear" w:color="auto" w:fill="auto"/>
            <w:vAlign w:val="bottom"/>
          </w:tcPr>
          <w:p w14:paraId="13577CE7" w14:textId="19FC7160"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Pr>
                <w:rFonts w:eastAsia="Calibri"/>
                <w:color w:val="000000" w:themeColor="text1"/>
                <w:spacing w:val="2"/>
                <w:w w:val="101"/>
                <w:sz w:val="17"/>
                <w:szCs w:val="17"/>
              </w:rPr>
              <w:t>4</w:t>
            </w:r>
          </w:p>
        </w:tc>
        <w:tc>
          <w:tcPr>
            <w:tcW w:w="895" w:type="dxa"/>
            <w:gridSpan w:val="4"/>
            <w:tcBorders>
              <w:bottom w:val="single" w:sz="4" w:space="0" w:color="auto"/>
            </w:tcBorders>
            <w:shd w:val="clear" w:color="auto" w:fill="auto"/>
            <w:vAlign w:val="bottom"/>
          </w:tcPr>
          <w:p w14:paraId="1E5F5B86" w14:textId="0E10AE4B"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97" w:type="dxa"/>
            <w:gridSpan w:val="3"/>
            <w:tcBorders>
              <w:bottom w:val="single" w:sz="4" w:space="0" w:color="auto"/>
            </w:tcBorders>
            <w:shd w:val="clear" w:color="auto" w:fill="auto"/>
            <w:vAlign w:val="bottom"/>
          </w:tcPr>
          <w:p w14:paraId="4B46E099" w14:textId="30569E5E"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70" w:type="dxa"/>
            <w:gridSpan w:val="4"/>
            <w:tcBorders>
              <w:bottom w:val="single" w:sz="4" w:space="0" w:color="auto"/>
            </w:tcBorders>
            <w:shd w:val="clear" w:color="auto" w:fill="auto"/>
            <w:vAlign w:val="bottom"/>
          </w:tcPr>
          <w:p w14:paraId="79231AE8" w14:textId="3BECBEC8"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5" w:type="dxa"/>
            <w:gridSpan w:val="2"/>
            <w:tcBorders>
              <w:bottom w:val="single" w:sz="4" w:space="0" w:color="auto"/>
            </w:tcBorders>
            <w:shd w:val="clear" w:color="auto" w:fill="auto"/>
            <w:vAlign w:val="bottom"/>
          </w:tcPr>
          <w:p w14:paraId="52CC2181" w14:textId="6AF03E18"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Pr>
                <w:rFonts w:eastAsia="Calibri"/>
                <w:color w:val="000000" w:themeColor="text1"/>
                <w:spacing w:val="2"/>
                <w:w w:val="101"/>
                <w:sz w:val="17"/>
                <w:szCs w:val="17"/>
              </w:rPr>
              <w:t>10</w:t>
            </w:r>
          </w:p>
        </w:tc>
      </w:tr>
      <w:tr w:rsidR="00AB6EAA" w:rsidRPr="00DE2C8C" w14:paraId="2C771EA3" w14:textId="77777777" w:rsidTr="0C7A9FEA">
        <w:trPr>
          <w:gridAfter w:val="1"/>
          <w:wAfter w:w="39" w:type="dxa"/>
        </w:trPr>
        <w:tc>
          <w:tcPr>
            <w:tcW w:w="1241" w:type="dxa"/>
            <w:tcBorders>
              <w:top w:val="single" w:sz="4" w:space="0" w:color="auto"/>
              <w:bottom w:val="single" w:sz="4" w:space="0" w:color="auto"/>
            </w:tcBorders>
            <w:shd w:val="clear" w:color="auto" w:fill="auto"/>
            <w:vAlign w:val="bottom"/>
          </w:tcPr>
          <w:p w14:paraId="11E7EEB9" w14:textId="788AEAF7" w:rsidR="00AB6EAA" w:rsidRPr="00DE2C8C" w:rsidRDefault="00AB6EAA" w:rsidP="00AB6EAA">
            <w:pPr>
              <w:tabs>
                <w:tab w:val="left" w:pos="288"/>
                <w:tab w:val="left" w:pos="576"/>
                <w:tab w:val="left" w:pos="864"/>
                <w:tab w:val="left" w:pos="1152"/>
              </w:tabs>
              <w:spacing w:before="81" w:after="81" w:line="210" w:lineRule="exact"/>
              <w:ind w:right="40"/>
              <w:rPr>
                <w:rFonts w:eastAsia="Calibri"/>
                <w:b/>
                <w:color w:val="000000" w:themeColor="text1"/>
                <w:sz w:val="17"/>
              </w:rPr>
            </w:pPr>
            <w:r w:rsidRPr="00DE2C8C">
              <w:rPr>
                <w:rFonts w:eastAsia="Calibri"/>
                <w:b/>
                <w:color w:val="000000" w:themeColor="text1"/>
                <w:sz w:val="17"/>
              </w:rPr>
              <w:tab/>
              <w:t xml:space="preserve">Change </w:t>
            </w:r>
          </w:p>
        </w:tc>
        <w:tc>
          <w:tcPr>
            <w:tcW w:w="377" w:type="dxa"/>
            <w:gridSpan w:val="2"/>
            <w:tcBorders>
              <w:top w:val="single" w:sz="4" w:space="0" w:color="auto"/>
              <w:bottom w:val="single" w:sz="4" w:space="0" w:color="auto"/>
            </w:tcBorders>
            <w:shd w:val="clear" w:color="auto" w:fill="auto"/>
            <w:vAlign w:val="bottom"/>
          </w:tcPr>
          <w:p w14:paraId="09BDDD4B" w14:textId="3100A666"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0" w:type="dxa"/>
            <w:tcBorders>
              <w:top w:val="single" w:sz="4" w:space="0" w:color="auto"/>
              <w:bottom w:val="single" w:sz="4" w:space="0" w:color="auto"/>
            </w:tcBorders>
            <w:shd w:val="clear" w:color="auto" w:fill="auto"/>
            <w:vAlign w:val="bottom"/>
          </w:tcPr>
          <w:p w14:paraId="53DF2E8E" w14:textId="6F1977A5"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43" w:type="dxa"/>
            <w:tcBorders>
              <w:top w:val="single" w:sz="4" w:space="0" w:color="auto"/>
              <w:bottom w:val="single" w:sz="4" w:space="0" w:color="auto"/>
            </w:tcBorders>
            <w:shd w:val="clear" w:color="auto" w:fill="auto"/>
            <w:vAlign w:val="bottom"/>
          </w:tcPr>
          <w:p w14:paraId="3409F326" w14:textId="6205CC1C"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40" w:type="dxa"/>
            <w:tcBorders>
              <w:top w:val="single" w:sz="4" w:space="0" w:color="auto"/>
              <w:bottom w:val="single" w:sz="4" w:space="0" w:color="auto"/>
            </w:tcBorders>
            <w:shd w:val="clear" w:color="auto" w:fill="auto"/>
            <w:vAlign w:val="bottom"/>
          </w:tcPr>
          <w:p w14:paraId="7CC1D26A" w14:textId="6A32ACA1"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1" w:type="dxa"/>
            <w:tcBorders>
              <w:top w:val="single" w:sz="4" w:space="0" w:color="auto"/>
              <w:bottom w:val="single" w:sz="4" w:space="0" w:color="auto"/>
            </w:tcBorders>
            <w:shd w:val="clear" w:color="auto" w:fill="auto"/>
            <w:vAlign w:val="bottom"/>
          </w:tcPr>
          <w:p w14:paraId="32B23601" w14:textId="1879ABDD"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rPr>
            </w:pPr>
            <w:r>
              <w:rPr>
                <w:rFonts w:eastAsia="Calibri"/>
                <w:b/>
                <w:color w:val="000000" w:themeColor="text1"/>
                <w:spacing w:val="2"/>
                <w:w w:val="101"/>
                <w:sz w:val="17"/>
              </w:rPr>
              <w:t>1</w:t>
            </w:r>
          </w:p>
        </w:tc>
        <w:tc>
          <w:tcPr>
            <w:tcW w:w="365" w:type="dxa"/>
            <w:tcBorders>
              <w:top w:val="single" w:sz="4" w:space="0" w:color="auto"/>
              <w:bottom w:val="single" w:sz="4" w:space="0" w:color="auto"/>
            </w:tcBorders>
            <w:shd w:val="clear" w:color="auto" w:fill="auto"/>
            <w:vAlign w:val="bottom"/>
          </w:tcPr>
          <w:p w14:paraId="79CE83D3" w14:textId="6AB776B0"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96" w:type="dxa"/>
            <w:gridSpan w:val="2"/>
            <w:tcBorders>
              <w:top w:val="single" w:sz="4" w:space="0" w:color="auto"/>
              <w:bottom w:val="single" w:sz="4" w:space="0" w:color="auto"/>
            </w:tcBorders>
            <w:shd w:val="clear" w:color="auto" w:fill="auto"/>
            <w:vAlign w:val="bottom"/>
          </w:tcPr>
          <w:p w14:paraId="02A43017" w14:textId="12600F94"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29" w:type="dxa"/>
            <w:gridSpan w:val="2"/>
            <w:tcBorders>
              <w:top w:val="single" w:sz="4" w:space="0" w:color="auto"/>
              <w:bottom w:val="single" w:sz="4" w:space="0" w:color="auto"/>
            </w:tcBorders>
            <w:shd w:val="clear" w:color="auto" w:fill="auto"/>
            <w:vAlign w:val="bottom"/>
          </w:tcPr>
          <w:p w14:paraId="6FD58E56" w14:textId="2ED4729E"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21" w:type="dxa"/>
            <w:gridSpan w:val="2"/>
            <w:tcBorders>
              <w:top w:val="single" w:sz="4" w:space="0" w:color="auto"/>
              <w:bottom w:val="single" w:sz="4" w:space="0" w:color="auto"/>
            </w:tcBorders>
            <w:shd w:val="clear" w:color="auto" w:fill="auto"/>
            <w:vAlign w:val="bottom"/>
          </w:tcPr>
          <w:p w14:paraId="338F2C20" w14:textId="6A9C9698"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30" w:type="dxa"/>
            <w:gridSpan w:val="2"/>
            <w:tcBorders>
              <w:top w:val="single" w:sz="4" w:space="0" w:color="auto"/>
              <w:bottom w:val="single" w:sz="4" w:space="0" w:color="auto"/>
            </w:tcBorders>
            <w:shd w:val="clear" w:color="auto" w:fill="auto"/>
            <w:vAlign w:val="bottom"/>
          </w:tcPr>
          <w:p w14:paraId="169C94BB" w14:textId="7FCE256A"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rPr>
            </w:pPr>
            <w:r>
              <w:rPr>
                <w:rFonts w:eastAsia="Calibri"/>
                <w:b/>
                <w:color w:val="000000" w:themeColor="text1"/>
                <w:spacing w:val="2"/>
                <w:w w:val="101"/>
                <w:sz w:val="17"/>
              </w:rPr>
              <w:t>1</w:t>
            </w:r>
          </w:p>
        </w:tc>
        <w:tc>
          <w:tcPr>
            <w:tcW w:w="123" w:type="dxa"/>
            <w:gridSpan w:val="3"/>
            <w:tcBorders>
              <w:top w:val="single" w:sz="4" w:space="0" w:color="auto"/>
              <w:bottom w:val="single" w:sz="4" w:space="0" w:color="auto"/>
            </w:tcBorders>
          </w:tcPr>
          <w:p w14:paraId="4285AA0D" w14:textId="77777777" w:rsidR="00AB6EAA"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p>
        </w:tc>
        <w:tc>
          <w:tcPr>
            <w:tcW w:w="363" w:type="dxa"/>
            <w:gridSpan w:val="2"/>
            <w:tcBorders>
              <w:top w:val="single" w:sz="4" w:space="0" w:color="auto"/>
              <w:bottom w:val="single" w:sz="4" w:space="0" w:color="auto"/>
            </w:tcBorders>
            <w:vAlign w:val="bottom"/>
          </w:tcPr>
          <w:p w14:paraId="27B495E0" w14:textId="13F4A386" w:rsidR="00AB6EAA"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top w:val="single" w:sz="4" w:space="0" w:color="auto"/>
              <w:bottom w:val="single" w:sz="4" w:space="0" w:color="auto"/>
            </w:tcBorders>
            <w:shd w:val="clear" w:color="auto" w:fill="auto"/>
            <w:vAlign w:val="bottom"/>
          </w:tcPr>
          <w:p w14:paraId="100279E4" w14:textId="2AEED6D6"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Pr>
                <w:rFonts w:eastAsia="Calibri"/>
                <w:b/>
                <w:color w:val="000000" w:themeColor="text1"/>
                <w:spacing w:val="2"/>
                <w:w w:val="101"/>
                <w:sz w:val="17"/>
                <w:szCs w:val="17"/>
              </w:rPr>
              <w:t>2</w:t>
            </w:r>
          </w:p>
        </w:tc>
        <w:tc>
          <w:tcPr>
            <w:tcW w:w="458" w:type="dxa"/>
            <w:gridSpan w:val="2"/>
            <w:tcBorders>
              <w:top w:val="single" w:sz="4" w:space="0" w:color="auto"/>
              <w:bottom w:val="single" w:sz="4" w:space="0" w:color="auto"/>
            </w:tcBorders>
            <w:shd w:val="clear" w:color="auto" w:fill="auto"/>
            <w:vAlign w:val="bottom"/>
          </w:tcPr>
          <w:p w14:paraId="4A0ADCE5" w14:textId="200A54A1"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(2)</w:t>
            </w:r>
          </w:p>
        </w:tc>
        <w:tc>
          <w:tcPr>
            <w:tcW w:w="746" w:type="dxa"/>
            <w:gridSpan w:val="4"/>
            <w:tcBorders>
              <w:top w:val="single" w:sz="4" w:space="0" w:color="auto"/>
              <w:bottom w:val="single" w:sz="4" w:space="0" w:color="auto"/>
            </w:tcBorders>
            <w:shd w:val="clear" w:color="auto" w:fill="auto"/>
            <w:vAlign w:val="bottom"/>
          </w:tcPr>
          <w:p w14:paraId="1DC91875" w14:textId="62B9B3C3"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r w:rsidDel="00940302">
              <w:rPr>
                <w:rFonts w:eastAsia="Calibri"/>
                <w:b/>
                <w:color w:val="000000" w:themeColor="text1"/>
                <w:spacing w:val="2"/>
                <w:w w:val="101"/>
                <w:sz w:val="17"/>
                <w:szCs w:val="17"/>
              </w:rPr>
              <w:t xml:space="preserve"> </w:t>
            </w:r>
          </w:p>
        </w:tc>
        <w:tc>
          <w:tcPr>
            <w:tcW w:w="895" w:type="dxa"/>
            <w:gridSpan w:val="4"/>
            <w:tcBorders>
              <w:top w:val="single" w:sz="4" w:space="0" w:color="auto"/>
              <w:bottom w:val="single" w:sz="4" w:space="0" w:color="auto"/>
            </w:tcBorders>
            <w:shd w:val="clear" w:color="auto" w:fill="auto"/>
            <w:vAlign w:val="bottom"/>
          </w:tcPr>
          <w:p w14:paraId="46BBFD1F" w14:textId="668DC627"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597" w:type="dxa"/>
            <w:gridSpan w:val="3"/>
            <w:tcBorders>
              <w:top w:val="single" w:sz="4" w:space="0" w:color="auto"/>
              <w:bottom w:val="single" w:sz="4" w:space="0" w:color="auto"/>
            </w:tcBorders>
            <w:shd w:val="clear" w:color="auto" w:fill="auto"/>
            <w:vAlign w:val="bottom"/>
          </w:tcPr>
          <w:p w14:paraId="34EA6614" w14:textId="21DEFD1B"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570" w:type="dxa"/>
            <w:gridSpan w:val="4"/>
            <w:tcBorders>
              <w:top w:val="single" w:sz="4" w:space="0" w:color="auto"/>
              <w:bottom w:val="single" w:sz="4" w:space="0" w:color="auto"/>
            </w:tcBorders>
            <w:shd w:val="clear" w:color="auto" w:fill="auto"/>
            <w:vAlign w:val="bottom"/>
          </w:tcPr>
          <w:p w14:paraId="1F5AE29C" w14:textId="6DA60DAA"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635" w:type="dxa"/>
            <w:gridSpan w:val="2"/>
            <w:tcBorders>
              <w:top w:val="single" w:sz="4" w:space="0" w:color="auto"/>
              <w:bottom w:val="single" w:sz="4" w:space="0" w:color="auto"/>
            </w:tcBorders>
            <w:shd w:val="clear" w:color="auto" w:fill="auto"/>
            <w:vAlign w:val="bottom"/>
          </w:tcPr>
          <w:p w14:paraId="7CB4503D" w14:textId="0E7742ED"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Pr>
                <w:rFonts w:eastAsia="Calibri"/>
                <w:b/>
                <w:color w:val="000000" w:themeColor="text1"/>
                <w:spacing w:val="2"/>
                <w:w w:val="101"/>
                <w:sz w:val="17"/>
              </w:rPr>
              <w:t>1</w:t>
            </w:r>
          </w:p>
        </w:tc>
      </w:tr>
      <w:tr w:rsidR="00AB6EAA" w:rsidRPr="00DE2C8C" w14:paraId="718C967E" w14:textId="77777777" w:rsidTr="0C7A9FEA">
        <w:tc>
          <w:tcPr>
            <w:tcW w:w="3352" w:type="dxa"/>
            <w:gridSpan w:val="9"/>
            <w:shd w:val="clear" w:color="auto" w:fill="auto"/>
          </w:tcPr>
          <w:p w14:paraId="70DF0B09" w14:textId="4BAEA93C" w:rsidR="00BF410D" w:rsidRPr="00DE2C8C" w:rsidRDefault="00BF410D" w:rsidP="00AB6EAA">
            <w:pPr>
              <w:keepNext/>
              <w:tabs>
                <w:tab w:val="left" w:pos="288"/>
                <w:tab w:val="left" w:pos="576"/>
                <w:tab w:val="left" w:pos="864"/>
                <w:tab w:val="left" w:pos="1152"/>
              </w:tabs>
              <w:spacing w:before="40" w:after="40" w:line="210" w:lineRule="exact"/>
              <w:ind w:right="43"/>
              <w:rPr>
                <w:rFonts w:eastAsia="Calibri"/>
                <w:b/>
                <w:bCs/>
                <w:color w:val="000000" w:themeColor="text1"/>
                <w:spacing w:val="2"/>
                <w:w w:val="101"/>
                <w:sz w:val="17"/>
                <w:szCs w:val="17"/>
              </w:rPr>
            </w:pPr>
            <w:r w:rsidRPr="00DE2C8C">
              <w:rPr>
                <w:rFonts w:eastAsia="Calibri"/>
                <w:b/>
                <w:bCs/>
                <w:color w:val="000000" w:themeColor="text1"/>
                <w:sz w:val="17"/>
                <w:szCs w:val="17"/>
              </w:rPr>
              <w:t>Office of the Chief of Staff</w:t>
            </w:r>
          </w:p>
        </w:tc>
        <w:tc>
          <w:tcPr>
            <w:tcW w:w="396" w:type="dxa"/>
            <w:gridSpan w:val="2"/>
            <w:shd w:val="clear" w:color="auto" w:fill="auto"/>
            <w:vAlign w:val="bottom"/>
          </w:tcPr>
          <w:p w14:paraId="37B73E79" w14:textId="77777777"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329" w:type="dxa"/>
            <w:gridSpan w:val="2"/>
            <w:shd w:val="clear" w:color="auto" w:fill="auto"/>
            <w:vAlign w:val="bottom"/>
          </w:tcPr>
          <w:p w14:paraId="0BE47882" w14:textId="77777777"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421" w:type="dxa"/>
            <w:gridSpan w:val="2"/>
            <w:shd w:val="clear" w:color="auto" w:fill="auto"/>
            <w:vAlign w:val="bottom"/>
          </w:tcPr>
          <w:p w14:paraId="492AC79A" w14:textId="77777777"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630" w:type="dxa"/>
            <w:gridSpan w:val="2"/>
            <w:shd w:val="clear" w:color="auto" w:fill="auto"/>
            <w:vAlign w:val="bottom"/>
          </w:tcPr>
          <w:p w14:paraId="09384B72" w14:textId="77777777"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108" w:type="dxa"/>
            <w:gridSpan w:val="2"/>
          </w:tcPr>
          <w:p w14:paraId="4EE1004D" w14:textId="77777777"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363" w:type="dxa"/>
            <w:gridSpan w:val="2"/>
          </w:tcPr>
          <w:p w14:paraId="60F0724B" w14:textId="13A57E0A"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361" w:type="dxa"/>
            <w:gridSpan w:val="2"/>
            <w:shd w:val="clear" w:color="auto" w:fill="auto"/>
            <w:vAlign w:val="bottom"/>
          </w:tcPr>
          <w:p w14:paraId="4FB3087D" w14:textId="1F998E2F"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458" w:type="dxa"/>
            <w:gridSpan w:val="2"/>
            <w:shd w:val="clear" w:color="auto" w:fill="auto"/>
            <w:vAlign w:val="bottom"/>
          </w:tcPr>
          <w:p w14:paraId="22598678" w14:textId="77777777"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756" w:type="dxa"/>
            <w:gridSpan w:val="5"/>
            <w:shd w:val="clear" w:color="auto" w:fill="auto"/>
            <w:vAlign w:val="bottom"/>
          </w:tcPr>
          <w:p w14:paraId="5F886203" w14:textId="77777777"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901" w:type="dxa"/>
            <w:gridSpan w:val="4"/>
            <w:shd w:val="clear" w:color="auto" w:fill="auto"/>
            <w:vAlign w:val="bottom"/>
          </w:tcPr>
          <w:p w14:paraId="0E2504AE" w14:textId="77777777"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597" w:type="dxa"/>
            <w:gridSpan w:val="3"/>
            <w:shd w:val="clear" w:color="auto" w:fill="auto"/>
            <w:vAlign w:val="bottom"/>
          </w:tcPr>
          <w:p w14:paraId="3D3136CA" w14:textId="77777777"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570" w:type="dxa"/>
            <w:gridSpan w:val="4"/>
            <w:shd w:val="clear" w:color="auto" w:fill="auto"/>
            <w:vAlign w:val="bottom"/>
          </w:tcPr>
          <w:p w14:paraId="240FCA56" w14:textId="77777777"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658" w:type="dxa"/>
            <w:gridSpan w:val="2"/>
            <w:shd w:val="clear" w:color="auto" w:fill="auto"/>
            <w:vAlign w:val="bottom"/>
          </w:tcPr>
          <w:p w14:paraId="0CD20EC0" w14:textId="77777777" w:rsidR="00BF410D" w:rsidRPr="00DE2C8C" w:rsidRDefault="00BF410D"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r>
      <w:tr w:rsidR="00AB6EAA" w:rsidRPr="00DE2C8C" w14:paraId="65C45F1F" w14:textId="77777777" w:rsidTr="0C7A9FEA">
        <w:trPr>
          <w:gridAfter w:val="1"/>
          <w:wAfter w:w="39" w:type="dxa"/>
        </w:trPr>
        <w:tc>
          <w:tcPr>
            <w:tcW w:w="1241" w:type="dxa"/>
            <w:shd w:val="clear" w:color="auto" w:fill="auto"/>
            <w:vAlign w:val="bottom"/>
          </w:tcPr>
          <w:p w14:paraId="39764933" w14:textId="2616E8B1" w:rsidR="00AB6EAA" w:rsidRPr="00DE2C8C" w:rsidRDefault="00AB6EAA" w:rsidP="00AB6EAA">
            <w:pPr>
              <w:keepNext/>
              <w:tabs>
                <w:tab w:val="left" w:pos="288"/>
                <w:tab w:val="left" w:pos="576"/>
                <w:tab w:val="left" w:pos="864"/>
                <w:tab w:val="left" w:pos="1152"/>
              </w:tabs>
              <w:spacing w:before="40" w:after="40" w:line="210" w:lineRule="exact"/>
              <w:ind w:right="43"/>
              <w:rPr>
                <w:rFonts w:eastAsia="Calibri"/>
                <w:color w:val="000000" w:themeColor="text1"/>
                <w:sz w:val="17"/>
                <w:szCs w:val="17"/>
              </w:rPr>
            </w:pPr>
            <w:r w:rsidRPr="00DE2C8C">
              <w:rPr>
                <w:rFonts w:eastAsia="Calibri"/>
                <w:color w:val="000000" w:themeColor="text1"/>
                <w:sz w:val="17"/>
              </w:rPr>
              <w:t>Approved 2025</w:t>
            </w:r>
          </w:p>
        </w:tc>
        <w:tc>
          <w:tcPr>
            <w:tcW w:w="377" w:type="dxa"/>
            <w:gridSpan w:val="2"/>
            <w:shd w:val="clear" w:color="auto" w:fill="auto"/>
            <w:vAlign w:val="bottom"/>
          </w:tcPr>
          <w:p w14:paraId="09E2F2E3" w14:textId="3513163B"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60" w:type="dxa"/>
            <w:shd w:val="clear" w:color="auto" w:fill="auto"/>
            <w:vAlign w:val="bottom"/>
          </w:tcPr>
          <w:p w14:paraId="628C9B45" w14:textId="57E33D51"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shd w:val="clear" w:color="auto" w:fill="auto"/>
            <w:vAlign w:val="bottom"/>
          </w:tcPr>
          <w:p w14:paraId="472D97BC" w14:textId="7140EF78"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40" w:type="dxa"/>
            <w:shd w:val="clear" w:color="auto" w:fill="auto"/>
            <w:vAlign w:val="bottom"/>
          </w:tcPr>
          <w:p w14:paraId="3B22CFD4" w14:textId="37B94C59"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11" w:type="dxa"/>
            <w:shd w:val="clear" w:color="auto" w:fill="auto"/>
            <w:vAlign w:val="bottom"/>
          </w:tcPr>
          <w:p w14:paraId="418BCB43" w14:textId="1841264E"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p>
        </w:tc>
        <w:tc>
          <w:tcPr>
            <w:tcW w:w="365" w:type="dxa"/>
            <w:shd w:val="clear" w:color="auto" w:fill="auto"/>
            <w:vAlign w:val="bottom"/>
          </w:tcPr>
          <w:p w14:paraId="2B019B9D" w14:textId="12F40773"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396" w:type="dxa"/>
            <w:gridSpan w:val="2"/>
            <w:shd w:val="clear" w:color="auto" w:fill="auto"/>
            <w:vAlign w:val="bottom"/>
          </w:tcPr>
          <w:p w14:paraId="77BB9A71" w14:textId="2ABBFB35"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329" w:type="dxa"/>
            <w:gridSpan w:val="2"/>
            <w:shd w:val="clear" w:color="auto" w:fill="auto"/>
            <w:vAlign w:val="bottom"/>
          </w:tcPr>
          <w:p w14:paraId="7320DB08" w14:textId="224E2067"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421" w:type="dxa"/>
            <w:gridSpan w:val="2"/>
            <w:shd w:val="clear" w:color="auto" w:fill="auto"/>
            <w:vAlign w:val="bottom"/>
          </w:tcPr>
          <w:p w14:paraId="149D1110" w14:textId="484D21AE"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630" w:type="dxa"/>
            <w:gridSpan w:val="2"/>
            <w:shd w:val="clear" w:color="auto" w:fill="auto"/>
            <w:vAlign w:val="bottom"/>
          </w:tcPr>
          <w:p w14:paraId="68A448E9" w14:textId="096C28C3"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10</w:t>
            </w:r>
          </w:p>
        </w:tc>
        <w:tc>
          <w:tcPr>
            <w:tcW w:w="123" w:type="dxa"/>
            <w:gridSpan w:val="3"/>
          </w:tcPr>
          <w:p w14:paraId="580AB5FB" w14:textId="77777777"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p>
        </w:tc>
        <w:tc>
          <w:tcPr>
            <w:tcW w:w="363" w:type="dxa"/>
            <w:gridSpan w:val="2"/>
            <w:vAlign w:val="bottom"/>
          </w:tcPr>
          <w:p w14:paraId="4E1C0E4D" w14:textId="0698AF48"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shd w:val="clear" w:color="auto" w:fill="auto"/>
            <w:vAlign w:val="bottom"/>
          </w:tcPr>
          <w:p w14:paraId="018DF208" w14:textId="667C6ADA"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9</w:t>
            </w:r>
          </w:p>
        </w:tc>
        <w:tc>
          <w:tcPr>
            <w:tcW w:w="458" w:type="dxa"/>
            <w:gridSpan w:val="2"/>
            <w:shd w:val="clear" w:color="auto" w:fill="auto"/>
            <w:vAlign w:val="bottom"/>
          </w:tcPr>
          <w:p w14:paraId="3D8AD926" w14:textId="5AD4F830"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746" w:type="dxa"/>
            <w:gridSpan w:val="4"/>
            <w:shd w:val="clear" w:color="auto" w:fill="auto"/>
            <w:vAlign w:val="bottom"/>
          </w:tcPr>
          <w:p w14:paraId="12B96226" w14:textId="7E647711"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13</w:t>
            </w:r>
          </w:p>
        </w:tc>
        <w:tc>
          <w:tcPr>
            <w:tcW w:w="895" w:type="dxa"/>
            <w:gridSpan w:val="4"/>
            <w:shd w:val="clear" w:color="auto" w:fill="auto"/>
            <w:vAlign w:val="bottom"/>
          </w:tcPr>
          <w:p w14:paraId="6CF6F47D" w14:textId="6F1AB36F"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97" w:type="dxa"/>
            <w:gridSpan w:val="3"/>
            <w:shd w:val="clear" w:color="auto" w:fill="auto"/>
            <w:vAlign w:val="bottom"/>
          </w:tcPr>
          <w:p w14:paraId="590E5173" w14:textId="56489D3E"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70" w:type="dxa"/>
            <w:gridSpan w:val="4"/>
            <w:shd w:val="clear" w:color="auto" w:fill="auto"/>
            <w:vAlign w:val="bottom"/>
          </w:tcPr>
          <w:p w14:paraId="1557944D" w14:textId="3AF108DF"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5" w:type="dxa"/>
            <w:gridSpan w:val="2"/>
            <w:shd w:val="clear" w:color="auto" w:fill="auto"/>
            <w:vAlign w:val="bottom"/>
          </w:tcPr>
          <w:p w14:paraId="5BE11A8C" w14:textId="07A961FF" w:rsidR="00AB6EAA" w:rsidRPr="00DE2C8C" w:rsidRDefault="00AB6EAA" w:rsidP="00AB6EAA">
            <w:pPr>
              <w:keepNext/>
              <w:tabs>
                <w:tab w:val="left" w:pos="288"/>
                <w:tab w:val="left" w:pos="576"/>
                <w:tab w:val="left" w:pos="864"/>
                <w:tab w:val="left" w:pos="1152"/>
              </w:tabs>
              <w:spacing w:before="40" w:after="40"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23</w:t>
            </w:r>
          </w:p>
        </w:tc>
      </w:tr>
      <w:tr w:rsidR="00AB6EAA" w:rsidRPr="00DE2C8C" w14:paraId="7E813CC3" w14:textId="77777777" w:rsidTr="0C7A9FEA">
        <w:trPr>
          <w:gridAfter w:val="1"/>
          <w:wAfter w:w="39" w:type="dxa"/>
        </w:trPr>
        <w:tc>
          <w:tcPr>
            <w:tcW w:w="1241" w:type="dxa"/>
            <w:tcBorders>
              <w:bottom w:val="single" w:sz="4" w:space="0" w:color="auto"/>
            </w:tcBorders>
            <w:shd w:val="clear" w:color="auto" w:fill="auto"/>
            <w:vAlign w:val="bottom"/>
          </w:tcPr>
          <w:p w14:paraId="3982288A" w14:textId="7BC0CB60" w:rsidR="00AB6EAA" w:rsidRPr="00DE2C8C" w:rsidRDefault="00AB6EAA" w:rsidP="00AB6EAA">
            <w:pPr>
              <w:keepNext/>
              <w:tabs>
                <w:tab w:val="left" w:pos="288"/>
                <w:tab w:val="left" w:pos="576"/>
                <w:tab w:val="left" w:pos="864"/>
                <w:tab w:val="left" w:pos="1152"/>
              </w:tabs>
              <w:spacing w:before="40" w:after="81" w:line="210" w:lineRule="exact"/>
              <w:ind w:right="43"/>
              <w:rPr>
                <w:rFonts w:eastAsia="Calibri"/>
                <w:color w:val="000000" w:themeColor="text1"/>
                <w:sz w:val="17"/>
                <w:szCs w:val="17"/>
              </w:rPr>
            </w:pPr>
            <w:r w:rsidRPr="00DE2C8C">
              <w:rPr>
                <w:rFonts w:eastAsia="Calibri"/>
                <w:color w:val="000000" w:themeColor="text1"/>
                <w:sz w:val="17"/>
              </w:rPr>
              <w:t>Proposed 2026</w:t>
            </w:r>
          </w:p>
        </w:tc>
        <w:tc>
          <w:tcPr>
            <w:tcW w:w="377" w:type="dxa"/>
            <w:gridSpan w:val="2"/>
            <w:tcBorders>
              <w:bottom w:val="single" w:sz="4" w:space="0" w:color="auto"/>
            </w:tcBorders>
            <w:shd w:val="clear" w:color="auto" w:fill="auto"/>
            <w:vAlign w:val="bottom"/>
          </w:tcPr>
          <w:p w14:paraId="515A0EC6" w14:textId="78F076A6"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60" w:type="dxa"/>
            <w:tcBorders>
              <w:bottom w:val="single" w:sz="4" w:space="0" w:color="auto"/>
            </w:tcBorders>
            <w:shd w:val="clear" w:color="auto" w:fill="auto"/>
            <w:vAlign w:val="bottom"/>
          </w:tcPr>
          <w:p w14:paraId="06F59734" w14:textId="1C1EBDA3"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tcBorders>
              <w:bottom w:val="single" w:sz="4" w:space="0" w:color="auto"/>
            </w:tcBorders>
            <w:shd w:val="clear" w:color="auto" w:fill="auto"/>
            <w:vAlign w:val="bottom"/>
          </w:tcPr>
          <w:p w14:paraId="16B64E21" w14:textId="4282834F"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40" w:type="dxa"/>
            <w:tcBorders>
              <w:bottom w:val="single" w:sz="4" w:space="0" w:color="auto"/>
            </w:tcBorders>
            <w:shd w:val="clear" w:color="auto" w:fill="auto"/>
            <w:vAlign w:val="bottom"/>
          </w:tcPr>
          <w:p w14:paraId="6AE01038" w14:textId="6EDC1A1E"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11" w:type="dxa"/>
            <w:tcBorders>
              <w:bottom w:val="single" w:sz="4" w:space="0" w:color="auto"/>
            </w:tcBorders>
            <w:shd w:val="clear" w:color="auto" w:fill="auto"/>
            <w:vAlign w:val="bottom"/>
          </w:tcPr>
          <w:p w14:paraId="30DB1215" w14:textId="7A08DB99"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Pr>
                <w:rFonts w:eastAsia="Calibri"/>
                <w:color w:val="000000" w:themeColor="text1"/>
                <w:spacing w:val="2"/>
                <w:w w:val="101"/>
                <w:sz w:val="17"/>
                <w:szCs w:val="17"/>
              </w:rPr>
              <w:t>2</w:t>
            </w:r>
          </w:p>
        </w:tc>
        <w:tc>
          <w:tcPr>
            <w:tcW w:w="365" w:type="dxa"/>
            <w:tcBorders>
              <w:bottom w:val="single" w:sz="4" w:space="0" w:color="auto"/>
            </w:tcBorders>
            <w:shd w:val="clear" w:color="auto" w:fill="auto"/>
            <w:vAlign w:val="bottom"/>
          </w:tcPr>
          <w:p w14:paraId="5F516C18" w14:textId="0CEC12A1"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396" w:type="dxa"/>
            <w:gridSpan w:val="2"/>
            <w:tcBorders>
              <w:bottom w:val="single" w:sz="4" w:space="0" w:color="auto"/>
            </w:tcBorders>
            <w:shd w:val="clear" w:color="auto" w:fill="auto"/>
            <w:vAlign w:val="bottom"/>
          </w:tcPr>
          <w:p w14:paraId="51ACC4F6" w14:textId="4AC24753"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329" w:type="dxa"/>
            <w:gridSpan w:val="2"/>
            <w:tcBorders>
              <w:bottom w:val="single" w:sz="4" w:space="0" w:color="auto"/>
            </w:tcBorders>
            <w:shd w:val="clear" w:color="auto" w:fill="auto"/>
            <w:vAlign w:val="bottom"/>
          </w:tcPr>
          <w:p w14:paraId="6C0CEEF3" w14:textId="507A6B6F"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421" w:type="dxa"/>
            <w:gridSpan w:val="2"/>
            <w:tcBorders>
              <w:bottom w:val="single" w:sz="4" w:space="0" w:color="auto"/>
            </w:tcBorders>
            <w:shd w:val="clear" w:color="auto" w:fill="auto"/>
            <w:vAlign w:val="bottom"/>
          </w:tcPr>
          <w:p w14:paraId="44EB0905" w14:textId="4A05FBC3"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630" w:type="dxa"/>
            <w:gridSpan w:val="2"/>
            <w:tcBorders>
              <w:bottom w:val="single" w:sz="4" w:space="0" w:color="auto"/>
            </w:tcBorders>
            <w:shd w:val="clear" w:color="auto" w:fill="auto"/>
            <w:vAlign w:val="bottom"/>
          </w:tcPr>
          <w:p w14:paraId="07C5E5C7" w14:textId="487FA159"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Pr>
                <w:rFonts w:eastAsia="Calibri"/>
                <w:color w:val="000000" w:themeColor="text1"/>
                <w:spacing w:val="2"/>
                <w:w w:val="101"/>
                <w:sz w:val="17"/>
                <w:szCs w:val="17"/>
              </w:rPr>
              <w:t>10</w:t>
            </w:r>
          </w:p>
        </w:tc>
        <w:tc>
          <w:tcPr>
            <w:tcW w:w="123" w:type="dxa"/>
            <w:gridSpan w:val="3"/>
            <w:tcBorders>
              <w:bottom w:val="single" w:sz="4" w:space="0" w:color="auto"/>
            </w:tcBorders>
          </w:tcPr>
          <w:p w14:paraId="3BBA380F" w14:textId="77777777" w:rsidR="00AB6EAA"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p>
        </w:tc>
        <w:tc>
          <w:tcPr>
            <w:tcW w:w="363" w:type="dxa"/>
            <w:gridSpan w:val="2"/>
            <w:tcBorders>
              <w:bottom w:val="single" w:sz="4" w:space="0" w:color="auto"/>
            </w:tcBorders>
            <w:vAlign w:val="bottom"/>
          </w:tcPr>
          <w:p w14:paraId="6C9C46D6" w14:textId="2A890206" w:rsidR="00AB6EAA"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bottom w:val="single" w:sz="4" w:space="0" w:color="auto"/>
            </w:tcBorders>
            <w:shd w:val="clear" w:color="auto" w:fill="auto"/>
            <w:vAlign w:val="bottom"/>
          </w:tcPr>
          <w:p w14:paraId="4E0CB86B" w14:textId="3A8DCA72"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Pr>
                <w:rFonts w:eastAsia="Calibri"/>
                <w:color w:val="000000" w:themeColor="text1"/>
                <w:spacing w:val="2"/>
                <w:w w:val="101"/>
                <w:sz w:val="17"/>
                <w:szCs w:val="17"/>
              </w:rPr>
              <w:t>9</w:t>
            </w:r>
          </w:p>
        </w:tc>
        <w:tc>
          <w:tcPr>
            <w:tcW w:w="458" w:type="dxa"/>
            <w:gridSpan w:val="2"/>
            <w:tcBorders>
              <w:bottom w:val="single" w:sz="4" w:space="0" w:color="auto"/>
            </w:tcBorders>
            <w:shd w:val="clear" w:color="auto" w:fill="auto"/>
            <w:vAlign w:val="bottom"/>
          </w:tcPr>
          <w:p w14:paraId="590BB264" w14:textId="611F7702"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746" w:type="dxa"/>
            <w:gridSpan w:val="4"/>
            <w:tcBorders>
              <w:bottom w:val="single" w:sz="4" w:space="0" w:color="auto"/>
            </w:tcBorders>
            <w:shd w:val="clear" w:color="auto" w:fill="auto"/>
            <w:vAlign w:val="bottom"/>
          </w:tcPr>
          <w:p w14:paraId="30C79825" w14:textId="287E84F4"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r>
              <w:rPr>
                <w:rFonts w:eastAsia="Calibri"/>
                <w:color w:val="000000" w:themeColor="text1"/>
                <w:spacing w:val="2"/>
                <w:w w:val="101"/>
                <w:sz w:val="17"/>
                <w:szCs w:val="17"/>
              </w:rPr>
              <w:t>3</w:t>
            </w:r>
          </w:p>
        </w:tc>
        <w:tc>
          <w:tcPr>
            <w:tcW w:w="895" w:type="dxa"/>
            <w:gridSpan w:val="4"/>
            <w:tcBorders>
              <w:bottom w:val="single" w:sz="4" w:space="0" w:color="auto"/>
            </w:tcBorders>
            <w:shd w:val="clear" w:color="auto" w:fill="auto"/>
            <w:vAlign w:val="bottom"/>
          </w:tcPr>
          <w:p w14:paraId="742499E8" w14:textId="7CC71253"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97" w:type="dxa"/>
            <w:gridSpan w:val="3"/>
            <w:tcBorders>
              <w:bottom w:val="single" w:sz="4" w:space="0" w:color="auto"/>
            </w:tcBorders>
            <w:shd w:val="clear" w:color="auto" w:fill="auto"/>
            <w:vAlign w:val="bottom"/>
          </w:tcPr>
          <w:p w14:paraId="3B314AA6" w14:textId="15C0A724"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70" w:type="dxa"/>
            <w:gridSpan w:val="4"/>
            <w:tcBorders>
              <w:bottom w:val="single" w:sz="4" w:space="0" w:color="auto"/>
            </w:tcBorders>
            <w:shd w:val="clear" w:color="auto" w:fill="auto"/>
            <w:vAlign w:val="bottom"/>
          </w:tcPr>
          <w:p w14:paraId="6D099566" w14:textId="08FB2E73"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5" w:type="dxa"/>
            <w:gridSpan w:val="2"/>
            <w:tcBorders>
              <w:bottom w:val="single" w:sz="4" w:space="0" w:color="auto"/>
            </w:tcBorders>
            <w:shd w:val="clear" w:color="auto" w:fill="auto"/>
            <w:vAlign w:val="bottom"/>
          </w:tcPr>
          <w:p w14:paraId="23B554C1" w14:textId="39666037" w:rsidR="00AB6EAA" w:rsidRPr="00DE2C8C" w:rsidRDefault="00AB6EAA" w:rsidP="00AB6EAA">
            <w:pPr>
              <w:keepNext/>
              <w:tabs>
                <w:tab w:val="left" w:pos="288"/>
                <w:tab w:val="left" w:pos="576"/>
                <w:tab w:val="left" w:pos="864"/>
                <w:tab w:val="left" w:pos="1152"/>
              </w:tabs>
              <w:spacing w:before="40" w:after="81" w:line="21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r>
              <w:rPr>
                <w:rFonts w:eastAsia="Calibri"/>
                <w:color w:val="000000" w:themeColor="text1"/>
                <w:spacing w:val="2"/>
                <w:w w:val="101"/>
                <w:sz w:val="17"/>
                <w:szCs w:val="17"/>
              </w:rPr>
              <w:t>3</w:t>
            </w:r>
          </w:p>
        </w:tc>
      </w:tr>
      <w:tr w:rsidR="00AB6EAA" w:rsidRPr="00DE2C8C" w14:paraId="303955EA" w14:textId="77777777" w:rsidTr="0C7A9FEA">
        <w:trPr>
          <w:gridAfter w:val="1"/>
          <w:wAfter w:w="39" w:type="dxa"/>
        </w:trPr>
        <w:tc>
          <w:tcPr>
            <w:tcW w:w="1241" w:type="dxa"/>
            <w:tcBorders>
              <w:top w:val="single" w:sz="4" w:space="0" w:color="auto"/>
              <w:bottom w:val="single" w:sz="4" w:space="0" w:color="auto"/>
            </w:tcBorders>
            <w:shd w:val="clear" w:color="auto" w:fill="auto"/>
            <w:vAlign w:val="bottom"/>
          </w:tcPr>
          <w:p w14:paraId="3F04FE13" w14:textId="55C0F028" w:rsidR="00AB6EAA" w:rsidRPr="00DE2C8C" w:rsidRDefault="00AB6EAA" w:rsidP="00AB6EAA">
            <w:pPr>
              <w:tabs>
                <w:tab w:val="left" w:pos="288"/>
                <w:tab w:val="left" w:pos="576"/>
                <w:tab w:val="left" w:pos="864"/>
                <w:tab w:val="left" w:pos="1152"/>
              </w:tabs>
              <w:spacing w:before="81" w:after="81" w:line="210" w:lineRule="exact"/>
              <w:ind w:right="40"/>
              <w:rPr>
                <w:rFonts w:eastAsia="Calibri"/>
                <w:b/>
                <w:color w:val="000000" w:themeColor="text1"/>
                <w:sz w:val="17"/>
                <w:szCs w:val="17"/>
              </w:rPr>
            </w:pPr>
            <w:r w:rsidRPr="00DE2C8C">
              <w:rPr>
                <w:rFonts w:eastAsia="Calibri"/>
                <w:b/>
                <w:color w:val="000000" w:themeColor="text1"/>
                <w:sz w:val="17"/>
                <w:szCs w:val="17"/>
              </w:rPr>
              <w:tab/>
              <w:t xml:space="preserve">Change </w:t>
            </w:r>
          </w:p>
        </w:tc>
        <w:tc>
          <w:tcPr>
            <w:tcW w:w="377" w:type="dxa"/>
            <w:gridSpan w:val="2"/>
            <w:tcBorders>
              <w:top w:val="single" w:sz="4" w:space="0" w:color="auto"/>
              <w:bottom w:val="single" w:sz="4" w:space="0" w:color="auto"/>
            </w:tcBorders>
            <w:shd w:val="clear" w:color="auto" w:fill="auto"/>
            <w:vAlign w:val="bottom"/>
          </w:tcPr>
          <w:p w14:paraId="3D93F4D8" w14:textId="11EC7EFB"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60" w:type="dxa"/>
            <w:tcBorders>
              <w:top w:val="single" w:sz="4" w:space="0" w:color="auto"/>
              <w:bottom w:val="single" w:sz="4" w:space="0" w:color="auto"/>
            </w:tcBorders>
            <w:shd w:val="clear" w:color="auto" w:fill="auto"/>
            <w:vAlign w:val="bottom"/>
          </w:tcPr>
          <w:p w14:paraId="7024E96B" w14:textId="23B14FAB"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3" w:type="dxa"/>
            <w:tcBorders>
              <w:top w:val="single" w:sz="4" w:space="0" w:color="auto"/>
              <w:bottom w:val="single" w:sz="4" w:space="0" w:color="auto"/>
            </w:tcBorders>
            <w:shd w:val="clear" w:color="auto" w:fill="auto"/>
            <w:vAlign w:val="bottom"/>
          </w:tcPr>
          <w:p w14:paraId="531B9DBD" w14:textId="0BF3B352"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0" w:type="dxa"/>
            <w:tcBorders>
              <w:top w:val="single" w:sz="4" w:space="0" w:color="auto"/>
              <w:bottom w:val="single" w:sz="4" w:space="0" w:color="auto"/>
            </w:tcBorders>
            <w:shd w:val="clear" w:color="auto" w:fill="auto"/>
            <w:vAlign w:val="bottom"/>
          </w:tcPr>
          <w:p w14:paraId="657F3CD7" w14:textId="026E3F6F"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11" w:type="dxa"/>
            <w:tcBorders>
              <w:top w:val="single" w:sz="4" w:space="0" w:color="auto"/>
              <w:bottom w:val="single" w:sz="4" w:space="0" w:color="auto"/>
            </w:tcBorders>
            <w:shd w:val="clear" w:color="auto" w:fill="auto"/>
            <w:vAlign w:val="bottom"/>
          </w:tcPr>
          <w:p w14:paraId="5D4DF47F" w14:textId="1AAF82BD"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65" w:type="dxa"/>
            <w:tcBorders>
              <w:top w:val="single" w:sz="4" w:space="0" w:color="auto"/>
              <w:bottom w:val="single" w:sz="4" w:space="0" w:color="auto"/>
            </w:tcBorders>
            <w:shd w:val="clear" w:color="auto" w:fill="auto"/>
            <w:vAlign w:val="bottom"/>
          </w:tcPr>
          <w:p w14:paraId="12A997A9" w14:textId="186D04CE"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96" w:type="dxa"/>
            <w:gridSpan w:val="2"/>
            <w:tcBorders>
              <w:top w:val="single" w:sz="4" w:space="0" w:color="auto"/>
              <w:bottom w:val="single" w:sz="4" w:space="0" w:color="auto"/>
            </w:tcBorders>
            <w:shd w:val="clear" w:color="auto" w:fill="auto"/>
            <w:vAlign w:val="bottom"/>
          </w:tcPr>
          <w:p w14:paraId="0F2BFAF9" w14:textId="1BAB689E"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29" w:type="dxa"/>
            <w:gridSpan w:val="2"/>
            <w:tcBorders>
              <w:top w:val="single" w:sz="4" w:space="0" w:color="auto"/>
              <w:bottom w:val="single" w:sz="4" w:space="0" w:color="auto"/>
            </w:tcBorders>
            <w:shd w:val="clear" w:color="auto" w:fill="auto"/>
            <w:vAlign w:val="bottom"/>
          </w:tcPr>
          <w:p w14:paraId="2547EE5D" w14:textId="3F041CE1"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421" w:type="dxa"/>
            <w:gridSpan w:val="2"/>
            <w:tcBorders>
              <w:top w:val="single" w:sz="4" w:space="0" w:color="auto"/>
              <w:bottom w:val="single" w:sz="4" w:space="0" w:color="auto"/>
            </w:tcBorders>
            <w:shd w:val="clear" w:color="auto" w:fill="auto"/>
            <w:vAlign w:val="bottom"/>
          </w:tcPr>
          <w:p w14:paraId="5A28D0E2" w14:textId="5B513EB3"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630" w:type="dxa"/>
            <w:gridSpan w:val="2"/>
            <w:tcBorders>
              <w:top w:val="single" w:sz="4" w:space="0" w:color="auto"/>
              <w:bottom w:val="single" w:sz="4" w:space="0" w:color="auto"/>
            </w:tcBorders>
            <w:shd w:val="clear" w:color="auto" w:fill="auto"/>
            <w:vAlign w:val="bottom"/>
          </w:tcPr>
          <w:p w14:paraId="6AE2435E" w14:textId="7939CD53"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123" w:type="dxa"/>
            <w:gridSpan w:val="3"/>
            <w:tcBorders>
              <w:top w:val="single" w:sz="4" w:space="0" w:color="auto"/>
              <w:bottom w:val="single" w:sz="4" w:space="0" w:color="auto"/>
            </w:tcBorders>
          </w:tcPr>
          <w:p w14:paraId="0526C778" w14:textId="77777777"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p>
        </w:tc>
        <w:tc>
          <w:tcPr>
            <w:tcW w:w="363" w:type="dxa"/>
            <w:gridSpan w:val="2"/>
            <w:tcBorders>
              <w:top w:val="single" w:sz="4" w:space="0" w:color="auto"/>
              <w:bottom w:val="single" w:sz="4" w:space="0" w:color="auto"/>
            </w:tcBorders>
            <w:vAlign w:val="bottom"/>
          </w:tcPr>
          <w:p w14:paraId="6635455D" w14:textId="651F61BD"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top w:val="single" w:sz="4" w:space="0" w:color="auto"/>
              <w:bottom w:val="single" w:sz="4" w:space="0" w:color="auto"/>
            </w:tcBorders>
            <w:shd w:val="clear" w:color="auto" w:fill="auto"/>
            <w:vAlign w:val="bottom"/>
          </w:tcPr>
          <w:p w14:paraId="053F621E" w14:textId="4EDBED8E"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458" w:type="dxa"/>
            <w:gridSpan w:val="2"/>
            <w:tcBorders>
              <w:top w:val="single" w:sz="4" w:space="0" w:color="auto"/>
              <w:bottom w:val="single" w:sz="4" w:space="0" w:color="auto"/>
            </w:tcBorders>
            <w:shd w:val="clear" w:color="auto" w:fill="auto"/>
            <w:vAlign w:val="bottom"/>
          </w:tcPr>
          <w:p w14:paraId="6BA3BAD7" w14:textId="741401FD"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746" w:type="dxa"/>
            <w:gridSpan w:val="4"/>
            <w:tcBorders>
              <w:top w:val="single" w:sz="4" w:space="0" w:color="auto"/>
              <w:bottom w:val="single" w:sz="4" w:space="0" w:color="auto"/>
            </w:tcBorders>
            <w:shd w:val="clear" w:color="auto" w:fill="auto"/>
            <w:vAlign w:val="bottom"/>
          </w:tcPr>
          <w:p w14:paraId="0343AED0" w14:textId="303CF20C"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895" w:type="dxa"/>
            <w:gridSpan w:val="4"/>
            <w:tcBorders>
              <w:top w:val="single" w:sz="4" w:space="0" w:color="auto"/>
              <w:bottom w:val="single" w:sz="4" w:space="0" w:color="auto"/>
            </w:tcBorders>
            <w:shd w:val="clear" w:color="auto" w:fill="auto"/>
            <w:vAlign w:val="bottom"/>
          </w:tcPr>
          <w:p w14:paraId="569619D5" w14:textId="083B69F4"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597" w:type="dxa"/>
            <w:gridSpan w:val="3"/>
            <w:tcBorders>
              <w:top w:val="single" w:sz="4" w:space="0" w:color="auto"/>
              <w:bottom w:val="single" w:sz="4" w:space="0" w:color="auto"/>
            </w:tcBorders>
            <w:shd w:val="clear" w:color="auto" w:fill="auto"/>
            <w:vAlign w:val="bottom"/>
          </w:tcPr>
          <w:p w14:paraId="5769EA07" w14:textId="76D1CEB7"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570" w:type="dxa"/>
            <w:gridSpan w:val="4"/>
            <w:tcBorders>
              <w:top w:val="single" w:sz="4" w:space="0" w:color="auto"/>
              <w:bottom w:val="single" w:sz="4" w:space="0" w:color="auto"/>
            </w:tcBorders>
            <w:shd w:val="clear" w:color="auto" w:fill="auto"/>
            <w:vAlign w:val="bottom"/>
          </w:tcPr>
          <w:p w14:paraId="154403BC" w14:textId="56A15415"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635" w:type="dxa"/>
            <w:gridSpan w:val="2"/>
            <w:tcBorders>
              <w:top w:val="single" w:sz="4" w:space="0" w:color="auto"/>
              <w:bottom w:val="single" w:sz="4" w:space="0" w:color="auto"/>
            </w:tcBorders>
            <w:shd w:val="clear" w:color="auto" w:fill="auto"/>
            <w:vAlign w:val="bottom"/>
          </w:tcPr>
          <w:p w14:paraId="6D4FFA11" w14:textId="1C37FB9A"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r>
      <w:tr w:rsidR="00AB6EAA" w:rsidRPr="00DE2C8C" w14:paraId="3C9B39F6" w14:textId="77777777" w:rsidTr="0C7A9FEA">
        <w:tc>
          <w:tcPr>
            <w:tcW w:w="3352" w:type="dxa"/>
            <w:gridSpan w:val="9"/>
            <w:tcBorders>
              <w:top w:val="single" w:sz="4" w:space="0" w:color="auto"/>
            </w:tcBorders>
            <w:shd w:val="clear" w:color="auto" w:fill="auto"/>
          </w:tcPr>
          <w:p w14:paraId="22A1AFAD" w14:textId="0C758A88" w:rsidR="00BF410D" w:rsidRPr="00DE2C8C" w:rsidRDefault="00BF410D" w:rsidP="00AB6EAA">
            <w:pPr>
              <w:tabs>
                <w:tab w:val="left" w:pos="288"/>
                <w:tab w:val="left" w:pos="576"/>
                <w:tab w:val="left" w:pos="864"/>
                <w:tab w:val="left" w:pos="1152"/>
              </w:tabs>
              <w:spacing w:before="81" w:after="40" w:line="210" w:lineRule="exact"/>
              <w:ind w:right="40"/>
              <w:rPr>
                <w:rFonts w:eastAsia="Calibri"/>
                <w:b/>
                <w:bCs/>
                <w:color w:val="000000" w:themeColor="text1"/>
                <w:spacing w:val="2"/>
                <w:w w:val="101"/>
                <w:sz w:val="17"/>
                <w:szCs w:val="17"/>
              </w:rPr>
            </w:pPr>
            <w:r w:rsidRPr="00DE2C8C">
              <w:rPr>
                <w:rFonts w:eastAsia="Calibri"/>
                <w:b/>
                <w:bCs/>
                <w:color w:val="000000" w:themeColor="text1"/>
                <w:sz w:val="17"/>
                <w:szCs w:val="17"/>
              </w:rPr>
              <w:t>Human Rights Service</w:t>
            </w:r>
          </w:p>
        </w:tc>
        <w:tc>
          <w:tcPr>
            <w:tcW w:w="396" w:type="dxa"/>
            <w:gridSpan w:val="2"/>
            <w:tcBorders>
              <w:top w:val="single" w:sz="4" w:space="0" w:color="auto"/>
            </w:tcBorders>
            <w:shd w:val="clear" w:color="auto" w:fill="auto"/>
            <w:vAlign w:val="bottom"/>
          </w:tcPr>
          <w:p w14:paraId="2FDD4622" w14:textId="77777777"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329" w:type="dxa"/>
            <w:gridSpan w:val="2"/>
            <w:tcBorders>
              <w:top w:val="single" w:sz="4" w:space="0" w:color="auto"/>
            </w:tcBorders>
            <w:shd w:val="clear" w:color="auto" w:fill="auto"/>
            <w:vAlign w:val="bottom"/>
          </w:tcPr>
          <w:p w14:paraId="56D8485D" w14:textId="77777777"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421" w:type="dxa"/>
            <w:gridSpan w:val="2"/>
            <w:tcBorders>
              <w:top w:val="single" w:sz="4" w:space="0" w:color="auto"/>
            </w:tcBorders>
            <w:shd w:val="clear" w:color="auto" w:fill="auto"/>
            <w:vAlign w:val="bottom"/>
          </w:tcPr>
          <w:p w14:paraId="02D3B71F" w14:textId="77777777"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630" w:type="dxa"/>
            <w:gridSpan w:val="2"/>
            <w:tcBorders>
              <w:top w:val="single" w:sz="4" w:space="0" w:color="auto"/>
            </w:tcBorders>
            <w:shd w:val="clear" w:color="auto" w:fill="auto"/>
            <w:vAlign w:val="bottom"/>
          </w:tcPr>
          <w:p w14:paraId="0F24C415" w14:textId="77777777"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108" w:type="dxa"/>
            <w:gridSpan w:val="2"/>
            <w:tcBorders>
              <w:top w:val="single" w:sz="4" w:space="0" w:color="auto"/>
            </w:tcBorders>
          </w:tcPr>
          <w:p w14:paraId="27DBBE23" w14:textId="77777777"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363" w:type="dxa"/>
            <w:gridSpan w:val="2"/>
            <w:tcBorders>
              <w:top w:val="single" w:sz="4" w:space="0" w:color="auto"/>
            </w:tcBorders>
          </w:tcPr>
          <w:p w14:paraId="0025B0B7" w14:textId="115FEB8A"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361" w:type="dxa"/>
            <w:gridSpan w:val="2"/>
            <w:tcBorders>
              <w:top w:val="single" w:sz="4" w:space="0" w:color="auto"/>
            </w:tcBorders>
            <w:shd w:val="clear" w:color="auto" w:fill="auto"/>
            <w:vAlign w:val="bottom"/>
          </w:tcPr>
          <w:p w14:paraId="1083065E" w14:textId="10394556"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458" w:type="dxa"/>
            <w:gridSpan w:val="2"/>
            <w:tcBorders>
              <w:top w:val="single" w:sz="4" w:space="0" w:color="auto"/>
            </w:tcBorders>
            <w:shd w:val="clear" w:color="auto" w:fill="auto"/>
            <w:vAlign w:val="bottom"/>
          </w:tcPr>
          <w:p w14:paraId="0D97F920" w14:textId="77777777"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756" w:type="dxa"/>
            <w:gridSpan w:val="5"/>
            <w:tcBorders>
              <w:top w:val="single" w:sz="4" w:space="0" w:color="auto"/>
            </w:tcBorders>
            <w:shd w:val="clear" w:color="auto" w:fill="auto"/>
            <w:vAlign w:val="bottom"/>
          </w:tcPr>
          <w:p w14:paraId="1A3D0437" w14:textId="77777777"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901" w:type="dxa"/>
            <w:gridSpan w:val="4"/>
            <w:tcBorders>
              <w:top w:val="single" w:sz="4" w:space="0" w:color="auto"/>
            </w:tcBorders>
            <w:shd w:val="clear" w:color="auto" w:fill="auto"/>
            <w:vAlign w:val="bottom"/>
          </w:tcPr>
          <w:p w14:paraId="31D75F50" w14:textId="77777777"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597" w:type="dxa"/>
            <w:gridSpan w:val="3"/>
            <w:tcBorders>
              <w:top w:val="single" w:sz="4" w:space="0" w:color="auto"/>
            </w:tcBorders>
            <w:shd w:val="clear" w:color="auto" w:fill="auto"/>
            <w:vAlign w:val="bottom"/>
          </w:tcPr>
          <w:p w14:paraId="2E7055C8" w14:textId="77777777"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570" w:type="dxa"/>
            <w:gridSpan w:val="4"/>
            <w:tcBorders>
              <w:top w:val="single" w:sz="4" w:space="0" w:color="auto"/>
            </w:tcBorders>
            <w:shd w:val="clear" w:color="auto" w:fill="auto"/>
            <w:vAlign w:val="bottom"/>
          </w:tcPr>
          <w:p w14:paraId="2697ABB4" w14:textId="77777777"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c>
          <w:tcPr>
            <w:tcW w:w="658" w:type="dxa"/>
            <w:gridSpan w:val="2"/>
            <w:tcBorders>
              <w:top w:val="single" w:sz="4" w:space="0" w:color="auto"/>
            </w:tcBorders>
            <w:shd w:val="clear" w:color="auto" w:fill="auto"/>
            <w:vAlign w:val="bottom"/>
          </w:tcPr>
          <w:p w14:paraId="23A2EE43" w14:textId="77777777" w:rsidR="00BF410D" w:rsidRPr="00DE2C8C" w:rsidRDefault="00BF410D" w:rsidP="00AB6EAA">
            <w:pPr>
              <w:tabs>
                <w:tab w:val="left" w:pos="288"/>
                <w:tab w:val="left" w:pos="576"/>
                <w:tab w:val="left" w:pos="864"/>
                <w:tab w:val="left" w:pos="1152"/>
              </w:tabs>
              <w:spacing w:before="81" w:after="40" w:line="210" w:lineRule="exact"/>
              <w:ind w:right="40"/>
              <w:jc w:val="right"/>
              <w:rPr>
                <w:rFonts w:eastAsia="Calibri"/>
                <w:color w:val="000000" w:themeColor="text1"/>
                <w:spacing w:val="2"/>
                <w:w w:val="101"/>
                <w:sz w:val="17"/>
                <w:szCs w:val="17"/>
              </w:rPr>
            </w:pPr>
          </w:p>
        </w:tc>
      </w:tr>
      <w:tr w:rsidR="00AB6EAA" w:rsidRPr="00DE2C8C" w14:paraId="39B6C7BF" w14:textId="77777777" w:rsidTr="0C7A9FEA">
        <w:trPr>
          <w:gridAfter w:val="1"/>
          <w:wAfter w:w="39" w:type="dxa"/>
        </w:trPr>
        <w:tc>
          <w:tcPr>
            <w:tcW w:w="1241" w:type="dxa"/>
            <w:shd w:val="clear" w:color="auto" w:fill="auto"/>
            <w:vAlign w:val="bottom"/>
          </w:tcPr>
          <w:p w14:paraId="2A0B5FFF" w14:textId="671C4DD4" w:rsidR="00AB6EAA" w:rsidRPr="00DE2C8C" w:rsidRDefault="00AB6EAA" w:rsidP="00AB6EAA">
            <w:pPr>
              <w:tabs>
                <w:tab w:val="left" w:pos="288"/>
                <w:tab w:val="left" w:pos="576"/>
                <w:tab w:val="left" w:pos="864"/>
                <w:tab w:val="left" w:pos="1152"/>
              </w:tabs>
              <w:spacing w:before="40" w:after="40" w:line="210" w:lineRule="exact"/>
              <w:ind w:right="40"/>
              <w:rPr>
                <w:rFonts w:eastAsia="Calibri"/>
                <w:color w:val="000000" w:themeColor="text1"/>
                <w:sz w:val="17"/>
                <w:szCs w:val="17"/>
              </w:rPr>
            </w:pPr>
            <w:r w:rsidRPr="00DE2C8C">
              <w:rPr>
                <w:rFonts w:eastAsia="Calibri"/>
                <w:color w:val="000000" w:themeColor="text1"/>
                <w:sz w:val="17"/>
              </w:rPr>
              <w:t>Approved 2025</w:t>
            </w:r>
          </w:p>
        </w:tc>
        <w:tc>
          <w:tcPr>
            <w:tcW w:w="377" w:type="dxa"/>
            <w:gridSpan w:val="2"/>
            <w:shd w:val="clear" w:color="auto" w:fill="auto"/>
            <w:vAlign w:val="bottom"/>
          </w:tcPr>
          <w:p w14:paraId="116E7402" w14:textId="69864018"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60" w:type="dxa"/>
            <w:shd w:val="clear" w:color="auto" w:fill="auto"/>
            <w:vAlign w:val="bottom"/>
          </w:tcPr>
          <w:p w14:paraId="5565374F" w14:textId="1E334A20"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shd w:val="clear" w:color="auto" w:fill="auto"/>
            <w:vAlign w:val="bottom"/>
          </w:tcPr>
          <w:p w14:paraId="2707AF96" w14:textId="549443F3"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0" w:type="dxa"/>
            <w:shd w:val="clear" w:color="auto" w:fill="auto"/>
            <w:vAlign w:val="bottom"/>
          </w:tcPr>
          <w:p w14:paraId="6CE7D7D2" w14:textId="2A279A75"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11" w:type="dxa"/>
            <w:shd w:val="clear" w:color="auto" w:fill="auto"/>
            <w:vAlign w:val="bottom"/>
          </w:tcPr>
          <w:p w14:paraId="154F7453" w14:textId="2EA29D62"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p>
        </w:tc>
        <w:tc>
          <w:tcPr>
            <w:tcW w:w="365" w:type="dxa"/>
            <w:shd w:val="clear" w:color="auto" w:fill="auto"/>
            <w:vAlign w:val="bottom"/>
          </w:tcPr>
          <w:p w14:paraId="242E5052" w14:textId="54F199ED"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396" w:type="dxa"/>
            <w:gridSpan w:val="2"/>
            <w:shd w:val="clear" w:color="auto" w:fill="auto"/>
            <w:vAlign w:val="bottom"/>
          </w:tcPr>
          <w:p w14:paraId="1FCC2E29" w14:textId="615905CC"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29" w:type="dxa"/>
            <w:gridSpan w:val="2"/>
            <w:shd w:val="clear" w:color="auto" w:fill="auto"/>
            <w:vAlign w:val="bottom"/>
          </w:tcPr>
          <w:p w14:paraId="7713A299" w14:textId="4F3B1EC4"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421" w:type="dxa"/>
            <w:gridSpan w:val="2"/>
            <w:shd w:val="clear" w:color="auto" w:fill="auto"/>
            <w:vAlign w:val="bottom"/>
          </w:tcPr>
          <w:p w14:paraId="267026F2" w14:textId="457FD2ED"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630" w:type="dxa"/>
            <w:gridSpan w:val="2"/>
            <w:shd w:val="clear" w:color="auto" w:fill="auto"/>
            <w:vAlign w:val="bottom"/>
          </w:tcPr>
          <w:p w14:paraId="3792D234" w14:textId="1F69F3D0"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10</w:t>
            </w:r>
          </w:p>
        </w:tc>
        <w:tc>
          <w:tcPr>
            <w:tcW w:w="123" w:type="dxa"/>
            <w:gridSpan w:val="3"/>
          </w:tcPr>
          <w:p w14:paraId="3BFF8EE2" w14:textId="77777777"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p>
        </w:tc>
        <w:tc>
          <w:tcPr>
            <w:tcW w:w="363" w:type="dxa"/>
            <w:gridSpan w:val="2"/>
            <w:vAlign w:val="bottom"/>
          </w:tcPr>
          <w:p w14:paraId="161A1F5E" w14:textId="439B93FF"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shd w:val="clear" w:color="auto" w:fill="auto"/>
            <w:vAlign w:val="bottom"/>
          </w:tcPr>
          <w:p w14:paraId="1696E8E3" w14:textId="2A5EE8EA"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6</w:t>
            </w:r>
          </w:p>
        </w:tc>
        <w:tc>
          <w:tcPr>
            <w:tcW w:w="458" w:type="dxa"/>
            <w:gridSpan w:val="2"/>
            <w:shd w:val="clear" w:color="auto" w:fill="auto"/>
            <w:vAlign w:val="bottom"/>
          </w:tcPr>
          <w:p w14:paraId="367117B2" w14:textId="0F9B4840"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9</w:t>
            </w:r>
          </w:p>
        </w:tc>
        <w:tc>
          <w:tcPr>
            <w:tcW w:w="746" w:type="dxa"/>
            <w:gridSpan w:val="4"/>
            <w:shd w:val="clear" w:color="auto" w:fill="auto"/>
            <w:vAlign w:val="bottom"/>
          </w:tcPr>
          <w:p w14:paraId="2BA6C93A" w14:textId="60621A73"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15</w:t>
            </w:r>
          </w:p>
        </w:tc>
        <w:tc>
          <w:tcPr>
            <w:tcW w:w="895" w:type="dxa"/>
            <w:gridSpan w:val="4"/>
            <w:shd w:val="clear" w:color="auto" w:fill="auto"/>
            <w:vAlign w:val="bottom"/>
          </w:tcPr>
          <w:p w14:paraId="38828D70" w14:textId="6C546AF9"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97" w:type="dxa"/>
            <w:gridSpan w:val="3"/>
            <w:shd w:val="clear" w:color="auto" w:fill="auto"/>
            <w:vAlign w:val="bottom"/>
          </w:tcPr>
          <w:p w14:paraId="0378D397" w14:textId="6958206A"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570" w:type="dxa"/>
            <w:gridSpan w:val="4"/>
            <w:shd w:val="clear" w:color="auto" w:fill="auto"/>
            <w:vAlign w:val="bottom"/>
          </w:tcPr>
          <w:p w14:paraId="4D59E96C" w14:textId="61F26995"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635" w:type="dxa"/>
            <w:gridSpan w:val="2"/>
            <w:shd w:val="clear" w:color="auto" w:fill="auto"/>
            <w:vAlign w:val="bottom"/>
          </w:tcPr>
          <w:p w14:paraId="0D5CBC77" w14:textId="69DC1396" w:rsidR="00AB6EAA" w:rsidRPr="00DE2C8C" w:rsidRDefault="00AB6EAA" w:rsidP="00AB6EAA">
            <w:pPr>
              <w:tabs>
                <w:tab w:val="left" w:pos="288"/>
                <w:tab w:val="left" w:pos="576"/>
                <w:tab w:val="left" w:pos="864"/>
                <w:tab w:val="left" w:pos="1152"/>
              </w:tabs>
              <w:spacing w:before="40" w:after="40"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26</w:t>
            </w:r>
          </w:p>
        </w:tc>
      </w:tr>
      <w:tr w:rsidR="00AB6EAA" w:rsidRPr="00DE2C8C" w14:paraId="4D03F790" w14:textId="77777777" w:rsidTr="0C7A9FEA">
        <w:trPr>
          <w:gridAfter w:val="1"/>
          <w:wAfter w:w="39" w:type="dxa"/>
        </w:trPr>
        <w:tc>
          <w:tcPr>
            <w:tcW w:w="1241" w:type="dxa"/>
            <w:tcBorders>
              <w:bottom w:val="single" w:sz="4" w:space="0" w:color="auto"/>
            </w:tcBorders>
            <w:shd w:val="clear" w:color="auto" w:fill="auto"/>
            <w:vAlign w:val="bottom"/>
          </w:tcPr>
          <w:p w14:paraId="3419ABCD" w14:textId="7BFF291D" w:rsidR="00AB6EAA" w:rsidRPr="00DE2C8C" w:rsidRDefault="00AB6EAA" w:rsidP="00AB6EAA">
            <w:pPr>
              <w:tabs>
                <w:tab w:val="left" w:pos="288"/>
                <w:tab w:val="left" w:pos="576"/>
                <w:tab w:val="left" w:pos="864"/>
                <w:tab w:val="left" w:pos="1152"/>
              </w:tabs>
              <w:spacing w:before="40" w:after="81" w:line="210" w:lineRule="exact"/>
              <w:ind w:right="40"/>
              <w:rPr>
                <w:rFonts w:eastAsia="Calibri"/>
                <w:color w:val="000000" w:themeColor="text1"/>
                <w:sz w:val="17"/>
                <w:szCs w:val="17"/>
              </w:rPr>
            </w:pPr>
            <w:r w:rsidRPr="00DE2C8C">
              <w:rPr>
                <w:rFonts w:eastAsia="Calibri"/>
                <w:color w:val="000000" w:themeColor="text1"/>
                <w:sz w:val="17"/>
              </w:rPr>
              <w:t>Proposed 2026</w:t>
            </w:r>
          </w:p>
        </w:tc>
        <w:tc>
          <w:tcPr>
            <w:tcW w:w="377" w:type="dxa"/>
            <w:gridSpan w:val="2"/>
            <w:tcBorders>
              <w:bottom w:val="single" w:sz="4" w:space="0" w:color="auto"/>
            </w:tcBorders>
            <w:shd w:val="clear" w:color="auto" w:fill="auto"/>
            <w:vAlign w:val="bottom"/>
          </w:tcPr>
          <w:p w14:paraId="57E0A0E7" w14:textId="57394C5F"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60" w:type="dxa"/>
            <w:tcBorders>
              <w:bottom w:val="single" w:sz="4" w:space="0" w:color="auto"/>
            </w:tcBorders>
            <w:shd w:val="clear" w:color="auto" w:fill="auto"/>
            <w:vAlign w:val="bottom"/>
          </w:tcPr>
          <w:p w14:paraId="5F89980E" w14:textId="781703CD"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tcBorders>
              <w:bottom w:val="single" w:sz="4" w:space="0" w:color="auto"/>
            </w:tcBorders>
            <w:shd w:val="clear" w:color="auto" w:fill="auto"/>
            <w:vAlign w:val="bottom"/>
          </w:tcPr>
          <w:p w14:paraId="3C9B3EA2" w14:textId="7B19D798"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0" w:type="dxa"/>
            <w:tcBorders>
              <w:bottom w:val="single" w:sz="4" w:space="0" w:color="auto"/>
            </w:tcBorders>
            <w:shd w:val="clear" w:color="auto" w:fill="auto"/>
            <w:vAlign w:val="bottom"/>
          </w:tcPr>
          <w:p w14:paraId="2ABE95C2" w14:textId="6AE1B899"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11" w:type="dxa"/>
            <w:tcBorders>
              <w:bottom w:val="single" w:sz="4" w:space="0" w:color="auto"/>
            </w:tcBorders>
            <w:shd w:val="clear" w:color="auto" w:fill="auto"/>
            <w:vAlign w:val="bottom"/>
          </w:tcPr>
          <w:p w14:paraId="6C840333" w14:textId="2080CF7F"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p>
        </w:tc>
        <w:tc>
          <w:tcPr>
            <w:tcW w:w="365" w:type="dxa"/>
            <w:tcBorders>
              <w:bottom w:val="single" w:sz="4" w:space="0" w:color="auto"/>
            </w:tcBorders>
            <w:shd w:val="clear" w:color="auto" w:fill="auto"/>
            <w:vAlign w:val="bottom"/>
          </w:tcPr>
          <w:p w14:paraId="1F7B9F8F" w14:textId="3BF53C9A"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396" w:type="dxa"/>
            <w:gridSpan w:val="2"/>
            <w:tcBorders>
              <w:bottom w:val="single" w:sz="4" w:space="0" w:color="auto"/>
            </w:tcBorders>
            <w:shd w:val="clear" w:color="auto" w:fill="auto"/>
            <w:vAlign w:val="bottom"/>
          </w:tcPr>
          <w:p w14:paraId="64A4F74E" w14:textId="30F3690E"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29" w:type="dxa"/>
            <w:gridSpan w:val="2"/>
            <w:tcBorders>
              <w:bottom w:val="single" w:sz="4" w:space="0" w:color="auto"/>
            </w:tcBorders>
            <w:shd w:val="clear" w:color="auto" w:fill="auto"/>
            <w:vAlign w:val="bottom"/>
          </w:tcPr>
          <w:p w14:paraId="27B05AAE" w14:textId="20EABF42"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421" w:type="dxa"/>
            <w:gridSpan w:val="2"/>
            <w:tcBorders>
              <w:bottom w:val="single" w:sz="4" w:space="0" w:color="auto"/>
            </w:tcBorders>
            <w:shd w:val="clear" w:color="auto" w:fill="auto"/>
            <w:vAlign w:val="bottom"/>
          </w:tcPr>
          <w:p w14:paraId="40D0CCD4" w14:textId="3579603D"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630" w:type="dxa"/>
            <w:gridSpan w:val="2"/>
            <w:tcBorders>
              <w:bottom w:val="single" w:sz="4" w:space="0" w:color="auto"/>
            </w:tcBorders>
            <w:shd w:val="clear" w:color="auto" w:fill="auto"/>
            <w:vAlign w:val="bottom"/>
          </w:tcPr>
          <w:p w14:paraId="254EA7AD" w14:textId="5CB90959"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10</w:t>
            </w:r>
          </w:p>
        </w:tc>
        <w:tc>
          <w:tcPr>
            <w:tcW w:w="123" w:type="dxa"/>
            <w:gridSpan w:val="3"/>
            <w:tcBorders>
              <w:bottom w:val="single" w:sz="4" w:space="0" w:color="auto"/>
            </w:tcBorders>
          </w:tcPr>
          <w:p w14:paraId="269D879D" w14:textId="77777777"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p>
        </w:tc>
        <w:tc>
          <w:tcPr>
            <w:tcW w:w="363" w:type="dxa"/>
            <w:gridSpan w:val="2"/>
            <w:tcBorders>
              <w:bottom w:val="single" w:sz="4" w:space="0" w:color="auto"/>
            </w:tcBorders>
            <w:vAlign w:val="bottom"/>
          </w:tcPr>
          <w:p w14:paraId="1A727BED" w14:textId="428988B6"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bottom w:val="single" w:sz="4" w:space="0" w:color="auto"/>
            </w:tcBorders>
            <w:shd w:val="clear" w:color="auto" w:fill="auto"/>
            <w:vAlign w:val="bottom"/>
          </w:tcPr>
          <w:p w14:paraId="55835656" w14:textId="77C34D1E"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6</w:t>
            </w:r>
          </w:p>
        </w:tc>
        <w:tc>
          <w:tcPr>
            <w:tcW w:w="458" w:type="dxa"/>
            <w:gridSpan w:val="2"/>
            <w:tcBorders>
              <w:bottom w:val="single" w:sz="4" w:space="0" w:color="auto"/>
            </w:tcBorders>
            <w:shd w:val="clear" w:color="auto" w:fill="auto"/>
            <w:vAlign w:val="bottom"/>
          </w:tcPr>
          <w:p w14:paraId="2A940DD1" w14:textId="5C4F3C60" w:rsidR="00AB6EAA" w:rsidRPr="00135E3D"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highlight w:val="yellow"/>
              </w:rPr>
            </w:pPr>
            <w:r w:rsidRPr="00DE2C8C">
              <w:rPr>
                <w:rFonts w:eastAsia="Calibri"/>
                <w:color w:val="000000" w:themeColor="text1"/>
                <w:spacing w:val="2"/>
                <w:w w:val="101"/>
                <w:sz w:val="17"/>
                <w:szCs w:val="17"/>
              </w:rPr>
              <w:t>1</w:t>
            </w:r>
            <w:r>
              <w:rPr>
                <w:rFonts w:eastAsia="Calibri"/>
                <w:color w:val="000000" w:themeColor="text1"/>
                <w:spacing w:val="2"/>
                <w:w w:val="101"/>
                <w:sz w:val="17"/>
                <w:szCs w:val="17"/>
              </w:rPr>
              <w:t>0</w:t>
            </w:r>
          </w:p>
        </w:tc>
        <w:tc>
          <w:tcPr>
            <w:tcW w:w="746" w:type="dxa"/>
            <w:gridSpan w:val="4"/>
            <w:tcBorders>
              <w:bottom w:val="single" w:sz="4" w:space="0" w:color="auto"/>
            </w:tcBorders>
            <w:shd w:val="clear" w:color="auto" w:fill="auto"/>
            <w:vAlign w:val="bottom"/>
          </w:tcPr>
          <w:p w14:paraId="0CE2C5F9" w14:textId="3C3AC8DE"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r>
              <w:rPr>
                <w:rFonts w:eastAsia="Calibri"/>
                <w:color w:val="000000" w:themeColor="text1"/>
                <w:spacing w:val="2"/>
                <w:w w:val="101"/>
                <w:sz w:val="17"/>
                <w:szCs w:val="17"/>
              </w:rPr>
              <w:t>6</w:t>
            </w:r>
          </w:p>
        </w:tc>
        <w:tc>
          <w:tcPr>
            <w:tcW w:w="895" w:type="dxa"/>
            <w:gridSpan w:val="4"/>
            <w:tcBorders>
              <w:bottom w:val="single" w:sz="4" w:space="0" w:color="auto"/>
            </w:tcBorders>
            <w:shd w:val="clear" w:color="auto" w:fill="auto"/>
            <w:vAlign w:val="bottom"/>
          </w:tcPr>
          <w:p w14:paraId="72D19A06" w14:textId="3C8ACAEB"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97" w:type="dxa"/>
            <w:gridSpan w:val="3"/>
            <w:tcBorders>
              <w:bottom w:val="single" w:sz="4" w:space="0" w:color="auto"/>
            </w:tcBorders>
            <w:shd w:val="clear" w:color="auto" w:fill="auto"/>
            <w:vAlign w:val="bottom"/>
          </w:tcPr>
          <w:p w14:paraId="6E0EDDB3" w14:textId="51A4ED63"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570" w:type="dxa"/>
            <w:gridSpan w:val="4"/>
            <w:tcBorders>
              <w:bottom w:val="single" w:sz="4" w:space="0" w:color="auto"/>
            </w:tcBorders>
            <w:shd w:val="clear" w:color="auto" w:fill="auto"/>
            <w:vAlign w:val="bottom"/>
          </w:tcPr>
          <w:p w14:paraId="4B5C103E" w14:textId="41942E08"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635" w:type="dxa"/>
            <w:gridSpan w:val="2"/>
            <w:tcBorders>
              <w:bottom w:val="single" w:sz="4" w:space="0" w:color="auto"/>
            </w:tcBorders>
            <w:shd w:val="clear" w:color="auto" w:fill="auto"/>
            <w:vAlign w:val="bottom"/>
          </w:tcPr>
          <w:p w14:paraId="25E7E9E0" w14:textId="3C00780C" w:rsidR="00AB6EAA" w:rsidRPr="00DE2C8C" w:rsidRDefault="00AB6EAA" w:rsidP="00AB6EAA">
            <w:pPr>
              <w:tabs>
                <w:tab w:val="left" w:pos="288"/>
                <w:tab w:val="left" w:pos="576"/>
                <w:tab w:val="left" w:pos="864"/>
                <w:tab w:val="left" w:pos="1152"/>
              </w:tabs>
              <w:spacing w:before="40" w:after="81" w:line="210" w:lineRule="exact"/>
              <w:ind w:right="40"/>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r>
              <w:rPr>
                <w:rFonts w:eastAsia="Calibri"/>
                <w:color w:val="000000" w:themeColor="text1"/>
                <w:spacing w:val="2"/>
                <w:w w:val="101"/>
                <w:sz w:val="17"/>
                <w:szCs w:val="17"/>
              </w:rPr>
              <w:t>7</w:t>
            </w:r>
          </w:p>
        </w:tc>
      </w:tr>
      <w:tr w:rsidR="00AB6EAA" w:rsidRPr="00DE2C8C" w14:paraId="7C6A35D7" w14:textId="77777777" w:rsidTr="0C7A9FEA">
        <w:trPr>
          <w:gridAfter w:val="1"/>
          <w:wAfter w:w="39" w:type="dxa"/>
        </w:trPr>
        <w:tc>
          <w:tcPr>
            <w:tcW w:w="1241" w:type="dxa"/>
            <w:tcBorders>
              <w:top w:val="single" w:sz="4" w:space="0" w:color="auto"/>
              <w:bottom w:val="single" w:sz="4" w:space="0" w:color="auto"/>
            </w:tcBorders>
            <w:shd w:val="clear" w:color="auto" w:fill="auto"/>
            <w:vAlign w:val="bottom"/>
          </w:tcPr>
          <w:p w14:paraId="2C3D2A34" w14:textId="1A262F03" w:rsidR="00AB6EAA" w:rsidRPr="00DE2C8C" w:rsidRDefault="00AB6EAA" w:rsidP="00AB6EAA">
            <w:pPr>
              <w:tabs>
                <w:tab w:val="left" w:pos="288"/>
                <w:tab w:val="left" w:pos="576"/>
                <w:tab w:val="left" w:pos="864"/>
                <w:tab w:val="left" w:pos="1152"/>
              </w:tabs>
              <w:spacing w:before="81" w:after="81" w:line="210" w:lineRule="exact"/>
              <w:ind w:right="40"/>
              <w:rPr>
                <w:rFonts w:eastAsia="Calibri"/>
                <w:b/>
                <w:color w:val="000000" w:themeColor="text1"/>
                <w:sz w:val="17"/>
                <w:szCs w:val="17"/>
              </w:rPr>
            </w:pPr>
            <w:r w:rsidRPr="00DE2C8C">
              <w:rPr>
                <w:rFonts w:eastAsia="Calibri"/>
                <w:b/>
                <w:color w:val="000000" w:themeColor="text1"/>
                <w:sz w:val="17"/>
                <w:szCs w:val="17"/>
              </w:rPr>
              <w:tab/>
              <w:t xml:space="preserve">Change </w:t>
            </w:r>
          </w:p>
        </w:tc>
        <w:tc>
          <w:tcPr>
            <w:tcW w:w="377" w:type="dxa"/>
            <w:gridSpan w:val="2"/>
            <w:tcBorders>
              <w:top w:val="single" w:sz="4" w:space="0" w:color="auto"/>
              <w:bottom w:val="single" w:sz="4" w:space="0" w:color="auto"/>
            </w:tcBorders>
            <w:shd w:val="clear" w:color="auto" w:fill="auto"/>
            <w:vAlign w:val="bottom"/>
          </w:tcPr>
          <w:p w14:paraId="4188CD08" w14:textId="2C693F48"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60" w:type="dxa"/>
            <w:tcBorders>
              <w:top w:val="single" w:sz="4" w:space="0" w:color="auto"/>
              <w:bottom w:val="single" w:sz="4" w:space="0" w:color="auto"/>
            </w:tcBorders>
            <w:shd w:val="clear" w:color="auto" w:fill="auto"/>
            <w:vAlign w:val="bottom"/>
          </w:tcPr>
          <w:p w14:paraId="382E71F7" w14:textId="03EDA6AE"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3" w:type="dxa"/>
            <w:tcBorders>
              <w:top w:val="single" w:sz="4" w:space="0" w:color="auto"/>
              <w:bottom w:val="single" w:sz="4" w:space="0" w:color="auto"/>
            </w:tcBorders>
            <w:shd w:val="clear" w:color="auto" w:fill="auto"/>
            <w:vAlign w:val="bottom"/>
          </w:tcPr>
          <w:p w14:paraId="68D6E433" w14:textId="1DB7EAC0"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0" w:type="dxa"/>
            <w:tcBorders>
              <w:top w:val="single" w:sz="4" w:space="0" w:color="auto"/>
              <w:bottom w:val="single" w:sz="4" w:space="0" w:color="auto"/>
            </w:tcBorders>
            <w:shd w:val="clear" w:color="auto" w:fill="auto"/>
            <w:vAlign w:val="bottom"/>
          </w:tcPr>
          <w:p w14:paraId="16FD5FB5" w14:textId="54117412"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11" w:type="dxa"/>
            <w:tcBorders>
              <w:top w:val="single" w:sz="4" w:space="0" w:color="auto"/>
              <w:bottom w:val="single" w:sz="4" w:space="0" w:color="auto"/>
            </w:tcBorders>
            <w:shd w:val="clear" w:color="auto" w:fill="auto"/>
            <w:vAlign w:val="bottom"/>
          </w:tcPr>
          <w:p w14:paraId="114D5ACE" w14:textId="2E6E5016"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65" w:type="dxa"/>
            <w:tcBorders>
              <w:top w:val="single" w:sz="4" w:space="0" w:color="auto"/>
              <w:bottom w:val="single" w:sz="4" w:space="0" w:color="auto"/>
            </w:tcBorders>
            <w:shd w:val="clear" w:color="auto" w:fill="auto"/>
            <w:vAlign w:val="bottom"/>
          </w:tcPr>
          <w:p w14:paraId="5FA13F37" w14:textId="6718ED62"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96" w:type="dxa"/>
            <w:gridSpan w:val="2"/>
            <w:tcBorders>
              <w:top w:val="single" w:sz="4" w:space="0" w:color="auto"/>
              <w:bottom w:val="single" w:sz="4" w:space="0" w:color="auto"/>
            </w:tcBorders>
            <w:shd w:val="clear" w:color="auto" w:fill="auto"/>
            <w:vAlign w:val="bottom"/>
          </w:tcPr>
          <w:p w14:paraId="48030B87" w14:textId="38C0068C"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29" w:type="dxa"/>
            <w:gridSpan w:val="2"/>
            <w:tcBorders>
              <w:top w:val="single" w:sz="4" w:space="0" w:color="auto"/>
              <w:bottom w:val="single" w:sz="4" w:space="0" w:color="auto"/>
            </w:tcBorders>
            <w:shd w:val="clear" w:color="auto" w:fill="auto"/>
            <w:vAlign w:val="bottom"/>
          </w:tcPr>
          <w:p w14:paraId="37DE1F1F" w14:textId="4A6F8F70"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421" w:type="dxa"/>
            <w:gridSpan w:val="2"/>
            <w:tcBorders>
              <w:top w:val="single" w:sz="4" w:space="0" w:color="auto"/>
              <w:bottom w:val="single" w:sz="4" w:space="0" w:color="auto"/>
            </w:tcBorders>
            <w:shd w:val="clear" w:color="auto" w:fill="auto"/>
            <w:vAlign w:val="bottom"/>
          </w:tcPr>
          <w:p w14:paraId="04C00EEC" w14:textId="6CA24945"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630" w:type="dxa"/>
            <w:gridSpan w:val="2"/>
            <w:tcBorders>
              <w:top w:val="single" w:sz="4" w:space="0" w:color="auto"/>
              <w:bottom w:val="single" w:sz="4" w:space="0" w:color="auto"/>
            </w:tcBorders>
            <w:shd w:val="clear" w:color="auto" w:fill="auto"/>
            <w:vAlign w:val="bottom"/>
          </w:tcPr>
          <w:p w14:paraId="57092D6E" w14:textId="6DE75803"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123" w:type="dxa"/>
            <w:gridSpan w:val="3"/>
            <w:tcBorders>
              <w:top w:val="single" w:sz="4" w:space="0" w:color="auto"/>
              <w:bottom w:val="single" w:sz="4" w:space="0" w:color="auto"/>
            </w:tcBorders>
          </w:tcPr>
          <w:p w14:paraId="4ABA1617" w14:textId="77777777"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p>
        </w:tc>
        <w:tc>
          <w:tcPr>
            <w:tcW w:w="363" w:type="dxa"/>
            <w:gridSpan w:val="2"/>
            <w:tcBorders>
              <w:top w:val="single" w:sz="4" w:space="0" w:color="auto"/>
              <w:bottom w:val="single" w:sz="4" w:space="0" w:color="auto"/>
            </w:tcBorders>
            <w:vAlign w:val="bottom"/>
          </w:tcPr>
          <w:p w14:paraId="1EFE5A27" w14:textId="314E7740"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top w:val="single" w:sz="4" w:space="0" w:color="auto"/>
              <w:bottom w:val="single" w:sz="4" w:space="0" w:color="auto"/>
            </w:tcBorders>
            <w:shd w:val="clear" w:color="auto" w:fill="auto"/>
            <w:vAlign w:val="bottom"/>
          </w:tcPr>
          <w:p w14:paraId="1620A98F" w14:textId="026CB23C"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458" w:type="dxa"/>
            <w:gridSpan w:val="2"/>
            <w:tcBorders>
              <w:top w:val="single" w:sz="4" w:space="0" w:color="auto"/>
              <w:bottom w:val="single" w:sz="4" w:space="0" w:color="auto"/>
            </w:tcBorders>
            <w:shd w:val="clear" w:color="auto" w:fill="auto"/>
            <w:vAlign w:val="bottom"/>
          </w:tcPr>
          <w:p w14:paraId="7E158932" w14:textId="2048B58D" w:rsidR="00AB6EAA" w:rsidRPr="00135E3D"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highlight w:val="yellow"/>
              </w:rPr>
            </w:pPr>
            <w:r>
              <w:rPr>
                <w:rFonts w:eastAsia="Calibri"/>
                <w:b/>
                <w:color w:val="000000" w:themeColor="text1"/>
                <w:spacing w:val="2"/>
                <w:w w:val="101"/>
                <w:sz w:val="17"/>
                <w:szCs w:val="17"/>
              </w:rPr>
              <w:t>1</w:t>
            </w:r>
          </w:p>
        </w:tc>
        <w:tc>
          <w:tcPr>
            <w:tcW w:w="746" w:type="dxa"/>
            <w:gridSpan w:val="4"/>
            <w:tcBorders>
              <w:top w:val="single" w:sz="4" w:space="0" w:color="auto"/>
              <w:bottom w:val="single" w:sz="4" w:space="0" w:color="auto"/>
            </w:tcBorders>
            <w:shd w:val="clear" w:color="auto" w:fill="auto"/>
            <w:vAlign w:val="bottom"/>
          </w:tcPr>
          <w:p w14:paraId="1B3D307D" w14:textId="1260AEFF"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Pr>
                <w:rFonts w:eastAsia="Calibri"/>
                <w:b/>
                <w:color w:val="000000" w:themeColor="text1"/>
                <w:spacing w:val="2"/>
                <w:w w:val="101"/>
                <w:sz w:val="17"/>
                <w:szCs w:val="17"/>
              </w:rPr>
              <w:t>1</w:t>
            </w:r>
          </w:p>
        </w:tc>
        <w:tc>
          <w:tcPr>
            <w:tcW w:w="895" w:type="dxa"/>
            <w:gridSpan w:val="4"/>
            <w:tcBorders>
              <w:top w:val="single" w:sz="4" w:space="0" w:color="auto"/>
              <w:bottom w:val="single" w:sz="4" w:space="0" w:color="auto"/>
            </w:tcBorders>
            <w:shd w:val="clear" w:color="auto" w:fill="auto"/>
            <w:vAlign w:val="bottom"/>
          </w:tcPr>
          <w:p w14:paraId="1579DF7D" w14:textId="2ED285DE"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597" w:type="dxa"/>
            <w:gridSpan w:val="3"/>
            <w:tcBorders>
              <w:top w:val="single" w:sz="4" w:space="0" w:color="auto"/>
              <w:bottom w:val="single" w:sz="4" w:space="0" w:color="auto"/>
            </w:tcBorders>
            <w:shd w:val="clear" w:color="auto" w:fill="auto"/>
            <w:vAlign w:val="bottom"/>
          </w:tcPr>
          <w:p w14:paraId="7F7F7B19" w14:textId="3CAD8D25"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570" w:type="dxa"/>
            <w:gridSpan w:val="4"/>
            <w:tcBorders>
              <w:top w:val="single" w:sz="4" w:space="0" w:color="auto"/>
              <w:bottom w:val="single" w:sz="4" w:space="0" w:color="auto"/>
            </w:tcBorders>
            <w:shd w:val="clear" w:color="auto" w:fill="auto"/>
            <w:vAlign w:val="bottom"/>
          </w:tcPr>
          <w:p w14:paraId="58A2733A" w14:textId="23326C90"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635" w:type="dxa"/>
            <w:gridSpan w:val="2"/>
            <w:tcBorders>
              <w:top w:val="single" w:sz="4" w:space="0" w:color="auto"/>
              <w:bottom w:val="single" w:sz="4" w:space="0" w:color="auto"/>
            </w:tcBorders>
            <w:shd w:val="clear" w:color="auto" w:fill="auto"/>
            <w:vAlign w:val="bottom"/>
          </w:tcPr>
          <w:p w14:paraId="6B2B6FBA" w14:textId="02AE922E" w:rsidR="00AB6EAA" w:rsidRPr="00DE2C8C" w:rsidRDefault="00AB6EAA" w:rsidP="00AB6EAA">
            <w:pPr>
              <w:tabs>
                <w:tab w:val="left" w:pos="288"/>
                <w:tab w:val="left" w:pos="576"/>
                <w:tab w:val="left" w:pos="864"/>
                <w:tab w:val="left" w:pos="1152"/>
              </w:tabs>
              <w:spacing w:before="81" w:after="81" w:line="210" w:lineRule="exact"/>
              <w:ind w:right="40"/>
              <w:jc w:val="right"/>
              <w:rPr>
                <w:rFonts w:eastAsia="Calibri"/>
                <w:b/>
                <w:color w:val="000000" w:themeColor="text1"/>
                <w:spacing w:val="2"/>
                <w:w w:val="101"/>
                <w:sz w:val="17"/>
                <w:szCs w:val="17"/>
              </w:rPr>
            </w:pPr>
            <w:r>
              <w:rPr>
                <w:rFonts w:eastAsia="Calibri"/>
                <w:b/>
                <w:color w:val="000000" w:themeColor="text1"/>
                <w:spacing w:val="2"/>
                <w:w w:val="101"/>
                <w:sz w:val="17"/>
                <w:szCs w:val="17"/>
              </w:rPr>
              <w:t>1</w:t>
            </w:r>
          </w:p>
        </w:tc>
      </w:tr>
      <w:tr w:rsidR="00BD36E5" w:rsidRPr="00DE2C8C" w14:paraId="01447B4A" w14:textId="77777777" w:rsidTr="0C7A9FEA">
        <w:tc>
          <w:tcPr>
            <w:tcW w:w="6726" w:type="dxa"/>
            <w:gridSpan w:val="26"/>
            <w:shd w:val="clear" w:color="auto" w:fill="auto"/>
          </w:tcPr>
          <w:p w14:paraId="11A0824D" w14:textId="231B5FB2" w:rsidR="00BD36E5" w:rsidRPr="00DE2C8C" w:rsidRDefault="00BD36E5" w:rsidP="00AB6EAA">
            <w:pPr>
              <w:tabs>
                <w:tab w:val="left" w:pos="288"/>
                <w:tab w:val="left" w:pos="576"/>
                <w:tab w:val="left" w:pos="864"/>
                <w:tab w:val="left" w:pos="1152"/>
              </w:tabs>
              <w:spacing w:before="81" w:after="40" w:line="200" w:lineRule="exact"/>
              <w:ind w:right="43"/>
              <w:rPr>
                <w:rFonts w:eastAsia="Calibri"/>
                <w:b/>
                <w:bCs/>
                <w:color w:val="000000" w:themeColor="text1"/>
                <w:spacing w:val="2"/>
                <w:w w:val="101"/>
                <w:sz w:val="17"/>
                <w:szCs w:val="17"/>
              </w:rPr>
            </w:pPr>
            <w:r w:rsidRPr="00DE2C8C">
              <w:rPr>
                <w:rFonts w:eastAsia="Calibri"/>
                <w:b/>
                <w:bCs/>
                <w:color w:val="000000" w:themeColor="text1"/>
                <w:sz w:val="17"/>
                <w:szCs w:val="17"/>
              </w:rPr>
              <w:t xml:space="preserve">Strategic Communications Section </w:t>
            </w:r>
          </w:p>
        </w:tc>
        <w:tc>
          <w:tcPr>
            <w:tcW w:w="901" w:type="dxa"/>
            <w:gridSpan w:val="6"/>
            <w:shd w:val="clear" w:color="auto" w:fill="auto"/>
            <w:vAlign w:val="bottom"/>
          </w:tcPr>
          <w:p w14:paraId="55B38DED" w14:textId="77777777" w:rsidR="00BD36E5" w:rsidRPr="00DE2C8C" w:rsidRDefault="00BD36E5"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597" w:type="dxa"/>
            <w:gridSpan w:val="3"/>
            <w:shd w:val="clear" w:color="auto" w:fill="auto"/>
            <w:vAlign w:val="bottom"/>
          </w:tcPr>
          <w:p w14:paraId="6458A1A6" w14:textId="77777777" w:rsidR="00BD36E5" w:rsidRPr="00DE2C8C" w:rsidRDefault="00BD36E5"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956" w:type="dxa"/>
            <w:gridSpan w:val="3"/>
            <w:shd w:val="clear" w:color="auto" w:fill="auto"/>
            <w:vAlign w:val="bottom"/>
          </w:tcPr>
          <w:p w14:paraId="373E545E" w14:textId="77777777" w:rsidR="00BD36E5" w:rsidRPr="00DE2C8C" w:rsidRDefault="00BD36E5"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720" w:type="dxa"/>
            <w:gridSpan w:val="5"/>
            <w:shd w:val="clear" w:color="auto" w:fill="auto"/>
            <w:vAlign w:val="bottom"/>
          </w:tcPr>
          <w:p w14:paraId="6D3765AC" w14:textId="77777777" w:rsidR="00BD36E5" w:rsidRPr="00DE2C8C" w:rsidRDefault="00BD36E5"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r>
      <w:tr w:rsidR="00AB6EAA" w:rsidRPr="00DE2C8C" w14:paraId="4716CEDE" w14:textId="77777777" w:rsidTr="0C7A9FEA">
        <w:trPr>
          <w:gridAfter w:val="1"/>
          <w:wAfter w:w="39" w:type="dxa"/>
        </w:trPr>
        <w:tc>
          <w:tcPr>
            <w:tcW w:w="1241" w:type="dxa"/>
            <w:shd w:val="clear" w:color="auto" w:fill="auto"/>
            <w:vAlign w:val="bottom"/>
          </w:tcPr>
          <w:p w14:paraId="3B3A667A" w14:textId="362EC8FE" w:rsidR="00AB6EAA" w:rsidRPr="00DE2C8C" w:rsidRDefault="00AB6EAA" w:rsidP="00AB6EAA">
            <w:pPr>
              <w:tabs>
                <w:tab w:val="left" w:pos="288"/>
                <w:tab w:val="left" w:pos="576"/>
                <w:tab w:val="left" w:pos="864"/>
                <w:tab w:val="left" w:pos="1152"/>
              </w:tabs>
              <w:spacing w:before="40" w:after="40" w:line="200" w:lineRule="exact"/>
              <w:ind w:right="43"/>
              <w:rPr>
                <w:rFonts w:eastAsia="Calibri"/>
                <w:color w:val="000000" w:themeColor="text1"/>
                <w:sz w:val="17"/>
                <w:szCs w:val="17"/>
              </w:rPr>
            </w:pPr>
            <w:r w:rsidRPr="00DE2C8C">
              <w:rPr>
                <w:rFonts w:eastAsia="Calibri"/>
                <w:color w:val="000000" w:themeColor="text1"/>
                <w:sz w:val="17"/>
              </w:rPr>
              <w:t>Approved 2025</w:t>
            </w:r>
          </w:p>
        </w:tc>
        <w:tc>
          <w:tcPr>
            <w:tcW w:w="377" w:type="dxa"/>
            <w:gridSpan w:val="2"/>
            <w:shd w:val="clear" w:color="auto" w:fill="auto"/>
            <w:vAlign w:val="bottom"/>
          </w:tcPr>
          <w:p w14:paraId="4A7A30AF" w14:textId="569B409F"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60" w:type="dxa"/>
            <w:shd w:val="clear" w:color="auto" w:fill="auto"/>
            <w:vAlign w:val="bottom"/>
          </w:tcPr>
          <w:p w14:paraId="4CAA9120" w14:textId="4904AAB3"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shd w:val="clear" w:color="auto" w:fill="auto"/>
            <w:vAlign w:val="bottom"/>
          </w:tcPr>
          <w:p w14:paraId="468E5383" w14:textId="7ADA6ED5"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0" w:type="dxa"/>
            <w:shd w:val="clear" w:color="auto" w:fill="auto"/>
            <w:vAlign w:val="bottom"/>
          </w:tcPr>
          <w:p w14:paraId="5D26AF17" w14:textId="6D27443D"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11" w:type="dxa"/>
            <w:shd w:val="clear" w:color="auto" w:fill="auto"/>
            <w:vAlign w:val="bottom"/>
          </w:tcPr>
          <w:p w14:paraId="3017F1C7" w14:textId="27DCA117"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65" w:type="dxa"/>
            <w:shd w:val="clear" w:color="auto" w:fill="auto"/>
            <w:vAlign w:val="bottom"/>
          </w:tcPr>
          <w:p w14:paraId="21A332C4" w14:textId="257FA175"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p>
        </w:tc>
        <w:tc>
          <w:tcPr>
            <w:tcW w:w="396" w:type="dxa"/>
            <w:gridSpan w:val="2"/>
            <w:shd w:val="clear" w:color="auto" w:fill="auto"/>
            <w:vAlign w:val="bottom"/>
          </w:tcPr>
          <w:p w14:paraId="0CDF4A05" w14:textId="3C4A239F"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29" w:type="dxa"/>
            <w:gridSpan w:val="2"/>
            <w:shd w:val="clear" w:color="auto" w:fill="auto"/>
            <w:vAlign w:val="bottom"/>
          </w:tcPr>
          <w:p w14:paraId="6D2759DC" w14:textId="19EEC593"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421" w:type="dxa"/>
            <w:gridSpan w:val="2"/>
            <w:shd w:val="clear" w:color="auto" w:fill="auto"/>
            <w:vAlign w:val="bottom"/>
          </w:tcPr>
          <w:p w14:paraId="746B1F2A" w14:textId="44DB4BE5"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0" w:type="dxa"/>
            <w:gridSpan w:val="2"/>
            <w:shd w:val="clear" w:color="auto" w:fill="auto"/>
            <w:vAlign w:val="bottom"/>
          </w:tcPr>
          <w:p w14:paraId="4C977A4E" w14:textId="6BA58DCE"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123" w:type="dxa"/>
            <w:gridSpan w:val="3"/>
          </w:tcPr>
          <w:p w14:paraId="76E9AF08" w14:textId="77777777"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p>
        </w:tc>
        <w:tc>
          <w:tcPr>
            <w:tcW w:w="363" w:type="dxa"/>
            <w:gridSpan w:val="2"/>
            <w:vAlign w:val="bottom"/>
          </w:tcPr>
          <w:p w14:paraId="6E188419" w14:textId="2497406F"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shd w:val="clear" w:color="auto" w:fill="auto"/>
            <w:vAlign w:val="bottom"/>
          </w:tcPr>
          <w:p w14:paraId="6A3BD97A" w14:textId="16F5C879"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458" w:type="dxa"/>
            <w:gridSpan w:val="2"/>
            <w:shd w:val="clear" w:color="auto" w:fill="auto"/>
            <w:vAlign w:val="bottom"/>
          </w:tcPr>
          <w:p w14:paraId="151300AE" w14:textId="0DB87F9C"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8</w:t>
            </w:r>
          </w:p>
        </w:tc>
        <w:tc>
          <w:tcPr>
            <w:tcW w:w="746" w:type="dxa"/>
            <w:gridSpan w:val="4"/>
            <w:shd w:val="clear" w:color="auto" w:fill="auto"/>
            <w:vAlign w:val="bottom"/>
          </w:tcPr>
          <w:p w14:paraId="150DC125" w14:textId="0E65A2BF"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12</w:t>
            </w:r>
          </w:p>
        </w:tc>
        <w:tc>
          <w:tcPr>
            <w:tcW w:w="895" w:type="dxa"/>
            <w:gridSpan w:val="4"/>
            <w:shd w:val="clear" w:color="auto" w:fill="auto"/>
            <w:vAlign w:val="bottom"/>
          </w:tcPr>
          <w:p w14:paraId="4BB7692E" w14:textId="52D68885"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97" w:type="dxa"/>
            <w:gridSpan w:val="3"/>
            <w:shd w:val="clear" w:color="auto" w:fill="auto"/>
            <w:vAlign w:val="bottom"/>
          </w:tcPr>
          <w:p w14:paraId="564AE127" w14:textId="3BB49B7A"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70" w:type="dxa"/>
            <w:gridSpan w:val="4"/>
            <w:shd w:val="clear" w:color="auto" w:fill="auto"/>
            <w:vAlign w:val="bottom"/>
          </w:tcPr>
          <w:p w14:paraId="11AC6E09" w14:textId="6DAE65F7"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5" w:type="dxa"/>
            <w:gridSpan w:val="2"/>
            <w:shd w:val="clear" w:color="auto" w:fill="auto"/>
            <w:vAlign w:val="bottom"/>
          </w:tcPr>
          <w:p w14:paraId="1F061315" w14:textId="1FC8238B"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16</w:t>
            </w:r>
          </w:p>
        </w:tc>
      </w:tr>
      <w:tr w:rsidR="00AB6EAA" w:rsidRPr="00DE2C8C" w14:paraId="539D152A" w14:textId="77777777" w:rsidTr="0C7A9FEA">
        <w:trPr>
          <w:gridAfter w:val="1"/>
          <w:wAfter w:w="39" w:type="dxa"/>
        </w:trPr>
        <w:tc>
          <w:tcPr>
            <w:tcW w:w="1241" w:type="dxa"/>
            <w:tcBorders>
              <w:bottom w:val="single" w:sz="4" w:space="0" w:color="auto"/>
            </w:tcBorders>
            <w:shd w:val="clear" w:color="auto" w:fill="auto"/>
            <w:vAlign w:val="bottom"/>
          </w:tcPr>
          <w:p w14:paraId="510AE401" w14:textId="44BAB8BD" w:rsidR="00AB6EAA" w:rsidRPr="00DE2C8C" w:rsidRDefault="00AB6EAA" w:rsidP="00AB6EAA">
            <w:pPr>
              <w:tabs>
                <w:tab w:val="left" w:pos="288"/>
                <w:tab w:val="left" w:pos="576"/>
                <w:tab w:val="left" w:pos="864"/>
                <w:tab w:val="left" w:pos="1152"/>
              </w:tabs>
              <w:spacing w:before="40" w:after="81" w:line="200" w:lineRule="exact"/>
              <w:ind w:right="43"/>
              <w:rPr>
                <w:rFonts w:eastAsia="Calibri"/>
                <w:color w:val="000000" w:themeColor="text1"/>
                <w:sz w:val="17"/>
                <w:szCs w:val="17"/>
              </w:rPr>
            </w:pPr>
            <w:r w:rsidRPr="00DE2C8C">
              <w:rPr>
                <w:rFonts w:eastAsia="Calibri"/>
                <w:color w:val="000000" w:themeColor="text1"/>
                <w:sz w:val="17"/>
              </w:rPr>
              <w:t>Proposed 2026</w:t>
            </w:r>
          </w:p>
        </w:tc>
        <w:tc>
          <w:tcPr>
            <w:tcW w:w="377" w:type="dxa"/>
            <w:gridSpan w:val="2"/>
            <w:tcBorders>
              <w:bottom w:val="single" w:sz="4" w:space="0" w:color="auto"/>
            </w:tcBorders>
            <w:shd w:val="clear" w:color="auto" w:fill="auto"/>
            <w:vAlign w:val="bottom"/>
          </w:tcPr>
          <w:p w14:paraId="29D9CD89" w14:textId="2F3D4698"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60" w:type="dxa"/>
            <w:tcBorders>
              <w:bottom w:val="single" w:sz="4" w:space="0" w:color="auto"/>
            </w:tcBorders>
            <w:shd w:val="clear" w:color="auto" w:fill="auto"/>
            <w:vAlign w:val="bottom"/>
          </w:tcPr>
          <w:p w14:paraId="23AECC13" w14:textId="4D043764"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tcBorders>
              <w:bottom w:val="single" w:sz="4" w:space="0" w:color="auto"/>
            </w:tcBorders>
            <w:shd w:val="clear" w:color="auto" w:fill="auto"/>
            <w:vAlign w:val="bottom"/>
          </w:tcPr>
          <w:p w14:paraId="03D7BD70" w14:textId="33D590AF"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0" w:type="dxa"/>
            <w:tcBorders>
              <w:bottom w:val="single" w:sz="4" w:space="0" w:color="auto"/>
            </w:tcBorders>
            <w:shd w:val="clear" w:color="auto" w:fill="auto"/>
            <w:vAlign w:val="bottom"/>
          </w:tcPr>
          <w:p w14:paraId="068B1E93" w14:textId="0F27F8D6"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11" w:type="dxa"/>
            <w:tcBorders>
              <w:bottom w:val="single" w:sz="4" w:space="0" w:color="auto"/>
            </w:tcBorders>
            <w:shd w:val="clear" w:color="auto" w:fill="auto"/>
            <w:vAlign w:val="bottom"/>
          </w:tcPr>
          <w:p w14:paraId="22209950" w14:textId="0F896519"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65" w:type="dxa"/>
            <w:tcBorders>
              <w:bottom w:val="single" w:sz="4" w:space="0" w:color="auto"/>
            </w:tcBorders>
            <w:shd w:val="clear" w:color="auto" w:fill="auto"/>
            <w:vAlign w:val="bottom"/>
          </w:tcPr>
          <w:p w14:paraId="57A65679" w14:textId="5EAF942A"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p>
        </w:tc>
        <w:tc>
          <w:tcPr>
            <w:tcW w:w="396" w:type="dxa"/>
            <w:gridSpan w:val="2"/>
            <w:tcBorders>
              <w:bottom w:val="single" w:sz="4" w:space="0" w:color="auto"/>
            </w:tcBorders>
            <w:shd w:val="clear" w:color="auto" w:fill="auto"/>
            <w:vAlign w:val="bottom"/>
          </w:tcPr>
          <w:p w14:paraId="23503394" w14:textId="2C54993F"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29" w:type="dxa"/>
            <w:gridSpan w:val="2"/>
            <w:tcBorders>
              <w:bottom w:val="single" w:sz="4" w:space="0" w:color="auto"/>
            </w:tcBorders>
            <w:shd w:val="clear" w:color="auto" w:fill="auto"/>
            <w:vAlign w:val="bottom"/>
          </w:tcPr>
          <w:p w14:paraId="56D78384" w14:textId="2AFADB9E"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421" w:type="dxa"/>
            <w:gridSpan w:val="2"/>
            <w:tcBorders>
              <w:bottom w:val="single" w:sz="4" w:space="0" w:color="auto"/>
            </w:tcBorders>
            <w:shd w:val="clear" w:color="auto" w:fill="auto"/>
            <w:vAlign w:val="bottom"/>
          </w:tcPr>
          <w:p w14:paraId="554BBBC1" w14:textId="5C4E2B9A"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0" w:type="dxa"/>
            <w:gridSpan w:val="2"/>
            <w:tcBorders>
              <w:bottom w:val="single" w:sz="4" w:space="0" w:color="auto"/>
            </w:tcBorders>
            <w:shd w:val="clear" w:color="auto" w:fill="auto"/>
            <w:vAlign w:val="bottom"/>
          </w:tcPr>
          <w:p w14:paraId="556EBE9E" w14:textId="5AEEBD40"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123" w:type="dxa"/>
            <w:gridSpan w:val="3"/>
            <w:tcBorders>
              <w:bottom w:val="single" w:sz="4" w:space="0" w:color="auto"/>
            </w:tcBorders>
          </w:tcPr>
          <w:p w14:paraId="59B5DC3E" w14:textId="77777777"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p>
        </w:tc>
        <w:tc>
          <w:tcPr>
            <w:tcW w:w="363" w:type="dxa"/>
            <w:gridSpan w:val="2"/>
            <w:tcBorders>
              <w:bottom w:val="single" w:sz="4" w:space="0" w:color="auto"/>
            </w:tcBorders>
            <w:vAlign w:val="bottom"/>
          </w:tcPr>
          <w:p w14:paraId="665BA933" w14:textId="598F9C18"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bottom w:val="single" w:sz="4" w:space="0" w:color="auto"/>
            </w:tcBorders>
            <w:shd w:val="clear" w:color="auto" w:fill="auto"/>
            <w:vAlign w:val="bottom"/>
          </w:tcPr>
          <w:p w14:paraId="149395A2" w14:textId="5AAE28AF"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458" w:type="dxa"/>
            <w:gridSpan w:val="2"/>
            <w:tcBorders>
              <w:bottom w:val="single" w:sz="4" w:space="0" w:color="auto"/>
            </w:tcBorders>
            <w:shd w:val="clear" w:color="auto" w:fill="auto"/>
            <w:vAlign w:val="bottom"/>
          </w:tcPr>
          <w:p w14:paraId="7CE02058" w14:textId="47CBA926"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8</w:t>
            </w:r>
          </w:p>
        </w:tc>
        <w:tc>
          <w:tcPr>
            <w:tcW w:w="746" w:type="dxa"/>
            <w:gridSpan w:val="4"/>
            <w:tcBorders>
              <w:bottom w:val="single" w:sz="4" w:space="0" w:color="auto"/>
            </w:tcBorders>
            <w:shd w:val="clear" w:color="auto" w:fill="auto"/>
            <w:vAlign w:val="bottom"/>
          </w:tcPr>
          <w:p w14:paraId="3D45CE86" w14:textId="016A900D"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12</w:t>
            </w:r>
          </w:p>
        </w:tc>
        <w:tc>
          <w:tcPr>
            <w:tcW w:w="895" w:type="dxa"/>
            <w:gridSpan w:val="4"/>
            <w:tcBorders>
              <w:bottom w:val="single" w:sz="4" w:space="0" w:color="auto"/>
            </w:tcBorders>
            <w:shd w:val="clear" w:color="auto" w:fill="auto"/>
            <w:vAlign w:val="bottom"/>
          </w:tcPr>
          <w:p w14:paraId="3A10BC94" w14:textId="54CC56C9"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97" w:type="dxa"/>
            <w:gridSpan w:val="3"/>
            <w:tcBorders>
              <w:bottom w:val="single" w:sz="4" w:space="0" w:color="auto"/>
            </w:tcBorders>
            <w:shd w:val="clear" w:color="auto" w:fill="auto"/>
            <w:vAlign w:val="bottom"/>
          </w:tcPr>
          <w:p w14:paraId="2F1F41B3" w14:textId="770B4A9F"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70" w:type="dxa"/>
            <w:gridSpan w:val="4"/>
            <w:tcBorders>
              <w:bottom w:val="single" w:sz="4" w:space="0" w:color="auto"/>
            </w:tcBorders>
            <w:shd w:val="clear" w:color="auto" w:fill="auto"/>
            <w:vAlign w:val="bottom"/>
          </w:tcPr>
          <w:p w14:paraId="5D2831E3" w14:textId="71F65B64"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5" w:type="dxa"/>
            <w:gridSpan w:val="2"/>
            <w:tcBorders>
              <w:bottom w:val="single" w:sz="4" w:space="0" w:color="auto"/>
            </w:tcBorders>
            <w:shd w:val="clear" w:color="auto" w:fill="auto"/>
            <w:vAlign w:val="bottom"/>
          </w:tcPr>
          <w:p w14:paraId="6A0EC4B4" w14:textId="5803439C"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16</w:t>
            </w:r>
          </w:p>
        </w:tc>
      </w:tr>
      <w:tr w:rsidR="00AB6EAA" w:rsidRPr="00DE2C8C" w14:paraId="79B8290B" w14:textId="77777777" w:rsidTr="0C7A9FEA">
        <w:trPr>
          <w:gridAfter w:val="1"/>
          <w:wAfter w:w="39" w:type="dxa"/>
        </w:trPr>
        <w:tc>
          <w:tcPr>
            <w:tcW w:w="1241" w:type="dxa"/>
            <w:tcBorders>
              <w:top w:val="single" w:sz="4" w:space="0" w:color="auto"/>
              <w:bottom w:val="single" w:sz="4" w:space="0" w:color="auto"/>
            </w:tcBorders>
            <w:shd w:val="clear" w:color="auto" w:fill="auto"/>
            <w:vAlign w:val="bottom"/>
          </w:tcPr>
          <w:p w14:paraId="4C41DC0D" w14:textId="58ACB798" w:rsidR="00AB6EAA" w:rsidRPr="00DE2C8C" w:rsidRDefault="00AB6EAA" w:rsidP="00AB6EAA">
            <w:pPr>
              <w:tabs>
                <w:tab w:val="left" w:pos="288"/>
                <w:tab w:val="left" w:pos="576"/>
                <w:tab w:val="left" w:pos="864"/>
                <w:tab w:val="left" w:pos="1152"/>
              </w:tabs>
              <w:spacing w:before="81" w:after="81" w:line="200" w:lineRule="exact"/>
              <w:ind w:right="43"/>
              <w:rPr>
                <w:rFonts w:eastAsia="Calibri"/>
                <w:b/>
                <w:color w:val="000000" w:themeColor="text1"/>
                <w:sz w:val="17"/>
                <w:szCs w:val="17"/>
              </w:rPr>
            </w:pPr>
            <w:r w:rsidRPr="00DE2C8C">
              <w:rPr>
                <w:rFonts w:eastAsia="Calibri"/>
                <w:b/>
                <w:color w:val="000000" w:themeColor="text1"/>
                <w:sz w:val="17"/>
                <w:szCs w:val="17"/>
              </w:rPr>
              <w:tab/>
              <w:t xml:space="preserve">Change </w:t>
            </w:r>
          </w:p>
        </w:tc>
        <w:tc>
          <w:tcPr>
            <w:tcW w:w="377" w:type="dxa"/>
            <w:gridSpan w:val="2"/>
            <w:tcBorders>
              <w:top w:val="single" w:sz="4" w:space="0" w:color="auto"/>
              <w:bottom w:val="single" w:sz="4" w:space="0" w:color="auto"/>
            </w:tcBorders>
            <w:shd w:val="clear" w:color="auto" w:fill="auto"/>
            <w:vAlign w:val="bottom"/>
          </w:tcPr>
          <w:p w14:paraId="15A3B8DD" w14:textId="712968BE"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60" w:type="dxa"/>
            <w:tcBorders>
              <w:top w:val="single" w:sz="4" w:space="0" w:color="auto"/>
              <w:bottom w:val="single" w:sz="4" w:space="0" w:color="auto"/>
            </w:tcBorders>
            <w:shd w:val="clear" w:color="auto" w:fill="auto"/>
            <w:vAlign w:val="bottom"/>
          </w:tcPr>
          <w:p w14:paraId="44F7BD78" w14:textId="217041F6"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3" w:type="dxa"/>
            <w:tcBorders>
              <w:top w:val="single" w:sz="4" w:space="0" w:color="auto"/>
              <w:bottom w:val="single" w:sz="4" w:space="0" w:color="auto"/>
            </w:tcBorders>
            <w:shd w:val="clear" w:color="auto" w:fill="auto"/>
          </w:tcPr>
          <w:p w14:paraId="6F2C6D7F" w14:textId="7AB98617"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0" w:type="dxa"/>
            <w:tcBorders>
              <w:top w:val="single" w:sz="4" w:space="0" w:color="auto"/>
              <w:bottom w:val="single" w:sz="4" w:space="0" w:color="auto"/>
            </w:tcBorders>
            <w:shd w:val="clear" w:color="auto" w:fill="auto"/>
          </w:tcPr>
          <w:p w14:paraId="1671973A" w14:textId="2DEAC7C5"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11" w:type="dxa"/>
            <w:tcBorders>
              <w:top w:val="single" w:sz="4" w:space="0" w:color="auto"/>
              <w:bottom w:val="single" w:sz="4" w:space="0" w:color="auto"/>
            </w:tcBorders>
            <w:shd w:val="clear" w:color="auto" w:fill="auto"/>
            <w:vAlign w:val="bottom"/>
          </w:tcPr>
          <w:p w14:paraId="1EC349BD" w14:textId="1D74D99F"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65" w:type="dxa"/>
            <w:tcBorders>
              <w:top w:val="single" w:sz="4" w:space="0" w:color="auto"/>
              <w:bottom w:val="single" w:sz="4" w:space="0" w:color="auto"/>
            </w:tcBorders>
            <w:shd w:val="clear" w:color="auto" w:fill="auto"/>
            <w:vAlign w:val="bottom"/>
          </w:tcPr>
          <w:p w14:paraId="44F09DF1" w14:textId="31BCA649"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96" w:type="dxa"/>
            <w:gridSpan w:val="2"/>
            <w:tcBorders>
              <w:top w:val="single" w:sz="4" w:space="0" w:color="auto"/>
              <w:bottom w:val="single" w:sz="4" w:space="0" w:color="auto"/>
            </w:tcBorders>
            <w:shd w:val="clear" w:color="auto" w:fill="auto"/>
            <w:vAlign w:val="bottom"/>
          </w:tcPr>
          <w:p w14:paraId="5DE80EED" w14:textId="29056BFC"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29" w:type="dxa"/>
            <w:gridSpan w:val="2"/>
            <w:tcBorders>
              <w:top w:val="single" w:sz="4" w:space="0" w:color="auto"/>
              <w:bottom w:val="single" w:sz="4" w:space="0" w:color="auto"/>
            </w:tcBorders>
            <w:shd w:val="clear" w:color="auto" w:fill="auto"/>
            <w:vAlign w:val="bottom"/>
          </w:tcPr>
          <w:p w14:paraId="2A9174EA" w14:textId="04C2D08E"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421" w:type="dxa"/>
            <w:gridSpan w:val="2"/>
            <w:tcBorders>
              <w:top w:val="single" w:sz="4" w:space="0" w:color="auto"/>
              <w:bottom w:val="single" w:sz="4" w:space="0" w:color="auto"/>
            </w:tcBorders>
            <w:shd w:val="clear" w:color="auto" w:fill="auto"/>
            <w:vAlign w:val="bottom"/>
          </w:tcPr>
          <w:p w14:paraId="6E4424E3" w14:textId="64D525E3"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630" w:type="dxa"/>
            <w:gridSpan w:val="2"/>
            <w:tcBorders>
              <w:top w:val="single" w:sz="4" w:space="0" w:color="auto"/>
              <w:bottom w:val="single" w:sz="4" w:space="0" w:color="auto"/>
            </w:tcBorders>
            <w:shd w:val="clear" w:color="auto" w:fill="auto"/>
            <w:vAlign w:val="bottom"/>
          </w:tcPr>
          <w:p w14:paraId="474811EC" w14:textId="3801C7BF"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123" w:type="dxa"/>
            <w:gridSpan w:val="3"/>
            <w:tcBorders>
              <w:top w:val="single" w:sz="4" w:space="0" w:color="auto"/>
              <w:bottom w:val="single" w:sz="4" w:space="0" w:color="auto"/>
            </w:tcBorders>
          </w:tcPr>
          <w:p w14:paraId="2DB86F9C" w14:textId="77777777"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p>
        </w:tc>
        <w:tc>
          <w:tcPr>
            <w:tcW w:w="363" w:type="dxa"/>
            <w:gridSpan w:val="2"/>
            <w:tcBorders>
              <w:top w:val="single" w:sz="4" w:space="0" w:color="auto"/>
              <w:bottom w:val="single" w:sz="4" w:space="0" w:color="auto"/>
            </w:tcBorders>
            <w:vAlign w:val="bottom"/>
          </w:tcPr>
          <w:p w14:paraId="6280A221" w14:textId="75642047"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top w:val="single" w:sz="4" w:space="0" w:color="auto"/>
              <w:bottom w:val="single" w:sz="4" w:space="0" w:color="auto"/>
            </w:tcBorders>
            <w:shd w:val="clear" w:color="auto" w:fill="auto"/>
            <w:vAlign w:val="bottom"/>
          </w:tcPr>
          <w:p w14:paraId="32E47582" w14:textId="5699B9FA"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458" w:type="dxa"/>
            <w:gridSpan w:val="2"/>
            <w:tcBorders>
              <w:top w:val="single" w:sz="4" w:space="0" w:color="auto"/>
              <w:bottom w:val="single" w:sz="4" w:space="0" w:color="auto"/>
            </w:tcBorders>
            <w:shd w:val="clear" w:color="auto" w:fill="auto"/>
            <w:vAlign w:val="bottom"/>
          </w:tcPr>
          <w:p w14:paraId="017CCFDA" w14:textId="49ED9A3A"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746" w:type="dxa"/>
            <w:gridSpan w:val="4"/>
            <w:tcBorders>
              <w:top w:val="single" w:sz="4" w:space="0" w:color="auto"/>
              <w:bottom w:val="single" w:sz="4" w:space="0" w:color="auto"/>
            </w:tcBorders>
            <w:shd w:val="clear" w:color="auto" w:fill="auto"/>
            <w:vAlign w:val="bottom"/>
          </w:tcPr>
          <w:p w14:paraId="2C3E8695" w14:textId="7FB93415"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895" w:type="dxa"/>
            <w:gridSpan w:val="4"/>
            <w:tcBorders>
              <w:top w:val="single" w:sz="4" w:space="0" w:color="auto"/>
              <w:bottom w:val="single" w:sz="4" w:space="0" w:color="auto"/>
            </w:tcBorders>
            <w:shd w:val="clear" w:color="auto" w:fill="auto"/>
            <w:vAlign w:val="bottom"/>
          </w:tcPr>
          <w:p w14:paraId="75BDD84B" w14:textId="23FA31DA"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597" w:type="dxa"/>
            <w:gridSpan w:val="3"/>
            <w:tcBorders>
              <w:top w:val="single" w:sz="4" w:space="0" w:color="auto"/>
              <w:bottom w:val="single" w:sz="4" w:space="0" w:color="auto"/>
            </w:tcBorders>
            <w:shd w:val="clear" w:color="auto" w:fill="auto"/>
            <w:vAlign w:val="bottom"/>
          </w:tcPr>
          <w:p w14:paraId="0F1FBC9B" w14:textId="3D389FE1"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570" w:type="dxa"/>
            <w:gridSpan w:val="4"/>
            <w:tcBorders>
              <w:top w:val="single" w:sz="4" w:space="0" w:color="auto"/>
              <w:bottom w:val="single" w:sz="4" w:space="0" w:color="auto"/>
            </w:tcBorders>
            <w:shd w:val="clear" w:color="auto" w:fill="auto"/>
            <w:vAlign w:val="bottom"/>
          </w:tcPr>
          <w:p w14:paraId="4F935236" w14:textId="626BDA75"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635" w:type="dxa"/>
            <w:gridSpan w:val="2"/>
            <w:tcBorders>
              <w:top w:val="single" w:sz="4" w:space="0" w:color="auto"/>
              <w:bottom w:val="single" w:sz="4" w:space="0" w:color="auto"/>
            </w:tcBorders>
            <w:shd w:val="clear" w:color="auto" w:fill="auto"/>
            <w:vAlign w:val="bottom"/>
          </w:tcPr>
          <w:p w14:paraId="61C5BB88" w14:textId="04F0BE67"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r>
      <w:tr w:rsidR="00AB6EAA" w:rsidRPr="00DE2C8C" w14:paraId="6422C4D2" w14:textId="77777777" w:rsidTr="0C7A9FEA">
        <w:trPr>
          <w:gridAfter w:val="1"/>
          <w:wAfter w:w="39" w:type="dxa"/>
          <w:trHeight w:val="296"/>
        </w:trPr>
        <w:tc>
          <w:tcPr>
            <w:tcW w:w="2321" w:type="dxa"/>
            <w:gridSpan w:val="5"/>
            <w:tcBorders>
              <w:top w:val="single" w:sz="4" w:space="0" w:color="auto"/>
            </w:tcBorders>
            <w:shd w:val="clear" w:color="auto" w:fill="auto"/>
          </w:tcPr>
          <w:p w14:paraId="290B86A1" w14:textId="00966CAE" w:rsidR="00BF410D" w:rsidRPr="00DE2C8C" w:rsidRDefault="00BF410D" w:rsidP="00AB6EAA">
            <w:pPr>
              <w:tabs>
                <w:tab w:val="left" w:pos="288"/>
                <w:tab w:val="left" w:pos="576"/>
                <w:tab w:val="left" w:pos="864"/>
                <w:tab w:val="left" w:pos="1152"/>
              </w:tabs>
              <w:spacing w:before="81" w:after="40" w:line="200" w:lineRule="exact"/>
              <w:ind w:right="43"/>
              <w:rPr>
                <w:rFonts w:eastAsia="Calibri"/>
                <w:b/>
                <w:bCs/>
                <w:color w:val="000000" w:themeColor="text1"/>
                <w:spacing w:val="2"/>
                <w:w w:val="101"/>
                <w:sz w:val="17"/>
                <w:szCs w:val="17"/>
              </w:rPr>
            </w:pPr>
            <w:r w:rsidRPr="00DE2C8C">
              <w:rPr>
                <w:rFonts w:eastAsia="Calibri"/>
                <w:b/>
                <w:bCs/>
                <w:color w:val="000000" w:themeColor="text1"/>
                <w:sz w:val="17"/>
                <w:szCs w:val="17"/>
              </w:rPr>
              <w:t>Gender Advisory Unit</w:t>
            </w:r>
          </w:p>
        </w:tc>
        <w:tc>
          <w:tcPr>
            <w:tcW w:w="340" w:type="dxa"/>
            <w:tcBorders>
              <w:top w:val="single" w:sz="4" w:space="0" w:color="auto"/>
            </w:tcBorders>
            <w:shd w:val="clear" w:color="auto" w:fill="auto"/>
            <w:vAlign w:val="bottom"/>
          </w:tcPr>
          <w:p w14:paraId="3A389D3D" w14:textId="77777777" w:rsidR="00BF410D" w:rsidRPr="00DE2C8C" w:rsidRDefault="00BF410D" w:rsidP="00AB6EAA">
            <w:pPr>
              <w:tabs>
                <w:tab w:val="left" w:pos="288"/>
                <w:tab w:val="left" w:pos="576"/>
                <w:tab w:val="left" w:pos="864"/>
                <w:tab w:val="left" w:pos="1152"/>
              </w:tabs>
              <w:spacing w:before="81" w:after="40" w:line="200" w:lineRule="exact"/>
              <w:ind w:right="383"/>
              <w:jc w:val="right"/>
              <w:rPr>
                <w:rFonts w:eastAsia="Calibri"/>
                <w:color w:val="000000" w:themeColor="text1"/>
                <w:spacing w:val="2"/>
                <w:w w:val="101"/>
                <w:sz w:val="17"/>
                <w:szCs w:val="17"/>
              </w:rPr>
            </w:pPr>
          </w:p>
        </w:tc>
        <w:tc>
          <w:tcPr>
            <w:tcW w:w="311" w:type="dxa"/>
            <w:tcBorders>
              <w:top w:val="single" w:sz="4" w:space="0" w:color="auto"/>
            </w:tcBorders>
            <w:shd w:val="clear" w:color="auto" w:fill="auto"/>
            <w:vAlign w:val="bottom"/>
          </w:tcPr>
          <w:p w14:paraId="28F50354"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65" w:type="dxa"/>
            <w:tcBorders>
              <w:top w:val="single" w:sz="4" w:space="0" w:color="auto"/>
            </w:tcBorders>
            <w:shd w:val="clear" w:color="auto" w:fill="auto"/>
            <w:vAlign w:val="bottom"/>
          </w:tcPr>
          <w:p w14:paraId="5A8D8302"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96" w:type="dxa"/>
            <w:gridSpan w:val="2"/>
            <w:tcBorders>
              <w:top w:val="single" w:sz="4" w:space="0" w:color="auto"/>
            </w:tcBorders>
            <w:shd w:val="clear" w:color="auto" w:fill="auto"/>
            <w:vAlign w:val="bottom"/>
          </w:tcPr>
          <w:p w14:paraId="01E7C73C"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29" w:type="dxa"/>
            <w:gridSpan w:val="2"/>
            <w:tcBorders>
              <w:top w:val="single" w:sz="4" w:space="0" w:color="auto"/>
            </w:tcBorders>
            <w:shd w:val="clear" w:color="auto" w:fill="auto"/>
            <w:vAlign w:val="bottom"/>
          </w:tcPr>
          <w:p w14:paraId="33D304AA"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421" w:type="dxa"/>
            <w:gridSpan w:val="2"/>
            <w:tcBorders>
              <w:top w:val="single" w:sz="4" w:space="0" w:color="auto"/>
            </w:tcBorders>
            <w:shd w:val="clear" w:color="auto" w:fill="auto"/>
            <w:vAlign w:val="bottom"/>
          </w:tcPr>
          <w:p w14:paraId="1FC4B898"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630" w:type="dxa"/>
            <w:gridSpan w:val="2"/>
            <w:tcBorders>
              <w:top w:val="single" w:sz="4" w:space="0" w:color="auto"/>
            </w:tcBorders>
            <w:shd w:val="clear" w:color="auto" w:fill="auto"/>
            <w:vAlign w:val="bottom"/>
          </w:tcPr>
          <w:p w14:paraId="58EA67F9"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107" w:type="dxa"/>
            <w:gridSpan w:val="2"/>
            <w:tcBorders>
              <w:top w:val="single" w:sz="4" w:space="0" w:color="auto"/>
            </w:tcBorders>
          </w:tcPr>
          <w:p w14:paraId="32D99CBA"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63" w:type="dxa"/>
            <w:gridSpan w:val="2"/>
            <w:tcBorders>
              <w:top w:val="single" w:sz="4" w:space="0" w:color="auto"/>
            </w:tcBorders>
          </w:tcPr>
          <w:p w14:paraId="796AFCC2" w14:textId="74DBE47E"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61" w:type="dxa"/>
            <w:gridSpan w:val="2"/>
            <w:tcBorders>
              <w:top w:val="single" w:sz="4" w:space="0" w:color="auto"/>
            </w:tcBorders>
            <w:shd w:val="clear" w:color="auto" w:fill="auto"/>
            <w:vAlign w:val="bottom"/>
          </w:tcPr>
          <w:p w14:paraId="33A3A39C" w14:textId="26ADED0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458" w:type="dxa"/>
            <w:gridSpan w:val="2"/>
            <w:tcBorders>
              <w:top w:val="single" w:sz="4" w:space="0" w:color="auto"/>
            </w:tcBorders>
            <w:shd w:val="clear" w:color="auto" w:fill="auto"/>
            <w:vAlign w:val="bottom"/>
          </w:tcPr>
          <w:p w14:paraId="27C85D95"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756" w:type="dxa"/>
            <w:gridSpan w:val="4"/>
            <w:tcBorders>
              <w:top w:val="single" w:sz="4" w:space="0" w:color="auto"/>
            </w:tcBorders>
            <w:shd w:val="clear" w:color="auto" w:fill="auto"/>
            <w:vAlign w:val="bottom"/>
          </w:tcPr>
          <w:p w14:paraId="4CBAE2A9"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901" w:type="dxa"/>
            <w:gridSpan w:val="5"/>
            <w:tcBorders>
              <w:top w:val="single" w:sz="4" w:space="0" w:color="auto"/>
            </w:tcBorders>
            <w:shd w:val="clear" w:color="auto" w:fill="auto"/>
            <w:vAlign w:val="bottom"/>
          </w:tcPr>
          <w:p w14:paraId="38965CD0"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597" w:type="dxa"/>
            <w:gridSpan w:val="3"/>
            <w:tcBorders>
              <w:top w:val="single" w:sz="4" w:space="0" w:color="auto"/>
            </w:tcBorders>
            <w:shd w:val="clear" w:color="auto" w:fill="auto"/>
            <w:vAlign w:val="bottom"/>
          </w:tcPr>
          <w:p w14:paraId="7B737538"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570" w:type="dxa"/>
            <w:gridSpan w:val="4"/>
            <w:tcBorders>
              <w:top w:val="single" w:sz="4" w:space="0" w:color="auto"/>
            </w:tcBorders>
            <w:shd w:val="clear" w:color="auto" w:fill="auto"/>
            <w:vAlign w:val="bottom"/>
          </w:tcPr>
          <w:p w14:paraId="1764E77F"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635" w:type="dxa"/>
            <w:gridSpan w:val="2"/>
            <w:tcBorders>
              <w:top w:val="single" w:sz="4" w:space="0" w:color="auto"/>
            </w:tcBorders>
            <w:shd w:val="clear" w:color="auto" w:fill="auto"/>
            <w:vAlign w:val="bottom"/>
          </w:tcPr>
          <w:p w14:paraId="1511BA3F"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r>
      <w:tr w:rsidR="00AB6EAA" w:rsidRPr="00DE2C8C" w14:paraId="7F4CEB5B" w14:textId="77777777" w:rsidTr="0C7A9FEA">
        <w:trPr>
          <w:gridAfter w:val="1"/>
          <w:wAfter w:w="39" w:type="dxa"/>
        </w:trPr>
        <w:tc>
          <w:tcPr>
            <w:tcW w:w="1241" w:type="dxa"/>
            <w:shd w:val="clear" w:color="auto" w:fill="auto"/>
            <w:vAlign w:val="bottom"/>
          </w:tcPr>
          <w:p w14:paraId="24E5A680" w14:textId="4E8C8D3C" w:rsidR="00AB6EAA" w:rsidRPr="00DE2C8C" w:rsidRDefault="00AB6EAA" w:rsidP="00AB6EAA">
            <w:pPr>
              <w:tabs>
                <w:tab w:val="left" w:pos="288"/>
                <w:tab w:val="left" w:pos="576"/>
                <w:tab w:val="left" w:pos="864"/>
                <w:tab w:val="left" w:pos="1152"/>
              </w:tabs>
              <w:spacing w:before="40" w:after="40" w:line="200" w:lineRule="exact"/>
              <w:ind w:right="43"/>
              <w:rPr>
                <w:rFonts w:eastAsia="Calibri"/>
                <w:color w:val="000000" w:themeColor="text1"/>
                <w:sz w:val="17"/>
                <w:szCs w:val="17"/>
              </w:rPr>
            </w:pPr>
            <w:r w:rsidRPr="00DE2C8C">
              <w:rPr>
                <w:rFonts w:eastAsia="Calibri"/>
                <w:color w:val="000000" w:themeColor="text1"/>
                <w:sz w:val="17"/>
              </w:rPr>
              <w:t>Approved 2025</w:t>
            </w:r>
          </w:p>
        </w:tc>
        <w:tc>
          <w:tcPr>
            <w:tcW w:w="377" w:type="dxa"/>
            <w:gridSpan w:val="2"/>
            <w:shd w:val="clear" w:color="auto" w:fill="auto"/>
            <w:vAlign w:val="bottom"/>
          </w:tcPr>
          <w:p w14:paraId="193139CB" w14:textId="54B29081"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60" w:type="dxa"/>
            <w:shd w:val="clear" w:color="auto" w:fill="auto"/>
            <w:vAlign w:val="bottom"/>
          </w:tcPr>
          <w:p w14:paraId="1082EA8E" w14:textId="01C515CE"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shd w:val="clear" w:color="auto" w:fill="auto"/>
            <w:vAlign w:val="bottom"/>
          </w:tcPr>
          <w:p w14:paraId="096CF9D8" w14:textId="01F3E8F0"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0" w:type="dxa"/>
            <w:shd w:val="clear" w:color="auto" w:fill="auto"/>
            <w:vAlign w:val="bottom"/>
          </w:tcPr>
          <w:p w14:paraId="34B9860C" w14:textId="6793FF0C"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11" w:type="dxa"/>
            <w:shd w:val="clear" w:color="auto" w:fill="auto"/>
            <w:vAlign w:val="bottom"/>
          </w:tcPr>
          <w:p w14:paraId="4C584523" w14:textId="73CD83BE"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65" w:type="dxa"/>
            <w:shd w:val="clear" w:color="auto" w:fill="auto"/>
            <w:vAlign w:val="bottom"/>
          </w:tcPr>
          <w:p w14:paraId="71613431" w14:textId="04CA8BD6"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96" w:type="dxa"/>
            <w:gridSpan w:val="2"/>
            <w:shd w:val="clear" w:color="auto" w:fill="auto"/>
            <w:vAlign w:val="bottom"/>
          </w:tcPr>
          <w:p w14:paraId="391C2BE5" w14:textId="225C3193"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29" w:type="dxa"/>
            <w:gridSpan w:val="2"/>
            <w:shd w:val="clear" w:color="auto" w:fill="auto"/>
            <w:vAlign w:val="bottom"/>
          </w:tcPr>
          <w:p w14:paraId="08CCBFD8" w14:textId="3BE88704"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421" w:type="dxa"/>
            <w:gridSpan w:val="2"/>
            <w:shd w:val="clear" w:color="auto" w:fill="auto"/>
            <w:vAlign w:val="bottom"/>
          </w:tcPr>
          <w:p w14:paraId="3E56D406" w14:textId="493931B9"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0" w:type="dxa"/>
            <w:gridSpan w:val="2"/>
            <w:shd w:val="clear" w:color="auto" w:fill="auto"/>
            <w:vAlign w:val="bottom"/>
          </w:tcPr>
          <w:p w14:paraId="2410D22F" w14:textId="1DC5D9E0"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123" w:type="dxa"/>
            <w:gridSpan w:val="3"/>
          </w:tcPr>
          <w:p w14:paraId="356692EE" w14:textId="77777777"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p>
        </w:tc>
        <w:tc>
          <w:tcPr>
            <w:tcW w:w="363" w:type="dxa"/>
            <w:gridSpan w:val="2"/>
            <w:vAlign w:val="bottom"/>
          </w:tcPr>
          <w:p w14:paraId="20F833AF" w14:textId="29B72050"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shd w:val="clear" w:color="auto" w:fill="auto"/>
            <w:vAlign w:val="bottom"/>
          </w:tcPr>
          <w:p w14:paraId="345C0D0C" w14:textId="6F22B149"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458" w:type="dxa"/>
            <w:gridSpan w:val="2"/>
            <w:shd w:val="clear" w:color="auto" w:fill="auto"/>
            <w:vAlign w:val="bottom"/>
          </w:tcPr>
          <w:p w14:paraId="4A6D5322" w14:textId="44ECA86F"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746" w:type="dxa"/>
            <w:gridSpan w:val="4"/>
            <w:shd w:val="clear" w:color="auto" w:fill="auto"/>
            <w:vAlign w:val="bottom"/>
          </w:tcPr>
          <w:p w14:paraId="5F1B2E05" w14:textId="03E3871B"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895" w:type="dxa"/>
            <w:gridSpan w:val="4"/>
            <w:shd w:val="clear" w:color="auto" w:fill="auto"/>
            <w:vAlign w:val="bottom"/>
          </w:tcPr>
          <w:p w14:paraId="30C15A85" w14:textId="2CD46FD5"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597" w:type="dxa"/>
            <w:gridSpan w:val="3"/>
            <w:shd w:val="clear" w:color="auto" w:fill="auto"/>
            <w:vAlign w:val="bottom"/>
          </w:tcPr>
          <w:p w14:paraId="04BA7EF4" w14:textId="775B04C6"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570" w:type="dxa"/>
            <w:gridSpan w:val="4"/>
            <w:shd w:val="clear" w:color="auto" w:fill="auto"/>
            <w:vAlign w:val="bottom"/>
          </w:tcPr>
          <w:p w14:paraId="01A519EE" w14:textId="32EF10D3"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5" w:type="dxa"/>
            <w:gridSpan w:val="2"/>
            <w:shd w:val="clear" w:color="auto" w:fill="auto"/>
            <w:vAlign w:val="bottom"/>
          </w:tcPr>
          <w:p w14:paraId="35E07749" w14:textId="7F366B7A"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5</w:t>
            </w:r>
          </w:p>
        </w:tc>
      </w:tr>
      <w:tr w:rsidR="00AB6EAA" w:rsidRPr="00DE2C8C" w14:paraId="1C17D4E0" w14:textId="77777777" w:rsidTr="0C7A9FEA">
        <w:trPr>
          <w:gridAfter w:val="1"/>
          <w:wAfter w:w="39" w:type="dxa"/>
        </w:trPr>
        <w:tc>
          <w:tcPr>
            <w:tcW w:w="1241" w:type="dxa"/>
            <w:tcBorders>
              <w:bottom w:val="single" w:sz="4" w:space="0" w:color="auto"/>
            </w:tcBorders>
            <w:shd w:val="clear" w:color="auto" w:fill="auto"/>
            <w:vAlign w:val="bottom"/>
          </w:tcPr>
          <w:p w14:paraId="44EE046F" w14:textId="7FAD3CFD" w:rsidR="00AB6EAA" w:rsidRPr="00DE2C8C" w:rsidRDefault="00AB6EAA" w:rsidP="00AB6EAA">
            <w:pPr>
              <w:tabs>
                <w:tab w:val="left" w:pos="288"/>
                <w:tab w:val="left" w:pos="576"/>
                <w:tab w:val="left" w:pos="864"/>
                <w:tab w:val="left" w:pos="1152"/>
              </w:tabs>
              <w:spacing w:before="40" w:after="81" w:line="200" w:lineRule="exact"/>
              <w:ind w:right="43"/>
              <w:rPr>
                <w:rFonts w:eastAsia="Calibri"/>
                <w:color w:val="000000" w:themeColor="text1"/>
                <w:sz w:val="17"/>
                <w:szCs w:val="17"/>
              </w:rPr>
            </w:pPr>
            <w:r w:rsidRPr="00DE2C8C">
              <w:rPr>
                <w:rFonts w:eastAsia="Calibri"/>
                <w:color w:val="000000" w:themeColor="text1"/>
                <w:sz w:val="17"/>
              </w:rPr>
              <w:t>Proposed 2026</w:t>
            </w:r>
          </w:p>
        </w:tc>
        <w:tc>
          <w:tcPr>
            <w:tcW w:w="377" w:type="dxa"/>
            <w:gridSpan w:val="2"/>
            <w:tcBorders>
              <w:bottom w:val="single" w:sz="4" w:space="0" w:color="auto"/>
            </w:tcBorders>
            <w:shd w:val="clear" w:color="auto" w:fill="auto"/>
            <w:vAlign w:val="bottom"/>
          </w:tcPr>
          <w:p w14:paraId="7A2CF242" w14:textId="74BE9B24"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60" w:type="dxa"/>
            <w:tcBorders>
              <w:bottom w:val="single" w:sz="4" w:space="0" w:color="auto"/>
            </w:tcBorders>
            <w:shd w:val="clear" w:color="auto" w:fill="auto"/>
            <w:vAlign w:val="bottom"/>
          </w:tcPr>
          <w:p w14:paraId="2956C94F" w14:textId="33A716CC"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tcBorders>
              <w:bottom w:val="single" w:sz="4" w:space="0" w:color="auto"/>
            </w:tcBorders>
            <w:shd w:val="clear" w:color="auto" w:fill="auto"/>
            <w:vAlign w:val="bottom"/>
          </w:tcPr>
          <w:p w14:paraId="0175B4F1" w14:textId="3DB2132F"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0" w:type="dxa"/>
            <w:tcBorders>
              <w:bottom w:val="single" w:sz="4" w:space="0" w:color="auto"/>
            </w:tcBorders>
            <w:shd w:val="clear" w:color="auto" w:fill="auto"/>
            <w:vAlign w:val="bottom"/>
          </w:tcPr>
          <w:p w14:paraId="1BAB41D8" w14:textId="7BDFF8C1"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11" w:type="dxa"/>
            <w:tcBorders>
              <w:bottom w:val="single" w:sz="4" w:space="0" w:color="auto"/>
            </w:tcBorders>
            <w:shd w:val="clear" w:color="auto" w:fill="auto"/>
            <w:vAlign w:val="bottom"/>
          </w:tcPr>
          <w:p w14:paraId="1409A91B" w14:textId="54E0851B"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65" w:type="dxa"/>
            <w:tcBorders>
              <w:bottom w:val="single" w:sz="4" w:space="0" w:color="auto"/>
            </w:tcBorders>
            <w:shd w:val="clear" w:color="auto" w:fill="auto"/>
            <w:vAlign w:val="bottom"/>
          </w:tcPr>
          <w:p w14:paraId="51A9212D" w14:textId="15E55747"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96" w:type="dxa"/>
            <w:gridSpan w:val="2"/>
            <w:tcBorders>
              <w:bottom w:val="single" w:sz="4" w:space="0" w:color="auto"/>
            </w:tcBorders>
            <w:shd w:val="clear" w:color="auto" w:fill="auto"/>
            <w:vAlign w:val="bottom"/>
          </w:tcPr>
          <w:p w14:paraId="606A8B8F" w14:textId="577CD392"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29" w:type="dxa"/>
            <w:gridSpan w:val="2"/>
            <w:tcBorders>
              <w:bottom w:val="single" w:sz="4" w:space="0" w:color="auto"/>
            </w:tcBorders>
            <w:shd w:val="clear" w:color="auto" w:fill="auto"/>
            <w:vAlign w:val="bottom"/>
          </w:tcPr>
          <w:p w14:paraId="7278C4C3" w14:textId="64C35FD0"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421" w:type="dxa"/>
            <w:gridSpan w:val="2"/>
            <w:tcBorders>
              <w:bottom w:val="single" w:sz="4" w:space="0" w:color="auto"/>
            </w:tcBorders>
            <w:shd w:val="clear" w:color="auto" w:fill="auto"/>
            <w:vAlign w:val="bottom"/>
          </w:tcPr>
          <w:p w14:paraId="02B49882" w14:textId="1E18F1FC"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0" w:type="dxa"/>
            <w:gridSpan w:val="2"/>
            <w:tcBorders>
              <w:bottom w:val="single" w:sz="4" w:space="0" w:color="auto"/>
            </w:tcBorders>
            <w:shd w:val="clear" w:color="auto" w:fill="auto"/>
            <w:vAlign w:val="bottom"/>
          </w:tcPr>
          <w:p w14:paraId="654B57F1" w14:textId="34091997"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123" w:type="dxa"/>
            <w:gridSpan w:val="3"/>
            <w:tcBorders>
              <w:bottom w:val="single" w:sz="4" w:space="0" w:color="auto"/>
            </w:tcBorders>
          </w:tcPr>
          <w:p w14:paraId="2EE0D600" w14:textId="77777777"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p>
        </w:tc>
        <w:tc>
          <w:tcPr>
            <w:tcW w:w="363" w:type="dxa"/>
            <w:gridSpan w:val="2"/>
            <w:tcBorders>
              <w:bottom w:val="single" w:sz="4" w:space="0" w:color="auto"/>
            </w:tcBorders>
            <w:vAlign w:val="bottom"/>
          </w:tcPr>
          <w:p w14:paraId="628FB690" w14:textId="715F6238"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bottom w:val="single" w:sz="4" w:space="0" w:color="auto"/>
            </w:tcBorders>
            <w:shd w:val="clear" w:color="auto" w:fill="auto"/>
            <w:vAlign w:val="bottom"/>
          </w:tcPr>
          <w:p w14:paraId="1679928B" w14:textId="2B0E66EF"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458" w:type="dxa"/>
            <w:gridSpan w:val="2"/>
            <w:tcBorders>
              <w:bottom w:val="single" w:sz="4" w:space="0" w:color="auto"/>
            </w:tcBorders>
            <w:shd w:val="clear" w:color="auto" w:fill="auto"/>
            <w:vAlign w:val="bottom"/>
          </w:tcPr>
          <w:p w14:paraId="50F7AEBE" w14:textId="408DE16A"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746" w:type="dxa"/>
            <w:gridSpan w:val="4"/>
            <w:tcBorders>
              <w:bottom w:val="single" w:sz="4" w:space="0" w:color="auto"/>
            </w:tcBorders>
            <w:shd w:val="clear" w:color="auto" w:fill="auto"/>
            <w:vAlign w:val="bottom"/>
          </w:tcPr>
          <w:p w14:paraId="48F79D78" w14:textId="06093C1A"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895" w:type="dxa"/>
            <w:gridSpan w:val="4"/>
            <w:tcBorders>
              <w:bottom w:val="single" w:sz="4" w:space="0" w:color="auto"/>
            </w:tcBorders>
            <w:shd w:val="clear" w:color="auto" w:fill="auto"/>
            <w:vAlign w:val="bottom"/>
          </w:tcPr>
          <w:p w14:paraId="5E60D464" w14:textId="3AAF53C2"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597" w:type="dxa"/>
            <w:gridSpan w:val="3"/>
            <w:tcBorders>
              <w:bottom w:val="single" w:sz="4" w:space="0" w:color="auto"/>
            </w:tcBorders>
            <w:shd w:val="clear" w:color="auto" w:fill="auto"/>
            <w:vAlign w:val="bottom"/>
          </w:tcPr>
          <w:p w14:paraId="43C0EB53" w14:textId="233C7CBF"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570" w:type="dxa"/>
            <w:gridSpan w:val="4"/>
            <w:tcBorders>
              <w:bottom w:val="single" w:sz="4" w:space="0" w:color="auto"/>
            </w:tcBorders>
            <w:shd w:val="clear" w:color="auto" w:fill="auto"/>
            <w:vAlign w:val="bottom"/>
          </w:tcPr>
          <w:p w14:paraId="5B10B7AD" w14:textId="746E3309"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635" w:type="dxa"/>
            <w:gridSpan w:val="2"/>
            <w:tcBorders>
              <w:bottom w:val="single" w:sz="4" w:space="0" w:color="auto"/>
            </w:tcBorders>
            <w:shd w:val="clear" w:color="auto" w:fill="auto"/>
            <w:vAlign w:val="bottom"/>
          </w:tcPr>
          <w:p w14:paraId="2B635099" w14:textId="63A154BD"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6</w:t>
            </w:r>
          </w:p>
        </w:tc>
      </w:tr>
      <w:tr w:rsidR="00AB6EAA" w:rsidRPr="00DE2C8C" w14:paraId="79997605" w14:textId="77777777" w:rsidTr="0C7A9FEA">
        <w:trPr>
          <w:gridAfter w:val="1"/>
          <w:wAfter w:w="39" w:type="dxa"/>
        </w:trPr>
        <w:tc>
          <w:tcPr>
            <w:tcW w:w="1241" w:type="dxa"/>
            <w:tcBorders>
              <w:top w:val="single" w:sz="4" w:space="0" w:color="auto"/>
              <w:bottom w:val="single" w:sz="4" w:space="0" w:color="auto"/>
            </w:tcBorders>
            <w:shd w:val="clear" w:color="auto" w:fill="auto"/>
            <w:vAlign w:val="bottom"/>
          </w:tcPr>
          <w:p w14:paraId="594E604D" w14:textId="16770E3C" w:rsidR="00AB6EAA" w:rsidRPr="00DE2C8C" w:rsidRDefault="00AB6EAA" w:rsidP="00AB6EAA">
            <w:pPr>
              <w:tabs>
                <w:tab w:val="left" w:pos="288"/>
                <w:tab w:val="left" w:pos="576"/>
                <w:tab w:val="left" w:pos="864"/>
                <w:tab w:val="left" w:pos="1152"/>
              </w:tabs>
              <w:spacing w:before="81" w:after="81" w:line="200" w:lineRule="exact"/>
              <w:ind w:right="43"/>
              <w:rPr>
                <w:rFonts w:eastAsia="Calibri"/>
                <w:b/>
                <w:color w:val="000000" w:themeColor="text1"/>
                <w:sz w:val="17"/>
                <w:szCs w:val="17"/>
              </w:rPr>
            </w:pPr>
            <w:r w:rsidRPr="00DE2C8C">
              <w:rPr>
                <w:rFonts w:eastAsia="Calibri"/>
                <w:b/>
                <w:color w:val="000000" w:themeColor="text1"/>
                <w:sz w:val="17"/>
                <w:szCs w:val="17"/>
              </w:rPr>
              <w:tab/>
              <w:t xml:space="preserve">Change </w:t>
            </w:r>
          </w:p>
        </w:tc>
        <w:tc>
          <w:tcPr>
            <w:tcW w:w="377" w:type="dxa"/>
            <w:gridSpan w:val="2"/>
            <w:tcBorders>
              <w:top w:val="single" w:sz="4" w:space="0" w:color="auto"/>
              <w:bottom w:val="single" w:sz="4" w:space="0" w:color="auto"/>
            </w:tcBorders>
            <w:shd w:val="clear" w:color="auto" w:fill="auto"/>
          </w:tcPr>
          <w:p w14:paraId="2ED15C64" w14:textId="27396125"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60" w:type="dxa"/>
            <w:tcBorders>
              <w:top w:val="single" w:sz="4" w:space="0" w:color="auto"/>
              <w:bottom w:val="single" w:sz="4" w:space="0" w:color="auto"/>
            </w:tcBorders>
            <w:shd w:val="clear" w:color="auto" w:fill="auto"/>
          </w:tcPr>
          <w:p w14:paraId="30D229D1" w14:textId="2F2A26F9"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3" w:type="dxa"/>
            <w:tcBorders>
              <w:top w:val="single" w:sz="4" w:space="0" w:color="auto"/>
              <w:bottom w:val="single" w:sz="4" w:space="0" w:color="auto"/>
            </w:tcBorders>
            <w:shd w:val="clear" w:color="auto" w:fill="auto"/>
          </w:tcPr>
          <w:p w14:paraId="099B0754" w14:textId="6D9999F4"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0" w:type="dxa"/>
            <w:tcBorders>
              <w:top w:val="single" w:sz="4" w:space="0" w:color="auto"/>
              <w:bottom w:val="single" w:sz="4" w:space="0" w:color="auto"/>
            </w:tcBorders>
            <w:shd w:val="clear" w:color="auto" w:fill="auto"/>
          </w:tcPr>
          <w:p w14:paraId="1B74D12C" w14:textId="6F53C149"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11" w:type="dxa"/>
            <w:tcBorders>
              <w:top w:val="single" w:sz="4" w:space="0" w:color="auto"/>
              <w:bottom w:val="single" w:sz="4" w:space="0" w:color="auto"/>
            </w:tcBorders>
            <w:shd w:val="clear" w:color="auto" w:fill="auto"/>
          </w:tcPr>
          <w:p w14:paraId="6B894C8A" w14:textId="3CA37093"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65" w:type="dxa"/>
            <w:tcBorders>
              <w:top w:val="single" w:sz="4" w:space="0" w:color="auto"/>
              <w:bottom w:val="single" w:sz="4" w:space="0" w:color="auto"/>
            </w:tcBorders>
            <w:shd w:val="clear" w:color="auto" w:fill="auto"/>
          </w:tcPr>
          <w:p w14:paraId="0D4A35E2" w14:textId="78DD5832"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96" w:type="dxa"/>
            <w:gridSpan w:val="2"/>
            <w:tcBorders>
              <w:top w:val="single" w:sz="4" w:space="0" w:color="auto"/>
              <w:bottom w:val="single" w:sz="4" w:space="0" w:color="auto"/>
            </w:tcBorders>
            <w:shd w:val="clear" w:color="auto" w:fill="auto"/>
          </w:tcPr>
          <w:p w14:paraId="7301DA5E" w14:textId="70D82A5D"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29" w:type="dxa"/>
            <w:gridSpan w:val="2"/>
            <w:tcBorders>
              <w:top w:val="single" w:sz="4" w:space="0" w:color="auto"/>
              <w:bottom w:val="single" w:sz="4" w:space="0" w:color="auto"/>
            </w:tcBorders>
            <w:shd w:val="clear" w:color="auto" w:fill="auto"/>
          </w:tcPr>
          <w:p w14:paraId="29233BFD" w14:textId="771A0C25"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421" w:type="dxa"/>
            <w:gridSpan w:val="2"/>
            <w:tcBorders>
              <w:top w:val="single" w:sz="4" w:space="0" w:color="auto"/>
              <w:bottom w:val="single" w:sz="4" w:space="0" w:color="auto"/>
            </w:tcBorders>
            <w:shd w:val="clear" w:color="auto" w:fill="auto"/>
          </w:tcPr>
          <w:p w14:paraId="58BC4D52" w14:textId="7FBACE72"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630" w:type="dxa"/>
            <w:gridSpan w:val="2"/>
            <w:tcBorders>
              <w:top w:val="single" w:sz="4" w:space="0" w:color="auto"/>
              <w:bottom w:val="single" w:sz="4" w:space="0" w:color="auto"/>
            </w:tcBorders>
            <w:shd w:val="clear" w:color="auto" w:fill="auto"/>
          </w:tcPr>
          <w:p w14:paraId="4AEF17AF" w14:textId="478526EA"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123" w:type="dxa"/>
            <w:gridSpan w:val="3"/>
            <w:tcBorders>
              <w:top w:val="single" w:sz="4" w:space="0" w:color="auto"/>
              <w:bottom w:val="single" w:sz="4" w:space="0" w:color="auto"/>
            </w:tcBorders>
          </w:tcPr>
          <w:p w14:paraId="43BC16CC" w14:textId="77777777"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p>
        </w:tc>
        <w:tc>
          <w:tcPr>
            <w:tcW w:w="363" w:type="dxa"/>
            <w:gridSpan w:val="2"/>
            <w:tcBorders>
              <w:top w:val="single" w:sz="4" w:space="0" w:color="auto"/>
              <w:bottom w:val="single" w:sz="4" w:space="0" w:color="auto"/>
            </w:tcBorders>
            <w:vAlign w:val="bottom"/>
          </w:tcPr>
          <w:p w14:paraId="0B9EE929" w14:textId="7347F148"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top w:val="single" w:sz="4" w:space="0" w:color="auto"/>
              <w:bottom w:val="single" w:sz="4" w:space="0" w:color="auto"/>
            </w:tcBorders>
            <w:shd w:val="clear" w:color="auto" w:fill="auto"/>
          </w:tcPr>
          <w:p w14:paraId="516C66B2" w14:textId="5B05E13E"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458" w:type="dxa"/>
            <w:gridSpan w:val="2"/>
            <w:tcBorders>
              <w:top w:val="single" w:sz="4" w:space="0" w:color="auto"/>
              <w:bottom w:val="single" w:sz="4" w:space="0" w:color="auto"/>
            </w:tcBorders>
            <w:shd w:val="clear" w:color="auto" w:fill="auto"/>
          </w:tcPr>
          <w:p w14:paraId="46AC9780" w14:textId="4C34F82C"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746" w:type="dxa"/>
            <w:gridSpan w:val="4"/>
            <w:tcBorders>
              <w:top w:val="single" w:sz="4" w:space="0" w:color="auto"/>
              <w:bottom w:val="single" w:sz="4" w:space="0" w:color="auto"/>
            </w:tcBorders>
            <w:shd w:val="clear" w:color="auto" w:fill="auto"/>
          </w:tcPr>
          <w:p w14:paraId="663CE55C" w14:textId="4A7DCEAC"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895" w:type="dxa"/>
            <w:gridSpan w:val="4"/>
            <w:tcBorders>
              <w:top w:val="single" w:sz="4" w:space="0" w:color="auto"/>
              <w:bottom w:val="single" w:sz="4" w:space="0" w:color="auto"/>
            </w:tcBorders>
            <w:shd w:val="clear" w:color="auto" w:fill="auto"/>
          </w:tcPr>
          <w:p w14:paraId="4937EEC9" w14:textId="43FD5CFB"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1</w:t>
            </w:r>
          </w:p>
        </w:tc>
        <w:tc>
          <w:tcPr>
            <w:tcW w:w="597" w:type="dxa"/>
            <w:gridSpan w:val="3"/>
            <w:tcBorders>
              <w:top w:val="single" w:sz="4" w:space="0" w:color="auto"/>
              <w:bottom w:val="single" w:sz="4" w:space="0" w:color="auto"/>
            </w:tcBorders>
            <w:shd w:val="clear" w:color="auto" w:fill="auto"/>
          </w:tcPr>
          <w:p w14:paraId="01D0723C" w14:textId="0ABE47B0"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570" w:type="dxa"/>
            <w:gridSpan w:val="4"/>
            <w:tcBorders>
              <w:top w:val="single" w:sz="4" w:space="0" w:color="auto"/>
              <w:bottom w:val="single" w:sz="4" w:space="0" w:color="auto"/>
            </w:tcBorders>
            <w:shd w:val="clear" w:color="auto" w:fill="auto"/>
          </w:tcPr>
          <w:p w14:paraId="34BB19C6" w14:textId="25B833CA"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635" w:type="dxa"/>
            <w:gridSpan w:val="2"/>
            <w:tcBorders>
              <w:top w:val="single" w:sz="4" w:space="0" w:color="auto"/>
              <w:bottom w:val="single" w:sz="4" w:space="0" w:color="auto"/>
            </w:tcBorders>
            <w:shd w:val="clear" w:color="auto" w:fill="auto"/>
          </w:tcPr>
          <w:p w14:paraId="08D8A0B2" w14:textId="045C5B87"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1</w:t>
            </w:r>
          </w:p>
        </w:tc>
      </w:tr>
      <w:tr w:rsidR="00AB6EAA" w:rsidRPr="00DE2C8C" w14:paraId="2C82EC1C" w14:textId="77777777" w:rsidTr="0C7A9FEA">
        <w:trPr>
          <w:gridAfter w:val="1"/>
          <w:wAfter w:w="39" w:type="dxa"/>
        </w:trPr>
        <w:tc>
          <w:tcPr>
            <w:tcW w:w="1472" w:type="dxa"/>
            <w:gridSpan w:val="2"/>
            <w:tcBorders>
              <w:top w:val="single" w:sz="4" w:space="0" w:color="auto"/>
            </w:tcBorders>
            <w:shd w:val="clear" w:color="auto" w:fill="auto"/>
            <w:vAlign w:val="bottom"/>
          </w:tcPr>
          <w:p w14:paraId="0F51A836" w14:textId="5903F5A9" w:rsidR="00BF410D" w:rsidRPr="00DE2C8C" w:rsidRDefault="00BF410D" w:rsidP="00AB6EAA">
            <w:pPr>
              <w:tabs>
                <w:tab w:val="left" w:pos="288"/>
                <w:tab w:val="left" w:pos="576"/>
                <w:tab w:val="left" w:pos="864"/>
                <w:tab w:val="left" w:pos="1152"/>
              </w:tabs>
              <w:spacing w:before="81" w:after="40" w:line="200" w:lineRule="exact"/>
              <w:ind w:right="43"/>
              <w:rPr>
                <w:rFonts w:eastAsia="Calibri"/>
                <w:b/>
                <w:bCs/>
                <w:color w:val="000000" w:themeColor="text1"/>
                <w:sz w:val="17"/>
                <w:szCs w:val="17"/>
              </w:rPr>
            </w:pPr>
            <w:r w:rsidRPr="00DE2C8C">
              <w:rPr>
                <w:rFonts w:eastAsia="Calibri"/>
                <w:b/>
                <w:bCs/>
                <w:color w:val="000000" w:themeColor="text1"/>
                <w:sz w:val="17"/>
                <w:szCs w:val="17"/>
              </w:rPr>
              <w:t>Security Section</w:t>
            </w:r>
          </w:p>
        </w:tc>
        <w:tc>
          <w:tcPr>
            <w:tcW w:w="146" w:type="dxa"/>
            <w:tcBorders>
              <w:top w:val="single" w:sz="4" w:space="0" w:color="auto"/>
            </w:tcBorders>
            <w:shd w:val="clear" w:color="auto" w:fill="auto"/>
            <w:vAlign w:val="bottom"/>
          </w:tcPr>
          <w:p w14:paraId="4AAEE5F9"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60" w:type="dxa"/>
            <w:tcBorders>
              <w:top w:val="single" w:sz="4" w:space="0" w:color="auto"/>
            </w:tcBorders>
            <w:shd w:val="clear" w:color="auto" w:fill="auto"/>
            <w:vAlign w:val="bottom"/>
          </w:tcPr>
          <w:p w14:paraId="32B970CD"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43" w:type="dxa"/>
            <w:tcBorders>
              <w:top w:val="single" w:sz="4" w:space="0" w:color="auto"/>
            </w:tcBorders>
            <w:shd w:val="clear" w:color="auto" w:fill="auto"/>
            <w:vAlign w:val="bottom"/>
          </w:tcPr>
          <w:p w14:paraId="0F293F2B"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40" w:type="dxa"/>
            <w:tcBorders>
              <w:top w:val="single" w:sz="4" w:space="0" w:color="auto"/>
            </w:tcBorders>
            <w:shd w:val="clear" w:color="auto" w:fill="auto"/>
            <w:vAlign w:val="bottom"/>
          </w:tcPr>
          <w:p w14:paraId="3C690E2B"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11" w:type="dxa"/>
            <w:tcBorders>
              <w:top w:val="single" w:sz="4" w:space="0" w:color="auto"/>
            </w:tcBorders>
            <w:shd w:val="clear" w:color="auto" w:fill="auto"/>
            <w:vAlign w:val="bottom"/>
          </w:tcPr>
          <w:p w14:paraId="25514E48"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65" w:type="dxa"/>
            <w:tcBorders>
              <w:top w:val="single" w:sz="4" w:space="0" w:color="auto"/>
            </w:tcBorders>
            <w:shd w:val="clear" w:color="auto" w:fill="auto"/>
            <w:vAlign w:val="bottom"/>
          </w:tcPr>
          <w:p w14:paraId="3B34DEA6"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96" w:type="dxa"/>
            <w:gridSpan w:val="2"/>
            <w:tcBorders>
              <w:top w:val="single" w:sz="4" w:space="0" w:color="auto"/>
            </w:tcBorders>
            <w:shd w:val="clear" w:color="auto" w:fill="auto"/>
            <w:vAlign w:val="bottom"/>
          </w:tcPr>
          <w:p w14:paraId="764E4C82"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29" w:type="dxa"/>
            <w:gridSpan w:val="2"/>
            <w:tcBorders>
              <w:top w:val="single" w:sz="4" w:space="0" w:color="auto"/>
            </w:tcBorders>
            <w:shd w:val="clear" w:color="auto" w:fill="auto"/>
            <w:vAlign w:val="bottom"/>
          </w:tcPr>
          <w:p w14:paraId="34DA1EFF"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421" w:type="dxa"/>
            <w:gridSpan w:val="2"/>
            <w:tcBorders>
              <w:top w:val="single" w:sz="4" w:space="0" w:color="auto"/>
            </w:tcBorders>
            <w:shd w:val="clear" w:color="auto" w:fill="auto"/>
            <w:vAlign w:val="bottom"/>
          </w:tcPr>
          <w:p w14:paraId="7B36EF32"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630" w:type="dxa"/>
            <w:gridSpan w:val="2"/>
            <w:tcBorders>
              <w:top w:val="single" w:sz="4" w:space="0" w:color="auto"/>
            </w:tcBorders>
            <w:shd w:val="clear" w:color="auto" w:fill="auto"/>
            <w:vAlign w:val="bottom"/>
          </w:tcPr>
          <w:p w14:paraId="0583453B"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123" w:type="dxa"/>
            <w:gridSpan w:val="3"/>
            <w:tcBorders>
              <w:top w:val="single" w:sz="4" w:space="0" w:color="auto"/>
            </w:tcBorders>
          </w:tcPr>
          <w:p w14:paraId="19BEB0B4"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63" w:type="dxa"/>
            <w:gridSpan w:val="2"/>
            <w:tcBorders>
              <w:top w:val="single" w:sz="4" w:space="0" w:color="auto"/>
            </w:tcBorders>
          </w:tcPr>
          <w:p w14:paraId="4D2E3500" w14:textId="082F4D8C"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361" w:type="dxa"/>
            <w:gridSpan w:val="2"/>
            <w:tcBorders>
              <w:top w:val="single" w:sz="4" w:space="0" w:color="auto"/>
            </w:tcBorders>
            <w:shd w:val="clear" w:color="auto" w:fill="auto"/>
            <w:vAlign w:val="bottom"/>
          </w:tcPr>
          <w:p w14:paraId="1803A9D9" w14:textId="22FFDF82"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458" w:type="dxa"/>
            <w:gridSpan w:val="2"/>
            <w:tcBorders>
              <w:top w:val="single" w:sz="4" w:space="0" w:color="auto"/>
            </w:tcBorders>
            <w:shd w:val="clear" w:color="auto" w:fill="auto"/>
            <w:vAlign w:val="bottom"/>
          </w:tcPr>
          <w:p w14:paraId="5F97B343"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746" w:type="dxa"/>
            <w:gridSpan w:val="4"/>
            <w:tcBorders>
              <w:top w:val="single" w:sz="4" w:space="0" w:color="auto"/>
            </w:tcBorders>
            <w:shd w:val="clear" w:color="auto" w:fill="auto"/>
            <w:vAlign w:val="bottom"/>
          </w:tcPr>
          <w:p w14:paraId="59C4EB7A"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895" w:type="dxa"/>
            <w:gridSpan w:val="4"/>
            <w:tcBorders>
              <w:top w:val="single" w:sz="4" w:space="0" w:color="auto"/>
            </w:tcBorders>
            <w:shd w:val="clear" w:color="auto" w:fill="auto"/>
            <w:vAlign w:val="bottom"/>
          </w:tcPr>
          <w:p w14:paraId="728A94DD"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597" w:type="dxa"/>
            <w:gridSpan w:val="3"/>
            <w:tcBorders>
              <w:top w:val="single" w:sz="4" w:space="0" w:color="auto"/>
            </w:tcBorders>
            <w:shd w:val="clear" w:color="auto" w:fill="auto"/>
            <w:vAlign w:val="bottom"/>
          </w:tcPr>
          <w:p w14:paraId="497DD18E"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570" w:type="dxa"/>
            <w:gridSpan w:val="4"/>
            <w:tcBorders>
              <w:top w:val="single" w:sz="4" w:space="0" w:color="auto"/>
            </w:tcBorders>
            <w:shd w:val="clear" w:color="auto" w:fill="auto"/>
            <w:vAlign w:val="bottom"/>
          </w:tcPr>
          <w:p w14:paraId="7ADD0462"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c>
          <w:tcPr>
            <w:tcW w:w="635" w:type="dxa"/>
            <w:gridSpan w:val="2"/>
            <w:tcBorders>
              <w:top w:val="single" w:sz="4" w:space="0" w:color="auto"/>
            </w:tcBorders>
            <w:shd w:val="clear" w:color="auto" w:fill="auto"/>
            <w:vAlign w:val="bottom"/>
          </w:tcPr>
          <w:p w14:paraId="0BFE0E9A" w14:textId="77777777" w:rsidR="00BF410D" w:rsidRPr="00DE2C8C" w:rsidRDefault="00BF410D" w:rsidP="00AB6EAA">
            <w:pPr>
              <w:tabs>
                <w:tab w:val="left" w:pos="288"/>
                <w:tab w:val="left" w:pos="576"/>
                <w:tab w:val="left" w:pos="864"/>
                <w:tab w:val="left" w:pos="1152"/>
              </w:tabs>
              <w:spacing w:before="81" w:after="40" w:line="200" w:lineRule="exact"/>
              <w:ind w:right="43"/>
              <w:jc w:val="right"/>
              <w:rPr>
                <w:rFonts w:eastAsia="Calibri"/>
                <w:color w:val="000000" w:themeColor="text1"/>
                <w:spacing w:val="2"/>
                <w:w w:val="101"/>
                <w:sz w:val="17"/>
                <w:szCs w:val="17"/>
              </w:rPr>
            </w:pPr>
          </w:p>
        </w:tc>
      </w:tr>
      <w:tr w:rsidR="00AB6EAA" w:rsidRPr="00DE2C8C" w14:paraId="5F0EF3C5" w14:textId="77777777" w:rsidTr="0C7A9FEA">
        <w:trPr>
          <w:gridAfter w:val="1"/>
          <w:wAfter w:w="39" w:type="dxa"/>
        </w:trPr>
        <w:tc>
          <w:tcPr>
            <w:tcW w:w="1241" w:type="dxa"/>
            <w:shd w:val="clear" w:color="auto" w:fill="auto"/>
            <w:vAlign w:val="bottom"/>
          </w:tcPr>
          <w:p w14:paraId="35A8B08F" w14:textId="40956354" w:rsidR="00AB6EAA" w:rsidRPr="00DE2C8C" w:rsidRDefault="00AB6EAA" w:rsidP="00AB6EAA">
            <w:pPr>
              <w:tabs>
                <w:tab w:val="left" w:pos="288"/>
                <w:tab w:val="left" w:pos="576"/>
                <w:tab w:val="left" w:pos="864"/>
                <w:tab w:val="left" w:pos="1152"/>
              </w:tabs>
              <w:spacing w:before="40" w:after="40" w:line="200" w:lineRule="exact"/>
              <w:ind w:right="43"/>
              <w:rPr>
                <w:rFonts w:eastAsia="Calibri"/>
                <w:color w:val="000000" w:themeColor="text1"/>
                <w:sz w:val="17"/>
                <w:szCs w:val="17"/>
              </w:rPr>
            </w:pPr>
            <w:r w:rsidRPr="00DE2C8C">
              <w:rPr>
                <w:rFonts w:eastAsia="Calibri"/>
                <w:color w:val="000000" w:themeColor="text1"/>
                <w:sz w:val="17"/>
              </w:rPr>
              <w:t>Approved 2025</w:t>
            </w:r>
          </w:p>
        </w:tc>
        <w:tc>
          <w:tcPr>
            <w:tcW w:w="377" w:type="dxa"/>
            <w:gridSpan w:val="2"/>
            <w:shd w:val="clear" w:color="auto" w:fill="auto"/>
            <w:vAlign w:val="bottom"/>
          </w:tcPr>
          <w:p w14:paraId="238A353E" w14:textId="1437B84E"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60" w:type="dxa"/>
            <w:shd w:val="clear" w:color="auto" w:fill="auto"/>
            <w:vAlign w:val="bottom"/>
          </w:tcPr>
          <w:p w14:paraId="08295675" w14:textId="5E9BD1DA"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shd w:val="clear" w:color="auto" w:fill="auto"/>
            <w:vAlign w:val="bottom"/>
          </w:tcPr>
          <w:p w14:paraId="34E66C32" w14:textId="7D66D006"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0" w:type="dxa"/>
            <w:shd w:val="clear" w:color="auto" w:fill="auto"/>
            <w:vAlign w:val="bottom"/>
          </w:tcPr>
          <w:p w14:paraId="06D17BA8" w14:textId="0C0B658F"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11" w:type="dxa"/>
            <w:shd w:val="clear" w:color="auto" w:fill="auto"/>
            <w:vAlign w:val="bottom"/>
          </w:tcPr>
          <w:p w14:paraId="2D818611" w14:textId="42CF5B8B"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65" w:type="dxa"/>
            <w:shd w:val="clear" w:color="auto" w:fill="auto"/>
            <w:vAlign w:val="bottom"/>
          </w:tcPr>
          <w:p w14:paraId="5D011031" w14:textId="65D121CB"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p>
        </w:tc>
        <w:tc>
          <w:tcPr>
            <w:tcW w:w="396" w:type="dxa"/>
            <w:gridSpan w:val="2"/>
            <w:shd w:val="clear" w:color="auto" w:fill="auto"/>
            <w:vAlign w:val="bottom"/>
          </w:tcPr>
          <w:p w14:paraId="0CD715B9" w14:textId="5CDFB832"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329" w:type="dxa"/>
            <w:gridSpan w:val="2"/>
            <w:shd w:val="clear" w:color="auto" w:fill="auto"/>
            <w:vAlign w:val="bottom"/>
          </w:tcPr>
          <w:p w14:paraId="32691F97" w14:textId="57398E6D"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p>
        </w:tc>
        <w:tc>
          <w:tcPr>
            <w:tcW w:w="421" w:type="dxa"/>
            <w:gridSpan w:val="2"/>
            <w:shd w:val="clear" w:color="auto" w:fill="auto"/>
            <w:vAlign w:val="bottom"/>
          </w:tcPr>
          <w:p w14:paraId="0DB85A26" w14:textId="30F9F6B9"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55</w:t>
            </w:r>
          </w:p>
        </w:tc>
        <w:tc>
          <w:tcPr>
            <w:tcW w:w="630" w:type="dxa"/>
            <w:gridSpan w:val="2"/>
            <w:shd w:val="clear" w:color="auto" w:fill="auto"/>
            <w:vAlign w:val="bottom"/>
          </w:tcPr>
          <w:p w14:paraId="7467187A" w14:textId="35562B43"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64</w:t>
            </w:r>
          </w:p>
        </w:tc>
        <w:tc>
          <w:tcPr>
            <w:tcW w:w="123" w:type="dxa"/>
            <w:gridSpan w:val="3"/>
          </w:tcPr>
          <w:p w14:paraId="3C97AF09" w14:textId="77777777"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p>
        </w:tc>
        <w:tc>
          <w:tcPr>
            <w:tcW w:w="363" w:type="dxa"/>
            <w:gridSpan w:val="2"/>
            <w:vAlign w:val="bottom"/>
          </w:tcPr>
          <w:p w14:paraId="4D2F5E63" w14:textId="6045F98C"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shd w:val="clear" w:color="auto" w:fill="auto"/>
            <w:vAlign w:val="bottom"/>
          </w:tcPr>
          <w:p w14:paraId="3222F4C3" w14:textId="67629D09"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p>
        </w:tc>
        <w:tc>
          <w:tcPr>
            <w:tcW w:w="458" w:type="dxa"/>
            <w:gridSpan w:val="2"/>
            <w:shd w:val="clear" w:color="auto" w:fill="auto"/>
            <w:vAlign w:val="bottom"/>
          </w:tcPr>
          <w:p w14:paraId="02149ACF" w14:textId="11B42B64"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109</w:t>
            </w:r>
          </w:p>
        </w:tc>
        <w:tc>
          <w:tcPr>
            <w:tcW w:w="746" w:type="dxa"/>
            <w:gridSpan w:val="4"/>
            <w:shd w:val="clear" w:color="auto" w:fill="auto"/>
            <w:vAlign w:val="bottom"/>
          </w:tcPr>
          <w:p w14:paraId="6B83B2FD" w14:textId="132BFB30"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111</w:t>
            </w:r>
          </w:p>
        </w:tc>
        <w:tc>
          <w:tcPr>
            <w:tcW w:w="895" w:type="dxa"/>
            <w:gridSpan w:val="4"/>
            <w:shd w:val="clear" w:color="auto" w:fill="auto"/>
            <w:vAlign w:val="bottom"/>
          </w:tcPr>
          <w:p w14:paraId="3676922B" w14:textId="301BA98D"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597" w:type="dxa"/>
            <w:gridSpan w:val="3"/>
            <w:shd w:val="clear" w:color="auto" w:fill="auto"/>
            <w:vAlign w:val="bottom"/>
          </w:tcPr>
          <w:p w14:paraId="7DD24892" w14:textId="4976BF5F"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570" w:type="dxa"/>
            <w:gridSpan w:val="4"/>
            <w:shd w:val="clear" w:color="auto" w:fill="auto"/>
            <w:vAlign w:val="bottom"/>
          </w:tcPr>
          <w:p w14:paraId="0736F7C9" w14:textId="56907F8B"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4</w:t>
            </w:r>
          </w:p>
        </w:tc>
        <w:tc>
          <w:tcPr>
            <w:tcW w:w="635" w:type="dxa"/>
            <w:gridSpan w:val="2"/>
            <w:shd w:val="clear" w:color="auto" w:fill="auto"/>
            <w:vAlign w:val="bottom"/>
          </w:tcPr>
          <w:p w14:paraId="62CC9F7A" w14:textId="5DB99265"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179</w:t>
            </w:r>
          </w:p>
        </w:tc>
      </w:tr>
      <w:tr w:rsidR="00AB6EAA" w:rsidRPr="00DE2C8C" w14:paraId="1359D01F" w14:textId="77777777" w:rsidTr="0C7A9FEA">
        <w:trPr>
          <w:gridAfter w:val="1"/>
          <w:wAfter w:w="39" w:type="dxa"/>
        </w:trPr>
        <w:tc>
          <w:tcPr>
            <w:tcW w:w="1241" w:type="dxa"/>
            <w:tcBorders>
              <w:bottom w:val="single" w:sz="4" w:space="0" w:color="auto"/>
            </w:tcBorders>
            <w:shd w:val="clear" w:color="auto" w:fill="auto"/>
            <w:vAlign w:val="bottom"/>
          </w:tcPr>
          <w:p w14:paraId="5BAAAE59" w14:textId="21C12614" w:rsidR="00AB6EAA" w:rsidRPr="00DE2C8C" w:rsidRDefault="00AB6EAA" w:rsidP="00AB6EAA">
            <w:pPr>
              <w:tabs>
                <w:tab w:val="left" w:pos="288"/>
                <w:tab w:val="left" w:pos="576"/>
                <w:tab w:val="left" w:pos="864"/>
                <w:tab w:val="left" w:pos="1152"/>
              </w:tabs>
              <w:spacing w:before="40" w:after="81" w:line="200" w:lineRule="exact"/>
              <w:ind w:right="43"/>
              <w:rPr>
                <w:rFonts w:eastAsia="Calibri"/>
                <w:color w:val="000000" w:themeColor="text1"/>
                <w:sz w:val="17"/>
                <w:szCs w:val="17"/>
              </w:rPr>
            </w:pPr>
            <w:r w:rsidRPr="00DE2C8C">
              <w:rPr>
                <w:rFonts w:eastAsia="Calibri"/>
                <w:color w:val="000000" w:themeColor="text1"/>
                <w:sz w:val="17"/>
              </w:rPr>
              <w:t>Proposed 2026</w:t>
            </w:r>
          </w:p>
        </w:tc>
        <w:tc>
          <w:tcPr>
            <w:tcW w:w="377" w:type="dxa"/>
            <w:gridSpan w:val="2"/>
            <w:tcBorders>
              <w:bottom w:val="single" w:sz="4" w:space="0" w:color="auto"/>
            </w:tcBorders>
            <w:shd w:val="clear" w:color="auto" w:fill="auto"/>
            <w:vAlign w:val="bottom"/>
          </w:tcPr>
          <w:p w14:paraId="3DEF67BF" w14:textId="3A568FAB"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60" w:type="dxa"/>
            <w:tcBorders>
              <w:bottom w:val="single" w:sz="4" w:space="0" w:color="auto"/>
            </w:tcBorders>
            <w:shd w:val="clear" w:color="auto" w:fill="auto"/>
            <w:vAlign w:val="bottom"/>
          </w:tcPr>
          <w:p w14:paraId="246BD4F1" w14:textId="1201A9B1"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tcBorders>
              <w:bottom w:val="single" w:sz="4" w:space="0" w:color="auto"/>
            </w:tcBorders>
            <w:shd w:val="clear" w:color="auto" w:fill="auto"/>
            <w:vAlign w:val="bottom"/>
          </w:tcPr>
          <w:p w14:paraId="57D4F120" w14:textId="41854C59"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0" w:type="dxa"/>
            <w:tcBorders>
              <w:bottom w:val="single" w:sz="4" w:space="0" w:color="auto"/>
            </w:tcBorders>
            <w:shd w:val="clear" w:color="auto" w:fill="auto"/>
            <w:vAlign w:val="bottom"/>
          </w:tcPr>
          <w:p w14:paraId="1F332EB8" w14:textId="67B78BEB"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11" w:type="dxa"/>
            <w:tcBorders>
              <w:bottom w:val="single" w:sz="4" w:space="0" w:color="auto"/>
            </w:tcBorders>
            <w:shd w:val="clear" w:color="auto" w:fill="auto"/>
            <w:vAlign w:val="bottom"/>
          </w:tcPr>
          <w:p w14:paraId="0994175F" w14:textId="474FF0CF"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65" w:type="dxa"/>
            <w:tcBorders>
              <w:bottom w:val="single" w:sz="4" w:space="0" w:color="auto"/>
            </w:tcBorders>
            <w:shd w:val="clear" w:color="auto" w:fill="auto"/>
            <w:vAlign w:val="bottom"/>
          </w:tcPr>
          <w:p w14:paraId="115158C7" w14:textId="11254C20"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p>
        </w:tc>
        <w:tc>
          <w:tcPr>
            <w:tcW w:w="396" w:type="dxa"/>
            <w:gridSpan w:val="2"/>
            <w:tcBorders>
              <w:bottom w:val="single" w:sz="4" w:space="0" w:color="auto"/>
            </w:tcBorders>
            <w:shd w:val="clear" w:color="auto" w:fill="auto"/>
            <w:vAlign w:val="bottom"/>
          </w:tcPr>
          <w:p w14:paraId="78C785C8" w14:textId="4648311E" w:rsidR="00AB6EAA" w:rsidRPr="00DE2C8C" w:rsidRDefault="001B4435"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Pr>
                <w:rFonts w:eastAsia="Calibri"/>
                <w:color w:val="000000" w:themeColor="text1"/>
                <w:spacing w:val="2"/>
                <w:w w:val="101"/>
                <w:sz w:val="17"/>
                <w:szCs w:val="17"/>
              </w:rPr>
              <w:t>5</w:t>
            </w:r>
          </w:p>
        </w:tc>
        <w:tc>
          <w:tcPr>
            <w:tcW w:w="329" w:type="dxa"/>
            <w:gridSpan w:val="2"/>
            <w:tcBorders>
              <w:bottom w:val="single" w:sz="4" w:space="0" w:color="auto"/>
            </w:tcBorders>
            <w:shd w:val="clear" w:color="auto" w:fill="auto"/>
            <w:vAlign w:val="bottom"/>
          </w:tcPr>
          <w:p w14:paraId="19645267" w14:textId="5C1218C4"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w:t>
            </w:r>
          </w:p>
        </w:tc>
        <w:tc>
          <w:tcPr>
            <w:tcW w:w="421" w:type="dxa"/>
            <w:gridSpan w:val="2"/>
            <w:tcBorders>
              <w:bottom w:val="single" w:sz="4" w:space="0" w:color="auto"/>
            </w:tcBorders>
            <w:shd w:val="clear" w:color="auto" w:fill="auto"/>
            <w:vAlign w:val="bottom"/>
          </w:tcPr>
          <w:p w14:paraId="529BFE03" w14:textId="5A91225D" w:rsidR="00AB6EAA" w:rsidRPr="00DE2C8C" w:rsidRDefault="00DB4294"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5</w:t>
            </w:r>
            <w:r w:rsidR="001B4435">
              <w:rPr>
                <w:rFonts w:eastAsia="Calibri"/>
                <w:color w:val="000000" w:themeColor="text1"/>
                <w:spacing w:val="2"/>
                <w:w w:val="101"/>
                <w:sz w:val="17"/>
                <w:szCs w:val="17"/>
              </w:rPr>
              <w:t>3</w:t>
            </w:r>
          </w:p>
        </w:tc>
        <w:tc>
          <w:tcPr>
            <w:tcW w:w="630" w:type="dxa"/>
            <w:gridSpan w:val="2"/>
            <w:tcBorders>
              <w:bottom w:val="single" w:sz="4" w:space="0" w:color="auto"/>
            </w:tcBorders>
            <w:shd w:val="clear" w:color="auto" w:fill="auto"/>
            <w:vAlign w:val="bottom"/>
          </w:tcPr>
          <w:p w14:paraId="456CADE7" w14:textId="0CE03B28" w:rsidR="00AB6EAA" w:rsidRPr="00DE2C8C" w:rsidRDefault="00CB10E5"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6</w:t>
            </w:r>
            <w:r w:rsidR="001B4435">
              <w:rPr>
                <w:rFonts w:eastAsia="Calibri"/>
                <w:color w:val="000000" w:themeColor="text1"/>
                <w:spacing w:val="2"/>
                <w:w w:val="101"/>
                <w:sz w:val="17"/>
                <w:szCs w:val="17"/>
              </w:rPr>
              <w:t>3</w:t>
            </w:r>
          </w:p>
        </w:tc>
        <w:tc>
          <w:tcPr>
            <w:tcW w:w="123" w:type="dxa"/>
            <w:gridSpan w:val="3"/>
            <w:tcBorders>
              <w:bottom w:val="single" w:sz="4" w:space="0" w:color="auto"/>
            </w:tcBorders>
          </w:tcPr>
          <w:p w14:paraId="7864C63C" w14:textId="77777777"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p>
        </w:tc>
        <w:tc>
          <w:tcPr>
            <w:tcW w:w="363" w:type="dxa"/>
            <w:gridSpan w:val="2"/>
            <w:tcBorders>
              <w:bottom w:val="single" w:sz="4" w:space="0" w:color="auto"/>
            </w:tcBorders>
            <w:vAlign w:val="bottom"/>
          </w:tcPr>
          <w:p w14:paraId="70AAB0F9" w14:textId="7783553C"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bottom w:val="single" w:sz="4" w:space="0" w:color="auto"/>
            </w:tcBorders>
            <w:shd w:val="clear" w:color="auto" w:fill="auto"/>
            <w:vAlign w:val="bottom"/>
          </w:tcPr>
          <w:p w14:paraId="75585793" w14:textId="7627D1DB"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0</w:t>
            </w:r>
          </w:p>
        </w:tc>
        <w:tc>
          <w:tcPr>
            <w:tcW w:w="458" w:type="dxa"/>
            <w:gridSpan w:val="2"/>
            <w:tcBorders>
              <w:bottom w:val="single" w:sz="4" w:space="0" w:color="auto"/>
            </w:tcBorders>
            <w:shd w:val="clear" w:color="auto" w:fill="auto"/>
            <w:vAlign w:val="bottom"/>
          </w:tcPr>
          <w:p w14:paraId="59248861" w14:textId="58B0C7DD"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125</w:t>
            </w:r>
          </w:p>
        </w:tc>
        <w:tc>
          <w:tcPr>
            <w:tcW w:w="746" w:type="dxa"/>
            <w:gridSpan w:val="4"/>
            <w:tcBorders>
              <w:bottom w:val="single" w:sz="4" w:space="0" w:color="auto"/>
            </w:tcBorders>
            <w:shd w:val="clear" w:color="auto" w:fill="auto"/>
            <w:vAlign w:val="bottom"/>
          </w:tcPr>
          <w:p w14:paraId="6990D351" w14:textId="703FC6C6"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125</w:t>
            </w:r>
          </w:p>
        </w:tc>
        <w:tc>
          <w:tcPr>
            <w:tcW w:w="895" w:type="dxa"/>
            <w:gridSpan w:val="4"/>
            <w:tcBorders>
              <w:bottom w:val="single" w:sz="4" w:space="0" w:color="auto"/>
            </w:tcBorders>
            <w:shd w:val="clear" w:color="auto" w:fill="auto"/>
            <w:vAlign w:val="bottom"/>
          </w:tcPr>
          <w:p w14:paraId="7407C1B5" w14:textId="3B9DD2AD"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5</w:t>
            </w:r>
          </w:p>
        </w:tc>
        <w:tc>
          <w:tcPr>
            <w:tcW w:w="597" w:type="dxa"/>
            <w:gridSpan w:val="3"/>
            <w:tcBorders>
              <w:bottom w:val="single" w:sz="4" w:space="0" w:color="auto"/>
            </w:tcBorders>
            <w:shd w:val="clear" w:color="auto" w:fill="auto"/>
            <w:vAlign w:val="bottom"/>
          </w:tcPr>
          <w:p w14:paraId="689F438C" w14:textId="37B80297"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570" w:type="dxa"/>
            <w:gridSpan w:val="4"/>
            <w:tcBorders>
              <w:bottom w:val="single" w:sz="4" w:space="0" w:color="auto"/>
            </w:tcBorders>
            <w:shd w:val="clear" w:color="auto" w:fill="auto"/>
            <w:vAlign w:val="bottom"/>
          </w:tcPr>
          <w:p w14:paraId="40EF495F" w14:textId="4E8B2B55"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8</w:t>
            </w:r>
          </w:p>
        </w:tc>
        <w:tc>
          <w:tcPr>
            <w:tcW w:w="635" w:type="dxa"/>
            <w:gridSpan w:val="2"/>
            <w:tcBorders>
              <w:bottom w:val="single" w:sz="4" w:space="0" w:color="auto"/>
            </w:tcBorders>
            <w:shd w:val="clear" w:color="auto" w:fill="auto"/>
            <w:vAlign w:val="bottom"/>
          </w:tcPr>
          <w:p w14:paraId="36DE907D" w14:textId="114A1A31"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19</w:t>
            </w:r>
            <w:r w:rsidR="002E4F11">
              <w:rPr>
                <w:rFonts w:eastAsia="Calibri"/>
                <w:color w:val="000000" w:themeColor="text1"/>
                <w:spacing w:val="2"/>
                <w:w w:val="101"/>
                <w:sz w:val="17"/>
                <w:szCs w:val="17"/>
              </w:rPr>
              <w:t>6</w:t>
            </w:r>
          </w:p>
        </w:tc>
      </w:tr>
      <w:tr w:rsidR="00AB6EAA" w:rsidRPr="00DE2C8C" w14:paraId="7149D695" w14:textId="77777777" w:rsidTr="0C7A9FEA">
        <w:trPr>
          <w:gridAfter w:val="1"/>
          <w:wAfter w:w="39" w:type="dxa"/>
        </w:trPr>
        <w:tc>
          <w:tcPr>
            <w:tcW w:w="1241" w:type="dxa"/>
            <w:tcBorders>
              <w:top w:val="single" w:sz="4" w:space="0" w:color="auto"/>
              <w:bottom w:val="single" w:sz="4" w:space="0" w:color="auto"/>
            </w:tcBorders>
            <w:shd w:val="clear" w:color="auto" w:fill="auto"/>
            <w:vAlign w:val="bottom"/>
          </w:tcPr>
          <w:p w14:paraId="7791FE63" w14:textId="78429C73" w:rsidR="00AB6EAA" w:rsidRPr="00DE2C8C" w:rsidRDefault="00AB6EAA" w:rsidP="00AB6EAA">
            <w:pPr>
              <w:tabs>
                <w:tab w:val="left" w:pos="288"/>
                <w:tab w:val="left" w:pos="576"/>
                <w:tab w:val="left" w:pos="864"/>
                <w:tab w:val="left" w:pos="1152"/>
              </w:tabs>
              <w:spacing w:before="81" w:after="81" w:line="200" w:lineRule="exact"/>
              <w:ind w:right="43"/>
              <w:rPr>
                <w:rFonts w:eastAsia="Calibri"/>
                <w:b/>
                <w:color w:val="000000" w:themeColor="text1"/>
                <w:sz w:val="17"/>
                <w:szCs w:val="17"/>
              </w:rPr>
            </w:pPr>
            <w:r w:rsidRPr="00DE2C8C">
              <w:rPr>
                <w:rFonts w:eastAsia="Calibri"/>
                <w:b/>
                <w:color w:val="000000" w:themeColor="text1"/>
                <w:sz w:val="17"/>
                <w:szCs w:val="17"/>
              </w:rPr>
              <w:tab/>
              <w:t xml:space="preserve">Change </w:t>
            </w:r>
          </w:p>
        </w:tc>
        <w:tc>
          <w:tcPr>
            <w:tcW w:w="377" w:type="dxa"/>
            <w:gridSpan w:val="2"/>
            <w:tcBorders>
              <w:top w:val="single" w:sz="4" w:space="0" w:color="auto"/>
              <w:bottom w:val="single" w:sz="4" w:space="0" w:color="auto"/>
            </w:tcBorders>
            <w:shd w:val="clear" w:color="auto" w:fill="auto"/>
            <w:vAlign w:val="bottom"/>
          </w:tcPr>
          <w:p w14:paraId="36D926F5" w14:textId="6DB64D62"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60" w:type="dxa"/>
            <w:tcBorders>
              <w:top w:val="single" w:sz="4" w:space="0" w:color="auto"/>
              <w:bottom w:val="single" w:sz="4" w:space="0" w:color="auto"/>
            </w:tcBorders>
            <w:shd w:val="clear" w:color="auto" w:fill="auto"/>
            <w:vAlign w:val="bottom"/>
          </w:tcPr>
          <w:p w14:paraId="43B85CBF" w14:textId="39A38D09"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3" w:type="dxa"/>
            <w:tcBorders>
              <w:top w:val="single" w:sz="4" w:space="0" w:color="auto"/>
              <w:bottom w:val="single" w:sz="4" w:space="0" w:color="auto"/>
            </w:tcBorders>
            <w:shd w:val="clear" w:color="auto" w:fill="auto"/>
            <w:vAlign w:val="bottom"/>
          </w:tcPr>
          <w:p w14:paraId="12CAD9C4" w14:textId="3D7C6949"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0" w:type="dxa"/>
            <w:tcBorders>
              <w:top w:val="single" w:sz="4" w:space="0" w:color="auto"/>
              <w:bottom w:val="single" w:sz="4" w:space="0" w:color="auto"/>
            </w:tcBorders>
            <w:shd w:val="clear" w:color="auto" w:fill="auto"/>
          </w:tcPr>
          <w:p w14:paraId="0B10E788" w14:textId="70F45958"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11" w:type="dxa"/>
            <w:tcBorders>
              <w:top w:val="single" w:sz="4" w:space="0" w:color="auto"/>
              <w:bottom w:val="single" w:sz="4" w:space="0" w:color="auto"/>
            </w:tcBorders>
            <w:shd w:val="clear" w:color="auto" w:fill="auto"/>
          </w:tcPr>
          <w:p w14:paraId="228F1025" w14:textId="4F7186E8"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65" w:type="dxa"/>
            <w:tcBorders>
              <w:top w:val="single" w:sz="4" w:space="0" w:color="auto"/>
              <w:bottom w:val="single" w:sz="4" w:space="0" w:color="auto"/>
            </w:tcBorders>
            <w:shd w:val="clear" w:color="auto" w:fill="auto"/>
          </w:tcPr>
          <w:p w14:paraId="656B16B5" w14:textId="36C83419"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96" w:type="dxa"/>
            <w:gridSpan w:val="2"/>
            <w:tcBorders>
              <w:top w:val="single" w:sz="4" w:space="0" w:color="auto"/>
              <w:bottom w:val="single" w:sz="4" w:space="0" w:color="auto"/>
            </w:tcBorders>
            <w:shd w:val="clear" w:color="auto" w:fill="auto"/>
          </w:tcPr>
          <w:p w14:paraId="58531198" w14:textId="62DB872A" w:rsidR="00AB6EAA" w:rsidRPr="00DE2C8C" w:rsidRDefault="001B4435"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Pr>
                <w:rFonts w:eastAsia="Calibri"/>
                <w:b/>
                <w:color w:val="000000" w:themeColor="text1"/>
                <w:spacing w:val="2"/>
                <w:w w:val="101"/>
                <w:sz w:val="17"/>
                <w:szCs w:val="17"/>
              </w:rPr>
              <w:t>1</w:t>
            </w:r>
          </w:p>
        </w:tc>
        <w:tc>
          <w:tcPr>
            <w:tcW w:w="329" w:type="dxa"/>
            <w:gridSpan w:val="2"/>
            <w:tcBorders>
              <w:top w:val="single" w:sz="4" w:space="0" w:color="auto"/>
              <w:bottom w:val="single" w:sz="4" w:space="0" w:color="auto"/>
            </w:tcBorders>
            <w:shd w:val="clear" w:color="auto" w:fill="auto"/>
          </w:tcPr>
          <w:p w14:paraId="05D6C705" w14:textId="69FFD78B"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421" w:type="dxa"/>
            <w:gridSpan w:val="2"/>
            <w:tcBorders>
              <w:top w:val="single" w:sz="4" w:space="0" w:color="auto"/>
              <w:bottom w:val="single" w:sz="4" w:space="0" w:color="auto"/>
            </w:tcBorders>
            <w:shd w:val="clear" w:color="auto" w:fill="auto"/>
          </w:tcPr>
          <w:p w14:paraId="0BF387EF" w14:textId="1ADD4D65"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r w:rsidR="001B4435">
              <w:rPr>
                <w:rFonts w:eastAsia="Calibri"/>
                <w:b/>
                <w:color w:val="000000" w:themeColor="text1"/>
                <w:spacing w:val="2"/>
                <w:w w:val="101"/>
                <w:sz w:val="17"/>
                <w:szCs w:val="17"/>
              </w:rPr>
              <w:t>2</w:t>
            </w:r>
            <w:r w:rsidRPr="00DE2C8C">
              <w:rPr>
                <w:rFonts w:eastAsia="Calibri"/>
                <w:b/>
                <w:color w:val="000000" w:themeColor="text1"/>
                <w:spacing w:val="2"/>
                <w:w w:val="101"/>
                <w:sz w:val="17"/>
                <w:szCs w:val="17"/>
              </w:rPr>
              <w:t>)</w:t>
            </w:r>
          </w:p>
        </w:tc>
        <w:tc>
          <w:tcPr>
            <w:tcW w:w="630" w:type="dxa"/>
            <w:gridSpan w:val="2"/>
            <w:tcBorders>
              <w:top w:val="single" w:sz="4" w:space="0" w:color="auto"/>
              <w:bottom w:val="single" w:sz="4" w:space="0" w:color="auto"/>
            </w:tcBorders>
            <w:shd w:val="clear" w:color="auto" w:fill="auto"/>
          </w:tcPr>
          <w:p w14:paraId="18B286D6" w14:textId="36EEEE30"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r w:rsidR="001B4435">
              <w:rPr>
                <w:rFonts w:eastAsia="Calibri"/>
                <w:b/>
                <w:color w:val="000000" w:themeColor="text1"/>
                <w:spacing w:val="2"/>
                <w:w w:val="101"/>
                <w:sz w:val="17"/>
                <w:szCs w:val="17"/>
              </w:rPr>
              <w:t>1</w:t>
            </w:r>
            <w:r w:rsidRPr="00DE2C8C">
              <w:rPr>
                <w:rFonts w:eastAsia="Calibri"/>
                <w:b/>
                <w:color w:val="000000" w:themeColor="text1"/>
                <w:spacing w:val="2"/>
                <w:w w:val="101"/>
                <w:sz w:val="17"/>
                <w:szCs w:val="17"/>
              </w:rPr>
              <w:t>)</w:t>
            </w:r>
          </w:p>
        </w:tc>
        <w:tc>
          <w:tcPr>
            <w:tcW w:w="123" w:type="dxa"/>
            <w:gridSpan w:val="3"/>
            <w:tcBorders>
              <w:top w:val="single" w:sz="4" w:space="0" w:color="auto"/>
              <w:bottom w:val="single" w:sz="4" w:space="0" w:color="auto"/>
            </w:tcBorders>
          </w:tcPr>
          <w:p w14:paraId="4A868F47" w14:textId="77777777"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p>
        </w:tc>
        <w:tc>
          <w:tcPr>
            <w:tcW w:w="363" w:type="dxa"/>
            <w:gridSpan w:val="2"/>
            <w:tcBorders>
              <w:top w:val="single" w:sz="4" w:space="0" w:color="auto"/>
              <w:bottom w:val="single" w:sz="4" w:space="0" w:color="auto"/>
            </w:tcBorders>
            <w:vAlign w:val="bottom"/>
          </w:tcPr>
          <w:p w14:paraId="7E526F17" w14:textId="0469D5C9"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top w:val="single" w:sz="4" w:space="0" w:color="auto"/>
              <w:bottom w:val="single" w:sz="4" w:space="0" w:color="auto"/>
            </w:tcBorders>
            <w:shd w:val="clear" w:color="auto" w:fill="auto"/>
          </w:tcPr>
          <w:p w14:paraId="13EB7D43" w14:textId="5CB3F1DC"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(2)</w:t>
            </w:r>
          </w:p>
        </w:tc>
        <w:tc>
          <w:tcPr>
            <w:tcW w:w="458" w:type="dxa"/>
            <w:gridSpan w:val="2"/>
            <w:tcBorders>
              <w:top w:val="single" w:sz="4" w:space="0" w:color="auto"/>
              <w:bottom w:val="single" w:sz="4" w:space="0" w:color="auto"/>
            </w:tcBorders>
            <w:shd w:val="clear" w:color="auto" w:fill="auto"/>
          </w:tcPr>
          <w:p w14:paraId="4C312BAF" w14:textId="00063E3B"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16</w:t>
            </w:r>
          </w:p>
        </w:tc>
        <w:tc>
          <w:tcPr>
            <w:tcW w:w="746" w:type="dxa"/>
            <w:gridSpan w:val="4"/>
            <w:tcBorders>
              <w:top w:val="single" w:sz="4" w:space="0" w:color="auto"/>
              <w:bottom w:val="single" w:sz="4" w:space="0" w:color="auto"/>
            </w:tcBorders>
            <w:shd w:val="clear" w:color="auto" w:fill="auto"/>
          </w:tcPr>
          <w:p w14:paraId="1565C932" w14:textId="06D83012"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14</w:t>
            </w:r>
          </w:p>
        </w:tc>
        <w:tc>
          <w:tcPr>
            <w:tcW w:w="895" w:type="dxa"/>
            <w:gridSpan w:val="4"/>
            <w:tcBorders>
              <w:top w:val="single" w:sz="4" w:space="0" w:color="auto"/>
              <w:bottom w:val="single" w:sz="4" w:space="0" w:color="auto"/>
            </w:tcBorders>
            <w:shd w:val="clear" w:color="auto" w:fill="auto"/>
          </w:tcPr>
          <w:p w14:paraId="7CE436DC" w14:textId="069B62B4"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2</w:t>
            </w:r>
          </w:p>
        </w:tc>
        <w:tc>
          <w:tcPr>
            <w:tcW w:w="597" w:type="dxa"/>
            <w:gridSpan w:val="3"/>
            <w:tcBorders>
              <w:top w:val="single" w:sz="4" w:space="0" w:color="auto"/>
              <w:bottom w:val="single" w:sz="4" w:space="0" w:color="auto"/>
            </w:tcBorders>
            <w:shd w:val="clear" w:color="auto" w:fill="auto"/>
          </w:tcPr>
          <w:p w14:paraId="5A19A2DC" w14:textId="64288569"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2</w:t>
            </w:r>
          </w:p>
        </w:tc>
        <w:tc>
          <w:tcPr>
            <w:tcW w:w="570" w:type="dxa"/>
            <w:gridSpan w:val="4"/>
            <w:tcBorders>
              <w:top w:val="single" w:sz="4" w:space="0" w:color="auto"/>
              <w:bottom w:val="single" w:sz="4" w:space="0" w:color="auto"/>
            </w:tcBorders>
            <w:shd w:val="clear" w:color="auto" w:fill="auto"/>
          </w:tcPr>
          <w:p w14:paraId="2489C563" w14:textId="7D82EE65"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4</w:t>
            </w:r>
          </w:p>
        </w:tc>
        <w:tc>
          <w:tcPr>
            <w:tcW w:w="635" w:type="dxa"/>
            <w:gridSpan w:val="2"/>
            <w:tcBorders>
              <w:top w:val="single" w:sz="4" w:space="0" w:color="auto"/>
              <w:bottom w:val="single" w:sz="4" w:space="0" w:color="auto"/>
            </w:tcBorders>
            <w:shd w:val="clear" w:color="auto" w:fill="auto"/>
          </w:tcPr>
          <w:p w14:paraId="54663D48" w14:textId="073480C1" w:rsidR="00AB6EAA" w:rsidRPr="00DE2C8C" w:rsidRDefault="009D0287"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1</w:t>
            </w:r>
            <w:r w:rsidR="001B4435">
              <w:rPr>
                <w:rFonts w:eastAsia="Calibri"/>
                <w:b/>
                <w:color w:val="000000" w:themeColor="text1"/>
                <w:spacing w:val="2"/>
                <w:w w:val="101"/>
                <w:sz w:val="17"/>
                <w:szCs w:val="17"/>
              </w:rPr>
              <w:t>7</w:t>
            </w:r>
          </w:p>
        </w:tc>
      </w:tr>
      <w:tr w:rsidR="00BD36E5" w:rsidRPr="00DE2C8C" w14:paraId="3F461582" w14:textId="77777777" w:rsidTr="0C7A9FEA">
        <w:tc>
          <w:tcPr>
            <w:tcW w:w="9900" w:type="dxa"/>
            <w:gridSpan w:val="43"/>
            <w:tcBorders>
              <w:top w:val="single" w:sz="4" w:space="0" w:color="auto"/>
            </w:tcBorders>
            <w:shd w:val="clear" w:color="auto" w:fill="auto"/>
          </w:tcPr>
          <w:p w14:paraId="0367C6E6" w14:textId="20F103E7" w:rsidR="00BD36E5" w:rsidRPr="00DE2C8C" w:rsidRDefault="00BD36E5" w:rsidP="00BD36E5">
            <w:pPr>
              <w:tabs>
                <w:tab w:val="left" w:pos="288"/>
                <w:tab w:val="left" w:pos="576"/>
                <w:tab w:val="left" w:pos="864"/>
                <w:tab w:val="left" w:pos="1152"/>
              </w:tabs>
              <w:spacing w:before="81" w:after="40" w:line="200" w:lineRule="exact"/>
              <w:ind w:right="43"/>
              <w:rPr>
                <w:rFonts w:eastAsia="Calibri"/>
                <w:color w:val="000000" w:themeColor="text1"/>
                <w:spacing w:val="2"/>
                <w:w w:val="101"/>
                <w:sz w:val="17"/>
                <w:szCs w:val="17"/>
              </w:rPr>
            </w:pPr>
            <w:r w:rsidRPr="00DE2C8C">
              <w:rPr>
                <w:rFonts w:eastAsia="Calibri"/>
                <w:b/>
                <w:bCs/>
                <w:color w:val="000000" w:themeColor="text1"/>
                <w:sz w:val="17"/>
                <w:szCs w:val="17"/>
              </w:rPr>
              <w:t>Total, Special Representative of the Secretary-General for Afghanistan</w:t>
            </w:r>
          </w:p>
        </w:tc>
      </w:tr>
      <w:tr w:rsidR="00AB6EAA" w:rsidRPr="00DE2C8C" w14:paraId="6E7A7D3E" w14:textId="77777777" w:rsidTr="0C7A9FEA">
        <w:trPr>
          <w:gridAfter w:val="1"/>
          <w:wAfter w:w="39" w:type="dxa"/>
        </w:trPr>
        <w:tc>
          <w:tcPr>
            <w:tcW w:w="1241" w:type="dxa"/>
            <w:shd w:val="clear" w:color="auto" w:fill="auto"/>
            <w:vAlign w:val="bottom"/>
          </w:tcPr>
          <w:p w14:paraId="7EB3FFA7" w14:textId="5BE23385" w:rsidR="00AB6EAA" w:rsidRPr="00DE2C8C" w:rsidRDefault="00AB6EAA" w:rsidP="00AB6EAA">
            <w:pPr>
              <w:tabs>
                <w:tab w:val="left" w:pos="288"/>
                <w:tab w:val="left" w:pos="576"/>
                <w:tab w:val="left" w:pos="864"/>
                <w:tab w:val="left" w:pos="1152"/>
              </w:tabs>
              <w:spacing w:before="40" w:after="40" w:line="200" w:lineRule="exact"/>
              <w:ind w:right="43"/>
              <w:rPr>
                <w:rFonts w:eastAsia="Calibri"/>
                <w:color w:val="000000" w:themeColor="text1"/>
                <w:sz w:val="17"/>
                <w:szCs w:val="17"/>
              </w:rPr>
            </w:pPr>
            <w:r w:rsidRPr="00DE2C8C">
              <w:rPr>
                <w:rFonts w:eastAsia="Calibri"/>
                <w:color w:val="000000" w:themeColor="text1"/>
                <w:sz w:val="17"/>
              </w:rPr>
              <w:t>Approved 2025</w:t>
            </w:r>
          </w:p>
        </w:tc>
        <w:tc>
          <w:tcPr>
            <w:tcW w:w="377" w:type="dxa"/>
            <w:gridSpan w:val="2"/>
            <w:shd w:val="clear" w:color="auto" w:fill="auto"/>
            <w:vAlign w:val="bottom"/>
          </w:tcPr>
          <w:p w14:paraId="5A63AB4B" w14:textId="0989EE0E"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60" w:type="dxa"/>
            <w:shd w:val="clear" w:color="auto" w:fill="auto"/>
            <w:vAlign w:val="bottom"/>
          </w:tcPr>
          <w:p w14:paraId="3CAF3F60" w14:textId="04DDCAB9"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shd w:val="clear" w:color="auto" w:fill="auto"/>
            <w:vAlign w:val="bottom"/>
          </w:tcPr>
          <w:p w14:paraId="2A1F2BA1" w14:textId="3E970795"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40" w:type="dxa"/>
            <w:shd w:val="clear" w:color="auto" w:fill="auto"/>
            <w:vAlign w:val="bottom"/>
          </w:tcPr>
          <w:p w14:paraId="08D98C98" w14:textId="0ED9A316"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11" w:type="dxa"/>
            <w:shd w:val="clear" w:color="auto" w:fill="auto"/>
            <w:vAlign w:val="bottom"/>
          </w:tcPr>
          <w:p w14:paraId="1CF3532D" w14:textId="43C1029A"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8</w:t>
            </w:r>
          </w:p>
        </w:tc>
        <w:tc>
          <w:tcPr>
            <w:tcW w:w="365" w:type="dxa"/>
            <w:shd w:val="clear" w:color="auto" w:fill="auto"/>
            <w:vAlign w:val="bottom"/>
          </w:tcPr>
          <w:p w14:paraId="3DCAA26A" w14:textId="7A370987"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13</w:t>
            </w:r>
          </w:p>
        </w:tc>
        <w:tc>
          <w:tcPr>
            <w:tcW w:w="396" w:type="dxa"/>
            <w:gridSpan w:val="2"/>
            <w:shd w:val="clear" w:color="auto" w:fill="auto"/>
            <w:vAlign w:val="bottom"/>
          </w:tcPr>
          <w:p w14:paraId="21C597C6" w14:textId="2FCC04FB"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10</w:t>
            </w:r>
          </w:p>
        </w:tc>
        <w:tc>
          <w:tcPr>
            <w:tcW w:w="329" w:type="dxa"/>
            <w:gridSpan w:val="2"/>
            <w:shd w:val="clear" w:color="auto" w:fill="auto"/>
            <w:vAlign w:val="bottom"/>
          </w:tcPr>
          <w:p w14:paraId="345C438C" w14:textId="1B24C2E2"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421" w:type="dxa"/>
            <w:gridSpan w:val="2"/>
            <w:shd w:val="clear" w:color="auto" w:fill="auto"/>
            <w:vAlign w:val="bottom"/>
          </w:tcPr>
          <w:p w14:paraId="3283A731" w14:textId="1FB31A35"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59</w:t>
            </w:r>
          </w:p>
        </w:tc>
        <w:tc>
          <w:tcPr>
            <w:tcW w:w="630" w:type="dxa"/>
            <w:gridSpan w:val="2"/>
            <w:shd w:val="clear" w:color="auto" w:fill="auto"/>
            <w:vAlign w:val="bottom"/>
          </w:tcPr>
          <w:p w14:paraId="7FB1D85E" w14:textId="761D8CFE"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96</w:t>
            </w:r>
          </w:p>
        </w:tc>
        <w:tc>
          <w:tcPr>
            <w:tcW w:w="123" w:type="dxa"/>
            <w:gridSpan w:val="3"/>
          </w:tcPr>
          <w:p w14:paraId="5CB990AB" w14:textId="77777777"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p>
        </w:tc>
        <w:tc>
          <w:tcPr>
            <w:tcW w:w="363" w:type="dxa"/>
            <w:gridSpan w:val="2"/>
            <w:vAlign w:val="bottom"/>
          </w:tcPr>
          <w:p w14:paraId="2DB394FD" w14:textId="18EEF093"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shd w:val="clear" w:color="auto" w:fill="auto"/>
            <w:vAlign w:val="bottom"/>
          </w:tcPr>
          <w:p w14:paraId="64C6789F" w14:textId="29C961A4"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21</w:t>
            </w:r>
          </w:p>
        </w:tc>
        <w:tc>
          <w:tcPr>
            <w:tcW w:w="458" w:type="dxa"/>
            <w:gridSpan w:val="2"/>
            <w:shd w:val="clear" w:color="auto" w:fill="auto"/>
            <w:vAlign w:val="bottom"/>
          </w:tcPr>
          <w:p w14:paraId="2D0E49F3" w14:textId="7491AF56"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135</w:t>
            </w:r>
          </w:p>
        </w:tc>
        <w:tc>
          <w:tcPr>
            <w:tcW w:w="746" w:type="dxa"/>
            <w:gridSpan w:val="4"/>
            <w:shd w:val="clear" w:color="auto" w:fill="auto"/>
            <w:vAlign w:val="bottom"/>
          </w:tcPr>
          <w:p w14:paraId="1837AF1E" w14:textId="6EE6FB17"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156</w:t>
            </w:r>
          </w:p>
        </w:tc>
        <w:tc>
          <w:tcPr>
            <w:tcW w:w="895" w:type="dxa"/>
            <w:gridSpan w:val="4"/>
            <w:shd w:val="clear" w:color="auto" w:fill="auto"/>
            <w:vAlign w:val="bottom"/>
          </w:tcPr>
          <w:p w14:paraId="2B45E273" w14:textId="3DDA7D7E"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597" w:type="dxa"/>
            <w:gridSpan w:val="3"/>
            <w:shd w:val="clear" w:color="auto" w:fill="auto"/>
            <w:vAlign w:val="bottom"/>
          </w:tcPr>
          <w:p w14:paraId="330D135F" w14:textId="4A8DABE0"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570" w:type="dxa"/>
            <w:gridSpan w:val="4"/>
            <w:shd w:val="clear" w:color="auto" w:fill="auto"/>
            <w:vAlign w:val="bottom"/>
          </w:tcPr>
          <w:p w14:paraId="17ACE2D4" w14:textId="139930CE"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6</w:t>
            </w:r>
          </w:p>
        </w:tc>
        <w:tc>
          <w:tcPr>
            <w:tcW w:w="635" w:type="dxa"/>
            <w:gridSpan w:val="2"/>
            <w:shd w:val="clear" w:color="auto" w:fill="auto"/>
            <w:vAlign w:val="bottom"/>
          </w:tcPr>
          <w:p w14:paraId="5E86A526" w14:textId="404C2655" w:rsidR="00AB6EAA" w:rsidRPr="00DE2C8C" w:rsidRDefault="00AB6EAA" w:rsidP="00AB6EAA">
            <w:pPr>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258</w:t>
            </w:r>
          </w:p>
        </w:tc>
      </w:tr>
      <w:tr w:rsidR="00AB6EAA" w:rsidRPr="00DE2C8C" w14:paraId="6B480A87" w14:textId="77777777" w:rsidTr="0C7A9FEA">
        <w:trPr>
          <w:gridAfter w:val="1"/>
          <w:wAfter w:w="39" w:type="dxa"/>
        </w:trPr>
        <w:tc>
          <w:tcPr>
            <w:tcW w:w="1241" w:type="dxa"/>
            <w:tcBorders>
              <w:bottom w:val="single" w:sz="4" w:space="0" w:color="auto"/>
            </w:tcBorders>
            <w:shd w:val="clear" w:color="auto" w:fill="auto"/>
            <w:vAlign w:val="bottom"/>
          </w:tcPr>
          <w:p w14:paraId="6C239694" w14:textId="4FF11D19" w:rsidR="00AB6EAA" w:rsidRPr="00DE2C8C" w:rsidRDefault="00AB6EAA" w:rsidP="00AB6EAA">
            <w:pPr>
              <w:tabs>
                <w:tab w:val="left" w:pos="288"/>
                <w:tab w:val="left" w:pos="576"/>
                <w:tab w:val="left" w:pos="864"/>
                <w:tab w:val="left" w:pos="1152"/>
              </w:tabs>
              <w:spacing w:before="40" w:after="81" w:line="200" w:lineRule="exact"/>
              <w:ind w:right="43"/>
              <w:rPr>
                <w:rFonts w:eastAsia="Calibri"/>
                <w:color w:val="000000" w:themeColor="text1"/>
                <w:sz w:val="17"/>
                <w:szCs w:val="17"/>
              </w:rPr>
            </w:pPr>
            <w:r w:rsidRPr="00DE2C8C">
              <w:rPr>
                <w:rFonts w:eastAsia="Calibri"/>
                <w:color w:val="000000" w:themeColor="text1"/>
                <w:sz w:val="17"/>
              </w:rPr>
              <w:lastRenderedPageBreak/>
              <w:t>Proposed 2026</w:t>
            </w:r>
          </w:p>
        </w:tc>
        <w:tc>
          <w:tcPr>
            <w:tcW w:w="377" w:type="dxa"/>
            <w:gridSpan w:val="2"/>
            <w:tcBorders>
              <w:bottom w:val="single" w:sz="4" w:space="0" w:color="auto"/>
            </w:tcBorders>
            <w:shd w:val="clear" w:color="auto" w:fill="auto"/>
            <w:vAlign w:val="bottom"/>
          </w:tcPr>
          <w:p w14:paraId="2C548AB4" w14:textId="51BC5E2E"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60" w:type="dxa"/>
            <w:tcBorders>
              <w:bottom w:val="single" w:sz="4" w:space="0" w:color="auto"/>
            </w:tcBorders>
            <w:shd w:val="clear" w:color="auto" w:fill="auto"/>
            <w:vAlign w:val="bottom"/>
          </w:tcPr>
          <w:p w14:paraId="4259D443" w14:textId="40CABB84"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w:t>
            </w:r>
          </w:p>
        </w:tc>
        <w:tc>
          <w:tcPr>
            <w:tcW w:w="343" w:type="dxa"/>
            <w:tcBorders>
              <w:bottom w:val="single" w:sz="4" w:space="0" w:color="auto"/>
            </w:tcBorders>
            <w:shd w:val="clear" w:color="auto" w:fill="auto"/>
            <w:vAlign w:val="bottom"/>
          </w:tcPr>
          <w:p w14:paraId="0B30E303" w14:textId="5B7B6C32"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40" w:type="dxa"/>
            <w:tcBorders>
              <w:bottom w:val="single" w:sz="4" w:space="0" w:color="auto"/>
            </w:tcBorders>
            <w:shd w:val="clear" w:color="auto" w:fill="auto"/>
            <w:vAlign w:val="bottom"/>
          </w:tcPr>
          <w:p w14:paraId="6D81A74E" w14:textId="00551750"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p>
        </w:tc>
        <w:tc>
          <w:tcPr>
            <w:tcW w:w="311" w:type="dxa"/>
            <w:tcBorders>
              <w:bottom w:val="single" w:sz="4" w:space="0" w:color="auto"/>
            </w:tcBorders>
            <w:shd w:val="clear" w:color="auto" w:fill="auto"/>
            <w:vAlign w:val="bottom"/>
          </w:tcPr>
          <w:p w14:paraId="21FC448A" w14:textId="5806E135"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9</w:t>
            </w:r>
          </w:p>
        </w:tc>
        <w:tc>
          <w:tcPr>
            <w:tcW w:w="365" w:type="dxa"/>
            <w:tcBorders>
              <w:bottom w:val="single" w:sz="4" w:space="0" w:color="auto"/>
            </w:tcBorders>
            <w:shd w:val="clear" w:color="auto" w:fill="auto"/>
            <w:vAlign w:val="bottom"/>
          </w:tcPr>
          <w:p w14:paraId="65DE1681" w14:textId="17E7D688"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13</w:t>
            </w:r>
          </w:p>
        </w:tc>
        <w:tc>
          <w:tcPr>
            <w:tcW w:w="396" w:type="dxa"/>
            <w:gridSpan w:val="2"/>
            <w:tcBorders>
              <w:bottom w:val="single" w:sz="4" w:space="0" w:color="auto"/>
            </w:tcBorders>
            <w:shd w:val="clear" w:color="auto" w:fill="auto"/>
            <w:vAlign w:val="bottom"/>
          </w:tcPr>
          <w:p w14:paraId="141251CB" w14:textId="043C3360"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w:t>
            </w:r>
            <w:r w:rsidR="001B4435">
              <w:rPr>
                <w:rFonts w:eastAsia="Calibri"/>
                <w:color w:val="000000" w:themeColor="text1"/>
                <w:spacing w:val="2"/>
                <w:w w:val="101"/>
                <w:sz w:val="17"/>
                <w:szCs w:val="17"/>
              </w:rPr>
              <w:t>1</w:t>
            </w:r>
          </w:p>
        </w:tc>
        <w:tc>
          <w:tcPr>
            <w:tcW w:w="329" w:type="dxa"/>
            <w:gridSpan w:val="2"/>
            <w:tcBorders>
              <w:bottom w:val="single" w:sz="4" w:space="0" w:color="auto"/>
            </w:tcBorders>
            <w:shd w:val="clear" w:color="auto" w:fill="auto"/>
            <w:vAlign w:val="bottom"/>
          </w:tcPr>
          <w:p w14:paraId="1DD8A70C" w14:textId="5EC5364A"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3</w:t>
            </w:r>
          </w:p>
        </w:tc>
        <w:tc>
          <w:tcPr>
            <w:tcW w:w="421" w:type="dxa"/>
            <w:gridSpan w:val="2"/>
            <w:tcBorders>
              <w:bottom w:val="single" w:sz="4" w:space="0" w:color="auto"/>
            </w:tcBorders>
            <w:shd w:val="clear" w:color="auto" w:fill="auto"/>
            <w:vAlign w:val="bottom"/>
          </w:tcPr>
          <w:p w14:paraId="165FCF7D" w14:textId="148B9363" w:rsidR="00AB6EAA" w:rsidRPr="00DE2C8C" w:rsidRDefault="009D0287"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5</w:t>
            </w:r>
            <w:r w:rsidR="001B4435">
              <w:rPr>
                <w:rFonts w:eastAsia="Calibri"/>
                <w:color w:val="000000" w:themeColor="text1"/>
                <w:spacing w:val="2"/>
                <w:w w:val="101"/>
                <w:sz w:val="17"/>
                <w:szCs w:val="17"/>
              </w:rPr>
              <w:t>7</w:t>
            </w:r>
          </w:p>
        </w:tc>
        <w:tc>
          <w:tcPr>
            <w:tcW w:w="630" w:type="dxa"/>
            <w:gridSpan w:val="2"/>
            <w:tcBorders>
              <w:bottom w:val="single" w:sz="4" w:space="0" w:color="auto"/>
            </w:tcBorders>
            <w:shd w:val="clear" w:color="auto" w:fill="auto"/>
            <w:vAlign w:val="bottom"/>
          </w:tcPr>
          <w:p w14:paraId="74A7A94D" w14:textId="49A20891" w:rsidR="00AB6EAA" w:rsidRPr="00DE2C8C" w:rsidRDefault="009D0287"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9</w:t>
            </w:r>
            <w:r w:rsidR="001B4435">
              <w:rPr>
                <w:rFonts w:eastAsia="Calibri"/>
                <w:color w:val="000000" w:themeColor="text1"/>
                <w:spacing w:val="2"/>
                <w:w w:val="101"/>
                <w:sz w:val="17"/>
                <w:szCs w:val="17"/>
              </w:rPr>
              <w:t>6</w:t>
            </w:r>
          </w:p>
        </w:tc>
        <w:tc>
          <w:tcPr>
            <w:tcW w:w="123" w:type="dxa"/>
            <w:gridSpan w:val="3"/>
            <w:tcBorders>
              <w:bottom w:val="single" w:sz="4" w:space="0" w:color="auto"/>
            </w:tcBorders>
          </w:tcPr>
          <w:p w14:paraId="32537AAE" w14:textId="77777777"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p>
        </w:tc>
        <w:tc>
          <w:tcPr>
            <w:tcW w:w="363" w:type="dxa"/>
            <w:gridSpan w:val="2"/>
            <w:tcBorders>
              <w:bottom w:val="single" w:sz="4" w:space="0" w:color="auto"/>
            </w:tcBorders>
            <w:vAlign w:val="bottom"/>
          </w:tcPr>
          <w:p w14:paraId="5CC2E185" w14:textId="219008B4"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bottom w:val="single" w:sz="4" w:space="0" w:color="auto"/>
            </w:tcBorders>
            <w:shd w:val="clear" w:color="auto" w:fill="auto"/>
            <w:vAlign w:val="bottom"/>
          </w:tcPr>
          <w:p w14:paraId="5F16E655" w14:textId="62C28DB2"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21</w:t>
            </w:r>
          </w:p>
        </w:tc>
        <w:tc>
          <w:tcPr>
            <w:tcW w:w="458" w:type="dxa"/>
            <w:gridSpan w:val="2"/>
            <w:tcBorders>
              <w:bottom w:val="single" w:sz="4" w:space="0" w:color="auto"/>
            </w:tcBorders>
            <w:shd w:val="clear" w:color="auto" w:fill="auto"/>
            <w:vAlign w:val="bottom"/>
          </w:tcPr>
          <w:p w14:paraId="0C8F325C" w14:textId="10F5A832" w:rsidR="00AB6EAA" w:rsidRPr="008C24A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highlight w:val="yellow"/>
              </w:rPr>
            </w:pPr>
            <w:r w:rsidRPr="00DE2C8C">
              <w:rPr>
                <w:rFonts w:eastAsia="Calibri"/>
                <w:color w:val="000000" w:themeColor="text1"/>
                <w:spacing w:val="2"/>
                <w:w w:val="101"/>
                <w:sz w:val="17"/>
                <w:szCs w:val="17"/>
              </w:rPr>
              <w:t>15</w:t>
            </w:r>
            <w:r>
              <w:rPr>
                <w:rFonts w:eastAsia="Calibri"/>
                <w:color w:val="000000" w:themeColor="text1"/>
                <w:spacing w:val="2"/>
                <w:w w:val="101"/>
                <w:sz w:val="17"/>
                <w:szCs w:val="17"/>
              </w:rPr>
              <w:t>0</w:t>
            </w:r>
          </w:p>
        </w:tc>
        <w:tc>
          <w:tcPr>
            <w:tcW w:w="746" w:type="dxa"/>
            <w:gridSpan w:val="4"/>
            <w:tcBorders>
              <w:bottom w:val="single" w:sz="4" w:space="0" w:color="auto"/>
            </w:tcBorders>
            <w:shd w:val="clear" w:color="auto" w:fill="auto"/>
            <w:vAlign w:val="bottom"/>
          </w:tcPr>
          <w:p w14:paraId="6C8BA0FA" w14:textId="76DAF80C" w:rsidR="00AB6EAA" w:rsidRPr="008C24A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highlight w:val="yellow"/>
              </w:rPr>
            </w:pPr>
            <w:r w:rsidRPr="00DE2C8C">
              <w:rPr>
                <w:rFonts w:eastAsia="Calibri"/>
                <w:color w:val="000000" w:themeColor="text1"/>
                <w:spacing w:val="2"/>
                <w:w w:val="101"/>
                <w:sz w:val="17"/>
                <w:szCs w:val="17"/>
              </w:rPr>
              <w:t>17</w:t>
            </w:r>
            <w:r>
              <w:rPr>
                <w:rFonts w:eastAsia="Calibri"/>
                <w:color w:val="000000" w:themeColor="text1"/>
                <w:spacing w:val="2"/>
                <w:w w:val="101"/>
                <w:sz w:val="17"/>
                <w:szCs w:val="17"/>
              </w:rPr>
              <w:t>1</w:t>
            </w:r>
          </w:p>
        </w:tc>
        <w:tc>
          <w:tcPr>
            <w:tcW w:w="895" w:type="dxa"/>
            <w:gridSpan w:val="4"/>
            <w:tcBorders>
              <w:bottom w:val="single" w:sz="4" w:space="0" w:color="auto"/>
            </w:tcBorders>
            <w:shd w:val="clear" w:color="auto" w:fill="auto"/>
            <w:vAlign w:val="bottom"/>
          </w:tcPr>
          <w:p w14:paraId="43AB8172" w14:textId="25BDCF67"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6</w:t>
            </w:r>
          </w:p>
        </w:tc>
        <w:tc>
          <w:tcPr>
            <w:tcW w:w="597" w:type="dxa"/>
            <w:gridSpan w:val="3"/>
            <w:tcBorders>
              <w:bottom w:val="single" w:sz="4" w:space="0" w:color="auto"/>
            </w:tcBorders>
            <w:shd w:val="clear" w:color="auto" w:fill="auto"/>
            <w:vAlign w:val="bottom"/>
          </w:tcPr>
          <w:p w14:paraId="2591B82D" w14:textId="58CF0706"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5</w:t>
            </w:r>
          </w:p>
        </w:tc>
        <w:tc>
          <w:tcPr>
            <w:tcW w:w="570" w:type="dxa"/>
            <w:gridSpan w:val="4"/>
            <w:tcBorders>
              <w:bottom w:val="single" w:sz="4" w:space="0" w:color="auto"/>
            </w:tcBorders>
            <w:shd w:val="clear" w:color="auto" w:fill="auto"/>
            <w:vAlign w:val="bottom"/>
          </w:tcPr>
          <w:p w14:paraId="62534DF1" w14:textId="45778E29" w:rsidR="00AB6EAA" w:rsidRPr="00DE2C8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rPr>
            </w:pPr>
            <w:r w:rsidRPr="00DE2C8C">
              <w:rPr>
                <w:rFonts w:eastAsia="Calibri"/>
                <w:color w:val="000000" w:themeColor="text1"/>
                <w:spacing w:val="2"/>
                <w:w w:val="101"/>
                <w:sz w:val="17"/>
                <w:szCs w:val="17"/>
              </w:rPr>
              <w:t>11</w:t>
            </w:r>
          </w:p>
        </w:tc>
        <w:tc>
          <w:tcPr>
            <w:tcW w:w="635" w:type="dxa"/>
            <w:gridSpan w:val="2"/>
            <w:tcBorders>
              <w:bottom w:val="single" w:sz="4" w:space="0" w:color="auto"/>
            </w:tcBorders>
            <w:shd w:val="clear" w:color="auto" w:fill="auto"/>
            <w:vAlign w:val="bottom"/>
          </w:tcPr>
          <w:p w14:paraId="30E20E36" w14:textId="682F8714" w:rsidR="00AB6EAA" w:rsidRPr="008C24AC" w:rsidRDefault="00AB6EAA" w:rsidP="00AB6EAA">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szCs w:val="17"/>
                <w:highlight w:val="yellow"/>
              </w:rPr>
            </w:pPr>
            <w:r w:rsidRPr="00DE2C8C">
              <w:rPr>
                <w:rFonts w:eastAsia="Calibri"/>
                <w:color w:val="000000" w:themeColor="text1"/>
                <w:spacing w:val="2"/>
                <w:w w:val="101"/>
                <w:sz w:val="17"/>
                <w:szCs w:val="17"/>
              </w:rPr>
              <w:t>27</w:t>
            </w:r>
            <w:r w:rsidR="001B4435">
              <w:rPr>
                <w:rFonts w:eastAsia="Calibri"/>
                <w:color w:val="000000" w:themeColor="text1"/>
                <w:spacing w:val="2"/>
                <w:w w:val="101"/>
                <w:sz w:val="17"/>
                <w:szCs w:val="17"/>
              </w:rPr>
              <w:t>8</w:t>
            </w:r>
          </w:p>
        </w:tc>
      </w:tr>
      <w:tr w:rsidR="00AB6EAA" w:rsidRPr="00DE2C8C" w14:paraId="1A1C65D0" w14:textId="77777777" w:rsidTr="0C7A9FEA">
        <w:trPr>
          <w:gridAfter w:val="1"/>
          <w:wAfter w:w="39" w:type="dxa"/>
        </w:trPr>
        <w:tc>
          <w:tcPr>
            <w:tcW w:w="1241" w:type="dxa"/>
            <w:tcBorders>
              <w:top w:val="single" w:sz="4" w:space="0" w:color="auto"/>
              <w:bottom w:val="single" w:sz="12" w:space="0" w:color="auto"/>
            </w:tcBorders>
            <w:shd w:val="clear" w:color="auto" w:fill="auto"/>
            <w:vAlign w:val="bottom"/>
          </w:tcPr>
          <w:p w14:paraId="45C8BFE0" w14:textId="6698C8F3" w:rsidR="00AB6EAA" w:rsidRPr="00DE2C8C" w:rsidRDefault="00AB6EAA" w:rsidP="00AB6EAA">
            <w:pPr>
              <w:tabs>
                <w:tab w:val="left" w:pos="288"/>
                <w:tab w:val="left" w:pos="576"/>
                <w:tab w:val="left" w:pos="864"/>
                <w:tab w:val="left" w:pos="1152"/>
              </w:tabs>
              <w:spacing w:before="81" w:after="81" w:line="200" w:lineRule="exact"/>
              <w:ind w:right="43"/>
              <w:rPr>
                <w:rFonts w:eastAsia="Calibri"/>
                <w:b/>
                <w:color w:val="000000" w:themeColor="text1"/>
                <w:sz w:val="17"/>
                <w:szCs w:val="17"/>
              </w:rPr>
            </w:pPr>
            <w:r w:rsidRPr="00DE2C8C">
              <w:rPr>
                <w:rFonts w:eastAsia="Calibri"/>
                <w:b/>
                <w:color w:val="000000" w:themeColor="text1"/>
                <w:sz w:val="17"/>
                <w:szCs w:val="17"/>
              </w:rPr>
              <w:tab/>
              <w:t xml:space="preserve">Change </w:t>
            </w:r>
          </w:p>
        </w:tc>
        <w:tc>
          <w:tcPr>
            <w:tcW w:w="377" w:type="dxa"/>
            <w:gridSpan w:val="2"/>
            <w:tcBorders>
              <w:top w:val="single" w:sz="4" w:space="0" w:color="auto"/>
              <w:bottom w:val="single" w:sz="12" w:space="0" w:color="auto"/>
            </w:tcBorders>
            <w:shd w:val="clear" w:color="auto" w:fill="auto"/>
            <w:vAlign w:val="bottom"/>
          </w:tcPr>
          <w:p w14:paraId="4175BE54" w14:textId="5E08086E"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60" w:type="dxa"/>
            <w:tcBorders>
              <w:top w:val="single" w:sz="4" w:space="0" w:color="auto"/>
              <w:bottom w:val="single" w:sz="12" w:space="0" w:color="auto"/>
            </w:tcBorders>
            <w:shd w:val="clear" w:color="auto" w:fill="auto"/>
            <w:vAlign w:val="bottom"/>
          </w:tcPr>
          <w:p w14:paraId="5D138111" w14:textId="0CD24EAE"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3" w:type="dxa"/>
            <w:tcBorders>
              <w:top w:val="single" w:sz="4" w:space="0" w:color="auto"/>
              <w:bottom w:val="single" w:sz="12" w:space="0" w:color="auto"/>
            </w:tcBorders>
            <w:shd w:val="clear" w:color="auto" w:fill="auto"/>
            <w:vAlign w:val="bottom"/>
          </w:tcPr>
          <w:p w14:paraId="504B603C" w14:textId="3E95F1C9"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40" w:type="dxa"/>
            <w:tcBorders>
              <w:top w:val="single" w:sz="4" w:space="0" w:color="auto"/>
              <w:bottom w:val="single" w:sz="12" w:space="0" w:color="auto"/>
            </w:tcBorders>
            <w:shd w:val="clear" w:color="auto" w:fill="auto"/>
            <w:vAlign w:val="bottom"/>
          </w:tcPr>
          <w:p w14:paraId="76B7CFAF" w14:textId="7ED12B25"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11" w:type="dxa"/>
            <w:tcBorders>
              <w:top w:val="single" w:sz="4" w:space="0" w:color="auto"/>
              <w:bottom w:val="single" w:sz="12" w:space="0" w:color="auto"/>
            </w:tcBorders>
            <w:shd w:val="clear" w:color="auto" w:fill="auto"/>
            <w:vAlign w:val="bottom"/>
          </w:tcPr>
          <w:p w14:paraId="04A77061" w14:textId="43FC9F05"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1</w:t>
            </w:r>
          </w:p>
        </w:tc>
        <w:tc>
          <w:tcPr>
            <w:tcW w:w="365" w:type="dxa"/>
            <w:tcBorders>
              <w:top w:val="single" w:sz="4" w:space="0" w:color="auto"/>
              <w:bottom w:val="single" w:sz="12" w:space="0" w:color="auto"/>
            </w:tcBorders>
            <w:shd w:val="clear" w:color="auto" w:fill="auto"/>
            <w:vAlign w:val="bottom"/>
          </w:tcPr>
          <w:p w14:paraId="268ED9D5" w14:textId="7507678A"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396" w:type="dxa"/>
            <w:gridSpan w:val="2"/>
            <w:tcBorders>
              <w:top w:val="single" w:sz="4" w:space="0" w:color="auto"/>
              <w:bottom w:val="single" w:sz="12" w:space="0" w:color="auto"/>
            </w:tcBorders>
            <w:shd w:val="clear" w:color="auto" w:fill="auto"/>
            <w:vAlign w:val="bottom"/>
          </w:tcPr>
          <w:p w14:paraId="51479ABE" w14:textId="025DF365" w:rsidR="00AB6EAA" w:rsidRPr="00DE2C8C" w:rsidRDefault="001B4435"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Pr>
                <w:rFonts w:eastAsia="Calibri"/>
                <w:b/>
                <w:color w:val="000000" w:themeColor="text1"/>
                <w:spacing w:val="2"/>
                <w:w w:val="101"/>
                <w:sz w:val="17"/>
                <w:szCs w:val="17"/>
              </w:rPr>
              <w:t>1</w:t>
            </w:r>
          </w:p>
        </w:tc>
        <w:tc>
          <w:tcPr>
            <w:tcW w:w="329" w:type="dxa"/>
            <w:gridSpan w:val="2"/>
            <w:tcBorders>
              <w:top w:val="single" w:sz="4" w:space="0" w:color="auto"/>
              <w:bottom w:val="single" w:sz="12" w:space="0" w:color="auto"/>
            </w:tcBorders>
            <w:shd w:val="clear" w:color="auto" w:fill="auto"/>
            <w:vAlign w:val="bottom"/>
          </w:tcPr>
          <w:p w14:paraId="4308471C" w14:textId="494EA82E"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421" w:type="dxa"/>
            <w:gridSpan w:val="2"/>
            <w:tcBorders>
              <w:top w:val="single" w:sz="4" w:space="0" w:color="auto"/>
              <w:bottom w:val="single" w:sz="12" w:space="0" w:color="auto"/>
            </w:tcBorders>
            <w:shd w:val="clear" w:color="auto" w:fill="auto"/>
            <w:vAlign w:val="bottom"/>
          </w:tcPr>
          <w:p w14:paraId="304D301D" w14:textId="694F1719"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r w:rsidR="001B4435">
              <w:rPr>
                <w:rFonts w:eastAsia="Calibri"/>
                <w:b/>
                <w:color w:val="000000" w:themeColor="text1"/>
                <w:spacing w:val="2"/>
                <w:w w:val="101"/>
                <w:sz w:val="17"/>
                <w:szCs w:val="17"/>
              </w:rPr>
              <w:t>2</w:t>
            </w:r>
            <w:r w:rsidRPr="00DE2C8C">
              <w:rPr>
                <w:rFonts w:eastAsia="Calibri"/>
                <w:b/>
                <w:color w:val="000000" w:themeColor="text1"/>
                <w:spacing w:val="2"/>
                <w:w w:val="101"/>
                <w:sz w:val="17"/>
                <w:szCs w:val="17"/>
              </w:rPr>
              <w:t>)</w:t>
            </w:r>
          </w:p>
        </w:tc>
        <w:tc>
          <w:tcPr>
            <w:tcW w:w="630" w:type="dxa"/>
            <w:gridSpan w:val="2"/>
            <w:tcBorders>
              <w:top w:val="single" w:sz="4" w:space="0" w:color="auto"/>
              <w:bottom w:val="single" w:sz="12" w:space="0" w:color="auto"/>
            </w:tcBorders>
            <w:shd w:val="clear" w:color="auto" w:fill="auto"/>
            <w:vAlign w:val="bottom"/>
          </w:tcPr>
          <w:p w14:paraId="1C3BA201" w14:textId="3A407D50" w:rsidR="00AB6EAA" w:rsidRPr="00DE2C8C" w:rsidRDefault="001B4435"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rPr>
              <w:t>–</w:t>
            </w:r>
            <w:r w:rsidRPr="00DE2C8C" w:rsidDel="001B4435">
              <w:rPr>
                <w:rFonts w:eastAsia="Calibri"/>
                <w:b/>
                <w:color w:val="000000" w:themeColor="text1"/>
                <w:spacing w:val="2"/>
                <w:w w:val="101"/>
                <w:sz w:val="17"/>
                <w:szCs w:val="17"/>
              </w:rPr>
              <w:t xml:space="preserve"> </w:t>
            </w:r>
          </w:p>
        </w:tc>
        <w:tc>
          <w:tcPr>
            <w:tcW w:w="123" w:type="dxa"/>
            <w:gridSpan w:val="3"/>
            <w:tcBorders>
              <w:top w:val="single" w:sz="4" w:space="0" w:color="auto"/>
              <w:bottom w:val="single" w:sz="12" w:space="0" w:color="auto"/>
            </w:tcBorders>
          </w:tcPr>
          <w:p w14:paraId="0660C4E3" w14:textId="77777777"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p>
        </w:tc>
        <w:tc>
          <w:tcPr>
            <w:tcW w:w="363" w:type="dxa"/>
            <w:gridSpan w:val="2"/>
            <w:tcBorders>
              <w:top w:val="single" w:sz="4" w:space="0" w:color="auto"/>
              <w:bottom w:val="single" w:sz="12" w:space="0" w:color="auto"/>
            </w:tcBorders>
            <w:vAlign w:val="bottom"/>
          </w:tcPr>
          <w:p w14:paraId="403D7F8A" w14:textId="2DAA97F1"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rPr>
              <w:t>–</w:t>
            </w:r>
          </w:p>
        </w:tc>
        <w:tc>
          <w:tcPr>
            <w:tcW w:w="361" w:type="dxa"/>
            <w:gridSpan w:val="2"/>
            <w:tcBorders>
              <w:top w:val="single" w:sz="4" w:space="0" w:color="auto"/>
              <w:bottom w:val="single" w:sz="12" w:space="0" w:color="auto"/>
            </w:tcBorders>
            <w:shd w:val="clear" w:color="auto" w:fill="auto"/>
            <w:vAlign w:val="bottom"/>
          </w:tcPr>
          <w:p w14:paraId="36C2AF32" w14:textId="0840FD2E"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w:t>
            </w:r>
          </w:p>
        </w:tc>
        <w:tc>
          <w:tcPr>
            <w:tcW w:w="458" w:type="dxa"/>
            <w:gridSpan w:val="2"/>
            <w:tcBorders>
              <w:top w:val="single" w:sz="4" w:space="0" w:color="auto"/>
              <w:bottom w:val="single" w:sz="12" w:space="0" w:color="auto"/>
            </w:tcBorders>
            <w:shd w:val="clear" w:color="auto" w:fill="auto"/>
            <w:vAlign w:val="bottom"/>
          </w:tcPr>
          <w:p w14:paraId="65C7D8CB" w14:textId="29F7E845" w:rsidR="00AB6EAA" w:rsidRPr="008C24A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highlight w:val="yellow"/>
              </w:rPr>
            </w:pPr>
            <w:r w:rsidRPr="00DE2C8C">
              <w:rPr>
                <w:rFonts w:eastAsia="Calibri"/>
                <w:b/>
                <w:color w:val="000000" w:themeColor="text1"/>
                <w:spacing w:val="2"/>
                <w:w w:val="101"/>
                <w:sz w:val="17"/>
                <w:szCs w:val="17"/>
              </w:rPr>
              <w:t>1</w:t>
            </w:r>
            <w:r>
              <w:rPr>
                <w:rFonts w:eastAsia="Calibri"/>
                <w:b/>
                <w:color w:val="000000" w:themeColor="text1"/>
                <w:spacing w:val="2"/>
                <w:w w:val="101"/>
                <w:sz w:val="17"/>
                <w:szCs w:val="17"/>
              </w:rPr>
              <w:t>5</w:t>
            </w:r>
          </w:p>
        </w:tc>
        <w:tc>
          <w:tcPr>
            <w:tcW w:w="746" w:type="dxa"/>
            <w:gridSpan w:val="4"/>
            <w:tcBorders>
              <w:top w:val="single" w:sz="4" w:space="0" w:color="auto"/>
              <w:bottom w:val="single" w:sz="12" w:space="0" w:color="auto"/>
            </w:tcBorders>
            <w:shd w:val="clear" w:color="auto" w:fill="auto"/>
            <w:vAlign w:val="bottom"/>
          </w:tcPr>
          <w:p w14:paraId="3ED4D676" w14:textId="7261D3B7" w:rsidR="00AB6EAA" w:rsidRPr="008C24A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highlight w:val="yellow"/>
              </w:rPr>
            </w:pPr>
            <w:r w:rsidRPr="00DE2C8C">
              <w:rPr>
                <w:rFonts w:eastAsia="Calibri"/>
                <w:b/>
                <w:color w:val="000000" w:themeColor="text1"/>
                <w:spacing w:val="2"/>
                <w:w w:val="101"/>
                <w:sz w:val="17"/>
                <w:szCs w:val="17"/>
              </w:rPr>
              <w:t>1</w:t>
            </w:r>
            <w:r>
              <w:rPr>
                <w:rFonts w:eastAsia="Calibri"/>
                <w:b/>
                <w:color w:val="000000" w:themeColor="text1"/>
                <w:spacing w:val="2"/>
                <w:w w:val="101"/>
                <w:sz w:val="17"/>
                <w:szCs w:val="17"/>
              </w:rPr>
              <w:t>5</w:t>
            </w:r>
          </w:p>
        </w:tc>
        <w:tc>
          <w:tcPr>
            <w:tcW w:w="895" w:type="dxa"/>
            <w:gridSpan w:val="4"/>
            <w:tcBorders>
              <w:top w:val="single" w:sz="4" w:space="0" w:color="auto"/>
              <w:bottom w:val="single" w:sz="12" w:space="0" w:color="auto"/>
            </w:tcBorders>
            <w:shd w:val="clear" w:color="auto" w:fill="auto"/>
            <w:vAlign w:val="bottom"/>
          </w:tcPr>
          <w:p w14:paraId="06344A3B" w14:textId="69BF5CFF"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3</w:t>
            </w:r>
          </w:p>
        </w:tc>
        <w:tc>
          <w:tcPr>
            <w:tcW w:w="597" w:type="dxa"/>
            <w:gridSpan w:val="3"/>
            <w:tcBorders>
              <w:top w:val="single" w:sz="4" w:space="0" w:color="auto"/>
              <w:bottom w:val="single" w:sz="12" w:space="0" w:color="auto"/>
            </w:tcBorders>
            <w:shd w:val="clear" w:color="auto" w:fill="auto"/>
            <w:vAlign w:val="bottom"/>
          </w:tcPr>
          <w:p w14:paraId="1F10795A" w14:textId="06C65D00"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2</w:t>
            </w:r>
          </w:p>
        </w:tc>
        <w:tc>
          <w:tcPr>
            <w:tcW w:w="570" w:type="dxa"/>
            <w:gridSpan w:val="4"/>
            <w:tcBorders>
              <w:top w:val="single" w:sz="4" w:space="0" w:color="auto"/>
              <w:bottom w:val="single" w:sz="12" w:space="0" w:color="auto"/>
            </w:tcBorders>
            <w:shd w:val="clear" w:color="auto" w:fill="auto"/>
            <w:vAlign w:val="bottom"/>
          </w:tcPr>
          <w:p w14:paraId="560C22D9" w14:textId="785A2A21" w:rsidR="00AB6EAA" w:rsidRPr="00DE2C8C" w:rsidRDefault="00AB6EAA"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rPr>
            </w:pPr>
            <w:r w:rsidRPr="00DE2C8C">
              <w:rPr>
                <w:rFonts w:eastAsia="Calibri"/>
                <w:b/>
                <w:color w:val="000000" w:themeColor="text1"/>
                <w:spacing w:val="2"/>
                <w:w w:val="101"/>
                <w:sz w:val="17"/>
                <w:szCs w:val="17"/>
              </w:rPr>
              <w:t>5</w:t>
            </w:r>
          </w:p>
        </w:tc>
        <w:tc>
          <w:tcPr>
            <w:tcW w:w="635" w:type="dxa"/>
            <w:gridSpan w:val="2"/>
            <w:tcBorders>
              <w:top w:val="single" w:sz="4" w:space="0" w:color="auto"/>
              <w:bottom w:val="single" w:sz="12" w:space="0" w:color="auto"/>
            </w:tcBorders>
            <w:shd w:val="clear" w:color="auto" w:fill="auto"/>
            <w:vAlign w:val="bottom"/>
          </w:tcPr>
          <w:p w14:paraId="2AA1BEAB" w14:textId="57144359" w:rsidR="00AB6EAA" w:rsidRPr="008C24AC" w:rsidRDefault="001B4435" w:rsidP="00AB6EAA">
            <w:pPr>
              <w:tabs>
                <w:tab w:val="left" w:pos="288"/>
                <w:tab w:val="left" w:pos="576"/>
                <w:tab w:val="left" w:pos="864"/>
                <w:tab w:val="left" w:pos="1152"/>
              </w:tabs>
              <w:spacing w:before="81" w:after="81" w:line="200" w:lineRule="exact"/>
              <w:ind w:right="43"/>
              <w:jc w:val="right"/>
              <w:rPr>
                <w:rFonts w:eastAsia="Calibri"/>
                <w:b/>
                <w:color w:val="000000" w:themeColor="text1"/>
                <w:spacing w:val="2"/>
                <w:w w:val="101"/>
                <w:sz w:val="17"/>
                <w:szCs w:val="17"/>
                <w:highlight w:val="yellow"/>
              </w:rPr>
            </w:pPr>
            <w:r>
              <w:rPr>
                <w:rFonts w:eastAsia="Calibri"/>
                <w:b/>
                <w:color w:val="000000" w:themeColor="text1"/>
                <w:spacing w:val="2"/>
                <w:w w:val="101"/>
                <w:sz w:val="17"/>
                <w:szCs w:val="17"/>
              </w:rPr>
              <w:t>20</w:t>
            </w:r>
          </w:p>
        </w:tc>
      </w:tr>
    </w:tbl>
    <w:p w14:paraId="4E7A9F2C" w14:textId="77777777" w:rsidR="00725033" w:rsidRPr="00DE2C8C" w:rsidRDefault="00725033" w:rsidP="00725033">
      <w:pPr>
        <w:suppressAutoHyphens w:val="0"/>
        <w:spacing w:line="120" w:lineRule="exact"/>
        <w:rPr>
          <w:rFonts w:eastAsia="Calibri"/>
          <w:color w:val="000000" w:themeColor="text1"/>
          <w:sz w:val="10"/>
          <w14:ligatures w14:val="none"/>
        </w:rPr>
      </w:pPr>
    </w:p>
    <w:p w14:paraId="5139472E" w14:textId="77777777" w:rsidR="00725033" w:rsidRPr="00DE2C8C" w:rsidRDefault="00725033" w:rsidP="00725033">
      <w:pPr>
        <w:suppressAutoHyphens w:val="0"/>
        <w:spacing w:line="120" w:lineRule="exact"/>
        <w:rPr>
          <w:rFonts w:eastAsia="Calibri"/>
          <w:color w:val="000000" w:themeColor="text1"/>
          <w:sz w:val="10"/>
          <w14:ligatures w14:val="none"/>
        </w:rPr>
      </w:pPr>
    </w:p>
    <w:p w14:paraId="1D6C94A4" w14:textId="58F129CA" w:rsidR="00725033" w:rsidRPr="00DE2C8C" w:rsidRDefault="00725033" w:rsidP="00A86C8F">
      <w:pPr>
        <w:pStyle w:val="AUNAMA16Apr"/>
      </w:pPr>
      <w:r w:rsidRPr="00DE2C8C">
        <w:rPr>
          <w:w w:val="102"/>
        </w:rPr>
        <w:t xml:space="preserve">The Special Representative of the Secretary-General for Afghanistan provides strategic leadership to the political, human rights and development/humanitarian coordination-related work of the United Nations in the country. The Special Representative serves as Head of Mission and is responsible for the executive management of the Mission’s resources and administration. She is supported by the Front Office. </w:t>
      </w:r>
    </w:p>
    <w:p w14:paraId="698F24C1"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0000" w:themeColor="text1"/>
          <w:w w:val="102"/>
          <w:sz w:val="10"/>
        </w:rPr>
      </w:pPr>
    </w:p>
    <w:p w14:paraId="3381DD66" w14:textId="77777777" w:rsidR="00725033" w:rsidRPr="00DE2C8C" w:rsidRDefault="00725033" w:rsidP="00725033">
      <w:pPr>
        <w:pStyle w:val="H23"/>
        <w:keepNext/>
        <w:keepLines/>
        <w:rPr>
          <w:color w:val="000000" w:themeColor="text1"/>
          <w:lang w:val="en-GB"/>
        </w:rPr>
      </w:pPr>
      <w:r w:rsidRPr="00DE2C8C">
        <w:rPr>
          <w:color w:val="000000" w:themeColor="text1"/>
          <w:lang w:val="en-GB"/>
        </w:rPr>
        <w:tab/>
      </w:r>
      <w:r w:rsidRPr="00DE2C8C">
        <w:rPr>
          <w:color w:val="000000" w:themeColor="text1"/>
          <w:lang w:val="en-GB"/>
        </w:rPr>
        <w:tab/>
        <w:t>Proposed organizational changes</w:t>
      </w:r>
    </w:p>
    <w:p w14:paraId="1817715E" w14:textId="77777777" w:rsidR="00725033" w:rsidRPr="00DE2C8C" w:rsidRDefault="00725033" w:rsidP="00725033">
      <w:pPr>
        <w:keepNext/>
        <w:keepLines/>
        <w:suppressAutoHyphens w:val="0"/>
        <w:spacing w:line="120" w:lineRule="exact"/>
        <w:rPr>
          <w:rFonts w:eastAsia="Calibri"/>
          <w:color w:val="000000" w:themeColor="text1"/>
          <w:sz w:val="10"/>
          <w14:ligatures w14:val="none"/>
        </w:rPr>
      </w:pPr>
    </w:p>
    <w:p w14:paraId="5664D86C" w14:textId="544E1D90" w:rsidR="00725033" w:rsidRPr="00DE2C8C" w:rsidRDefault="00725033" w:rsidP="00725033">
      <w:pPr>
        <w:pStyle w:val="H23"/>
        <w:keepNext/>
        <w:keepLines/>
        <w:rPr>
          <w:b w:val="0"/>
          <w:bCs/>
          <w:color w:val="000000" w:themeColor="text1"/>
          <w:lang w:val="en-GB"/>
        </w:rPr>
      </w:pPr>
      <w:r w:rsidRPr="00DE2C8C">
        <w:rPr>
          <w:b w:val="0"/>
          <w:bCs/>
          <w:color w:val="000000" w:themeColor="text1"/>
          <w:lang w:val="en-GB"/>
        </w:rPr>
        <w:t>Table 1</w:t>
      </w:r>
      <w:r w:rsidR="00E25637">
        <w:rPr>
          <w:b w:val="0"/>
          <w:bCs/>
          <w:color w:val="000000" w:themeColor="text1"/>
          <w:lang w:val="en-GB"/>
        </w:rPr>
        <w:t>1</w:t>
      </w:r>
    </w:p>
    <w:p w14:paraId="75CF86B1" w14:textId="77777777" w:rsidR="00725033" w:rsidRPr="00DE2C8C" w:rsidRDefault="00725033" w:rsidP="00725033">
      <w:pPr>
        <w:pStyle w:val="H23"/>
        <w:keepNext/>
        <w:keepLines/>
        <w:ind w:right="30"/>
        <w:rPr>
          <w:color w:val="000000" w:themeColor="text1"/>
          <w:lang w:val="en-GB"/>
        </w:rPr>
      </w:pPr>
      <w:r w:rsidRPr="00DE2C8C">
        <w:rPr>
          <w:color w:val="000000" w:themeColor="text1"/>
          <w:lang w:val="en-GB"/>
        </w:rPr>
        <w:t>Human resources: Office of the Special Representative of the Secretary-General for Afghanistan</w:t>
      </w:r>
    </w:p>
    <w:p w14:paraId="356F1DE0" w14:textId="77777777" w:rsidR="00725033" w:rsidRDefault="00725033" w:rsidP="00725033">
      <w:pPr>
        <w:keepNext/>
        <w:keepLines/>
        <w:suppressAutoHyphens w:val="0"/>
        <w:spacing w:line="120" w:lineRule="exact"/>
        <w:rPr>
          <w:rFonts w:eastAsia="Calibri"/>
          <w:color w:val="000000" w:themeColor="text1"/>
          <w:sz w:val="10"/>
          <w14:ligatures w14:val="none"/>
        </w:rPr>
      </w:pPr>
    </w:p>
    <w:p w14:paraId="02D9F1AC" w14:textId="77777777" w:rsidR="00725033" w:rsidRDefault="00725033" w:rsidP="00725033">
      <w:pPr>
        <w:keepNext/>
        <w:keepLines/>
        <w:suppressAutoHyphens w:val="0"/>
        <w:spacing w:line="120" w:lineRule="exact"/>
        <w:rPr>
          <w:rFonts w:eastAsia="Calibri"/>
          <w:color w:val="000000" w:themeColor="text1"/>
          <w:sz w:val="10"/>
          <w14:ligatures w14:val="none"/>
        </w:rPr>
      </w:pPr>
    </w:p>
    <w:tbl>
      <w:tblPr>
        <w:tblW w:w="5000" w:type="pct"/>
        <w:tblCellMar>
          <w:left w:w="0" w:type="dxa"/>
          <w:right w:w="0" w:type="dxa"/>
        </w:tblCellMar>
        <w:tblLook w:val="04A0" w:firstRow="1" w:lastRow="0" w:firstColumn="1" w:lastColumn="0" w:noHBand="0" w:noVBand="1"/>
      </w:tblPr>
      <w:tblGrid>
        <w:gridCol w:w="996"/>
        <w:gridCol w:w="1258"/>
        <w:gridCol w:w="801"/>
        <w:gridCol w:w="3001"/>
        <w:gridCol w:w="3784"/>
      </w:tblGrid>
      <w:tr w:rsidR="00725033" w:rsidRPr="00D635B0" w14:paraId="59DE3A9D" w14:textId="77777777">
        <w:trPr>
          <w:tblHeader/>
        </w:trPr>
        <w:tc>
          <w:tcPr>
            <w:tcW w:w="996" w:type="dxa"/>
            <w:tcBorders>
              <w:top w:val="single" w:sz="4" w:space="0" w:color="auto"/>
              <w:bottom w:val="single" w:sz="12" w:space="0" w:color="auto"/>
            </w:tcBorders>
            <w:shd w:val="clear" w:color="auto" w:fill="auto"/>
            <w:vAlign w:val="bottom"/>
          </w:tcPr>
          <w:p w14:paraId="7E18F80C" w14:textId="77777777" w:rsidR="00725033" w:rsidRPr="00D635B0" w:rsidRDefault="00725033">
            <w:pPr>
              <w:spacing w:before="81" w:after="81" w:line="160" w:lineRule="exact"/>
              <w:ind w:left="144" w:right="40"/>
              <w:jc w:val="right"/>
              <w:rPr>
                <w:i/>
                <w:sz w:val="14"/>
              </w:rPr>
            </w:pPr>
          </w:p>
        </w:tc>
        <w:tc>
          <w:tcPr>
            <w:tcW w:w="1258" w:type="dxa"/>
            <w:tcBorders>
              <w:top w:val="single" w:sz="4" w:space="0" w:color="auto"/>
              <w:bottom w:val="single" w:sz="12" w:space="0" w:color="auto"/>
            </w:tcBorders>
            <w:shd w:val="clear" w:color="auto" w:fill="auto"/>
            <w:vAlign w:val="bottom"/>
          </w:tcPr>
          <w:p w14:paraId="1EF0D6C8" w14:textId="77777777" w:rsidR="00725033" w:rsidRPr="00D635B0" w:rsidRDefault="00725033">
            <w:pPr>
              <w:spacing w:before="81" w:after="81" w:line="160" w:lineRule="exact"/>
              <w:ind w:left="144" w:right="40"/>
              <w:jc w:val="center"/>
              <w:rPr>
                <w:i/>
                <w:sz w:val="14"/>
              </w:rPr>
            </w:pPr>
            <w:r w:rsidRPr="00D635B0">
              <w:rPr>
                <w:i/>
                <w:sz w:val="14"/>
              </w:rPr>
              <w:t>Number/change</w:t>
            </w:r>
          </w:p>
        </w:tc>
        <w:tc>
          <w:tcPr>
            <w:tcW w:w="801" w:type="dxa"/>
            <w:tcBorders>
              <w:top w:val="single" w:sz="4" w:space="0" w:color="auto"/>
              <w:bottom w:val="single" w:sz="12" w:space="0" w:color="auto"/>
            </w:tcBorders>
            <w:shd w:val="clear" w:color="auto" w:fill="auto"/>
            <w:vAlign w:val="bottom"/>
          </w:tcPr>
          <w:p w14:paraId="186C68C9" w14:textId="77777777" w:rsidR="00725033" w:rsidRPr="00D635B0" w:rsidRDefault="00725033">
            <w:pPr>
              <w:spacing w:before="81" w:after="81" w:line="160" w:lineRule="exact"/>
              <w:ind w:left="144" w:right="40"/>
              <w:rPr>
                <w:i/>
                <w:sz w:val="14"/>
              </w:rPr>
            </w:pPr>
            <w:r w:rsidRPr="00D635B0">
              <w:rPr>
                <w:i/>
                <w:sz w:val="14"/>
              </w:rPr>
              <w:t>Level</w:t>
            </w:r>
          </w:p>
        </w:tc>
        <w:tc>
          <w:tcPr>
            <w:tcW w:w="3001" w:type="dxa"/>
            <w:tcBorders>
              <w:top w:val="single" w:sz="4" w:space="0" w:color="auto"/>
              <w:bottom w:val="single" w:sz="12" w:space="0" w:color="auto"/>
            </w:tcBorders>
            <w:shd w:val="clear" w:color="auto" w:fill="auto"/>
            <w:vAlign w:val="bottom"/>
          </w:tcPr>
          <w:p w14:paraId="11FCAE5B" w14:textId="77777777" w:rsidR="00725033" w:rsidRPr="00D635B0" w:rsidRDefault="00725033">
            <w:pPr>
              <w:spacing w:before="81" w:after="81" w:line="160" w:lineRule="exact"/>
              <w:ind w:left="144" w:right="40"/>
              <w:rPr>
                <w:i/>
                <w:sz w:val="14"/>
              </w:rPr>
            </w:pPr>
            <w:r w:rsidRPr="00D635B0">
              <w:rPr>
                <w:i/>
                <w:sz w:val="14"/>
              </w:rPr>
              <w:t>Functional title</w:t>
            </w:r>
          </w:p>
        </w:tc>
        <w:tc>
          <w:tcPr>
            <w:tcW w:w="3784" w:type="dxa"/>
            <w:tcBorders>
              <w:top w:val="single" w:sz="4" w:space="0" w:color="auto"/>
              <w:bottom w:val="single" w:sz="12" w:space="0" w:color="auto"/>
            </w:tcBorders>
            <w:shd w:val="clear" w:color="auto" w:fill="auto"/>
            <w:vAlign w:val="center"/>
          </w:tcPr>
          <w:p w14:paraId="25B9898A" w14:textId="77777777" w:rsidR="00725033" w:rsidRPr="00D635B0" w:rsidRDefault="00725033">
            <w:pPr>
              <w:spacing w:before="81" w:after="81" w:line="160" w:lineRule="exact"/>
              <w:ind w:left="144" w:right="40"/>
              <w:rPr>
                <w:i/>
                <w:sz w:val="14"/>
              </w:rPr>
            </w:pPr>
            <w:r w:rsidRPr="00D635B0">
              <w:rPr>
                <w:i/>
                <w:sz w:val="14"/>
              </w:rPr>
              <w:t>Action</w:t>
            </w:r>
          </w:p>
        </w:tc>
      </w:tr>
      <w:tr w:rsidR="00725033" w:rsidRPr="00D635B0" w14:paraId="2F93F6B9" w14:textId="77777777">
        <w:trPr>
          <w:trHeight w:hRule="exact" w:val="115"/>
          <w:tblHeader/>
        </w:trPr>
        <w:tc>
          <w:tcPr>
            <w:tcW w:w="996" w:type="dxa"/>
            <w:tcBorders>
              <w:top w:val="single" w:sz="12" w:space="0" w:color="auto"/>
            </w:tcBorders>
            <w:shd w:val="clear" w:color="auto" w:fill="auto"/>
            <w:vAlign w:val="bottom"/>
          </w:tcPr>
          <w:p w14:paraId="3D7B7DD0" w14:textId="77777777" w:rsidR="00725033" w:rsidRPr="00D635B0" w:rsidRDefault="00725033">
            <w:pPr>
              <w:spacing w:before="40" w:after="40" w:line="210" w:lineRule="exact"/>
              <w:ind w:right="40"/>
              <w:jc w:val="both"/>
              <w:rPr>
                <w:sz w:val="17"/>
              </w:rPr>
            </w:pPr>
          </w:p>
        </w:tc>
        <w:tc>
          <w:tcPr>
            <w:tcW w:w="1258" w:type="dxa"/>
            <w:tcBorders>
              <w:top w:val="single" w:sz="12" w:space="0" w:color="auto"/>
            </w:tcBorders>
            <w:shd w:val="clear" w:color="auto" w:fill="auto"/>
            <w:vAlign w:val="bottom"/>
          </w:tcPr>
          <w:p w14:paraId="45967A2A" w14:textId="77777777" w:rsidR="00725033" w:rsidRPr="00D635B0" w:rsidRDefault="00725033">
            <w:pPr>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38D982C9" w14:textId="77777777" w:rsidR="00725033" w:rsidRPr="00D635B0" w:rsidRDefault="00725033">
            <w:pPr>
              <w:spacing w:before="40" w:after="40" w:line="210" w:lineRule="exact"/>
              <w:ind w:left="144" w:right="40"/>
              <w:jc w:val="right"/>
              <w:rPr>
                <w:sz w:val="17"/>
              </w:rPr>
            </w:pPr>
          </w:p>
        </w:tc>
        <w:tc>
          <w:tcPr>
            <w:tcW w:w="3001" w:type="dxa"/>
            <w:tcBorders>
              <w:top w:val="single" w:sz="12" w:space="0" w:color="auto"/>
            </w:tcBorders>
            <w:shd w:val="clear" w:color="auto" w:fill="auto"/>
            <w:vAlign w:val="bottom"/>
          </w:tcPr>
          <w:p w14:paraId="0B7B3795" w14:textId="77777777" w:rsidR="00725033" w:rsidRPr="00D635B0" w:rsidRDefault="00725033">
            <w:pPr>
              <w:spacing w:before="40" w:after="40" w:line="210" w:lineRule="exact"/>
              <w:ind w:left="144" w:right="40"/>
              <w:jc w:val="right"/>
              <w:rPr>
                <w:sz w:val="17"/>
              </w:rPr>
            </w:pPr>
          </w:p>
        </w:tc>
        <w:tc>
          <w:tcPr>
            <w:tcW w:w="3784" w:type="dxa"/>
            <w:tcBorders>
              <w:top w:val="single" w:sz="12" w:space="0" w:color="auto"/>
            </w:tcBorders>
            <w:shd w:val="clear" w:color="auto" w:fill="auto"/>
            <w:vAlign w:val="bottom"/>
          </w:tcPr>
          <w:p w14:paraId="11100B73" w14:textId="77777777" w:rsidR="00725033" w:rsidRPr="00D635B0" w:rsidRDefault="00725033">
            <w:pPr>
              <w:spacing w:before="40" w:after="40" w:line="210" w:lineRule="exact"/>
              <w:ind w:left="144" w:right="40"/>
              <w:jc w:val="right"/>
              <w:rPr>
                <w:sz w:val="17"/>
              </w:rPr>
            </w:pPr>
          </w:p>
        </w:tc>
      </w:tr>
      <w:tr w:rsidR="00725033" w:rsidRPr="00D635B0" w14:paraId="1C74588E" w14:textId="77777777">
        <w:tc>
          <w:tcPr>
            <w:tcW w:w="9840" w:type="dxa"/>
            <w:gridSpan w:val="5"/>
            <w:shd w:val="clear" w:color="auto" w:fill="auto"/>
          </w:tcPr>
          <w:p w14:paraId="5A6CD6AC" w14:textId="615E8DD1" w:rsidR="00725033" w:rsidRPr="005228FB" w:rsidRDefault="00725033">
            <w:pPr>
              <w:keepNext/>
              <w:keepLines/>
              <w:tabs>
                <w:tab w:val="left" w:pos="288"/>
                <w:tab w:val="left" w:pos="576"/>
                <w:tab w:val="left" w:pos="864"/>
                <w:tab w:val="left" w:pos="1152"/>
              </w:tabs>
              <w:spacing w:before="40" w:after="40" w:line="200" w:lineRule="exact"/>
              <w:ind w:right="43"/>
              <w:rPr>
                <w:b/>
                <w:bCs/>
                <w:sz w:val="17"/>
                <w:szCs w:val="16"/>
              </w:rPr>
            </w:pPr>
            <w:r w:rsidRPr="005228FB">
              <w:rPr>
                <w:rFonts w:eastAsia="Calibri"/>
                <w:b/>
                <w:bCs/>
                <w:sz w:val="17"/>
                <w:szCs w:val="17"/>
              </w:rPr>
              <w:t>Front Office</w:t>
            </w:r>
          </w:p>
        </w:tc>
      </w:tr>
      <w:tr w:rsidR="00725033" w:rsidRPr="00D635B0" w14:paraId="1FBAA247" w14:textId="77777777">
        <w:tc>
          <w:tcPr>
            <w:tcW w:w="996" w:type="dxa"/>
            <w:shd w:val="clear" w:color="auto" w:fill="auto"/>
          </w:tcPr>
          <w:p w14:paraId="367611C8" w14:textId="77777777" w:rsidR="00725033" w:rsidRPr="00D635B0" w:rsidRDefault="00725033">
            <w:pPr>
              <w:tabs>
                <w:tab w:val="left" w:pos="288"/>
                <w:tab w:val="left" w:pos="576"/>
                <w:tab w:val="left" w:pos="864"/>
                <w:tab w:val="left" w:pos="1152"/>
              </w:tabs>
              <w:spacing w:before="40" w:after="81" w:line="210" w:lineRule="exact"/>
              <w:ind w:right="43"/>
              <w:rPr>
                <w:sz w:val="17"/>
              </w:rPr>
            </w:pPr>
            <w:r w:rsidRPr="00D635B0">
              <w:rPr>
                <w:sz w:val="17"/>
              </w:rPr>
              <w:t>Post</w:t>
            </w:r>
          </w:p>
        </w:tc>
        <w:tc>
          <w:tcPr>
            <w:tcW w:w="1258" w:type="dxa"/>
            <w:shd w:val="clear" w:color="FFFFFF" w:fill="FFFFFF" w:themeFill="background1"/>
          </w:tcPr>
          <w:p w14:paraId="6A950975" w14:textId="77777777" w:rsidR="00725033" w:rsidRPr="00D635B0" w:rsidRDefault="00725033">
            <w:pPr>
              <w:tabs>
                <w:tab w:val="left" w:pos="1152"/>
                <w:tab w:val="right" w:pos="1216"/>
              </w:tabs>
              <w:spacing w:before="40" w:after="81" w:line="210" w:lineRule="exact"/>
              <w:ind w:left="144" w:right="43"/>
              <w:jc w:val="right"/>
              <w:rPr>
                <w:rFonts w:eastAsia="Calibri"/>
                <w:sz w:val="17"/>
              </w:rPr>
            </w:pPr>
            <w:r w:rsidRPr="00D635B0">
              <w:rPr>
                <w:rFonts w:eastAsia="Calibri"/>
                <w:sz w:val="17"/>
              </w:rPr>
              <w:t>+1</w:t>
            </w:r>
          </w:p>
        </w:tc>
        <w:tc>
          <w:tcPr>
            <w:tcW w:w="801" w:type="dxa"/>
            <w:shd w:val="clear" w:color="FFFFFF" w:fill="FFFFFF" w:themeFill="background1"/>
          </w:tcPr>
          <w:p w14:paraId="7298CB9B"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lang w:val="es-ES"/>
              </w:rPr>
            </w:pPr>
            <w:r w:rsidRPr="00D635B0">
              <w:rPr>
                <w:rFonts w:eastAsia="Calibri"/>
                <w:sz w:val="17"/>
                <w:lang w:val="es-ES"/>
              </w:rPr>
              <w:t>P-5</w:t>
            </w:r>
          </w:p>
        </w:tc>
        <w:tc>
          <w:tcPr>
            <w:tcW w:w="3001" w:type="dxa"/>
            <w:shd w:val="clear" w:color="FFFFFF" w:fill="FFFFFF" w:themeFill="background1"/>
          </w:tcPr>
          <w:p w14:paraId="6AC7EE0B" w14:textId="1E2DC598" w:rsidR="00725033" w:rsidRPr="00D635B0" w:rsidRDefault="00750C39">
            <w:pPr>
              <w:tabs>
                <w:tab w:val="left" w:pos="288"/>
                <w:tab w:val="left" w:pos="576"/>
                <w:tab w:val="left" w:pos="864"/>
                <w:tab w:val="left" w:pos="1152"/>
              </w:tabs>
              <w:spacing w:before="40" w:after="81" w:line="210" w:lineRule="exact"/>
              <w:ind w:left="144" w:right="43"/>
              <w:rPr>
                <w:rFonts w:eastAsia="Calibri"/>
                <w:sz w:val="17"/>
              </w:rPr>
            </w:pPr>
            <w:r w:rsidRPr="006A3E1B">
              <w:rPr>
                <w:rFonts w:eastAsia="Calibri"/>
                <w:sz w:val="17"/>
              </w:rPr>
              <w:t>Chief of Section, Conduct and Discipline</w:t>
            </w:r>
          </w:p>
        </w:tc>
        <w:tc>
          <w:tcPr>
            <w:tcW w:w="3784" w:type="dxa"/>
            <w:shd w:val="clear" w:color="FFFFFF" w:fill="FFFFFF" w:themeFill="background1"/>
          </w:tcPr>
          <w:p w14:paraId="13041C34"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sidRPr="00D635B0">
              <w:rPr>
                <w:rFonts w:eastAsia="Calibri"/>
                <w:sz w:val="17"/>
              </w:rPr>
              <w:t>Redeployment from Kuwait Support Office</w:t>
            </w:r>
          </w:p>
        </w:tc>
      </w:tr>
      <w:tr w:rsidR="00725033" w:rsidRPr="00D635B0" w14:paraId="6D8EFABE" w14:textId="77777777">
        <w:tc>
          <w:tcPr>
            <w:tcW w:w="996" w:type="dxa"/>
            <w:shd w:val="clear" w:color="auto" w:fill="auto"/>
          </w:tcPr>
          <w:p w14:paraId="55F037C9" w14:textId="77777777" w:rsidR="00725033" w:rsidRPr="00D635B0" w:rsidRDefault="00725033">
            <w:pPr>
              <w:tabs>
                <w:tab w:val="left" w:pos="288"/>
                <w:tab w:val="left" w:pos="576"/>
                <w:tab w:val="left" w:pos="864"/>
                <w:tab w:val="left" w:pos="1152"/>
              </w:tabs>
              <w:spacing w:before="40" w:after="81" w:line="210" w:lineRule="exact"/>
              <w:ind w:right="43"/>
              <w:rPr>
                <w:sz w:val="17"/>
              </w:rPr>
            </w:pPr>
            <w:r w:rsidRPr="00D635B0">
              <w:rPr>
                <w:sz w:val="17"/>
              </w:rPr>
              <w:t>Post</w:t>
            </w:r>
          </w:p>
        </w:tc>
        <w:tc>
          <w:tcPr>
            <w:tcW w:w="1258" w:type="dxa"/>
            <w:shd w:val="clear" w:color="FFFFFF" w:fill="FFFFFF" w:themeFill="background1"/>
          </w:tcPr>
          <w:p w14:paraId="7B990A7C" w14:textId="77777777" w:rsidR="00725033" w:rsidRPr="00D635B0" w:rsidRDefault="00725033">
            <w:pPr>
              <w:tabs>
                <w:tab w:val="left" w:pos="1152"/>
                <w:tab w:val="right" w:pos="1216"/>
              </w:tabs>
              <w:spacing w:before="40" w:after="81" w:line="210" w:lineRule="exact"/>
              <w:ind w:left="144" w:right="43"/>
              <w:jc w:val="right"/>
              <w:rPr>
                <w:rFonts w:eastAsia="Calibri"/>
                <w:sz w:val="17"/>
              </w:rPr>
            </w:pPr>
            <w:r w:rsidRPr="00D635B0">
              <w:rPr>
                <w:rFonts w:eastAsia="Calibri"/>
                <w:sz w:val="17"/>
              </w:rPr>
              <w:t>+1</w:t>
            </w:r>
          </w:p>
        </w:tc>
        <w:tc>
          <w:tcPr>
            <w:tcW w:w="801" w:type="dxa"/>
            <w:shd w:val="clear" w:color="FFFFFF" w:fill="FFFFFF" w:themeFill="background1"/>
          </w:tcPr>
          <w:p w14:paraId="3934298A"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lang w:val="es-ES"/>
              </w:rPr>
            </w:pPr>
            <w:r w:rsidRPr="00D635B0">
              <w:rPr>
                <w:rFonts w:eastAsia="Calibri"/>
                <w:sz w:val="17"/>
                <w:lang w:val="es-ES"/>
              </w:rPr>
              <w:t>NPO</w:t>
            </w:r>
          </w:p>
        </w:tc>
        <w:tc>
          <w:tcPr>
            <w:tcW w:w="3001" w:type="dxa"/>
            <w:shd w:val="clear" w:color="FFFFFF" w:fill="FFFFFF" w:themeFill="background1"/>
          </w:tcPr>
          <w:p w14:paraId="212A5B97"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sidRPr="00D635B0">
              <w:rPr>
                <w:rFonts w:eastAsia="Calibri"/>
                <w:sz w:val="17"/>
              </w:rPr>
              <w:t>Associate Protocol Officer</w:t>
            </w:r>
          </w:p>
        </w:tc>
        <w:tc>
          <w:tcPr>
            <w:tcW w:w="3784" w:type="dxa"/>
            <w:shd w:val="clear" w:color="FFFFFF" w:fill="FFFFFF" w:themeFill="background1"/>
          </w:tcPr>
          <w:p w14:paraId="71087C21"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Establishment</w:t>
            </w:r>
          </w:p>
        </w:tc>
      </w:tr>
      <w:tr w:rsidR="00725033" w:rsidRPr="00D635B0" w14:paraId="5A133E33" w14:textId="77777777">
        <w:tc>
          <w:tcPr>
            <w:tcW w:w="996" w:type="dxa"/>
            <w:shd w:val="clear" w:color="auto" w:fill="auto"/>
          </w:tcPr>
          <w:p w14:paraId="21363580" w14:textId="77777777" w:rsidR="00725033" w:rsidRPr="00D635B0" w:rsidRDefault="00725033">
            <w:pPr>
              <w:tabs>
                <w:tab w:val="left" w:pos="288"/>
                <w:tab w:val="left" w:pos="576"/>
                <w:tab w:val="left" w:pos="864"/>
                <w:tab w:val="left" w:pos="1152"/>
              </w:tabs>
              <w:spacing w:before="40" w:after="81" w:line="210" w:lineRule="exact"/>
              <w:ind w:right="43"/>
              <w:rPr>
                <w:sz w:val="17"/>
              </w:rPr>
            </w:pPr>
            <w:r w:rsidRPr="00D635B0">
              <w:rPr>
                <w:sz w:val="17"/>
              </w:rPr>
              <w:t>Post</w:t>
            </w:r>
          </w:p>
        </w:tc>
        <w:tc>
          <w:tcPr>
            <w:tcW w:w="1258" w:type="dxa"/>
            <w:shd w:val="clear" w:color="FFFFFF" w:fill="FFFFFF" w:themeFill="background1"/>
          </w:tcPr>
          <w:p w14:paraId="37AF2753" w14:textId="77777777" w:rsidR="00725033" w:rsidRPr="00D635B0" w:rsidRDefault="00725033">
            <w:pPr>
              <w:tabs>
                <w:tab w:val="left" w:pos="1152"/>
                <w:tab w:val="right" w:pos="1216"/>
              </w:tabs>
              <w:spacing w:before="40" w:after="81" w:line="210" w:lineRule="exact"/>
              <w:ind w:left="144" w:right="43"/>
              <w:jc w:val="right"/>
              <w:rPr>
                <w:rFonts w:eastAsia="Calibri"/>
                <w:sz w:val="17"/>
              </w:rPr>
            </w:pPr>
            <w:r w:rsidRPr="00D635B0">
              <w:rPr>
                <w:rFonts w:eastAsia="Calibri"/>
                <w:sz w:val="17"/>
              </w:rPr>
              <w:t>+1</w:t>
            </w:r>
          </w:p>
        </w:tc>
        <w:tc>
          <w:tcPr>
            <w:tcW w:w="801" w:type="dxa"/>
            <w:shd w:val="clear" w:color="FFFFFF" w:fill="FFFFFF" w:themeFill="background1"/>
          </w:tcPr>
          <w:p w14:paraId="55845AFE"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lang w:val="es-ES"/>
              </w:rPr>
            </w:pPr>
            <w:r w:rsidRPr="00D635B0">
              <w:rPr>
                <w:rFonts w:eastAsia="Calibri"/>
                <w:sz w:val="17"/>
                <w:lang w:val="es-ES"/>
              </w:rPr>
              <w:t>NPO</w:t>
            </w:r>
          </w:p>
        </w:tc>
        <w:tc>
          <w:tcPr>
            <w:tcW w:w="3001" w:type="dxa"/>
            <w:shd w:val="clear" w:color="FFFFFF" w:fill="FFFFFF" w:themeFill="background1"/>
          </w:tcPr>
          <w:p w14:paraId="51A392D2"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sidRPr="00D635B0">
              <w:rPr>
                <w:rFonts w:eastAsia="Calibri"/>
                <w:sz w:val="17"/>
              </w:rPr>
              <w:t>Assistant Coordination Officer</w:t>
            </w:r>
          </w:p>
        </w:tc>
        <w:tc>
          <w:tcPr>
            <w:tcW w:w="3784" w:type="dxa"/>
            <w:shd w:val="clear" w:color="FFFFFF" w:fill="FFFFFF" w:themeFill="background1"/>
          </w:tcPr>
          <w:p w14:paraId="0B44663F" w14:textId="77777777" w:rsidR="00725033" w:rsidRPr="00D635B0" w:rsidRDefault="00725033">
            <w:pPr>
              <w:keepNext/>
              <w:keepLines/>
              <w:tabs>
                <w:tab w:val="left" w:pos="288"/>
                <w:tab w:val="left" w:pos="576"/>
                <w:tab w:val="left" w:pos="864"/>
                <w:tab w:val="left" w:pos="1152"/>
              </w:tabs>
              <w:spacing w:before="40" w:after="40" w:line="200" w:lineRule="exact"/>
              <w:ind w:left="144" w:right="43"/>
              <w:rPr>
                <w:rFonts w:eastAsia="Calibri"/>
                <w:sz w:val="17"/>
              </w:rPr>
            </w:pPr>
            <w:r w:rsidRPr="00DE2C8C">
              <w:rPr>
                <w:rFonts w:eastAsia="Calibri"/>
                <w:color w:val="000000" w:themeColor="text1"/>
                <w:sz w:val="17"/>
              </w:rPr>
              <w:t>Establishment</w:t>
            </w:r>
          </w:p>
        </w:tc>
      </w:tr>
      <w:tr w:rsidR="00725033" w:rsidRPr="00D635B0" w14:paraId="4DC0FB9A" w14:textId="77777777">
        <w:tc>
          <w:tcPr>
            <w:tcW w:w="996" w:type="dxa"/>
            <w:tcBorders>
              <w:bottom w:val="single" w:sz="4" w:space="0" w:color="auto"/>
            </w:tcBorders>
            <w:shd w:val="clear" w:color="auto" w:fill="auto"/>
          </w:tcPr>
          <w:p w14:paraId="2F461706" w14:textId="77777777" w:rsidR="00725033" w:rsidRPr="00D635B0" w:rsidRDefault="00725033">
            <w:pPr>
              <w:tabs>
                <w:tab w:val="left" w:pos="288"/>
                <w:tab w:val="left" w:pos="576"/>
                <w:tab w:val="left" w:pos="864"/>
                <w:tab w:val="left" w:pos="1152"/>
              </w:tabs>
              <w:spacing w:before="40" w:after="81" w:line="210" w:lineRule="exact"/>
              <w:ind w:right="43"/>
              <w:rPr>
                <w:sz w:val="17"/>
              </w:rPr>
            </w:pPr>
            <w:r w:rsidRPr="00D635B0">
              <w:rPr>
                <w:sz w:val="17"/>
              </w:rPr>
              <w:t>Post</w:t>
            </w:r>
          </w:p>
        </w:tc>
        <w:tc>
          <w:tcPr>
            <w:tcW w:w="1258" w:type="dxa"/>
            <w:tcBorders>
              <w:bottom w:val="single" w:sz="4" w:space="0" w:color="auto"/>
            </w:tcBorders>
            <w:shd w:val="clear" w:color="FFFFFF" w:fill="FFFFFF" w:themeFill="background1"/>
          </w:tcPr>
          <w:p w14:paraId="2EEE1B9F" w14:textId="77777777" w:rsidR="00725033" w:rsidRPr="00D635B0" w:rsidRDefault="00725033">
            <w:pPr>
              <w:tabs>
                <w:tab w:val="left" w:pos="1152"/>
                <w:tab w:val="right" w:pos="1216"/>
              </w:tabs>
              <w:spacing w:before="40" w:after="81" w:line="210" w:lineRule="exact"/>
              <w:ind w:left="144" w:right="43"/>
              <w:jc w:val="right"/>
              <w:rPr>
                <w:rFonts w:eastAsia="Calibri"/>
                <w:sz w:val="17"/>
              </w:rPr>
            </w:pPr>
            <w:r w:rsidRPr="00D635B0">
              <w:rPr>
                <w:rFonts w:eastAsia="Calibri"/>
                <w:sz w:val="17"/>
              </w:rPr>
              <w:t>-2</w:t>
            </w:r>
          </w:p>
        </w:tc>
        <w:tc>
          <w:tcPr>
            <w:tcW w:w="801" w:type="dxa"/>
            <w:tcBorders>
              <w:bottom w:val="single" w:sz="4" w:space="0" w:color="auto"/>
            </w:tcBorders>
            <w:shd w:val="clear" w:color="FFFFFF" w:fill="FFFFFF" w:themeFill="background1"/>
          </w:tcPr>
          <w:p w14:paraId="7FA65F73" w14:textId="238FCE7E" w:rsidR="00725033" w:rsidRPr="00D635B0" w:rsidRDefault="00560B7E">
            <w:pPr>
              <w:tabs>
                <w:tab w:val="left" w:pos="288"/>
                <w:tab w:val="left" w:pos="576"/>
                <w:tab w:val="left" w:pos="864"/>
                <w:tab w:val="left" w:pos="1152"/>
              </w:tabs>
              <w:spacing w:before="40" w:after="81" w:line="210" w:lineRule="exact"/>
              <w:ind w:left="144" w:right="43"/>
              <w:rPr>
                <w:rFonts w:eastAsia="Calibri"/>
                <w:sz w:val="17"/>
                <w:lang w:val="es-ES"/>
              </w:rPr>
            </w:pPr>
            <w:r>
              <w:rPr>
                <w:rFonts w:eastAsia="Calibri"/>
                <w:sz w:val="17"/>
                <w:lang w:val="es-ES"/>
              </w:rPr>
              <w:t>LL</w:t>
            </w:r>
          </w:p>
        </w:tc>
        <w:tc>
          <w:tcPr>
            <w:tcW w:w="3001" w:type="dxa"/>
            <w:tcBorders>
              <w:bottom w:val="single" w:sz="4" w:space="0" w:color="auto"/>
            </w:tcBorders>
            <w:shd w:val="clear" w:color="FFFFFF" w:fill="FFFFFF" w:themeFill="background1"/>
          </w:tcPr>
          <w:p w14:paraId="2CA8C3ED"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sidRPr="00D635B0">
              <w:rPr>
                <w:rFonts w:eastAsia="Calibri"/>
                <w:sz w:val="17"/>
              </w:rPr>
              <w:t>Administrative Assistant</w:t>
            </w:r>
          </w:p>
        </w:tc>
        <w:tc>
          <w:tcPr>
            <w:tcW w:w="3784" w:type="dxa"/>
            <w:tcBorders>
              <w:bottom w:val="single" w:sz="4" w:space="0" w:color="auto"/>
            </w:tcBorders>
            <w:shd w:val="clear" w:color="FFFFFF" w:fill="FFFFFF" w:themeFill="background1"/>
          </w:tcPr>
          <w:p w14:paraId="61712C65"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Abolishment</w:t>
            </w:r>
          </w:p>
        </w:tc>
      </w:tr>
      <w:tr w:rsidR="00725033" w:rsidRPr="00D635B0" w14:paraId="492D3444" w14:textId="77777777">
        <w:tc>
          <w:tcPr>
            <w:tcW w:w="996" w:type="dxa"/>
            <w:tcBorders>
              <w:top w:val="single" w:sz="4" w:space="0" w:color="auto"/>
              <w:bottom w:val="single" w:sz="4" w:space="0" w:color="auto"/>
            </w:tcBorders>
            <w:shd w:val="clear" w:color="auto" w:fill="auto"/>
          </w:tcPr>
          <w:p w14:paraId="7F8125C6" w14:textId="77777777" w:rsidR="00725033" w:rsidRPr="00D635B0" w:rsidRDefault="00725033">
            <w:pPr>
              <w:tabs>
                <w:tab w:val="left" w:pos="288"/>
                <w:tab w:val="left" w:pos="576"/>
                <w:tab w:val="left" w:pos="864"/>
                <w:tab w:val="left" w:pos="1152"/>
              </w:tabs>
              <w:spacing w:before="40" w:after="81" w:line="210" w:lineRule="exact"/>
              <w:ind w:left="288" w:right="43"/>
              <w:rPr>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18930D2D" w14:textId="77777777" w:rsidR="00725033" w:rsidRPr="007A58B2" w:rsidRDefault="00725033">
            <w:pPr>
              <w:tabs>
                <w:tab w:val="left" w:pos="1152"/>
                <w:tab w:val="right" w:pos="1216"/>
              </w:tabs>
              <w:spacing w:before="40" w:after="81" w:line="210" w:lineRule="exact"/>
              <w:ind w:left="144" w:right="43"/>
              <w:jc w:val="right"/>
              <w:rPr>
                <w:rFonts w:eastAsia="Calibri"/>
                <w:b/>
                <w:bCs/>
                <w:sz w:val="17"/>
              </w:rPr>
            </w:pPr>
            <w:r w:rsidRPr="007A58B2">
              <w:rPr>
                <w:rFonts w:eastAsia="Calibri"/>
                <w:b/>
                <w:bCs/>
                <w:sz w:val="17"/>
              </w:rPr>
              <w:t>+1</w:t>
            </w:r>
          </w:p>
        </w:tc>
        <w:tc>
          <w:tcPr>
            <w:tcW w:w="801" w:type="dxa"/>
            <w:tcBorders>
              <w:top w:val="single" w:sz="4" w:space="0" w:color="auto"/>
              <w:bottom w:val="single" w:sz="4" w:space="0" w:color="auto"/>
            </w:tcBorders>
            <w:shd w:val="clear" w:color="FFFFFF" w:fill="FFFFFF" w:themeFill="background1"/>
          </w:tcPr>
          <w:p w14:paraId="5C6D2EB8"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lang w:val="es-ES"/>
              </w:rPr>
            </w:pPr>
          </w:p>
        </w:tc>
        <w:tc>
          <w:tcPr>
            <w:tcW w:w="3001" w:type="dxa"/>
            <w:tcBorders>
              <w:top w:val="single" w:sz="4" w:space="0" w:color="auto"/>
              <w:bottom w:val="single" w:sz="4" w:space="0" w:color="auto"/>
            </w:tcBorders>
            <w:shd w:val="clear" w:color="FFFFFF" w:fill="FFFFFF" w:themeFill="background1"/>
          </w:tcPr>
          <w:p w14:paraId="63A62B99"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p>
        </w:tc>
        <w:tc>
          <w:tcPr>
            <w:tcW w:w="3784" w:type="dxa"/>
            <w:tcBorders>
              <w:top w:val="single" w:sz="4" w:space="0" w:color="auto"/>
              <w:bottom w:val="single" w:sz="4" w:space="0" w:color="auto"/>
            </w:tcBorders>
            <w:shd w:val="clear" w:color="FFFFFF" w:fill="FFFFFF" w:themeFill="background1"/>
          </w:tcPr>
          <w:p w14:paraId="78E375DA"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p>
        </w:tc>
      </w:tr>
      <w:tr w:rsidR="00725033" w:rsidRPr="00D635B0" w14:paraId="7D0F257A" w14:textId="77777777">
        <w:trPr>
          <w:trHeight w:val="377"/>
        </w:trPr>
        <w:tc>
          <w:tcPr>
            <w:tcW w:w="9840" w:type="dxa"/>
            <w:gridSpan w:val="5"/>
            <w:tcBorders>
              <w:top w:val="single" w:sz="4" w:space="0" w:color="auto"/>
            </w:tcBorders>
            <w:shd w:val="clear" w:color="auto" w:fill="auto"/>
          </w:tcPr>
          <w:p w14:paraId="663AE925" w14:textId="77777777" w:rsidR="00725033" w:rsidRPr="00D635B0" w:rsidRDefault="00725033">
            <w:pPr>
              <w:keepNext/>
              <w:keepLines/>
              <w:tabs>
                <w:tab w:val="left" w:pos="288"/>
                <w:tab w:val="left" w:pos="576"/>
                <w:tab w:val="left" w:pos="864"/>
                <w:tab w:val="left" w:pos="1152"/>
              </w:tabs>
              <w:spacing w:before="40" w:after="40" w:line="200" w:lineRule="exact"/>
              <w:ind w:right="43"/>
              <w:rPr>
                <w:rFonts w:eastAsia="Calibri"/>
                <w:sz w:val="17"/>
              </w:rPr>
            </w:pPr>
            <w:r w:rsidRPr="005228FB">
              <w:rPr>
                <w:rFonts w:eastAsia="Calibri"/>
                <w:b/>
                <w:bCs/>
                <w:color w:val="000000" w:themeColor="text1"/>
                <w:sz w:val="17"/>
              </w:rPr>
              <w:t>Human Rights Service</w:t>
            </w:r>
          </w:p>
        </w:tc>
      </w:tr>
      <w:tr w:rsidR="00725033" w:rsidRPr="00D635B0" w14:paraId="5F1AD8B6" w14:textId="77777777">
        <w:trPr>
          <w:trHeight w:val="360"/>
        </w:trPr>
        <w:tc>
          <w:tcPr>
            <w:tcW w:w="996" w:type="dxa"/>
            <w:shd w:val="clear" w:color="auto" w:fill="auto"/>
          </w:tcPr>
          <w:p w14:paraId="491DAEE2" w14:textId="77777777" w:rsidR="00725033" w:rsidRPr="00DE2C8C" w:rsidRDefault="0072503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Pr>
                <w:rFonts w:eastAsia="Calibri"/>
                <w:color w:val="000000" w:themeColor="text1"/>
                <w:sz w:val="17"/>
              </w:rPr>
              <w:t>Post</w:t>
            </w:r>
          </w:p>
        </w:tc>
        <w:tc>
          <w:tcPr>
            <w:tcW w:w="1258" w:type="dxa"/>
            <w:shd w:val="clear" w:color="FFFFFF" w:fill="FFFFFF" w:themeFill="background1"/>
          </w:tcPr>
          <w:p w14:paraId="12CAEDCB" w14:textId="77777777" w:rsidR="00725033" w:rsidRPr="005228FB" w:rsidRDefault="00725033">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w:t>
            </w:r>
            <w:r>
              <w:rPr>
                <w:rFonts w:eastAsia="Calibri"/>
                <w:color w:val="000000" w:themeColor="text1"/>
                <w:sz w:val="17"/>
              </w:rPr>
              <w:t>1</w:t>
            </w:r>
          </w:p>
        </w:tc>
        <w:tc>
          <w:tcPr>
            <w:tcW w:w="801" w:type="dxa"/>
            <w:shd w:val="clear" w:color="FFFFFF" w:fill="FFFFFF" w:themeFill="background1"/>
          </w:tcPr>
          <w:p w14:paraId="0E11487C" w14:textId="5EF17716" w:rsidR="00725033" w:rsidRPr="00D635B0" w:rsidRDefault="00560B7E">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eastAsia="Calibri"/>
                <w:color w:val="000000" w:themeColor="text1"/>
                <w:sz w:val="17"/>
              </w:rPr>
              <w:t>LL</w:t>
            </w:r>
          </w:p>
        </w:tc>
        <w:tc>
          <w:tcPr>
            <w:tcW w:w="3001" w:type="dxa"/>
            <w:shd w:val="clear" w:color="FFFFFF" w:fill="FFFFFF" w:themeFill="background1"/>
          </w:tcPr>
          <w:p w14:paraId="48167851"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Human Rights Assistant</w:t>
            </w:r>
            <w:r>
              <w:rPr>
                <w:rFonts w:eastAsia="Calibri"/>
                <w:color w:val="000000" w:themeColor="text1"/>
                <w:sz w:val="17"/>
              </w:rPr>
              <w:t xml:space="preserve"> </w:t>
            </w:r>
          </w:p>
        </w:tc>
        <w:tc>
          <w:tcPr>
            <w:tcW w:w="3784" w:type="dxa"/>
            <w:shd w:val="clear" w:color="FFFFFF" w:fill="FFFFFF" w:themeFill="background1"/>
          </w:tcPr>
          <w:p w14:paraId="211288E7"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Pr>
                <w:rFonts w:eastAsia="Calibri"/>
                <w:sz w:val="17"/>
              </w:rPr>
              <w:t xml:space="preserve">Redeployment from </w:t>
            </w:r>
            <w:r w:rsidRPr="00DE2C8C">
              <w:rPr>
                <w:rFonts w:eastAsia="Calibri"/>
                <w:color w:val="000000" w:themeColor="text1"/>
                <w:sz w:val="17"/>
              </w:rPr>
              <w:t>Kabul Field Office</w:t>
            </w:r>
          </w:p>
        </w:tc>
      </w:tr>
      <w:tr w:rsidR="00725033" w:rsidRPr="00D635B0" w14:paraId="1C235DDC" w14:textId="77777777">
        <w:tc>
          <w:tcPr>
            <w:tcW w:w="996" w:type="dxa"/>
            <w:tcBorders>
              <w:top w:val="single" w:sz="4" w:space="0" w:color="auto"/>
              <w:bottom w:val="single" w:sz="4" w:space="0" w:color="auto"/>
            </w:tcBorders>
            <w:shd w:val="clear" w:color="auto" w:fill="auto"/>
          </w:tcPr>
          <w:p w14:paraId="43B65170" w14:textId="77777777" w:rsidR="00725033" w:rsidRPr="00DE2C8C" w:rsidRDefault="00725033">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445F1CB7" w14:textId="77777777" w:rsidR="00725033" w:rsidRPr="00D635B0" w:rsidRDefault="00725033">
            <w:pPr>
              <w:tabs>
                <w:tab w:val="left" w:pos="1152"/>
                <w:tab w:val="right" w:pos="1216"/>
              </w:tabs>
              <w:spacing w:before="40" w:after="81" w:line="210" w:lineRule="exact"/>
              <w:ind w:left="144" w:right="43"/>
              <w:jc w:val="right"/>
              <w:rPr>
                <w:rFonts w:eastAsia="Calibri"/>
                <w:sz w:val="17"/>
              </w:rPr>
            </w:pPr>
            <w:r w:rsidRPr="007A58B2">
              <w:rPr>
                <w:rFonts w:eastAsia="Calibri"/>
                <w:b/>
                <w:bCs/>
                <w:sz w:val="17"/>
              </w:rPr>
              <w:t>+</w:t>
            </w:r>
            <w:r>
              <w:rPr>
                <w:rFonts w:eastAsia="Calibri"/>
                <w:b/>
                <w:bCs/>
                <w:sz w:val="17"/>
              </w:rPr>
              <w:t>1</w:t>
            </w:r>
          </w:p>
        </w:tc>
        <w:tc>
          <w:tcPr>
            <w:tcW w:w="801" w:type="dxa"/>
            <w:tcBorders>
              <w:top w:val="single" w:sz="4" w:space="0" w:color="auto"/>
              <w:bottom w:val="single" w:sz="4" w:space="0" w:color="auto"/>
            </w:tcBorders>
            <w:shd w:val="clear" w:color="FFFFFF" w:fill="FFFFFF" w:themeFill="background1"/>
          </w:tcPr>
          <w:p w14:paraId="0FDD68F5"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lang w:val="es-ES"/>
              </w:rPr>
            </w:pPr>
          </w:p>
        </w:tc>
        <w:tc>
          <w:tcPr>
            <w:tcW w:w="3001" w:type="dxa"/>
            <w:tcBorders>
              <w:top w:val="single" w:sz="4" w:space="0" w:color="auto"/>
              <w:bottom w:val="single" w:sz="4" w:space="0" w:color="auto"/>
            </w:tcBorders>
            <w:shd w:val="clear" w:color="FFFFFF" w:fill="FFFFFF" w:themeFill="background1"/>
          </w:tcPr>
          <w:p w14:paraId="3C1035A1"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p>
        </w:tc>
        <w:tc>
          <w:tcPr>
            <w:tcW w:w="3784" w:type="dxa"/>
            <w:tcBorders>
              <w:top w:val="single" w:sz="4" w:space="0" w:color="auto"/>
              <w:bottom w:val="single" w:sz="4" w:space="0" w:color="auto"/>
            </w:tcBorders>
            <w:shd w:val="clear" w:color="FFFFFF" w:fill="FFFFFF" w:themeFill="background1"/>
          </w:tcPr>
          <w:p w14:paraId="54E624EC"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p>
        </w:tc>
      </w:tr>
      <w:tr w:rsidR="00725033" w:rsidRPr="00D635B0" w14:paraId="5920579D" w14:textId="77777777">
        <w:tc>
          <w:tcPr>
            <w:tcW w:w="9840" w:type="dxa"/>
            <w:gridSpan w:val="5"/>
            <w:tcBorders>
              <w:top w:val="single" w:sz="4" w:space="0" w:color="auto"/>
            </w:tcBorders>
            <w:shd w:val="clear" w:color="auto" w:fill="auto"/>
          </w:tcPr>
          <w:p w14:paraId="13D47886" w14:textId="77777777" w:rsidR="00725033" w:rsidRPr="0042373B" w:rsidRDefault="00725033">
            <w:pPr>
              <w:tabs>
                <w:tab w:val="left" w:pos="288"/>
                <w:tab w:val="left" w:pos="576"/>
                <w:tab w:val="left" w:pos="864"/>
                <w:tab w:val="left" w:pos="1152"/>
              </w:tabs>
              <w:spacing w:before="40" w:after="81" w:line="210" w:lineRule="exact"/>
              <w:ind w:right="43"/>
              <w:rPr>
                <w:rFonts w:eastAsia="Calibri"/>
                <w:b/>
                <w:bCs/>
                <w:sz w:val="17"/>
              </w:rPr>
            </w:pPr>
            <w:r w:rsidRPr="0042373B">
              <w:rPr>
                <w:rFonts w:eastAsia="Calibri"/>
                <w:b/>
                <w:bCs/>
                <w:color w:val="000000" w:themeColor="text1"/>
                <w:sz w:val="17"/>
              </w:rPr>
              <w:t>Gender Advisory Unit</w:t>
            </w:r>
          </w:p>
        </w:tc>
      </w:tr>
      <w:tr w:rsidR="00725033" w:rsidRPr="00D635B0" w14:paraId="33A75A8B" w14:textId="77777777">
        <w:tc>
          <w:tcPr>
            <w:tcW w:w="996" w:type="dxa"/>
            <w:tcBorders>
              <w:bottom w:val="single" w:sz="4" w:space="0" w:color="auto"/>
            </w:tcBorders>
            <w:shd w:val="clear" w:color="auto" w:fill="auto"/>
          </w:tcPr>
          <w:p w14:paraId="48CDFEF2" w14:textId="77777777" w:rsidR="00725033" w:rsidRPr="00DE2C8C" w:rsidRDefault="0072503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Pr>
                <w:rFonts w:eastAsia="Calibri"/>
                <w:color w:val="000000" w:themeColor="text1"/>
                <w:sz w:val="17"/>
              </w:rPr>
              <w:t>Position</w:t>
            </w:r>
          </w:p>
        </w:tc>
        <w:tc>
          <w:tcPr>
            <w:tcW w:w="1258" w:type="dxa"/>
            <w:tcBorders>
              <w:bottom w:val="single" w:sz="4" w:space="0" w:color="auto"/>
            </w:tcBorders>
            <w:shd w:val="clear" w:color="FFFFFF" w:fill="FFFFFF" w:themeFill="background1"/>
          </w:tcPr>
          <w:p w14:paraId="21BA6CBF" w14:textId="77777777" w:rsidR="00725033" w:rsidRPr="00D635B0" w:rsidRDefault="00725033">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rPr>
              <w:t>+1</w:t>
            </w:r>
          </w:p>
        </w:tc>
        <w:tc>
          <w:tcPr>
            <w:tcW w:w="801" w:type="dxa"/>
            <w:tcBorders>
              <w:bottom w:val="single" w:sz="4" w:space="0" w:color="auto"/>
            </w:tcBorders>
            <w:shd w:val="clear" w:color="FFFFFF" w:fill="FFFFFF" w:themeFill="background1"/>
          </w:tcPr>
          <w:p w14:paraId="07EAA545" w14:textId="15F2692A" w:rsidR="00725033" w:rsidRPr="00D635B0" w:rsidRDefault="00441D82">
            <w:pPr>
              <w:tabs>
                <w:tab w:val="left" w:pos="288"/>
                <w:tab w:val="left" w:pos="576"/>
                <w:tab w:val="left" w:pos="864"/>
                <w:tab w:val="left" w:pos="1152"/>
              </w:tabs>
              <w:spacing w:before="40" w:after="81" w:line="210" w:lineRule="exact"/>
              <w:ind w:left="144" w:right="43"/>
              <w:rPr>
                <w:rFonts w:eastAsia="Calibri"/>
                <w:sz w:val="17"/>
                <w:lang w:val="es-ES"/>
              </w:rPr>
            </w:pPr>
            <w:r>
              <w:rPr>
                <w:rFonts w:eastAsia="Calibri"/>
                <w:color w:val="000000" w:themeColor="text1"/>
                <w:sz w:val="17"/>
              </w:rPr>
              <w:t>i</w:t>
            </w:r>
            <w:r w:rsidR="00725033" w:rsidRPr="00DE2C8C">
              <w:rPr>
                <w:rFonts w:eastAsia="Calibri"/>
                <w:color w:val="000000" w:themeColor="text1"/>
                <w:sz w:val="17"/>
              </w:rPr>
              <w:t>UNV</w:t>
            </w:r>
          </w:p>
        </w:tc>
        <w:tc>
          <w:tcPr>
            <w:tcW w:w="3001" w:type="dxa"/>
            <w:tcBorders>
              <w:bottom w:val="single" w:sz="4" w:space="0" w:color="auto"/>
            </w:tcBorders>
            <w:shd w:val="clear" w:color="FFFFFF" w:fill="FFFFFF" w:themeFill="background1"/>
          </w:tcPr>
          <w:p w14:paraId="4FD2FF4A"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Gender Affairs Officer</w:t>
            </w:r>
          </w:p>
        </w:tc>
        <w:tc>
          <w:tcPr>
            <w:tcW w:w="3784" w:type="dxa"/>
            <w:tcBorders>
              <w:bottom w:val="single" w:sz="4" w:space="0" w:color="auto"/>
            </w:tcBorders>
            <w:shd w:val="clear" w:color="FFFFFF" w:fill="FFFFFF" w:themeFill="background1"/>
          </w:tcPr>
          <w:p w14:paraId="6C988EB3"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Reassignmen</w:t>
            </w:r>
            <w:r>
              <w:rPr>
                <w:rFonts w:eastAsia="Calibri"/>
                <w:color w:val="000000" w:themeColor="text1"/>
                <w:sz w:val="17"/>
              </w:rPr>
              <w:t>t from</w:t>
            </w:r>
            <w:r w:rsidRPr="00DE2C8C">
              <w:rPr>
                <w:rFonts w:eastAsia="Calibri"/>
                <w:color w:val="000000" w:themeColor="text1"/>
                <w:sz w:val="17"/>
              </w:rPr>
              <w:t xml:space="preserve"> Acquisition Management Unit</w:t>
            </w:r>
          </w:p>
        </w:tc>
      </w:tr>
      <w:tr w:rsidR="00725033" w:rsidRPr="00D635B0" w14:paraId="78D663A3" w14:textId="77777777">
        <w:tc>
          <w:tcPr>
            <w:tcW w:w="996" w:type="dxa"/>
            <w:tcBorders>
              <w:top w:val="single" w:sz="4" w:space="0" w:color="auto"/>
              <w:bottom w:val="single" w:sz="4" w:space="0" w:color="auto"/>
            </w:tcBorders>
            <w:shd w:val="clear" w:color="auto" w:fill="auto"/>
          </w:tcPr>
          <w:p w14:paraId="36496787" w14:textId="77777777" w:rsidR="00725033" w:rsidRPr="00DE2C8C" w:rsidRDefault="00725033">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39158880" w14:textId="77777777" w:rsidR="00725033" w:rsidRPr="00D635B0" w:rsidRDefault="00725033">
            <w:pPr>
              <w:tabs>
                <w:tab w:val="left" w:pos="1152"/>
                <w:tab w:val="right" w:pos="1216"/>
              </w:tabs>
              <w:spacing w:before="40" w:after="81" w:line="210" w:lineRule="exact"/>
              <w:ind w:left="144" w:right="43"/>
              <w:jc w:val="right"/>
              <w:rPr>
                <w:rFonts w:eastAsia="Calibri"/>
                <w:sz w:val="17"/>
              </w:rPr>
            </w:pPr>
            <w:r w:rsidRPr="007A58B2">
              <w:rPr>
                <w:rFonts w:eastAsia="Calibri"/>
                <w:b/>
                <w:bCs/>
                <w:sz w:val="17"/>
              </w:rPr>
              <w:t>+</w:t>
            </w:r>
            <w:r>
              <w:rPr>
                <w:rFonts w:eastAsia="Calibri"/>
                <w:b/>
                <w:bCs/>
                <w:sz w:val="17"/>
              </w:rPr>
              <w:t>1</w:t>
            </w:r>
          </w:p>
        </w:tc>
        <w:tc>
          <w:tcPr>
            <w:tcW w:w="801" w:type="dxa"/>
            <w:tcBorders>
              <w:top w:val="single" w:sz="4" w:space="0" w:color="auto"/>
              <w:bottom w:val="single" w:sz="4" w:space="0" w:color="auto"/>
            </w:tcBorders>
            <w:shd w:val="clear" w:color="FFFFFF" w:fill="FFFFFF" w:themeFill="background1"/>
          </w:tcPr>
          <w:p w14:paraId="0A2263E8"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lang w:val="es-ES"/>
              </w:rPr>
            </w:pPr>
          </w:p>
        </w:tc>
        <w:tc>
          <w:tcPr>
            <w:tcW w:w="3001" w:type="dxa"/>
            <w:tcBorders>
              <w:top w:val="single" w:sz="4" w:space="0" w:color="auto"/>
              <w:bottom w:val="single" w:sz="4" w:space="0" w:color="auto"/>
            </w:tcBorders>
            <w:shd w:val="clear" w:color="FFFFFF" w:fill="FFFFFF" w:themeFill="background1"/>
          </w:tcPr>
          <w:p w14:paraId="645F60BE"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p>
        </w:tc>
        <w:tc>
          <w:tcPr>
            <w:tcW w:w="3784" w:type="dxa"/>
            <w:tcBorders>
              <w:top w:val="single" w:sz="4" w:space="0" w:color="auto"/>
              <w:bottom w:val="single" w:sz="4" w:space="0" w:color="auto"/>
            </w:tcBorders>
            <w:shd w:val="clear" w:color="FFFFFF" w:fill="FFFFFF" w:themeFill="background1"/>
          </w:tcPr>
          <w:p w14:paraId="3A0F5255"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p>
        </w:tc>
      </w:tr>
      <w:tr w:rsidR="00725033" w:rsidRPr="00D635B0" w14:paraId="09907728" w14:textId="77777777">
        <w:tc>
          <w:tcPr>
            <w:tcW w:w="9840" w:type="dxa"/>
            <w:gridSpan w:val="5"/>
            <w:tcBorders>
              <w:top w:val="single" w:sz="4" w:space="0" w:color="auto"/>
            </w:tcBorders>
            <w:shd w:val="clear" w:color="auto" w:fill="auto"/>
          </w:tcPr>
          <w:p w14:paraId="53B95F79" w14:textId="77777777" w:rsidR="00725033" w:rsidRPr="00D635B0" w:rsidRDefault="00725033">
            <w:pPr>
              <w:tabs>
                <w:tab w:val="left" w:pos="288"/>
                <w:tab w:val="left" w:pos="576"/>
                <w:tab w:val="left" w:pos="864"/>
                <w:tab w:val="left" w:pos="1152"/>
              </w:tabs>
              <w:spacing w:before="40" w:after="40" w:line="200" w:lineRule="exact"/>
              <w:ind w:right="43"/>
              <w:rPr>
                <w:rFonts w:eastAsia="Calibri"/>
                <w:sz w:val="17"/>
              </w:rPr>
            </w:pPr>
            <w:r w:rsidRPr="0042373B">
              <w:rPr>
                <w:rFonts w:eastAsia="Calibri"/>
                <w:b/>
                <w:bCs/>
                <w:color w:val="000000" w:themeColor="text1"/>
                <w:sz w:val="17"/>
              </w:rPr>
              <w:t>Security Section</w:t>
            </w:r>
          </w:p>
        </w:tc>
      </w:tr>
      <w:tr w:rsidR="00A4043D" w:rsidRPr="00D635B0" w14:paraId="2971F48B" w14:textId="77777777">
        <w:tc>
          <w:tcPr>
            <w:tcW w:w="996" w:type="dxa"/>
            <w:shd w:val="clear" w:color="auto" w:fill="auto"/>
          </w:tcPr>
          <w:p w14:paraId="0DDC5F6F" w14:textId="5304DD5A" w:rsidR="00A4043D" w:rsidRPr="0058333F" w:rsidRDefault="00A4043D" w:rsidP="00A4043D">
            <w:pPr>
              <w:keepNext/>
              <w:keepLines/>
              <w:tabs>
                <w:tab w:val="left" w:pos="288"/>
                <w:tab w:val="left" w:pos="576"/>
                <w:tab w:val="left" w:pos="864"/>
                <w:tab w:val="left" w:pos="1152"/>
              </w:tabs>
              <w:spacing w:before="40" w:after="40" w:line="200" w:lineRule="exact"/>
              <w:ind w:right="43"/>
              <w:rPr>
                <w:sz w:val="17"/>
              </w:rPr>
            </w:pPr>
            <w:r w:rsidRPr="0058333F">
              <w:rPr>
                <w:sz w:val="17"/>
              </w:rPr>
              <w:lastRenderedPageBreak/>
              <w:t>Post</w:t>
            </w:r>
          </w:p>
        </w:tc>
        <w:tc>
          <w:tcPr>
            <w:tcW w:w="1258" w:type="dxa"/>
            <w:shd w:val="clear" w:color="FFFFFF" w:fill="FFFFFF" w:themeFill="background1"/>
          </w:tcPr>
          <w:p w14:paraId="5A45DBDF" w14:textId="7CAC9EEE" w:rsidR="00A4043D" w:rsidRPr="00DE2C8C" w:rsidRDefault="00A4043D" w:rsidP="00A4043D">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+1</w:t>
            </w:r>
          </w:p>
        </w:tc>
        <w:tc>
          <w:tcPr>
            <w:tcW w:w="801" w:type="dxa"/>
            <w:shd w:val="clear" w:color="FFFFFF" w:fill="FFFFFF" w:themeFill="background1"/>
          </w:tcPr>
          <w:p w14:paraId="4510EB36" w14:textId="055A1D7B" w:rsidR="00A4043D" w:rsidRDefault="00A4043D" w:rsidP="00A4043D">
            <w:pPr>
              <w:tabs>
                <w:tab w:val="left" w:pos="288"/>
                <w:tab w:val="left" w:pos="576"/>
                <w:tab w:val="left" w:pos="864"/>
                <w:tab w:val="left" w:pos="1152"/>
              </w:tabs>
              <w:spacing w:before="40" w:after="40" w:line="200" w:lineRule="exact"/>
              <w:ind w:left="144" w:right="43"/>
              <w:rPr>
                <w:rFonts w:eastAsia="Calibri"/>
                <w:color w:val="000000" w:themeColor="text1"/>
                <w:sz w:val="17"/>
              </w:rPr>
            </w:pPr>
            <w:r w:rsidRPr="00DE2C8C">
              <w:rPr>
                <w:rFonts w:eastAsia="Calibri"/>
                <w:color w:val="000000" w:themeColor="text1"/>
                <w:sz w:val="17"/>
              </w:rPr>
              <w:t>P-3</w:t>
            </w:r>
          </w:p>
        </w:tc>
        <w:tc>
          <w:tcPr>
            <w:tcW w:w="3001" w:type="dxa"/>
            <w:shd w:val="clear" w:color="FFFFFF" w:fill="FFFFFF" w:themeFill="background1"/>
          </w:tcPr>
          <w:p w14:paraId="351C4392" w14:textId="6D29A576" w:rsidR="00A4043D" w:rsidRPr="00DE2C8C" w:rsidRDefault="00A4043D" w:rsidP="00A4043D">
            <w:pPr>
              <w:tabs>
                <w:tab w:val="left" w:pos="288"/>
                <w:tab w:val="left" w:pos="576"/>
                <w:tab w:val="left" w:pos="864"/>
                <w:tab w:val="left" w:pos="1152"/>
              </w:tabs>
              <w:spacing w:before="40" w:after="40" w:line="200" w:lineRule="exact"/>
              <w:ind w:left="144" w:right="43"/>
              <w:rPr>
                <w:rFonts w:eastAsia="Calibri"/>
                <w:color w:val="000000" w:themeColor="text1"/>
                <w:sz w:val="17"/>
                <w:szCs w:val="17"/>
              </w:rPr>
            </w:pPr>
            <w:r w:rsidRPr="00DE2C8C">
              <w:rPr>
                <w:rFonts w:eastAsia="Calibri"/>
                <w:color w:val="000000" w:themeColor="text1"/>
                <w:sz w:val="17"/>
              </w:rPr>
              <w:t>Administrative Officer</w:t>
            </w:r>
          </w:p>
        </w:tc>
        <w:tc>
          <w:tcPr>
            <w:tcW w:w="3784" w:type="dxa"/>
            <w:shd w:val="clear" w:color="FFFFFF" w:fill="FFFFFF" w:themeFill="background1"/>
          </w:tcPr>
          <w:p w14:paraId="1859006C" w14:textId="11CDC9D6" w:rsidR="00A4043D" w:rsidRPr="00DE2C8C" w:rsidRDefault="00A4043D" w:rsidP="00A4043D">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rPr>
              <w:t>Reassignment</w:t>
            </w:r>
            <w:r w:rsidR="00723F83">
              <w:rPr>
                <w:rFonts w:eastAsia="Calibri"/>
                <w:color w:val="000000" w:themeColor="text1"/>
                <w:sz w:val="17"/>
              </w:rPr>
              <w:t xml:space="preserve"> from Kabul Field Office</w:t>
            </w:r>
          </w:p>
        </w:tc>
      </w:tr>
      <w:tr w:rsidR="00A4043D" w:rsidRPr="00D635B0" w14:paraId="43D4DA2D" w14:textId="77777777">
        <w:tc>
          <w:tcPr>
            <w:tcW w:w="996" w:type="dxa"/>
            <w:shd w:val="clear" w:color="auto" w:fill="auto"/>
          </w:tcPr>
          <w:p w14:paraId="4D06C606" w14:textId="7F8DA590" w:rsidR="00A4043D" w:rsidRPr="0058333F" w:rsidRDefault="00A4043D" w:rsidP="00A4043D">
            <w:pPr>
              <w:keepNext/>
              <w:keepLines/>
              <w:tabs>
                <w:tab w:val="left" w:pos="288"/>
                <w:tab w:val="left" w:pos="576"/>
                <w:tab w:val="left" w:pos="864"/>
                <w:tab w:val="left" w:pos="1152"/>
              </w:tabs>
              <w:spacing w:before="40" w:after="40" w:line="200" w:lineRule="exact"/>
              <w:ind w:right="43"/>
              <w:rPr>
                <w:sz w:val="17"/>
              </w:rPr>
            </w:pPr>
            <w:r w:rsidRPr="0058333F">
              <w:rPr>
                <w:sz w:val="17"/>
              </w:rPr>
              <w:t>Post</w:t>
            </w:r>
          </w:p>
        </w:tc>
        <w:tc>
          <w:tcPr>
            <w:tcW w:w="1258" w:type="dxa"/>
            <w:shd w:val="clear" w:color="FFFFFF" w:fill="FFFFFF" w:themeFill="background1"/>
          </w:tcPr>
          <w:p w14:paraId="17E7B8A9" w14:textId="781575B4" w:rsidR="00A4043D" w:rsidRPr="00DE2C8C" w:rsidRDefault="00A4043D" w:rsidP="00A4043D">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+1</w:t>
            </w:r>
          </w:p>
        </w:tc>
        <w:tc>
          <w:tcPr>
            <w:tcW w:w="801" w:type="dxa"/>
            <w:shd w:val="clear" w:color="FFFFFF" w:fill="FFFFFF" w:themeFill="background1"/>
          </w:tcPr>
          <w:p w14:paraId="2FA3F520" w14:textId="6A5165E9" w:rsidR="00A4043D" w:rsidRDefault="00A4043D" w:rsidP="00A4043D">
            <w:pPr>
              <w:tabs>
                <w:tab w:val="left" w:pos="288"/>
                <w:tab w:val="left" w:pos="576"/>
                <w:tab w:val="left" w:pos="864"/>
                <w:tab w:val="left" w:pos="1152"/>
              </w:tabs>
              <w:spacing w:before="40" w:after="40" w:line="200" w:lineRule="exact"/>
              <w:ind w:left="144" w:right="43"/>
              <w:rPr>
                <w:rFonts w:eastAsia="Calibri"/>
                <w:color w:val="000000" w:themeColor="text1"/>
                <w:sz w:val="17"/>
              </w:rPr>
            </w:pPr>
            <w:r w:rsidRPr="00DE2C8C">
              <w:rPr>
                <w:rFonts w:eastAsia="Calibri"/>
                <w:color w:val="000000" w:themeColor="text1"/>
                <w:sz w:val="17"/>
              </w:rPr>
              <w:t>FS</w:t>
            </w:r>
          </w:p>
        </w:tc>
        <w:tc>
          <w:tcPr>
            <w:tcW w:w="3001" w:type="dxa"/>
            <w:shd w:val="clear" w:color="FFFFFF" w:fill="FFFFFF" w:themeFill="background1"/>
          </w:tcPr>
          <w:p w14:paraId="3FFF9C46" w14:textId="4FBF8EA9" w:rsidR="00A4043D" w:rsidRPr="00DE2C8C" w:rsidRDefault="00A4043D" w:rsidP="00A4043D">
            <w:pPr>
              <w:tabs>
                <w:tab w:val="left" w:pos="288"/>
                <w:tab w:val="left" w:pos="576"/>
                <w:tab w:val="left" w:pos="864"/>
                <w:tab w:val="left" w:pos="1152"/>
              </w:tabs>
              <w:spacing w:before="40" w:after="40" w:line="200" w:lineRule="exact"/>
              <w:ind w:left="144" w:right="43"/>
              <w:rPr>
                <w:rFonts w:eastAsia="Calibri"/>
                <w:color w:val="000000" w:themeColor="text1"/>
                <w:sz w:val="17"/>
                <w:szCs w:val="17"/>
              </w:rPr>
            </w:pPr>
            <w:r w:rsidRPr="00DE2C8C">
              <w:rPr>
                <w:rFonts w:eastAsia="Calibri"/>
                <w:color w:val="000000" w:themeColor="text1"/>
                <w:sz w:val="17"/>
              </w:rPr>
              <w:t>Security Officer</w:t>
            </w:r>
          </w:p>
        </w:tc>
        <w:tc>
          <w:tcPr>
            <w:tcW w:w="3784" w:type="dxa"/>
            <w:shd w:val="clear" w:color="FFFFFF" w:fill="FFFFFF" w:themeFill="background1"/>
          </w:tcPr>
          <w:p w14:paraId="4C1B067D" w14:textId="66DBEFFC" w:rsidR="00A4043D" w:rsidRPr="00DE2C8C" w:rsidRDefault="00A4043D" w:rsidP="00A4043D">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rPr>
              <w:t>Reassignment</w:t>
            </w:r>
            <w:r w:rsidR="00723F83">
              <w:rPr>
                <w:rFonts w:eastAsia="Calibri"/>
                <w:color w:val="000000" w:themeColor="text1"/>
                <w:sz w:val="17"/>
              </w:rPr>
              <w:t xml:space="preserve"> from Kabul Field Office</w:t>
            </w:r>
          </w:p>
        </w:tc>
      </w:tr>
      <w:tr w:rsidR="00C01797" w:rsidRPr="00D635B0" w14:paraId="765AB4D9" w14:textId="77777777">
        <w:tc>
          <w:tcPr>
            <w:tcW w:w="996" w:type="dxa"/>
            <w:shd w:val="clear" w:color="auto" w:fill="auto"/>
          </w:tcPr>
          <w:p w14:paraId="3A80728E" w14:textId="76B6FD48" w:rsidR="00C01797" w:rsidRPr="0058333F" w:rsidRDefault="00C01797" w:rsidP="00C01797">
            <w:pPr>
              <w:keepNext/>
              <w:keepLines/>
              <w:tabs>
                <w:tab w:val="left" w:pos="288"/>
                <w:tab w:val="left" w:pos="576"/>
                <w:tab w:val="left" w:pos="864"/>
                <w:tab w:val="left" w:pos="1152"/>
              </w:tabs>
              <w:spacing w:before="40" w:after="40" w:line="200" w:lineRule="exact"/>
              <w:ind w:right="43"/>
              <w:rPr>
                <w:sz w:val="17"/>
              </w:rPr>
            </w:pPr>
            <w:r w:rsidRPr="0058333F">
              <w:rPr>
                <w:sz w:val="17"/>
              </w:rPr>
              <w:t>Post</w:t>
            </w:r>
          </w:p>
        </w:tc>
        <w:tc>
          <w:tcPr>
            <w:tcW w:w="1258" w:type="dxa"/>
            <w:shd w:val="clear" w:color="FFFFFF" w:fill="FFFFFF" w:themeFill="background1"/>
          </w:tcPr>
          <w:p w14:paraId="6CB78CB2" w14:textId="651F9F33" w:rsidR="00C01797" w:rsidRPr="00DE2C8C" w:rsidRDefault="00C01797" w:rsidP="00C01797">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-1</w:t>
            </w:r>
          </w:p>
        </w:tc>
        <w:tc>
          <w:tcPr>
            <w:tcW w:w="801" w:type="dxa"/>
            <w:shd w:val="clear" w:color="FFFFFF" w:fill="FFFFFF" w:themeFill="background1"/>
          </w:tcPr>
          <w:p w14:paraId="589D8412" w14:textId="092B6509" w:rsidR="00C01797" w:rsidRDefault="00C01797" w:rsidP="00C01797">
            <w:pPr>
              <w:tabs>
                <w:tab w:val="left" w:pos="288"/>
                <w:tab w:val="left" w:pos="576"/>
                <w:tab w:val="left" w:pos="864"/>
                <w:tab w:val="left" w:pos="1152"/>
              </w:tabs>
              <w:spacing w:before="40" w:after="40" w:line="200" w:lineRule="exact"/>
              <w:ind w:left="144" w:right="43"/>
              <w:rPr>
                <w:rFonts w:eastAsia="Calibri"/>
                <w:color w:val="000000" w:themeColor="text1"/>
                <w:sz w:val="17"/>
              </w:rPr>
            </w:pPr>
            <w:r w:rsidRPr="00DE2C8C">
              <w:rPr>
                <w:rFonts w:eastAsia="Calibri"/>
                <w:color w:val="000000" w:themeColor="text1"/>
                <w:sz w:val="17"/>
              </w:rPr>
              <w:t>FS</w:t>
            </w:r>
          </w:p>
        </w:tc>
        <w:tc>
          <w:tcPr>
            <w:tcW w:w="3001" w:type="dxa"/>
            <w:shd w:val="clear" w:color="FFFFFF" w:fill="FFFFFF" w:themeFill="background1"/>
          </w:tcPr>
          <w:p w14:paraId="2DE086AC" w14:textId="60CFC742" w:rsidR="00C01797" w:rsidRPr="00DE2C8C" w:rsidRDefault="00C01797" w:rsidP="00C01797">
            <w:pPr>
              <w:tabs>
                <w:tab w:val="left" w:pos="288"/>
                <w:tab w:val="left" w:pos="576"/>
                <w:tab w:val="left" w:pos="864"/>
                <w:tab w:val="left" w:pos="1152"/>
              </w:tabs>
              <w:spacing w:before="40" w:after="40" w:line="200" w:lineRule="exact"/>
              <w:ind w:left="144" w:right="43"/>
              <w:rPr>
                <w:rFonts w:eastAsia="Calibri"/>
                <w:color w:val="000000" w:themeColor="text1"/>
                <w:sz w:val="17"/>
                <w:szCs w:val="17"/>
              </w:rPr>
            </w:pPr>
            <w:r w:rsidRPr="00DE2C8C">
              <w:rPr>
                <w:rFonts w:eastAsia="Calibri"/>
                <w:color w:val="000000" w:themeColor="text1"/>
                <w:sz w:val="17"/>
              </w:rPr>
              <w:t>Security Officer</w:t>
            </w:r>
          </w:p>
        </w:tc>
        <w:tc>
          <w:tcPr>
            <w:tcW w:w="3784" w:type="dxa"/>
            <w:shd w:val="clear" w:color="FFFFFF" w:fill="FFFFFF" w:themeFill="background1"/>
          </w:tcPr>
          <w:p w14:paraId="199B500D" w14:textId="004AAF62" w:rsidR="00C01797" w:rsidRPr="00DE2C8C" w:rsidRDefault="00C01797" w:rsidP="00C01797">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noProof/>
                <w:color w:val="000000" w:themeColor="text1"/>
                <w:w w:val="100"/>
                <w:sz w:val="16"/>
                <w:szCs w:val="16"/>
                <w:highlight w:val="yellow"/>
              </w:rPr>
              <mc:AlternateContent>
                <mc:Choice Requires="wps">
                  <w:drawing>
                    <wp:anchor distT="0" distB="0" distL="114300" distR="114300" simplePos="0" relativeHeight="251658255" behindDoc="0" locked="0" layoutInCell="1" allowOverlap="1" wp14:anchorId="7E0137EB" wp14:editId="249681EE">
                      <wp:simplePos x="0" y="0"/>
                      <wp:positionH relativeFrom="column">
                        <wp:posOffset>812165</wp:posOffset>
                      </wp:positionH>
                      <wp:positionV relativeFrom="paragraph">
                        <wp:posOffset>43180</wp:posOffset>
                      </wp:positionV>
                      <wp:extent cx="66675" cy="292735"/>
                      <wp:effectExtent l="0" t="0" r="28575" b="12065"/>
                      <wp:wrapNone/>
                      <wp:docPr id="1998640356" name="Right Brace 1998640356"/>
                      <wp:cNvGraphicFramePr/>
                      <a:graphic xmlns:a="http://schemas.openxmlformats.org/drawingml/2006/main">
                        <a:graphicData uri="http://schemas.microsoft.com/office/word/2010/wordprocessingShape">
                          <wps:wsp>
                            <wps:cNvSpPr/>
                            <wps:spPr>
                              <a:xfrm>
                                <a:off x="0" y="0"/>
                                <a:ext cx="66675" cy="292735"/>
                              </a:xfrm>
                              <a:prstGeom prst="rightBrace">
                                <a:avLst>
                                  <a:gd name="adj1" fmla="val 29080"/>
                                  <a:gd name="adj2" fmla="val 4843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A9DDA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998640356" o:spid="_x0000_s1026" type="#_x0000_t88" style="position:absolute;margin-left:63.95pt;margin-top:3.4pt;width:5.25pt;height:23.0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" adj="1431,10462" strokecolor="black [3200]" strokeweight=".5pt">
                      <v:stroke joinstyle="miter"/>
                    </v:shape>
                  </w:pict>
                </mc:Fallback>
              </mc:AlternateContent>
            </w:r>
            <w:r>
              <w:rPr>
                <w:rFonts w:eastAsia="Calibri"/>
                <w:color w:val="000000" w:themeColor="text1"/>
                <w:sz w:val="17"/>
              </w:rPr>
              <w:t>Abolishment</w:t>
            </w:r>
          </w:p>
        </w:tc>
      </w:tr>
      <w:tr w:rsidR="00C01797" w:rsidRPr="00D635B0" w14:paraId="249B8A03" w14:textId="77777777">
        <w:tc>
          <w:tcPr>
            <w:tcW w:w="996" w:type="dxa"/>
            <w:shd w:val="clear" w:color="auto" w:fill="auto"/>
          </w:tcPr>
          <w:p w14:paraId="13C1C073" w14:textId="0870E87F" w:rsidR="00C01797" w:rsidRPr="0058333F" w:rsidRDefault="00C01797" w:rsidP="00C01797">
            <w:pPr>
              <w:keepNext/>
              <w:keepLines/>
              <w:tabs>
                <w:tab w:val="left" w:pos="288"/>
                <w:tab w:val="left" w:pos="576"/>
                <w:tab w:val="left" w:pos="864"/>
                <w:tab w:val="left" w:pos="1152"/>
              </w:tabs>
              <w:spacing w:before="40" w:after="40" w:line="200" w:lineRule="exact"/>
              <w:ind w:right="43"/>
              <w:rPr>
                <w:sz w:val="17"/>
              </w:rPr>
            </w:pPr>
            <w:r w:rsidRPr="0058333F">
              <w:rPr>
                <w:sz w:val="17"/>
              </w:rPr>
              <w:t>Post</w:t>
            </w:r>
          </w:p>
        </w:tc>
        <w:tc>
          <w:tcPr>
            <w:tcW w:w="1258" w:type="dxa"/>
            <w:shd w:val="clear" w:color="FFFFFF" w:fill="FFFFFF" w:themeFill="background1"/>
          </w:tcPr>
          <w:p w14:paraId="0B00B3FA" w14:textId="6E9413F2" w:rsidR="00C01797" w:rsidRPr="00DE2C8C" w:rsidRDefault="00C01797" w:rsidP="00C01797">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+1</w:t>
            </w:r>
          </w:p>
        </w:tc>
        <w:tc>
          <w:tcPr>
            <w:tcW w:w="801" w:type="dxa"/>
            <w:shd w:val="clear" w:color="FFFFFF" w:fill="FFFFFF" w:themeFill="background1"/>
          </w:tcPr>
          <w:p w14:paraId="35053A23" w14:textId="3A33CB0B" w:rsidR="00C01797" w:rsidRDefault="00560B7E" w:rsidP="00C01797">
            <w:pPr>
              <w:tabs>
                <w:tab w:val="left" w:pos="288"/>
                <w:tab w:val="left" w:pos="576"/>
                <w:tab w:val="left" w:pos="864"/>
                <w:tab w:val="left" w:pos="1152"/>
              </w:tabs>
              <w:spacing w:before="40" w:after="40" w:line="200" w:lineRule="exact"/>
              <w:ind w:left="144" w:right="43"/>
              <w:rPr>
                <w:rFonts w:eastAsia="Calibri"/>
                <w:color w:val="000000" w:themeColor="text1"/>
                <w:sz w:val="17"/>
              </w:rPr>
            </w:pPr>
            <w:r>
              <w:rPr>
                <w:rFonts w:eastAsia="Calibri"/>
                <w:color w:val="000000" w:themeColor="text1"/>
                <w:sz w:val="17"/>
              </w:rPr>
              <w:t>LL</w:t>
            </w:r>
          </w:p>
        </w:tc>
        <w:tc>
          <w:tcPr>
            <w:tcW w:w="3001" w:type="dxa"/>
            <w:shd w:val="clear" w:color="FFFFFF" w:fill="FFFFFF" w:themeFill="background1"/>
          </w:tcPr>
          <w:p w14:paraId="24943306" w14:textId="1D4194AC" w:rsidR="00C01797" w:rsidRPr="00DE2C8C" w:rsidRDefault="00C01797" w:rsidP="00C01797">
            <w:pPr>
              <w:tabs>
                <w:tab w:val="left" w:pos="288"/>
                <w:tab w:val="left" w:pos="576"/>
                <w:tab w:val="left" w:pos="864"/>
                <w:tab w:val="left" w:pos="1152"/>
              </w:tabs>
              <w:spacing w:before="40" w:after="40" w:line="200" w:lineRule="exact"/>
              <w:ind w:left="144" w:right="43"/>
              <w:rPr>
                <w:rFonts w:eastAsia="Calibri"/>
                <w:color w:val="000000" w:themeColor="text1"/>
                <w:sz w:val="17"/>
                <w:szCs w:val="17"/>
              </w:rPr>
            </w:pPr>
            <w:r w:rsidRPr="00DE2C8C">
              <w:rPr>
                <w:rFonts w:eastAsia="Calibri"/>
                <w:color w:val="000000" w:themeColor="text1"/>
                <w:sz w:val="17"/>
              </w:rPr>
              <w:t>Administrative Assistant</w:t>
            </w:r>
          </w:p>
        </w:tc>
        <w:tc>
          <w:tcPr>
            <w:tcW w:w="3784" w:type="dxa"/>
            <w:shd w:val="clear" w:color="FFFFFF" w:fill="FFFFFF" w:themeFill="background1"/>
          </w:tcPr>
          <w:p w14:paraId="64762CA4" w14:textId="3FCE3A66" w:rsidR="00C01797" w:rsidRPr="00DE2C8C" w:rsidRDefault="00C01797" w:rsidP="00C01797">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eastAsia="Calibri"/>
                <w:sz w:val="17"/>
              </w:rPr>
              <w:t xml:space="preserve"> Establishment</w:t>
            </w:r>
          </w:p>
        </w:tc>
      </w:tr>
      <w:tr w:rsidR="006635F5" w:rsidRPr="00D635B0" w14:paraId="1B94E42B" w14:textId="77777777">
        <w:tc>
          <w:tcPr>
            <w:tcW w:w="996" w:type="dxa"/>
            <w:shd w:val="clear" w:color="auto" w:fill="auto"/>
          </w:tcPr>
          <w:p w14:paraId="1EB98F9D" w14:textId="7012231B" w:rsidR="006635F5" w:rsidRPr="0058333F" w:rsidRDefault="006635F5" w:rsidP="006635F5">
            <w:pPr>
              <w:keepNext/>
              <w:keepLines/>
              <w:tabs>
                <w:tab w:val="left" w:pos="288"/>
                <w:tab w:val="left" w:pos="576"/>
                <w:tab w:val="left" w:pos="864"/>
                <w:tab w:val="left" w:pos="1152"/>
              </w:tabs>
              <w:spacing w:before="40" w:after="40" w:line="200" w:lineRule="exact"/>
              <w:ind w:right="43"/>
              <w:rPr>
                <w:sz w:val="17"/>
              </w:rPr>
            </w:pPr>
            <w:r w:rsidRPr="0058333F">
              <w:rPr>
                <w:sz w:val="17"/>
              </w:rPr>
              <w:t>Post</w:t>
            </w:r>
          </w:p>
        </w:tc>
        <w:tc>
          <w:tcPr>
            <w:tcW w:w="1258" w:type="dxa"/>
            <w:shd w:val="clear" w:color="FFFFFF" w:fill="FFFFFF" w:themeFill="background1"/>
          </w:tcPr>
          <w:p w14:paraId="4FC74BDB" w14:textId="6C4E7477" w:rsidR="006635F5" w:rsidRPr="00DE2C8C" w:rsidRDefault="006635F5" w:rsidP="006635F5">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w:t>
            </w:r>
            <w:r w:rsidR="004D37CF">
              <w:rPr>
                <w:rFonts w:eastAsia="Calibri"/>
                <w:color w:val="000000" w:themeColor="text1"/>
                <w:sz w:val="17"/>
              </w:rPr>
              <w:t>2</w:t>
            </w:r>
          </w:p>
        </w:tc>
        <w:tc>
          <w:tcPr>
            <w:tcW w:w="801" w:type="dxa"/>
            <w:shd w:val="clear" w:color="FFFFFF" w:fill="FFFFFF" w:themeFill="background1"/>
          </w:tcPr>
          <w:p w14:paraId="2BB5F7E3" w14:textId="7304CAE9" w:rsidR="006635F5" w:rsidRPr="00464C25" w:rsidRDefault="006635F5" w:rsidP="006635F5">
            <w:pPr>
              <w:tabs>
                <w:tab w:val="left" w:pos="288"/>
                <w:tab w:val="left" w:pos="576"/>
                <w:tab w:val="left" w:pos="864"/>
                <w:tab w:val="left" w:pos="1152"/>
              </w:tabs>
              <w:spacing w:before="40" w:after="40" w:line="200" w:lineRule="exact"/>
              <w:ind w:left="144" w:right="43"/>
              <w:rPr>
                <w:rFonts w:eastAsia="Calibri"/>
                <w:color w:val="000000" w:themeColor="text1"/>
                <w:sz w:val="17"/>
              </w:rPr>
            </w:pPr>
            <w:r>
              <w:rPr>
                <w:rFonts w:eastAsia="Calibri"/>
                <w:color w:val="000000" w:themeColor="text1"/>
                <w:sz w:val="17"/>
              </w:rPr>
              <w:t>FS</w:t>
            </w:r>
          </w:p>
        </w:tc>
        <w:tc>
          <w:tcPr>
            <w:tcW w:w="3001" w:type="dxa"/>
            <w:shd w:val="clear" w:color="FFFFFF" w:fill="FFFFFF" w:themeFill="background1"/>
          </w:tcPr>
          <w:p w14:paraId="7EF38572" w14:textId="19E930E7" w:rsidR="006635F5" w:rsidRPr="00DE2C8C" w:rsidRDefault="006635F5" w:rsidP="006635F5">
            <w:pPr>
              <w:tabs>
                <w:tab w:val="left" w:pos="288"/>
                <w:tab w:val="left" w:pos="576"/>
                <w:tab w:val="left" w:pos="864"/>
                <w:tab w:val="left" w:pos="1152"/>
              </w:tabs>
              <w:spacing w:before="40" w:after="40" w:line="200" w:lineRule="exact"/>
              <w:ind w:left="144" w:right="43"/>
              <w:rPr>
                <w:rFonts w:eastAsia="Calibri"/>
                <w:color w:val="000000" w:themeColor="text1"/>
                <w:sz w:val="17"/>
              </w:rPr>
            </w:pPr>
            <w:r w:rsidRPr="00DE2C8C">
              <w:rPr>
                <w:rFonts w:eastAsia="Calibri"/>
                <w:color w:val="000000" w:themeColor="text1"/>
                <w:sz w:val="17"/>
                <w:szCs w:val="17"/>
              </w:rPr>
              <w:t xml:space="preserve">Security </w:t>
            </w:r>
            <w:r>
              <w:rPr>
                <w:rFonts w:eastAsia="Calibri"/>
                <w:color w:val="000000" w:themeColor="text1"/>
                <w:sz w:val="17"/>
                <w:szCs w:val="17"/>
              </w:rPr>
              <w:t>Officer</w:t>
            </w:r>
          </w:p>
        </w:tc>
        <w:tc>
          <w:tcPr>
            <w:tcW w:w="3784" w:type="dxa"/>
            <w:shd w:val="clear" w:color="FFFFFF" w:fill="FFFFFF" w:themeFill="background1"/>
          </w:tcPr>
          <w:p w14:paraId="5F535947" w14:textId="2205D9D3" w:rsidR="006635F5" w:rsidRDefault="006635F5" w:rsidP="006635F5">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Abolishment</w:t>
            </w:r>
          </w:p>
        </w:tc>
      </w:tr>
      <w:tr w:rsidR="001A45B2" w:rsidRPr="00D635B0" w14:paraId="5ADB8E7F" w14:textId="77777777">
        <w:tc>
          <w:tcPr>
            <w:tcW w:w="996" w:type="dxa"/>
            <w:shd w:val="clear" w:color="auto" w:fill="auto"/>
          </w:tcPr>
          <w:p w14:paraId="1613B676" w14:textId="77777777" w:rsidR="001A45B2" w:rsidRPr="00DE2C8C" w:rsidRDefault="001A45B2" w:rsidP="001A45B2">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58333F">
              <w:rPr>
                <w:sz w:val="17"/>
              </w:rPr>
              <w:t>Post</w:t>
            </w:r>
          </w:p>
        </w:tc>
        <w:tc>
          <w:tcPr>
            <w:tcW w:w="1258" w:type="dxa"/>
            <w:shd w:val="clear" w:color="FFFFFF" w:fill="FFFFFF" w:themeFill="background1"/>
          </w:tcPr>
          <w:p w14:paraId="0D4B7AA7" w14:textId="77777777" w:rsidR="001A45B2" w:rsidRPr="00D635B0" w:rsidRDefault="001A45B2" w:rsidP="001A45B2">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rPr>
              <w:t>-1</w:t>
            </w:r>
          </w:p>
        </w:tc>
        <w:tc>
          <w:tcPr>
            <w:tcW w:w="801" w:type="dxa"/>
            <w:shd w:val="clear" w:color="FFFFFF" w:fill="FFFFFF" w:themeFill="background1"/>
          </w:tcPr>
          <w:p w14:paraId="23AD0B79"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lang w:val="es-ES"/>
              </w:rPr>
            </w:pPr>
            <w:r w:rsidRPr="00DE2C8C">
              <w:rPr>
                <w:rFonts w:eastAsia="Calibri"/>
                <w:color w:val="000000" w:themeColor="text1"/>
                <w:sz w:val="17"/>
              </w:rPr>
              <w:t>NPO</w:t>
            </w:r>
          </w:p>
        </w:tc>
        <w:tc>
          <w:tcPr>
            <w:tcW w:w="3001" w:type="dxa"/>
            <w:shd w:val="clear" w:color="FFFFFF" w:fill="FFFFFF" w:themeFill="background1"/>
          </w:tcPr>
          <w:p w14:paraId="409DDA47"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Assistant Security Officer</w:t>
            </w:r>
          </w:p>
        </w:tc>
        <w:tc>
          <w:tcPr>
            <w:tcW w:w="3784" w:type="dxa"/>
            <w:shd w:val="clear" w:color="FFFFFF" w:fill="FFFFFF" w:themeFill="background1"/>
          </w:tcPr>
          <w:p w14:paraId="02CBADEA" w14:textId="132760CC"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noProof/>
                <w:color w:val="000000" w:themeColor="text1"/>
                <w:w w:val="100"/>
                <w:sz w:val="16"/>
                <w:szCs w:val="16"/>
                <w:highlight w:val="yellow"/>
              </w:rPr>
              <mc:AlternateContent>
                <mc:Choice Requires="wps">
                  <w:drawing>
                    <wp:anchor distT="0" distB="0" distL="114300" distR="114300" simplePos="0" relativeHeight="251658358" behindDoc="0" locked="0" layoutInCell="1" allowOverlap="1" wp14:anchorId="68B92989" wp14:editId="59C1E8D3">
                      <wp:simplePos x="0" y="0"/>
                      <wp:positionH relativeFrom="column">
                        <wp:posOffset>783590</wp:posOffset>
                      </wp:positionH>
                      <wp:positionV relativeFrom="paragraph">
                        <wp:posOffset>70485</wp:posOffset>
                      </wp:positionV>
                      <wp:extent cx="66675" cy="292735"/>
                      <wp:effectExtent l="0" t="0" r="28575" b="12065"/>
                      <wp:wrapNone/>
                      <wp:docPr id="1613463117" name="Right Brace 1613463117"/>
                      <wp:cNvGraphicFramePr/>
                      <a:graphic xmlns:a="http://schemas.openxmlformats.org/drawingml/2006/main">
                        <a:graphicData uri="http://schemas.microsoft.com/office/word/2010/wordprocessingShape">
                          <wps:wsp>
                            <wps:cNvSpPr/>
                            <wps:spPr>
                              <a:xfrm>
                                <a:off x="0" y="0"/>
                                <a:ext cx="66675" cy="292735"/>
                              </a:xfrm>
                              <a:prstGeom prst="rightBrace">
                                <a:avLst>
                                  <a:gd name="adj1" fmla="val 29080"/>
                                  <a:gd name="adj2" fmla="val 4843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6CEBD" id="Right Brace 1613463117" o:spid="_x0000_s1026" type="#_x0000_t88" style="position:absolute;margin-left:61.7pt;margin-top:5.55pt;width:5.25pt;height:23.05pt;z-index:251658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" adj="1431,10462" strokecolor="black [3200]" strokeweight=".5pt">
                      <v:stroke joinstyle="miter"/>
                    </v:shape>
                  </w:pict>
                </mc:Fallback>
              </mc:AlternateContent>
            </w:r>
            <w:r w:rsidRPr="00DE2C8C">
              <w:rPr>
                <w:rFonts w:eastAsia="Calibri"/>
                <w:color w:val="000000" w:themeColor="text1"/>
                <w:sz w:val="17"/>
              </w:rPr>
              <w:t>Abolishment</w:t>
            </w:r>
          </w:p>
        </w:tc>
      </w:tr>
      <w:tr w:rsidR="001A45B2" w:rsidRPr="00D635B0" w14:paraId="675250BE" w14:textId="77777777">
        <w:tc>
          <w:tcPr>
            <w:tcW w:w="996" w:type="dxa"/>
            <w:shd w:val="clear" w:color="auto" w:fill="auto"/>
          </w:tcPr>
          <w:p w14:paraId="33F68996" w14:textId="77777777" w:rsidR="001A45B2" w:rsidRPr="00DE2C8C" w:rsidRDefault="001A45B2" w:rsidP="001A45B2">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58333F">
              <w:rPr>
                <w:sz w:val="17"/>
              </w:rPr>
              <w:t>Post</w:t>
            </w:r>
          </w:p>
        </w:tc>
        <w:tc>
          <w:tcPr>
            <w:tcW w:w="1258" w:type="dxa"/>
            <w:shd w:val="clear" w:color="FFFFFF" w:fill="FFFFFF" w:themeFill="background1"/>
          </w:tcPr>
          <w:p w14:paraId="14091C1B" w14:textId="77777777" w:rsidR="001A45B2" w:rsidRPr="00D635B0" w:rsidRDefault="001A45B2" w:rsidP="001A45B2">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rPr>
              <w:t>+1</w:t>
            </w:r>
          </w:p>
        </w:tc>
        <w:tc>
          <w:tcPr>
            <w:tcW w:w="801" w:type="dxa"/>
            <w:shd w:val="clear" w:color="FFFFFF" w:fill="FFFFFF" w:themeFill="background1"/>
          </w:tcPr>
          <w:p w14:paraId="3C87FEC4" w14:textId="70012FD9"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lang w:val="es-ES"/>
              </w:rPr>
            </w:pPr>
            <w:r>
              <w:rPr>
                <w:rFonts w:eastAsia="Calibri"/>
                <w:color w:val="000000" w:themeColor="text1"/>
                <w:sz w:val="17"/>
              </w:rPr>
              <w:t>LL</w:t>
            </w:r>
          </w:p>
        </w:tc>
        <w:tc>
          <w:tcPr>
            <w:tcW w:w="3001" w:type="dxa"/>
            <w:shd w:val="clear" w:color="FFFFFF" w:fill="FFFFFF" w:themeFill="background1"/>
          </w:tcPr>
          <w:p w14:paraId="48457F91"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Field Security Assistant</w:t>
            </w:r>
          </w:p>
        </w:tc>
        <w:tc>
          <w:tcPr>
            <w:tcW w:w="3784" w:type="dxa"/>
            <w:shd w:val="clear" w:color="FFFFFF" w:fill="FFFFFF" w:themeFill="background1"/>
          </w:tcPr>
          <w:p w14:paraId="2D3BB9C4"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Establishment</w:t>
            </w:r>
          </w:p>
        </w:tc>
      </w:tr>
      <w:tr w:rsidR="001A45B2" w:rsidRPr="00D635B0" w14:paraId="2F4E3AEE" w14:textId="77777777">
        <w:tc>
          <w:tcPr>
            <w:tcW w:w="996" w:type="dxa"/>
            <w:shd w:val="clear" w:color="auto" w:fill="auto"/>
          </w:tcPr>
          <w:p w14:paraId="5BF0803C" w14:textId="77777777" w:rsidR="001A45B2" w:rsidRPr="00DE2C8C" w:rsidRDefault="001A45B2" w:rsidP="001A45B2">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58333F">
              <w:rPr>
                <w:sz w:val="17"/>
              </w:rPr>
              <w:t>Post</w:t>
            </w:r>
          </w:p>
        </w:tc>
        <w:tc>
          <w:tcPr>
            <w:tcW w:w="1258" w:type="dxa"/>
            <w:shd w:val="clear" w:color="FFFFFF" w:fill="FFFFFF" w:themeFill="background1"/>
          </w:tcPr>
          <w:p w14:paraId="34745743" w14:textId="77777777" w:rsidR="001A45B2" w:rsidRPr="00D635B0" w:rsidRDefault="001A45B2" w:rsidP="001A45B2">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rPr>
              <w:t>-1</w:t>
            </w:r>
          </w:p>
        </w:tc>
        <w:tc>
          <w:tcPr>
            <w:tcW w:w="801" w:type="dxa"/>
            <w:shd w:val="clear" w:color="FFFFFF" w:fill="FFFFFF" w:themeFill="background1"/>
          </w:tcPr>
          <w:p w14:paraId="6E447A88"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lang w:val="es-ES"/>
              </w:rPr>
            </w:pPr>
            <w:r w:rsidRPr="00DE2C8C">
              <w:rPr>
                <w:rFonts w:eastAsia="Calibri"/>
                <w:color w:val="000000" w:themeColor="text1"/>
                <w:sz w:val="17"/>
              </w:rPr>
              <w:t>NPO</w:t>
            </w:r>
          </w:p>
        </w:tc>
        <w:tc>
          <w:tcPr>
            <w:tcW w:w="3001" w:type="dxa"/>
            <w:shd w:val="clear" w:color="FFFFFF" w:fill="FFFFFF" w:themeFill="background1"/>
          </w:tcPr>
          <w:p w14:paraId="541DA166"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Associate Training Officer</w:t>
            </w:r>
          </w:p>
        </w:tc>
        <w:tc>
          <w:tcPr>
            <w:tcW w:w="3784" w:type="dxa"/>
            <w:shd w:val="clear" w:color="FFFFFF" w:fill="FFFFFF" w:themeFill="background1"/>
          </w:tcPr>
          <w:p w14:paraId="0FC5B8C6"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noProof/>
                <w:color w:val="000000" w:themeColor="text1"/>
                <w:w w:val="100"/>
                <w:sz w:val="16"/>
                <w:szCs w:val="16"/>
                <w:highlight w:val="yellow"/>
              </w:rPr>
              <mc:AlternateContent>
                <mc:Choice Requires="wps">
                  <w:drawing>
                    <wp:anchor distT="0" distB="0" distL="114300" distR="114300" simplePos="0" relativeHeight="251658357" behindDoc="0" locked="0" layoutInCell="1" allowOverlap="1" wp14:anchorId="6507ACCD" wp14:editId="727D2AC7">
                      <wp:simplePos x="0" y="0"/>
                      <wp:positionH relativeFrom="column">
                        <wp:posOffset>774065</wp:posOffset>
                      </wp:positionH>
                      <wp:positionV relativeFrom="paragraph">
                        <wp:posOffset>102870</wp:posOffset>
                      </wp:positionV>
                      <wp:extent cx="66675" cy="292735"/>
                      <wp:effectExtent l="0" t="0" r="28575" b="12065"/>
                      <wp:wrapNone/>
                      <wp:docPr id="1051194731" name="Right Brace 1051194731"/>
                      <wp:cNvGraphicFramePr/>
                      <a:graphic xmlns:a="http://schemas.openxmlformats.org/drawingml/2006/main">
                        <a:graphicData uri="http://schemas.microsoft.com/office/word/2010/wordprocessingShape">
                          <wps:wsp>
                            <wps:cNvSpPr/>
                            <wps:spPr>
                              <a:xfrm>
                                <a:off x="0" y="0"/>
                                <a:ext cx="66675" cy="292735"/>
                              </a:xfrm>
                              <a:prstGeom prst="rightBrace">
                                <a:avLst>
                                  <a:gd name="adj1" fmla="val 29080"/>
                                  <a:gd name="adj2" fmla="val 4843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D605F" id="Right Brace 1051194731" o:spid="_x0000_s1026" type="#_x0000_t88" style="position:absolute;margin-left:60.95pt;margin-top:8.1pt;width:5.25pt;height:23.05pt;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" adj="1431,10462" strokecolor="black [3200]" strokeweight=".5pt">
                      <v:stroke joinstyle="miter"/>
                    </v:shape>
                  </w:pict>
                </mc:Fallback>
              </mc:AlternateContent>
            </w:r>
            <w:r w:rsidRPr="00DE2C8C">
              <w:rPr>
                <w:rFonts w:eastAsia="Calibri"/>
                <w:color w:val="000000" w:themeColor="text1"/>
                <w:sz w:val="17"/>
              </w:rPr>
              <w:t>Abolishment</w:t>
            </w:r>
          </w:p>
        </w:tc>
      </w:tr>
      <w:tr w:rsidR="001A45B2" w:rsidRPr="00D635B0" w14:paraId="195238AA" w14:textId="77777777">
        <w:tc>
          <w:tcPr>
            <w:tcW w:w="996" w:type="dxa"/>
            <w:shd w:val="clear" w:color="auto" w:fill="auto"/>
          </w:tcPr>
          <w:p w14:paraId="67377C5F" w14:textId="77777777" w:rsidR="001A45B2" w:rsidRPr="00DE2C8C" w:rsidRDefault="001A45B2" w:rsidP="001A45B2">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58333F">
              <w:rPr>
                <w:sz w:val="17"/>
              </w:rPr>
              <w:t>Post</w:t>
            </w:r>
          </w:p>
        </w:tc>
        <w:tc>
          <w:tcPr>
            <w:tcW w:w="1258" w:type="dxa"/>
            <w:shd w:val="clear" w:color="FFFFFF" w:fill="FFFFFF" w:themeFill="background1"/>
          </w:tcPr>
          <w:p w14:paraId="56AB4664" w14:textId="77777777" w:rsidR="001A45B2" w:rsidRPr="00D635B0" w:rsidRDefault="001A45B2" w:rsidP="001A45B2">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rPr>
              <w:t>+1</w:t>
            </w:r>
          </w:p>
        </w:tc>
        <w:tc>
          <w:tcPr>
            <w:tcW w:w="801" w:type="dxa"/>
            <w:shd w:val="clear" w:color="FFFFFF" w:fill="FFFFFF" w:themeFill="background1"/>
          </w:tcPr>
          <w:p w14:paraId="03B84A2A" w14:textId="7895834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lang w:val="es-ES"/>
              </w:rPr>
            </w:pPr>
            <w:r>
              <w:rPr>
                <w:rFonts w:eastAsia="Calibri"/>
                <w:color w:val="000000" w:themeColor="text1"/>
                <w:sz w:val="17"/>
              </w:rPr>
              <w:t>LL</w:t>
            </w:r>
          </w:p>
        </w:tc>
        <w:tc>
          <w:tcPr>
            <w:tcW w:w="3001" w:type="dxa"/>
            <w:shd w:val="clear" w:color="FFFFFF" w:fill="FFFFFF" w:themeFill="background1"/>
          </w:tcPr>
          <w:p w14:paraId="5001ECF2"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Training Assistant</w:t>
            </w:r>
          </w:p>
        </w:tc>
        <w:tc>
          <w:tcPr>
            <w:tcW w:w="3784" w:type="dxa"/>
            <w:shd w:val="clear" w:color="FFFFFF" w:fill="FFFFFF" w:themeFill="background1"/>
          </w:tcPr>
          <w:p w14:paraId="74EBE8E3"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Establishment</w:t>
            </w:r>
          </w:p>
        </w:tc>
      </w:tr>
      <w:tr w:rsidR="001A45B2" w:rsidRPr="00D635B0" w14:paraId="77B47B12" w14:textId="77777777">
        <w:tc>
          <w:tcPr>
            <w:tcW w:w="996" w:type="dxa"/>
            <w:shd w:val="clear" w:color="auto" w:fill="auto"/>
          </w:tcPr>
          <w:p w14:paraId="28540C8D" w14:textId="0852728E" w:rsidR="001A45B2" w:rsidRPr="0058333F" w:rsidRDefault="001A45B2" w:rsidP="001A45B2">
            <w:pPr>
              <w:keepNext/>
              <w:keepLines/>
              <w:tabs>
                <w:tab w:val="left" w:pos="288"/>
                <w:tab w:val="left" w:pos="576"/>
                <w:tab w:val="left" w:pos="864"/>
                <w:tab w:val="left" w:pos="1152"/>
              </w:tabs>
              <w:spacing w:before="40" w:after="40" w:line="200" w:lineRule="exact"/>
              <w:ind w:right="43"/>
              <w:rPr>
                <w:sz w:val="17"/>
              </w:rPr>
            </w:pPr>
            <w:r w:rsidRPr="0058333F">
              <w:rPr>
                <w:sz w:val="17"/>
              </w:rPr>
              <w:t>Post</w:t>
            </w:r>
          </w:p>
        </w:tc>
        <w:tc>
          <w:tcPr>
            <w:tcW w:w="1258" w:type="dxa"/>
            <w:shd w:val="clear" w:color="FFFFFF" w:fill="FFFFFF" w:themeFill="background1"/>
          </w:tcPr>
          <w:p w14:paraId="3B723FC3" w14:textId="5E015A92" w:rsidR="001A45B2" w:rsidRPr="00DE2C8C" w:rsidRDefault="001A45B2" w:rsidP="001A45B2">
            <w:pPr>
              <w:tabs>
                <w:tab w:val="left" w:pos="1152"/>
                <w:tab w:val="right" w:pos="1216"/>
              </w:tabs>
              <w:spacing w:before="40" w:after="81" w:line="210" w:lineRule="exact"/>
              <w:ind w:left="144" w:right="43"/>
              <w:jc w:val="right"/>
              <w:rPr>
                <w:rFonts w:eastAsia="Calibri"/>
                <w:color w:val="000000" w:themeColor="text1"/>
                <w:sz w:val="17"/>
              </w:rPr>
            </w:pPr>
            <w:r>
              <w:rPr>
                <w:rFonts w:eastAsia="Calibri"/>
                <w:color w:val="000000" w:themeColor="text1"/>
                <w:sz w:val="17"/>
              </w:rPr>
              <w:t>+1</w:t>
            </w:r>
          </w:p>
        </w:tc>
        <w:tc>
          <w:tcPr>
            <w:tcW w:w="801" w:type="dxa"/>
            <w:shd w:val="clear" w:color="FFFFFF" w:fill="FFFFFF" w:themeFill="background1"/>
          </w:tcPr>
          <w:p w14:paraId="2904E635" w14:textId="1ADA26EB" w:rsidR="001A45B2" w:rsidRPr="00464C25" w:rsidRDefault="001A45B2" w:rsidP="001A45B2">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eastAsia="Calibri"/>
                <w:color w:val="000000" w:themeColor="text1"/>
                <w:sz w:val="17"/>
              </w:rPr>
              <w:t>LL</w:t>
            </w:r>
          </w:p>
        </w:tc>
        <w:tc>
          <w:tcPr>
            <w:tcW w:w="3001" w:type="dxa"/>
            <w:shd w:val="clear" w:color="FFFFFF" w:fill="FFFFFF" w:themeFill="background1"/>
          </w:tcPr>
          <w:p w14:paraId="3C0050A0" w14:textId="14F7CDBF" w:rsidR="001A45B2" w:rsidRPr="00DE2C8C" w:rsidRDefault="001A45B2" w:rsidP="001A45B2">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szCs w:val="17"/>
              </w:rPr>
              <w:t>Administrative Assistant</w:t>
            </w:r>
          </w:p>
        </w:tc>
        <w:tc>
          <w:tcPr>
            <w:tcW w:w="3784" w:type="dxa"/>
            <w:shd w:val="clear" w:color="FFFFFF" w:fill="FFFFFF" w:themeFill="background1"/>
          </w:tcPr>
          <w:p w14:paraId="7321EE00" w14:textId="019CD89B" w:rsidR="001A45B2" w:rsidRPr="00DE2C8C" w:rsidRDefault="001A45B2" w:rsidP="001A45B2">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rPr>
              <w:t>Establishment</w:t>
            </w:r>
          </w:p>
        </w:tc>
      </w:tr>
      <w:tr w:rsidR="001A45B2" w:rsidRPr="00D635B0" w14:paraId="3AFF21B7" w14:textId="77777777">
        <w:tc>
          <w:tcPr>
            <w:tcW w:w="996" w:type="dxa"/>
            <w:shd w:val="clear" w:color="auto" w:fill="auto"/>
          </w:tcPr>
          <w:p w14:paraId="1A47E326" w14:textId="16409B80" w:rsidR="001A45B2" w:rsidRPr="0058333F" w:rsidRDefault="001A45B2" w:rsidP="001A45B2">
            <w:pPr>
              <w:keepNext/>
              <w:keepLines/>
              <w:tabs>
                <w:tab w:val="left" w:pos="288"/>
                <w:tab w:val="left" w:pos="576"/>
                <w:tab w:val="left" w:pos="864"/>
                <w:tab w:val="left" w:pos="1152"/>
              </w:tabs>
              <w:spacing w:before="40" w:after="40" w:line="200" w:lineRule="exact"/>
              <w:ind w:right="43"/>
              <w:rPr>
                <w:sz w:val="17"/>
              </w:rPr>
            </w:pPr>
            <w:r w:rsidRPr="0058333F">
              <w:rPr>
                <w:sz w:val="17"/>
              </w:rPr>
              <w:t>Post</w:t>
            </w:r>
          </w:p>
        </w:tc>
        <w:tc>
          <w:tcPr>
            <w:tcW w:w="1258" w:type="dxa"/>
            <w:shd w:val="clear" w:color="FFFFFF" w:fill="FFFFFF" w:themeFill="background1"/>
          </w:tcPr>
          <w:p w14:paraId="52E1DF94" w14:textId="479A455B" w:rsidR="001A45B2" w:rsidRPr="00DE2C8C" w:rsidRDefault="001A45B2" w:rsidP="001A45B2">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-6</w:t>
            </w:r>
          </w:p>
        </w:tc>
        <w:tc>
          <w:tcPr>
            <w:tcW w:w="801" w:type="dxa"/>
            <w:shd w:val="clear" w:color="FFFFFF" w:fill="FFFFFF" w:themeFill="background1"/>
          </w:tcPr>
          <w:p w14:paraId="3E4B0223" w14:textId="3E13BD0B" w:rsidR="001A45B2" w:rsidRPr="00DE2C8C" w:rsidRDefault="001A45B2" w:rsidP="001A45B2">
            <w:pPr>
              <w:tabs>
                <w:tab w:val="left" w:pos="288"/>
                <w:tab w:val="left" w:pos="576"/>
                <w:tab w:val="left" w:pos="864"/>
                <w:tab w:val="left" w:pos="1152"/>
              </w:tabs>
              <w:spacing w:before="40" w:after="40" w:line="200" w:lineRule="exact"/>
              <w:ind w:left="144" w:right="43"/>
              <w:rPr>
                <w:rFonts w:eastAsia="Calibri"/>
                <w:color w:val="000000" w:themeColor="text1"/>
                <w:sz w:val="17"/>
              </w:rPr>
            </w:pPr>
            <w:r>
              <w:rPr>
                <w:rFonts w:eastAsia="Calibri"/>
                <w:color w:val="000000" w:themeColor="text1"/>
                <w:sz w:val="17"/>
              </w:rPr>
              <w:t>LL</w:t>
            </w:r>
          </w:p>
        </w:tc>
        <w:tc>
          <w:tcPr>
            <w:tcW w:w="3001" w:type="dxa"/>
            <w:shd w:val="clear" w:color="FFFFFF" w:fill="FFFFFF" w:themeFill="background1"/>
          </w:tcPr>
          <w:p w14:paraId="5E9DDC98" w14:textId="7B64156C" w:rsidR="001A45B2" w:rsidRPr="00DE2C8C" w:rsidRDefault="001A45B2" w:rsidP="001A45B2">
            <w:pPr>
              <w:tabs>
                <w:tab w:val="left" w:pos="288"/>
                <w:tab w:val="left" w:pos="576"/>
                <w:tab w:val="left" w:pos="864"/>
                <w:tab w:val="left" w:pos="1152"/>
              </w:tabs>
              <w:spacing w:before="40" w:after="40" w:line="200" w:lineRule="exact"/>
              <w:ind w:left="144" w:right="43"/>
              <w:rPr>
                <w:rFonts w:eastAsia="Calibri"/>
                <w:color w:val="000000" w:themeColor="text1"/>
                <w:sz w:val="17"/>
                <w:szCs w:val="17"/>
              </w:rPr>
            </w:pPr>
            <w:r w:rsidRPr="00DE2C8C">
              <w:rPr>
                <w:rFonts w:eastAsia="Calibri"/>
                <w:color w:val="000000" w:themeColor="text1"/>
                <w:sz w:val="17"/>
                <w:szCs w:val="17"/>
              </w:rPr>
              <w:t>Field Security Guard</w:t>
            </w:r>
          </w:p>
        </w:tc>
        <w:tc>
          <w:tcPr>
            <w:tcW w:w="3784" w:type="dxa"/>
            <w:shd w:val="clear" w:color="FFFFFF" w:fill="FFFFFF" w:themeFill="background1"/>
          </w:tcPr>
          <w:p w14:paraId="692491ED" w14:textId="4996B7A3" w:rsidR="001A45B2" w:rsidRPr="00DE2C8C" w:rsidRDefault="001A45B2" w:rsidP="001A45B2">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rPr>
              <w:t>Abolishment</w:t>
            </w:r>
          </w:p>
        </w:tc>
      </w:tr>
      <w:tr w:rsidR="001A45B2" w:rsidRPr="00D635B0" w14:paraId="37C8DF21" w14:textId="77777777">
        <w:tc>
          <w:tcPr>
            <w:tcW w:w="996" w:type="dxa"/>
            <w:shd w:val="clear" w:color="auto" w:fill="auto"/>
          </w:tcPr>
          <w:p w14:paraId="5F9695CF" w14:textId="77777777" w:rsidR="001A45B2" w:rsidRPr="00DE2C8C" w:rsidRDefault="001A45B2" w:rsidP="001A45B2">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58333F">
              <w:rPr>
                <w:sz w:val="17"/>
              </w:rPr>
              <w:t>Post</w:t>
            </w:r>
          </w:p>
        </w:tc>
        <w:tc>
          <w:tcPr>
            <w:tcW w:w="1258" w:type="dxa"/>
            <w:shd w:val="clear" w:color="FFFFFF" w:fill="FFFFFF" w:themeFill="background1"/>
          </w:tcPr>
          <w:p w14:paraId="2EFE01B0" w14:textId="77777777" w:rsidR="001A45B2" w:rsidRPr="0042373B" w:rsidRDefault="001A45B2" w:rsidP="001A45B2">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+17</w:t>
            </w:r>
          </w:p>
        </w:tc>
        <w:tc>
          <w:tcPr>
            <w:tcW w:w="801" w:type="dxa"/>
            <w:shd w:val="clear" w:color="FFFFFF" w:fill="FFFFFF" w:themeFill="background1"/>
          </w:tcPr>
          <w:p w14:paraId="61938E75" w14:textId="16482744" w:rsidR="001A45B2" w:rsidRPr="0042373B" w:rsidRDefault="001A45B2" w:rsidP="001A45B2">
            <w:pPr>
              <w:tabs>
                <w:tab w:val="left" w:pos="288"/>
                <w:tab w:val="left" w:pos="576"/>
                <w:tab w:val="left" w:pos="864"/>
                <w:tab w:val="left" w:pos="1152"/>
              </w:tabs>
              <w:spacing w:before="40" w:after="40" w:line="200" w:lineRule="exact"/>
              <w:ind w:left="144" w:right="43"/>
              <w:rPr>
                <w:rFonts w:eastAsia="Calibri"/>
                <w:color w:val="000000" w:themeColor="text1"/>
                <w:sz w:val="17"/>
              </w:rPr>
            </w:pPr>
            <w:r>
              <w:rPr>
                <w:rFonts w:eastAsia="Calibri"/>
                <w:color w:val="000000" w:themeColor="text1"/>
                <w:sz w:val="17"/>
              </w:rPr>
              <w:t>LL</w:t>
            </w:r>
          </w:p>
        </w:tc>
        <w:tc>
          <w:tcPr>
            <w:tcW w:w="3001" w:type="dxa"/>
            <w:shd w:val="clear" w:color="FFFFFF" w:fill="FFFFFF" w:themeFill="background1"/>
          </w:tcPr>
          <w:p w14:paraId="74CD1051" w14:textId="77777777" w:rsidR="001A45B2" w:rsidRPr="0042373B" w:rsidRDefault="001A45B2" w:rsidP="001A45B2">
            <w:pPr>
              <w:tabs>
                <w:tab w:val="left" w:pos="288"/>
                <w:tab w:val="left" w:pos="576"/>
                <w:tab w:val="left" w:pos="864"/>
                <w:tab w:val="left" w:pos="1152"/>
              </w:tabs>
              <w:spacing w:before="40" w:after="40" w:line="200" w:lineRule="exact"/>
              <w:ind w:left="144" w:right="43"/>
              <w:rPr>
                <w:rFonts w:eastAsia="Calibri"/>
                <w:color w:val="000000" w:themeColor="text1"/>
                <w:sz w:val="17"/>
              </w:rPr>
            </w:pPr>
            <w:r w:rsidRPr="00DE2C8C">
              <w:rPr>
                <w:rFonts w:eastAsia="Calibri"/>
                <w:color w:val="000000" w:themeColor="text1"/>
                <w:sz w:val="17"/>
              </w:rPr>
              <w:t>Field Security Radio Operator</w:t>
            </w:r>
          </w:p>
        </w:tc>
        <w:tc>
          <w:tcPr>
            <w:tcW w:w="3784" w:type="dxa"/>
            <w:shd w:val="clear" w:color="FFFFFF" w:fill="FFFFFF" w:themeFill="background1"/>
          </w:tcPr>
          <w:p w14:paraId="79F7F041" w14:textId="77777777" w:rsidR="001A45B2" w:rsidRPr="00D635B0" w:rsidRDefault="001A45B2" w:rsidP="001A45B2">
            <w:pPr>
              <w:keepNext/>
              <w:keepLines/>
              <w:tabs>
                <w:tab w:val="left" w:pos="288"/>
                <w:tab w:val="left" w:pos="576"/>
                <w:tab w:val="left" w:pos="864"/>
                <w:tab w:val="left" w:pos="1152"/>
              </w:tabs>
              <w:spacing w:before="40" w:after="40" w:line="200" w:lineRule="exact"/>
              <w:ind w:left="144" w:right="43"/>
              <w:rPr>
                <w:rFonts w:eastAsia="Calibri"/>
                <w:sz w:val="17"/>
              </w:rPr>
            </w:pPr>
            <w:r w:rsidRPr="00DE2C8C">
              <w:rPr>
                <w:rFonts w:eastAsia="Calibri"/>
                <w:color w:val="000000" w:themeColor="text1"/>
                <w:sz w:val="17"/>
              </w:rPr>
              <w:t>Redeployment</w:t>
            </w:r>
            <w:r>
              <w:rPr>
                <w:rFonts w:eastAsia="Calibri"/>
                <w:color w:val="000000" w:themeColor="text1"/>
                <w:sz w:val="17"/>
              </w:rPr>
              <w:t xml:space="preserve"> from various field offices</w:t>
            </w:r>
          </w:p>
        </w:tc>
      </w:tr>
      <w:tr w:rsidR="001A45B2" w:rsidRPr="00D635B0" w14:paraId="05C4364B" w14:textId="77777777">
        <w:tc>
          <w:tcPr>
            <w:tcW w:w="996" w:type="dxa"/>
            <w:shd w:val="clear" w:color="auto" w:fill="auto"/>
          </w:tcPr>
          <w:p w14:paraId="3024D606" w14:textId="77777777" w:rsidR="001A45B2" w:rsidRPr="00DE2C8C" w:rsidRDefault="001A45B2" w:rsidP="001A45B2">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58333F">
              <w:rPr>
                <w:sz w:val="17"/>
              </w:rPr>
              <w:t>Post</w:t>
            </w:r>
          </w:p>
        </w:tc>
        <w:tc>
          <w:tcPr>
            <w:tcW w:w="1258" w:type="dxa"/>
            <w:shd w:val="clear" w:color="FFFFFF" w:fill="FFFFFF" w:themeFill="background1"/>
          </w:tcPr>
          <w:p w14:paraId="10336047" w14:textId="77777777" w:rsidR="001A45B2" w:rsidRPr="00D635B0" w:rsidRDefault="001A45B2" w:rsidP="001A45B2">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rPr>
              <w:t>+</w:t>
            </w:r>
            <w:r>
              <w:rPr>
                <w:rFonts w:eastAsia="Calibri"/>
                <w:color w:val="000000" w:themeColor="text1"/>
                <w:sz w:val="17"/>
              </w:rPr>
              <w:t>1</w:t>
            </w:r>
          </w:p>
        </w:tc>
        <w:tc>
          <w:tcPr>
            <w:tcW w:w="801" w:type="dxa"/>
            <w:shd w:val="clear" w:color="FFFFFF" w:fill="FFFFFF" w:themeFill="background1"/>
          </w:tcPr>
          <w:p w14:paraId="1E012AD5" w14:textId="69170E21"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lang w:val="es-ES"/>
              </w:rPr>
            </w:pPr>
            <w:r>
              <w:rPr>
                <w:rFonts w:eastAsia="Calibri"/>
                <w:color w:val="000000" w:themeColor="text1"/>
                <w:sz w:val="17"/>
              </w:rPr>
              <w:t>LL</w:t>
            </w:r>
          </w:p>
        </w:tc>
        <w:tc>
          <w:tcPr>
            <w:tcW w:w="3001" w:type="dxa"/>
            <w:shd w:val="clear" w:color="FFFFFF" w:fill="FFFFFF" w:themeFill="background1"/>
          </w:tcPr>
          <w:p w14:paraId="2DD4F935"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szCs w:val="17"/>
              </w:rPr>
              <w:t>Field Security Guard</w:t>
            </w:r>
          </w:p>
        </w:tc>
        <w:tc>
          <w:tcPr>
            <w:tcW w:w="3784" w:type="dxa"/>
            <w:shd w:val="clear" w:color="FFFFFF" w:fill="FFFFFF" w:themeFill="background1"/>
          </w:tcPr>
          <w:p w14:paraId="5E693933"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Redeployment</w:t>
            </w:r>
            <w:r>
              <w:rPr>
                <w:rFonts w:eastAsia="Calibri"/>
                <w:color w:val="000000" w:themeColor="text1"/>
                <w:sz w:val="17"/>
              </w:rPr>
              <w:t xml:space="preserve"> f</w:t>
            </w:r>
            <w:r w:rsidRPr="00DE2C8C">
              <w:rPr>
                <w:rFonts w:eastAsia="Calibri"/>
                <w:color w:val="000000" w:themeColor="text1"/>
                <w:sz w:val="17"/>
              </w:rPr>
              <w:t>rom K</w:t>
            </w:r>
            <w:r>
              <w:rPr>
                <w:rFonts w:eastAsia="Calibri"/>
                <w:color w:val="000000" w:themeColor="text1"/>
                <w:sz w:val="17"/>
              </w:rPr>
              <w:t>abul</w:t>
            </w:r>
            <w:r w:rsidRPr="00DE2C8C">
              <w:rPr>
                <w:rFonts w:eastAsia="Calibri"/>
                <w:color w:val="000000" w:themeColor="text1"/>
                <w:sz w:val="17"/>
              </w:rPr>
              <w:t xml:space="preserve"> Field Office</w:t>
            </w:r>
          </w:p>
        </w:tc>
      </w:tr>
      <w:tr w:rsidR="001A45B2" w:rsidRPr="00D635B0" w14:paraId="2A1E4435" w14:textId="77777777">
        <w:tc>
          <w:tcPr>
            <w:tcW w:w="996" w:type="dxa"/>
            <w:shd w:val="clear" w:color="auto" w:fill="auto"/>
          </w:tcPr>
          <w:p w14:paraId="5E82D99C" w14:textId="77777777" w:rsidR="001A45B2" w:rsidRPr="00DE2C8C" w:rsidRDefault="001A45B2" w:rsidP="001A45B2">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Pr>
                <w:rFonts w:eastAsia="Calibri"/>
                <w:color w:val="000000" w:themeColor="text1"/>
                <w:sz w:val="17"/>
              </w:rPr>
              <w:t>Position</w:t>
            </w:r>
          </w:p>
        </w:tc>
        <w:tc>
          <w:tcPr>
            <w:tcW w:w="1258" w:type="dxa"/>
            <w:shd w:val="clear" w:color="FFFFFF" w:fill="FFFFFF" w:themeFill="background1"/>
          </w:tcPr>
          <w:p w14:paraId="5CE3137B" w14:textId="77777777" w:rsidR="001A45B2" w:rsidRPr="00D635B0" w:rsidRDefault="001A45B2" w:rsidP="001A45B2">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rPr>
              <w:t>+1</w:t>
            </w:r>
          </w:p>
        </w:tc>
        <w:tc>
          <w:tcPr>
            <w:tcW w:w="801" w:type="dxa"/>
            <w:shd w:val="clear" w:color="FFFFFF" w:fill="FFFFFF" w:themeFill="background1"/>
          </w:tcPr>
          <w:p w14:paraId="0E6F3F69" w14:textId="04AB15BF"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lang w:val="es-ES"/>
              </w:rPr>
            </w:pPr>
            <w:r>
              <w:rPr>
                <w:rFonts w:eastAsia="Calibri"/>
                <w:color w:val="000000" w:themeColor="text1"/>
                <w:sz w:val="17"/>
              </w:rPr>
              <w:t>i</w:t>
            </w:r>
            <w:r w:rsidRPr="00DE2C8C">
              <w:rPr>
                <w:rFonts w:eastAsia="Calibri"/>
                <w:color w:val="000000" w:themeColor="text1"/>
                <w:sz w:val="17"/>
              </w:rPr>
              <w:t>UNV</w:t>
            </w:r>
          </w:p>
        </w:tc>
        <w:tc>
          <w:tcPr>
            <w:tcW w:w="3001" w:type="dxa"/>
            <w:shd w:val="clear" w:color="FFFFFF" w:fill="FFFFFF" w:themeFill="background1"/>
          </w:tcPr>
          <w:p w14:paraId="5CE05DEF"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Security Officer</w:t>
            </w:r>
          </w:p>
        </w:tc>
        <w:tc>
          <w:tcPr>
            <w:tcW w:w="3784" w:type="dxa"/>
            <w:shd w:val="clear" w:color="FFFFFF" w:fill="FFFFFF" w:themeFill="background1"/>
          </w:tcPr>
          <w:p w14:paraId="26807BE8"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Establishment</w:t>
            </w:r>
          </w:p>
        </w:tc>
      </w:tr>
      <w:tr w:rsidR="001A45B2" w:rsidRPr="00D635B0" w14:paraId="75E76DE4" w14:textId="77777777">
        <w:tc>
          <w:tcPr>
            <w:tcW w:w="996" w:type="dxa"/>
            <w:shd w:val="clear" w:color="auto" w:fill="auto"/>
          </w:tcPr>
          <w:p w14:paraId="662B5F52" w14:textId="77777777" w:rsidR="001A45B2" w:rsidRDefault="001A45B2" w:rsidP="001A45B2">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Pr>
                <w:rFonts w:eastAsia="Calibri"/>
                <w:color w:val="000000" w:themeColor="text1"/>
                <w:sz w:val="17"/>
              </w:rPr>
              <w:t>Position</w:t>
            </w:r>
          </w:p>
        </w:tc>
        <w:tc>
          <w:tcPr>
            <w:tcW w:w="1258" w:type="dxa"/>
            <w:shd w:val="clear" w:color="FFFFFF" w:fill="FFFFFF" w:themeFill="background1"/>
          </w:tcPr>
          <w:p w14:paraId="28F4C43A" w14:textId="77777777" w:rsidR="001A45B2" w:rsidRPr="00DE2C8C" w:rsidRDefault="001A45B2" w:rsidP="001A45B2">
            <w:pPr>
              <w:tabs>
                <w:tab w:val="left" w:pos="1152"/>
                <w:tab w:val="right" w:pos="1216"/>
              </w:tabs>
              <w:spacing w:before="40" w:after="81" w:line="210" w:lineRule="exact"/>
              <w:ind w:left="144" w:right="43"/>
              <w:jc w:val="right"/>
              <w:rPr>
                <w:rFonts w:eastAsia="Calibri"/>
                <w:color w:val="000000" w:themeColor="text1"/>
                <w:sz w:val="17"/>
              </w:rPr>
            </w:pPr>
            <w:r w:rsidRPr="00DE2C8C">
              <w:rPr>
                <w:rFonts w:eastAsia="Calibri"/>
                <w:color w:val="000000" w:themeColor="text1"/>
                <w:sz w:val="17"/>
              </w:rPr>
              <w:t>+1</w:t>
            </w:r>
          </w:p>
        </w:tc>
        <w:tc>
          <w:tcPr>
            <w:tcW w:w="801" w:type="dxa"/>
            <w:shd w:val="clear" w:color="FFFFFF" w:fill="FFFFFF" w:themeFill="background1"/>
          </w:tcPr>
          <w:p w14:paraId="5118AD13" w14:textId="73ACC78F" w:rsidR="001A45B2" w:rsidRPr="00DE2C8C" w:rsidRDefault="001A45B2" w:rsidP="001A45B2">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eastAsia="Calibri"/>
                <w:color w:val="000000" w:themeColor="text1"/>
                <w:sz w:val="17"/>
              </w:rPr>
              <w:t>i</w:t>
            </w:r>
            <w:r w:rsidRPr="00DE2C8C">
              <w:rPr>
                <w:rFonts w:eastAsia="Calibri"/>
                <w:color w:val="000000" w:themeColor="text1"/>
                <w:sz w:val="17"/>
              </w:rPr>
              <w:t>UNV</w:t>
            </w:r>
          </w:p>
        </w:tc>
        <w:tc>
          <w:tcPr>
            <w:tcW w:w="3001" w:type="dxa"/>
            <w:shd w:val="clear" w:color="FFFFFF" w:fill="FFFFFF" w:themeFill="background1"/>
          </w:tcPr>
          <w:p w14:paraId="3AB4A119" w14:textId="77777777" w:rsidR="001A45B2" w:rsidRPr="00DE2C8C" w:rsidRDefault="001A45B2" w:rsidP="001A45B2">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rPr>
              <w:t>Security Logistics Officer</w:t>
            </w:r>
          </w:p>
        </w:tc>
        <w:tc>
          <w:tcPr>
            <w:tcW w:w="3784" w:type="dxa"/>
            <w:shd w:val="clear" w:color="FFFFFF" w:fill="FFFFFF" w:themeFill="background1"/>
          </w:tcPr>
          <w:p w14:paraId="3E9504D6" w14:textId="77777777" w:rsidR="001A45B2" w:rsidRPr="00DE2C8C" w:rsidRDefault="001A45B2" w:rsidP="001A45B2">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rPr>
              <w:t>Redeployment</w:t>
            </w:r>
            <w:r>
              <w:rPr>
                <w:rFonts w:eastAsia="Calibri"/>
                <w:color w:val="000000" w:themeColor="text1"/>
                <w:sz w:val="17"/>
              </w:rPr>
              <w:t xml:space="preserve"> from Herat Field Office</w:t>
            </w:r>
          </w:p>
        </w:tc>
      </w:tr>
      <w:tr w:rsidR="001A45B2" w:rsidRPr="00D635B0" w14:paraId="6C99A2AA" w14:textId="77777777">
        <w:tc>
          <w:tcPr>
            <w:tcW w:w="996" w:type="dxa"/>
            <w:shd w:val="clear" w:color="auto" w:fill="auto"/>
          </w:tcPr>
          <w:p w14:paraId="4A6FB019" w14:textId="77777777" w:rsidR="001A45B2" w:rsidRPr="00DE2C8C" w:rsidRDefault="001A45B2" w:rsidP="001A45B2">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Pr>
                <w:rFonts w:eastAsia="Calibri"/>
                <w:color w:val="000000" w:themeColor="text1"/>
                <w:sz w:val="17"/>
              </w:rPr>
              <w:t>Position</w:t>
            </w:r>
          </w:p>
        </w:tc>
        <w:tc>
          <w:tcPr>
            <w:tcW w:w="1258" w:type="dxa"/>
            <w:shd w:val="clear" w:color="FFFFFF" w:fill="FFFFFF" w:themeFill="background1"/>
          </w:tcPr>
          <w:p w14:paraId="39C39B0E" w14:textId="026EAE0B" w:rsidR="001A45B2" w:rsidRPr="00D635B0" w:rsidRDefault="001A45B2" w:rsidP="001A45B2">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rPr>
              <w:t>+</w:t>
            </w:r>
            <w:r>
              <w:rPr>
                <w:rFonts w:eastAsia="Calibri"/>
                <w:color w:val="000000" w:themeColor="text1"/>
                <w:sz w:val="17"/>
              </w:rPr>
              <w:t>2</w:t>
            </w:r>
          </w:p>
        </w:tc>
        <w:tc>
          <w:tcPr>
            <w:tcW w:w="801" w:type="dxa"/>
            <w:shd w:val="clear" w:color="FFFFFF" w:fill="FFFFFF" w:themeFill="background1"/>
          </w:tcPr>
          <w:p w14:paraId="2020381D" w14:textId="066223BD"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lang w:val="es-ES"/>
              </w:rPr>
            </w:pPr>
            <w:r>
              <w:rPr>
                <w:rFonts w:eastAsia="Calibri"/>
                <w:color w:val="000000" w:themeColor="text1"/>
                <w:sz w:val="17"/>
              </w:rPr>
              <w:t>n</w:t>
            </w:r>
            <w:r w:rsidRPr="00DE2C8C">
              <w:rPr>
                <w:rFonts w:eastAsia="Calibri"/>
                <w:color w:val="000000" w:themeColor="text1"/>
                <w:sz w:val="17"/>
              </w:rPr>
              <w:t>UNV</w:t>
            </w:r>
          </w:p>
        </w:tc>
        <w:tc>
          <w:tcPr>
            <w:tcW w:w="3001" w:type="dxa"/>
            <w:shd w:val="clear" w:color="FFFFFF" w:fill="FFFFFF" w:themeFill="background1"/>
          </w:tcPr>
          <w:p w14:paraId="0F1563B7"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Local Security Assistant</w:t>
            </w:r>
          </w:p>
        </w:tc>
        <w:tc>
          <w:tcPr>
            <w:tcW w:w="3784" w:type="dxa"/>
            <w:shd w:val="clear" w:color="FFFFFF" w:fill="FFFFFF" w:themeFill="background1"/>
          </w:tcPr>
          <w:p w14:paraId="429F1947" w14:textId="77777777" w:rsidR="001A45B2" w:rsidRPr="00D635B0" w:rsidRDefault="001A45B2" w:rsidP="001A45B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Conversion</w:t>
            </w:r>
            <w:r>
              <w:rPr>
                <w:rFonts w:eastAsia="Calibri"/>
                <w:color w:val="000000" w:themeColor="text1"/>
                <w:sz w:val="17"/>
              </w:rPr>
              <w:t xml:space="preserve"> from </w:t>
            </w:r>
            <w:r w:rsidRPr="00DE2C8C">
              <w:rPr>
                <w:rFonts w:eastAsia="Calibri"/>
                <w:color w:val="000000" w:themeColor="text1"/>
                <w:sz w:val="17"/>
              </w:rPr>
              <w:t>extrabudgetary resource</w:t>
            </w:r>
            <w:r>
              <w:rPr>
                <w:rFonts w:eastAsia="Calibri"/>
                <w:color w:val="000000" w:themeColor="text1"/>
                <w:sz w:val="17"/>
              </w:rPr>
              <w:t>s</w:t>
            </w:r>
          </w:p>
        </w:tc>
      </w:tr>
      <w:tr w:rsidR="001A45B2" w:rsidRPr="00D635B0" w14:paraId="37789B1F" w14:textId="77777777">
        <w:trPr>
          <w:trHeight w:val="197"/>
        </w:trPr>
        <w:tc>
          <w:tcPr>
            <w:tcW w:w="996" w:type="dxa"/>
            <w:tcBorders>
              <w:top w:val="single" w:sz="4" w:space="0" w:color="auto"/>
              <w:bottom w:val="single" w:sz="12" w:space="0" w:color="auto"/>
            </w:tcBorders>
            <w:shd w:val="clear" w:color="auto" w:fill="auto"/>
            <w:vAlign w:val="bottom"/>
          </w:tcPr>
          <w:p w14:paraId="5D0246D9" w14:textId="77777777" w:rsidR="001A45B2" w:rsidRPr="006D18D4" w:rsidRDefault="001A45B2" w:rsidP="001A45B2">
            <w:pPr>
              <w:tabs>
                <w:tab w:val="left" w:pos="288"/>
                <w:tab w:val="left" w:pos="576"/>
                <w:tab w:val="left" w:pos="864"/>
                <w:tab w:val="left" w:pos="1152"/>
              </w:tabs>
              <w:spacing w:before="81" w:after="81" w:line="210" w:lineRule="exact"/>
              <w:ind w:left="288" w:right="40"/>
              <w:jc w:val="both"/>
              <w:rPr>
                <w:b/>
                <w:sz w:val="17"/>
              </w:rPr>
            </w:pPr>
            <w:r w:rsidRPr="006D18D4">
              <w:rPr>
                <w:b/>
                <w:sz w:val="17"/>
              </w:rPr>
              <w:t>Subtotal</w:t>
            </w:r>
          </w:p>
        </w:tc>
        <w:tc>
          <w:tcPr>
            <w:tcW w:w="1258" w:type="dxa"/>
            <w:tcBorders>
              <w:top w:val="single" w:sz="4" w:space="0" w:color="auto"/>
              <w:bottom w:val="single" w:sz="12" w:space="0" w:color="auto"/>
            </w:tcBorders>
            <w:shd w:val="clear" w:color="auto" w:fill="auto"/>
            <w:vAlign w:val="bottom"/>
          </w:tcPr>
          <w:p w14:paraId="3B64CCAC" w14:textId="44B8F0F1" w:rsidR="001A45B2" w:rsidRPr="006D18D4" w:rsidRDefault="001A45B2" w:rsidP="001A45B2">
            <w:pPr>
              <w:tabs>
                <w:tab w:val="left" w:pos="288"/>
                <w:tab w:val="left" w:pos="576"/>
                <w:tab w:val="left" w:pos="864"/>
                <w:tab w:val="left" w:pos="1152"/>
              </w:tabs>
              <w:spacing w:before="81" w:after="81" w:line="210" w:lineRule="exact"/>
              <w:ind w:left="144" w:right="40"/>
              <w:jc w:val="right"/>
              <w:rPr>
                <w:b/>
                <w:sz w:val="17"/>
                <w:szCs w:val="17"/>
              </w:rPr>
            </w:pPr>
            <w:r w:rsidRPr="006D18D4">
              <w:rPr>
                <w:b/>
                <w:sz w:val="17"/>
                <w:szCs w:val="17"/>
              </w:rPr>
              <w:t>1</w:t>
            </w:r>
            <w:r w:rsidR="00723F83">
              <w:rPr>
                <w:b/>
                <w:sz w:val="17"/>
                <w:szCs w:val="17"/>
              </w:rPr>
              <w:t>7</w:t>
            </w:r>
          </w:p>
        </w:tc>
        <w:tc>
          <w:tcPr>
            <w:tcW w:w="801" w:type="dxa"/>
            <w:tcBorders>
              <w:top w:val="single" w:sz="4" w:space="0" w:color="auto"/>
              <w:bottom w:val="single" w:sz="12" w:space="0" w:color="auto"/>
            </w:tcBorders>
            <w:shd w:val="clear" w:color="auto" w:fill="auto"/>
            <w:vAlign w:val="bottom"/>
          </w:tcPr>
          <w:p w14:paraId="250CB428" w14:textId="77777777" w:rsidR="001A45B2" w:rsidRPr="00D635B0" w:rsidRDefault="001A45B2" w:rsidP="001A45B2">
            <w:pPr>
              <w:tabs>
                <w:tab w:val="left" w:pos="288"/>
                <w:tab w:val="left" w:pos="576"/>
                <w:tab w:val="left" w:pos="864"/>
                <w:tab w:val="left" w:pos="1152"/>
              </w:tabs>
              <w:spacing w:before="81" w:after="81" w:line="210" w:lineRule="exact"/>
              <w:ind w:left="144" w:right="40"/>
              <w:rPr>
                <w:b/>
                <w:sz w:val="17"/>
              </w:rPr>
            </w:pPr>
          </w:p>
        </w:tc>
        <w:tc>
          <w:tcPr>
            <w:tcW w:w="3001" w:type="dxa"/>
            <w:tcBorders>
              <w:top w:val="single" w:sz="4" w:space="0" w:color="auto"/>
              <w:bottom w:val="single" w:sz="12" w:space="0" w:color="auto"/>
            </w:tcBorders>
            <w:shd w:val="clear" w:color="auto" w:fill="auto"/>
            <w:vAlign w:val="bottom"/>
          </w:tcPr>
          <w:p w14:paraId="73683BEB" w14:textId="77777777" w:rsidR="001A45B2" w:rsidRPr="00D635B0" w:rsidRDefault="001A45B2" w:rsidP="001A45B2">
            <w:pPr>
              <w:tabs>
                <w:tab w:val="left" w:pos="288"/>
                <w:tab w:val="left" w:pos="576"/>
                <w:tab w:val="left" w:pos="864"/>
                <w:tab w:val="left" w:pos="1152"/>
              </w:tabs>
              <w:spacing w:before="81" w:after="81" w:line="210" w:lineRule="exact"/>
              <w:ind w:left="144" w:right="40"/>
              <w:rPr>
                <w:b/>
                <w:bCs/>
                <w:sz w:val="17"/>
              </w:rPr>
            </w:pPr>
          </w:p>
        </w:tc>
        <w:tc>
          <w:tcPr>
            <w:tcW w:w="3784" w:type="dxa"/>
            <w:tcBorders>
              <w:top w:val="single" w:sz="4" w:space="0" w:color="auto"/>
              <w:bottom w:val="single" w:sz="12" w:space="0" w:color="auto"/>
            </w:tcBorders>
            <w:shd w:val="clear" w:color="auto" w:fill="auto"/>
            <w:vAlign w:val="bottom"/>
          </w:tcPr>
          <w:p w14:paraId="00CF9AF7" w14:textId="77777777" w:rsidR="001A45B2" w:rsidRPr="00D635B0" w:rsidRDefault="001A45B2" w:rsidP="001A45B2">
            <w:pPr>
              <w:tabs>
                <w:tab w:val="left" w:pos="288"/>
                <w:tab w:val="left" w:pos="576"/>
                <w:tab w:val="left" w:pos="864"/>
                <w:tab w:val="left" w:pos="1152"/>
              </w:tabs>
              <w:spacing w:before="81" w:after="81" w:line="210" w:lineRule="exact"/>
              <w:ind w:left="144" w:right="40"/>
              <w:rPr>
                <w:b/>
                <w:sz w:val="17"/>
              </w:rPr>
            </w:pPr>
          </w:p>
        </w:tc>
      </w:tr>
      <w:tr w:rsidR="001A45B2" w:rsidRPr="00D635B0" w14:paraId="578338D7" w14:textId="77777777">
        <w:trPr>
          <w:trHeight w:val="197"/>
        </w:trPr>
        <w:tc>
          <w:tcPr>
            <w:tcW w:w="996" w:type="dxa"/>
            <w:tcBorders>
              <w:top w:val="single" w:sz="4" w:space="0" w:color="auto"/>
              <w:bottom w:val="single" w:sz="12" w:space="0" w:color="auto"/>
            </w:tcBorders>
            <w:shd w:val="clear" w:color="auto" w:fill="auto"/>
            <w:vAlign w:val="bottom"/>
          </w:tcPr>
          <w:p w14:paraId="28E3C03E" w14:textId="65F7F59C" w:rsidR="001A45B2" w:rsidRPr="006D18D4" w:rsidRDefault="001A45B2" w:rsidP="001A45B2">
            <w:pPr>
              <w:tabs>
                <w:tab w:val="left" w:pos="288"/>
                <w:tab w:val="left" w:pos="576"/>
                <w:tab w:val="left" w:pos="864"/>
                <w:tab w:val="left" w:pos="1152"/>
              </w:tabs>
              <w:spacing w:before="81" w:after="81" w:line="210" w:lineRule="exact"/>
              <w:ind w:right="40"/>
              <w:jc w:val="both"/>
              <w:rPr>
                <w:b/>
                <w:sz w:val="17"/>
              </w:rPr>
            </w:pPr>
            <w:r w:rsidRPr="006D18D4">
              <w:rPr>
                <w:b/>
                <w:sz w:val="17"/>
              </w:rPr>
              <w:tab/>
              <w:t>Total</w:t>
            </w:r>
          </w:p>
        </w:tc>
        <w:tc>
          <w:tcPr>
            <w:tcW w:w="1258" w:type="dxa"/>
            <w:tcBorders>
              <w:top w:val="single" w:sz="4" w:space="0" w:color="auto"/>
              <w:bottom w:val="single" w:sz="12" w:space="0" w:color="auto"/>
            </w:tcBorders>
            <w:shd w:val="clear" w:color="auto" w:fill="auto"/>
            <w:vAlign w:val="bottom"/>
          </w:tcPr>
          <w:p w14:paraId="4452D082" w14:textId="4C7B9574" w:rsidR="001A45B2" w:rsidRPr="006D18D4" w:rsidRDefault="001F495D" w:rsidP="001A45B2">
            <w:pPr>
              <w:tabs>
                <w:tab w:val="left" w:pos="288"/>
                <w:tab w:val="left" w:pos="576"/>
                <w:tab w:val="left" w:pos="864"/>
                <w:tab w:val="left" w:pos="1152"/>
              </w:tabs>
              <w:spacing w:before="81" w:after="81" w:line="210" w:lineRule="exact"/>
              <w:ind w:left="144" w:right="40"/>
              <w:jc w:val="right"/>
              <w:rPr>
                <w:b/>
                <w:sz w:val="17"/>
              </w:rPr>
            </w:pPr>
            <w:r>
              <w:rPr>
                <w:b/>
                <w:sz w:val="17"/>
                <w:szCs w:val="17"/>
              </w:rPr>
              <w:t>20</w:t>
            </w:r>
          </w:p>
        </w:tc>
        <w:tc>
          <w:tcPr>
            <w:tcW w:w="801" w:type="dxa"/>
            <w:tcBorders>
              <w:top w:val="single" w:sz="4" w:space="0" w:color="auto"/>
              <w:bottom w:val="single" w:sz="12" w:space="0" w:color="auto"/>
            </w:tcBorders>
            <w:shd w:val="clear" w:color="auto" w:fill="auto"/>
            <w:vAlign w:val="bottom"/>
          </w:tcPr>
          <w:p w14:paraId="3815D7BB" w14:textId="77777777" w:rsidR="001A45B2" w:rsidRPr="00D635B0" w:rsidRDefault="001A45B2" w:rsidP="001A45B2">
            <w:pPr>
              <w:tabs>
                <w:tab w:val="left" w:pos="288"/>
                <w:tab w:val="left" w:pos="576"/>
                <w:tab w:val="left" w:pos="864"/>
                <w:tab w:val="left" w:pos="1152"/>
              </w:tabs>
              <w:spacing w:before="81" w:after="81" w:line="210" w:lineRule="exact"/>
              <w:ind w:left="144" w:right="40"/>
              <w:rPr>
                <w:b/>
                <w:sz w:val="17"/>
              </w:rPr>
            </w:pPr>
          </w:p>
        </w:tc>
        <w:tc>
          <w:tcPr>
            <w:tcW w:w="3001" w:type="dxa"/>
            <w:tcBorders>
              <w:top w:val="single" w:sz="4" w:space="0" w:color="auto"/>
              <w:bottom w:val="single" w:sz="12" w:space="0" w:color="auto"/>
            </w:tcBorders>
            <w:shd w:val="clear" w:color="auto" w:fill="auto"/>
            <w:vAlign w:val="bottom"/>
          </w:tcPr>
          <w:p w14:paraId="3901E5DE" w14:textId="77777777" w:rsidR="001A45B2" w:rsidRPr="00D635B0" w:rsidRDefault="001A45B2" w:rsidP="001A45B2">
            <w:pPr>
              <w:tabs>
                <w:tab w:val="left" w:pos="288"/>
                <w:tab w:val="left" w:pos="576"/>
                <w:tab w:val="left" w:pos="864"/>
                <w:tab w:val="left" w:pos="1152"/>
              </w:tabs>
              <w:spacing w:before="81" w:after="81" w:line="210" w:lineRule="exact"/>
              <w:ind w:left="144" w:right="40"/>
              <w:rPr>
                <w:b/>
                <w:bCs/>
                <w:sz w:val="17"/>
              </w:rPr>
            </w:pPr>
          </w:p>
        </w:tc>
        <w:tc>
          <w:tcPr>
            <w:tcW w:w="3784" w:type="dxa"/>
            <w:tcBorders>
              <w:top w:val="single" w:sz="4" w:space="0" w:color="auto"/>
              <w:bottom w:val="single" w:sz="12" w:space="0" w:color="auto"/>
            </w:tcBorders>
            <w:shd w:val="clear" w:color="auto" w:fill="auto"/>
            <w:vAlign w:val="bottom"/>
          </w:tcPr>
          <w:p w14:paraId="18DC53B0" w14:textId="77777777" w:rsidR="001A45B2" w:rsidRPr="00D635B0" w:rsidRDefault="001A45B2" w:rsidP="001A45B2">
            <w:pPr>
              <w:tabs>
                <w:tab w:val="left" w:pos="288"/>
                <w:tab w:val="left" w:pos="576"/>
                <w:tab w:val="left" w:pos="864"/>
                <w:tab w:val="left" w:pos="1152"/>
              </w:tabs>
              <w:spacing w:before="81" w:after="81" w:line="210" w:lineRule="exact"/>
              <w:ind w:left="144" w:right="40"/>
              <w:rPr>
                <w:b/>
                <w:sz w:val="17"/>
              </w:rPr>
            </w:pPr>
          </w:p>
        </w:tc>
      </w:tr>
    </w:tbl>
    <w:p w14:paraId="602868E5" w14:textId="77777777" w:rsidR="00725033" w:rsidRDefault="00725033" w:rsidP="00725033">
      <w:pPr>
        <w:keepNext/>
        <w:keepLines/>
        <w:suppressAutoHyphens w:val="0"/>
        <w:spacing w:line="120" w:lineRule="exact"/>
        <w:rPr>
          <w:rFonts w:eastAsia="Calibri"/>
          <w:color w:val="000000" w:themeColor="text1"/>
          <w:sz w:val="10"/>
          <w14:ligatures w14:val="none"/>
        </w:rPr>
      </w:pPr>
    </w:p>
    <w:p w14:paraId="094CFC66" w14:textId="77777777" w:rsidR="00725033" w:rsidRDefault="00725033" w:rsidP="00725033">
      <w:pPr>
        <w:suppressAutoHyphens w:val="0"/>
        <w:spacing w:line="120" w:lineRule="exact"/>
        <w:rPr>
          <w:rFonts w:eastAsia="Calibri"/>
          <w:color w:val="000000" w:themeColor="text1"/>
          <w:sz w:val="10"/>
          <w14:ligatures w14:val="none"/>
        </w:rPr>
      </w:pPr>
    </w:p>
    <w:p w14:paraId="697B9B69" w14:textId="77777777" w:rsidR="00725033" w:rsidRPr="00DE2C8C" w:rsidRDefault="00725033" w:rsidP="00725033">
      <w:pPr>
        <w:suppressAutoHyphens w:val="0"/>
        <w:spacing w:line="120" w:lineRule="exact"/>
        <w:rPr>
          <w:rFonts w:eastAsia="Calibri"/>
          <w:color w:val="000000" w:themeColor="text1"/>
          <w:sz w:val="10"/>
          <w14:ligatures w14:val="none"/>
        </w:rPr>
      </w:pPr>
    </w:p>
    <w:p w14:paraId="4605FA7D" w14:textId="4219FDDD" w:rsidR="00725033" w:rsidRPr="00DE2C8C" w:rsidRDefault="00725033" w:rsidP="000151F6">
      <w:pPr>
        <w:pStyle w:val="AUNAMA16Apr"/>
        <w:rPr>
          <w:w w:val="102"/>
        </w:rPr>
      </w:pPr>
      <w:r w:rsidRPr="00DE2C8C">
        <w:rPr>
          <w:w w:val="102"/>
        </w:rPr>
        <w:t>The following changes are proposed for 2026:</w:t>
      </w:r>
    </w:p>
    <w:p w14:paraId="6E67641A" w14:textId="77777777" w:rsidR="00725033" w:rsidRPr="00DE2C8C" w:rsidRDefault="00725033" w:rsidP="00511EBC">
      <w:pPr>
        <w:pStyle w:val="kya"/>
        <w:rPr>
          <w:spacing w:val="2"/>
          <w:w w:val="102"/>
        </w:rPr>
      </w:pPr>
      <w:r w:rsidRPr="00DE2C8C">
        <w:t xml:space="preserve">Front Office of the SRSG: </w:t>
      </w:r>
    </w:p>
    <w:p w14:paraId="0D717EB8" w14:textId="45C32F92" w:rsidR="00725033" w:rsidRPr="00BD36E5" w:rsidRDefault="00725033" w:rsidP="00A7372B">
      <w:pPr>
        <w:pStyle w:val="123"/>
        <w:ind w:left="1915"/>
        <w:contextualSpacing w:val="0"/>
      </w:pPr>
      <w:r w:rsidRPr="00BD36E5">
        <w:t>Redeployment of one post of Chief</w:t>
      </w:r>
      <w:r w:rsidR="00A7372B" w:rsidRPr="00BD36E5">
        <w:t xml:space="preserve"> of Section</w:t>
      </w:r>
      <w:r w:rsidRPr="00BD36E5">
        <w:t xml:space="preserve">, Conduct </w:t>
      </w:r>
      <w:r w:rsidR="00072497" w:rsidRPr="00BD36E5">
        <w:t>and</w:t>
      </w:r>
      <w:r w:rsidRPr="00BD36E5">
        <w:t xml:space="preserve"> Discipline (P-5) to Kabul</w:t>
      </w:r>
      <w:r w:rsidR="009D4D62">
        <w:t xml:space="preserve">, </w:t>
      </w:r>
      <w:r w:rsidRPr="00BD36E5">
        <w:t>from Kuwait</w:t>
      </w:r>
      <w:r w:rsidR="009D4D62">
        <w:t>, effective 1 January 2026,</w:t>
      </w:r>
      <w:r w:rsidR="009D4D62" w:rsidRPr="00BD36E5">
        <w:t xml:space="preserve"> </w:t>
      </w:r>
      <w:r w:rsidRPr="00BD36E5">
        <w:t>in view of the closure of UNAMA Support Office in Kuwait</w:t>
      </w:r>
      <w:r w:rsidR="004D2FFF" w:rsidRPr="00BD36E5">
        <w:t>; and</w:t>
      </w:r>
      <w:r w:rsidR="00670FCC" w:rsidRPr="00BD36E5">
        <w:t xml:space="preserve"> </w:t>
      </w:r>
      <w:r w:rsidR="006A5DAF" w:rsidRPr="00BD36E5">
        <w:t>to enhance oversigh</w:t>
      </w:r>
      <w:r w:rsidR="00B57950" w:rsidRPr="00BD36E5">
        <w:t>t</w:t>
      </w:r>
      <w:r w:rsidR="006A5DAF" w:rsidRPr="00BD36E5">
        <w:t xml:space="preserve"> and coordination with key stakeholder</w:t>
      </w:r>
      <w:r w:rsidR="00F15840" w:rsidRPr="00BD36E5">
        <w:t xml:space="preserve">s </w:t>
      </w:r>
      <w:r w:rsidR="001403A3" w:rsidRPr="00BD36E5">
        <w:t>and client missions</w:t>
      </w:r>
      <w:r w:rsidR="00DE482C" w:rsidRPr="00BD36E5">
        <w:t>, taking into account that UNAMA</w:t>
      </w:r>
      <w:r w:rsidR="00BD36E5" w:rsidRPr="00BD36E5">
        <w:t xml:space="preserve"> </w:t>
      </w:r>
      <w:r w:rsidR="00DE482C" w:rsidRPr="00BD36E5">
        <w:t xml:space="preserve">accounts </w:t>
      </w:r>
      <w:r w:rsidR="00BD36E5" w:rsidRPr="00BD36E5">
        <w:t xml:space="preserve">for more than half of the allegations processed by the Unit </w:t>
      </w:r>
    </w:p>
    <w:p w14:paraId="60B606E2" w14:textId="1E533378" w:rsidR="00725033" w:rsidRDefault="00725033" w:rsidP="00150189">
      <w:pPr>
        <w:pStyle w:val="123"/>
      </w:pPr>
      <w:r w:rsidRPr="00F45DF5">
        <w:t xml:space="preserve">Establishment of one Associate Protocol Officer </w:t>
      </w:r>
      <w:r w:rsidR="000D1121">
        <w:t>(</w:t>
      </w:r>
      <w:r w:rsidR="000D1121" w:rsidRPr="00F45DF5">
        <w:t>National Professional Officer</w:t>
      </w:r>
      <w:r w:rsidR="000D1121">
        <w:t>)</w:t>
      </w:r>
      <w:r w:rsidR="000D1121" w:rsidRPr="00F45DF5">
        <w:t xml:space="preserve"> </w:t>
      </w:r>
      <w:r w:rsidRPr="00F45DF5">
        <w:t xml:space="preserve">and </w:t>
      </w:r>
      <w:r w:rsidR="00581061">
        <w:t xml:space="preserve">one </w:t>
      </w:r>
      <w:r w:rsidRPr="00F45DF5">
        <w:t xml:space="preserve">Assistant Coordination Officer </w:t>
      </w:r>
      <w:r w:rsidR="00A43D78">
        <w:t>(</w:t>
      </w:r>
      <w:r w:rsidR="00A43D78" w:rsidRPr="00F45DF5">
        <w:t>National Professional Officer</w:t>
      </w:r>
      <w:r w:rsidR="00A43D78">
        <w:t>)</w:t>
      </w:r>
      <w:r w:rsidR="00A43D78" w:rsidRPr="00F45DF5">
        <w:t xml:space="preserve"> </w:t>
      </w:r>
      <w:r w:rsidRPr="00F45DF5">
        <w:t xml:space="preserve">in combination with the </w:t>
      </w:r>
      <w:r w:rsidR="005A7C6E">
        <w:t xml:space="preserve">proposed </w:t>
      </w:r>
      <w:r w:rsidRPr="00F45DF5">
        <w:t xml:space="preserve">abolishment of the two posts of Administrative Assistant </w:t>
      </w:r>
      <w:r w:rsidR="00DD2611" w:rsidRPr="00F45DF5">
        <w:t>(</w:t>
      </w:r>
      <w:r w:rsidR="00F57C8A">
        <w:t>Local level</w:t>
      </w:r>
      <w:r w:rsidR="00DD2611" w:rsidRPr="00F45DF5">
        <w:t>)</w:t>
      </w:r>
      <w:r w:rsidRPr="00F45DF5">
        <w:t xml:space="preserve"> </w:t>
      </w:r>
      <w:r w:rsidR="004D2FFF" w:rsidRPr="00FF7100">
        <w:t>to strengthen the protocol capacity of the Office</w:t>
      </w:r>
      <w:r w:rsidR="004D2FFF">
        <w:t xml:space="preserve">, which </w:t>
      </w:r>
      <w:r w:rsidR="004D2FFF" w:rsidRPr="00FF7100">
        <w:t>requires dedicated protocol and advisory support at a higher degree of expertise and responsibility in order to provide effective engagement support to the Head of Entity</w:t>
      </w:r>
      <w:r w:rsidRPr="00F45DF5">
        <w:t>. The Associate Protocol Officer will be responsible to support the Off</w:t>
      </w:r>
      <w:r w:rsidR="00BA73C3" w:rsidRPr="00F45DF5">
        <w:t xml:space="preserve">ice in managing formal engagement with the </w:t>
      </w:r>
      <w:r w:rsidR="00A122B1" w:rsidRPr="00A122B1">
        <w:rPr>
          <w:iCs/>
        </w:rPr>
        <w:t>de facto</w:t>
      </w:r>
      <w:r w:rsidR="00BA73C3" w:rsidRPr="00F45DF5">
        <w:t xml:space="preserve"> authorities on UN privileges and immunities and host country obligations</w:t>
      </w:r>
      <w:r w:rsidRPr="00F45DF5">
        <w:t>, coordinat</w:t>
      </w:r>
      <w:r w:rsidR="00BA73C3" w:rsidRPr="00F45DF5">
        <w:t>ing</w:t>
      </w:r>
      <w:r w:rsidRPr="00F45DF5">
        <w:t xml:space="preserve"> high-level meetings, and manag</w:t>
      </w:r>
      <w:r w:rsidR="00420E0A" w:rsidRPr="00F45DF5">
        <w:t>ing</w:t>
      </w:r>
      <w:r w:rsidRPr="00F45DF5">
        <w:t xml:space="preserve"> administrative tasks</w:t>
      </w:r>
      <w:r w:rsidR="00643DF2" w:rsidRPr="00F45DF5">
        <w:t xml:space="preserve"> to ensure timely</w:t>
      </w:r>
      <w:r w:rsidR="00EF6EE2" w:rsidRPr="00F45DF5">
        <w:t xml:space="preserve"> resolution of sensitive issues and enhanced Mission compliance with host country protocols and procedure. The</w:t>
      </w:r>
      <w:r w:rsidRPr="00F45DF5">
        <w:t xml:space="preserve"> Assistant Coordination Officer</w:t>
      </w:r>
      <w:r w:rsidR="00087EF8" w:rsidRPr="00F45DF5">
        <w:t xml:space="preserve"> will support the Office’s high-level political engagement through liaison, coordination and contextual advisory functions, including maintenance of working relationships with </w:t>
      </w:r>
      <w:r w:rsidR="00A122B1" w:rsidRPr="00A122B1">
        <w:rPr>
          <w:iCs/>
        </w:rPr>
        <w:t>de facto</w:t>
      </w:r>
      <w:r w:rsidR="00087EF8" w:rsidRPr="00F45DF5">
        <w:t xml:space="preserve"> officials, diplomatic missions and civil society actors; preparation of correspondences and background materials; provision of general administrative support; and advise on cultural, religious and political sensitivities to ensure effective engagement in a politically complex environment</w:t>
      </w:r>
      <w:r w:rsidR="00F45DF5" w:rsidRPr="00F45DF5">
        <w:t>.</w:t>
      </w:r>
      <w:r w:rsidRPr="00F45DF5">
        <w:t xml:space="preserve"> </w:t>
      </w:r>
    </w:p>
    <w:p w14:paraId="180A17C3" w14:textId="77777777" w:rsidR="00464C25" w:rsidRPr="00F45DF5" w:rsidRDefault="00464C25" w:rsidP="00464C25">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920"/>
        <w:jc w:val="both"/>
        <w:rPr>
          <w:color w:val="000000" w:themeColor="text1"/>
        </w:rPr>
      </w:pPr>
    </w:p>
    <w:p w14:paraId="4233002A" w14:textId="7B1EC970" w:rsidR="00725033" w:rsidRPr="00F2095C" w:rsidRDefault="00725033" w:rsidP="00F2095C">
      <w:pPr>
        <w:pStyle w:val="ListParagraph"/>
        <w:numPr>
          <w:ilvl w:val="0"/>
          <w:numId w:val="1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rPr>
          <w:b/>
          <w:bCs/>
          <w:color w:val="000000" w:themeColor="text1"/>
          <w:spacing w:val="2"/>
          <w:w w:val="102"/>
        </w:rPr>
      </w:pPr>
      <w:r w:rsidRPr="00DF2CA7">
        <w:rPr>
          <w:b/>
          <w:bCs/>
          <w:color w:val="000000" w:themeColor="text1"/>
          <w:spacing w:val="2"/>
          <w:w w:val="102"/>
        </w:rPr>
        <w:lastRenderedPageBreak/>
        <w:t>Human Rights Service</w:t>
      </w:r>
      <w:r w:rsidRPr="00DF2CA7">
        <w:rPr>
          <w:color w:val="000000" w:themeColor="text1"/>
          <w:spacing w:val="2"/>
          <w:w w:val="102"/>
        </w:rPr>
        <w:t>:</w:t>
      </w:r>
      <w:r w:rsidR="00BF3ABC">
        <w:rPr>
          <w:color w:val="000000" w:themeColor="text1"/>
          <w:spacing w:val="2"/>
          <w:w w:val="102"/>
        </w:rPr>
        <w:t xml:space="preserve"> </w:t>
      </w:r>
      <w:r w:rsidRPr="00DF2CA7">
        <w:rPr>
          <w:color w:val="000000" w:themeColor="text1"/>
          <w:spacing w:val="2"/>
          <w:w w:val="102"/>
        </w:rPr>
        <w:t xml:space="preserve">Redeployment of one </w:t>
      </w:r>
      <w:r w:rsidR="00007D27">
        <w:rPr>
          <w:color w:val="000000" w:themeColor="text1"/>
          <w:spacing w:val="2"/>
          <w:w w:val="102"/>
        </w:rPr>
        <w:t xml:space="preserve">post </w:t>
      </w:r>
      <w:r w:rsidRPr="00DF2CA7">
        <w:rPr>
          <w:color w:val="000000" w:themeColor="text1"/>
          <w:spacing w:val="2"/>
          <w:w w:val="102"/>
        </w:rPr>
        <w:t xml:space="preserve">of Human Rights Assistant </w:t>
      </w:r>
      <w:r w:rsidR="00DD2611" w:rsidRPr="00DF2CA7">
        <w:rPr>
          <w:color w:val="000000" w:themeColor="text1"/>
          <w:spacing w:val="2"/>
          <w:w w:val="102"/>
        </w:rPr>
        <w:t>(</w:t>
      </w:r>
      <w:r w:rsidR="00F57C8A">
        <w:rPr>
          <w:color w:val="000000" w:themeColor="text1"/>
          <w:spacing w:val="2"/>
          <w:w w:val="102"/>
        </w:rPr>
        <w:t>Local level</w:t>
      </w:r>
      <w:r w:rsidR="00DD2611" w:rsidRPr="00DF2CA7">
        <w:rPr>
          <w:color w:val="000000" w:themeColor="text1"/>
          <w:spacing w:val="2"/>
          <w:w w:val="102"/>
        </w:rPr>
        <w:t>)</w:t>
      </w:r>
      <w:r w:rsidRPr="00DF2CA7">
        <w:rPr>
          <w:color w:val="000000" w:themeColor="text1"/>
          <w:spacing w:val="2"/>
          <w:w w:val="102"/>
        </w:rPr>
        <w:t xml:space="preserve"> from the Kabul field office to support the work of the Service on issues related to detention monitoring and the prevention of torture and ill-treatment in prisons and places of detention</w:t>
      </w:r>
      <w:r w:rsidR="00007D27">
        <w:rPr>
          <w:color w:val="000000" w:themeColor="text1"/>
          <w:spacing w:val="2"/>
          <w:w w:val="102"/>
        </w:rPr>
        <w:t>;</w:t>
      </w:r>
      <w:r w:rsidR="00F12D8F">
        <w:rPr>
          <w:color w:val="000000" w:themeColor="text1"/>
          <w:spacing w:val="2"/>
          <w:w w:val="102"/>
        </w:rPr>
        <w:t xml:space="preserve"> </w:t>
      </w:r>
    </w:p>
    <w:p w14:paraId="399A32F6" w14:textId="77777777" w:rsidR="00725033" w:rsidRPr="00DE2C8C" w:rsidRDefault="00725033" w:rsidP="00725033">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7"/>
        <w:jc w:val="both"/>
        <w:rPr>
          <w:color w:val="000000" w:themeColor="text1"/>
          <w:spacing w:val="2"/>
          <w:w w:val="102"/>
        </w:rPr>
      </w:pPr>
    </w:p>
    <w:p w14:paraId="6BA1C9D4" w14:textId="113BFD33" w:rsidR="00725033" w:rsidRPr="00DE2C8C" w:rsidRDefault="00725033">
      <w:pPr>
        <w:pStyle w:val="ListParagraph"/>
        <w:numPr>
          <w:ilvl w:val="0"/>
          <w:numId w:val="1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rPr>
          <w:color w:val="000000" w:themeColor="text1"/>
          <w:spacing w:val="2"/>
          <w:w w:val="102"/>
        </w:rPr>
      </w:pPr>
      <w:r w:rsidRPr="00DE2C8C">
        <w:rPr>
          <w:b/>
          <w:bCs/>
          <w:color w:val="000000" w:themeColor="text1"/>
          <w:spacing w:val="2"/>
          <w:w w:val="102"/>
        </w:rPr>
        <w:t>Gender Advisory Unit</w:t>
      </w:r>
      <w:r w:rsidRPr="00DE2C8C">
        <w:rPr>
          <w:color w:val="000000" w:themeColor="text1"/>
          <w:spacing w:val="2"/>
          <w:w w:val="102"/>
        </w:rPr>
        <w:t>: Reassignment of one position of Facilities Management Assistant (i</w:t>
      </w:r>
      <w:r w:rsidR="00F12189">
        <w:rPr>
          <w:color w:val="000000" w:themeColor="text1"/>
          <w:spacing w:val="2"/>
          <w:w w:val="102"/>
        </w:rPr>
        <w:t xml:space="preserve">nternational </w:t>
      </w:r>
      <w:r w:rsidRPr="00DE2C8C">
        <w:rPr>
          <w:color w:val="000000" w:themeColor="text1"/>
          <w:spacing w:val="2"/>
          <w:w w:val="102"/>
        </w:rPr>
        <w:t>U</w:t>
      </w:r>
      <w:r w:rsidR="00F12189">
        <w:rPr>
          <w:color w:val="000000" w:themeColor="text1"/>
          <w:spacing w:val="2"/>
          <w:w w:val="102"/>
        </w:rPr>
        <w:t xml:space="preserve">nited </w:t>
      </w:r>
      <w:r w:rsidRPr="00DE2C8C">
        <w:rPr>
          <w:color w:val="000000" w:themeColor="text1"/>
          <w:spacing w:val="2"/>
          <w:w w:val="102"/>
        </w:rPr>
        <w:t>N</w:t>
      </w:r>
      <w:r w:rsidR="00F12189">
        <w:rPr>
          <w:color w:val="000000" w:themeColor="text1"/>
          <w:spacing w:val="2"/>
          <w:w w:val="102"/>
        </w:rPr>
        <w:t xml:space="preserve">ations </w:t>
      </w:r>
      <w:r w:rsidRPr="00DE2C8C">
        <w:rPr>
          <w:color w:val="000000" w:themeColor="text1"/>
          <w:spacing w:val="2"/>
          <w:w w:val="102"/>
        </w:rPr>
        <w:t>V</w:t>
      </w:r>
      <w:r w:rsidR="00F12189">
        <w:rPr>
          <w:color w:val="000000" w:themeColor="text1"/>
          <w:spacing w:val="2"/>
          <w:w w:val="102"/>
        </w:rPr>
        <w:t>olunteer</w:t>
      </w:r>
      <w:r w:rsidRPr="00DE2C8C">
        <w:rPr>
          <w:color w:val="000000" w:themeColor="text1"/>
          <w:spacing w:val="2"/>
          <w:w w:val="102"/>
        </w:rPr>
        <w:t xml:space="preserve">) as Gender Affairs Officer </w:t>
      </w:r>
      <w:r w:rsidR="00EC72FE" w:rsidRPr="00DE2C8C">
        <w:rPr>
          <w:color w:val="000000" w:themeColor="text1"/>
          <w:spacing w:val="2"/>
          <w:w w:val="102"/>
        </w:rPr>
        <w:t>(i</w:t>
      </w:r>
      <w:r w:rsidR="00EC72FE">
        <w:rPr>
          <w:color w:val="000000" w:themeColor="text1"/>
          <w:spacing w:val="2"/>
          <w:w w:val="102"/>
        </w:rPr>
        <w:t xml:space="preserve">nternational </w:t>
      </w:r>
      <w:r w:rsidR="00EC72FE" w:rsidRPr="00DE2C8C">
        <w:rPr>
          <w:color w:val="000000" w:themeColor="text1"/>
          <w:spacing w:val="2"/>
          <w:w w:val="102"/>
        </w:rPr>
        <w:t>U</w:t>
      </w:r>
      <w:r w:rsidR="00EC72FE">
        <w:rPr>
          <w:color w:val="000000" w:themeColor="text1"/>
          <w:spacing w:val="2"/>
          <w:w w:val="102"/>
        </w:rPr>
        <w:t xml:space="preserve">nited </w:t>
      </w:r>
      <w:r w:rsidR="00EC72FE" w:rsidRPr="00DE2C8C">
        <w:rPr>
          <w:color w:val="000000" w:themeColor="text1"/>
          <w:spacing w:val="2"/>
          <w:w w:val="102"/>
        </w:rPr>
        <w:t>N</w:t>
      </w:r>
      <w:r w:rsidR="00EC72FE">
        <w:rPr>
          <w:color w:val="000000" w:themeColor="text1"/>
          <w:spacing w:val="2"/>
          <w:w w:val="102"/>
        </w:rPr>
        <w:t xml:space="preserve">ations </w:t>
      </w:r>
      <w:r w:rsidR="00EC72FE" w:rsidRPr="00DE2C8C">
        <w:rPr>
          <w:color w:val="000000" w:themeColor="text1"/>
          <w:spacing w:val="2"/>
          <w:w w:val="102"/>
        </w:rPr>
        <w:t>V</w:t>
      </w:r>
      <w:r w:rsidR="00EC72FE">
        <w:rPr>
          <w:color w:val="000000" w:themeColor="text1"/>
          <w:spacing w:val="2"/>
          <w:w w:val="102"/>
        </w:rPr>
        <w:t>olunteer</w:t>
      </w:r>
      <w:r w:rsidR="00EC72FE" w:rsidRPr="00DE2C8C">
        <w:rPr>
          <w:color w:val="000000" w:themeColor="text1"/>
          <w:spacing w:val="2"/>
          <w:w w:val="102"/>
        </w:rPr>
        <w:t xml:space="preserve">) </w:t>
      </w:r>
      <w:r>
        <w:rPr>
          <w:color w:val="000000" w:themeColor="text1"/>
          <w:spacing w:val="2"/>
          <w:w w:val="102"/>
        </w:rPr>
        <w:t xml:space="preserve">from the </w:t>
      </w:r>
      <w:r w:rsidRPr="00B7264F">
        <w:rPr>
          <w:color w:val="000000" w:themeColor="text1"/>
          <w:spacing w:val="2"/>
          <w:w w:val="102"/>
        </w:rPr>
        <w:t>Acquisition Management Un</w:t>
      </w:r>
      <w:r>
        <w:rPr>
          <w:color w:val="000000" w:themeColor="text1"/>
          <w:spacing w:val="2"/>
          <w:w w:val="102"/>
        </w:rPr>
        <w:t xml:space="preserve">it </w:t>
      </w:r>
      <w:r w:rsidRPr="002C78C9">
        <w:rPr>
          <w:color w:val="000000" w:themeColor="text1"/>
          <w:spacing w:val="2"/>
          <w:w w:val="102"/>
        </w:rPr>
        <w:t xml:space="preserve">to </w:t>
      </w:r>
      <w:r>
        <w:rPr>
          <w:color w:val="000000" w:themeColor="text1"/>
          <w:spacing w:val="2"/>
          <w:w w:val="102"/>
        </w:rPr>
        <w:t>enhance the capacity of the Unit</w:t>
      </w:r>
      <w:r w:rsidRPr="00DE2C8C">
        <w:rPr>
          <w:rFonts w:asciiTheme="majorBidi" w:hAnsiTheme="majorBidi" w:cstheme="majorBidi"/>
          <w:color w:val="000000" w:themeColor="text1"/>
        </w:rPr>
        <w:t xml:space="preserve"> to effectively mainstream gender equality as a cross-cutting issue throughout the mandate implementation and </w:t>
      </w:r>
      <w:r>
        <w:rPr>
          <w:rFonts w:asciiTheme="majorBidi" w:hAnsiTheme="majorBidi" w:cstheme="majorBidi"/>
          <w:color w:val="000000" w:themeColor="text1"/>
        </w:rPr>
        <w:t>support the</w:t>
      </w:r>
      <w:r w:rsidRPr="00DE2C8C">
        <w:rPr>
          <w:rFonts w:asciiTheme="majorBidi" w:hAnsiTheme="majorBidi" w:cstheme="majorBidi"/>
          <w:color w:val="000000" w:themeColor="text1"/>
        </w:rPr>
        <w:t xml:space="preserve"> advance</w:t>
      </w:r>
      <w:r>
        <w:rPr>
          <w:rFonts w:asciiTheme="majorBidi" w:hAnsiTheme="majorBidi" w:cstheme="majorBidi"/>
          <w:color w:val="000000" w:themeColor="text1"/>
        </w:rPr>
        <w:t>ment of</w:t>
      </w:r>
      <w:r w:rsidRPr="00DE2C8C">
        <w:rPr>
          <w:rFonts w:asciiTheme="majorBidi" w:hAnsiTheme="majorBidi" w:cstheme="majorBidi"/>
          <w:color w:val="000000" w:themeColor="text1"/>
        </w:rPr>
        <w:t xml:space="preserve"> the implementation of the </w:t>
      </w:r>
      <w:r w:rsidRPr="0066173A">
        <w:rPr>
          <w:rFonts w:asciiTheme="majorBidi" w:hAnsiTheme="majorBidi" w:cstheme="majorBidi"/>
          <w:color w:val="000000" w:themeColor="text1"/>
        </w:rPr>
        <w:t>women and peace and security</w:t>
      </w:r>
      <w:r>
        <w:rPr>
          <w:rFonts w:asciiTheme="majorBidi" w:hAnsiTheme="majorBidi" w:cstheme="majorBidi"/>
          <w:color w:val="000000" w:themeColor="text1"/>
        </w:rPr>
        <w:t xml:space="preserve"> </w:t>
      </w:r>
      <w:r w:rsidRPr="00DE2C8C">
        <w:rPr>
          <w:rFonts w:asciiTheme="majorBidi" w:hAnsiTheme="majorBidi" w:cstheme="majorBidi"/>
          <w:color w:val="000000" w:themeColor="text1"/>
        </w:rPr>
        <w:t>agenda, in line with Security Council resolution 2727 (2024) and related resolutions</w:t>
      </w:r>
      <w:r w:rsidR="009B7093">
        <w:rPr>
          <w:rFonts w:asciiTheme="majorBidi" w:hAnsiTheme="majorBidi" w:cstheme="majorBidi"/>
          <w:color w:val="000000" w:themeColor="text1"/>
        </w:rPr>
        <w:t>;</w:t>
      </w:r>
      <w:r w:rsidRPr="00DE2C8C">
        <w:rPr>
          <w:rFonts w:asciiTheme="majorBidi" w:hAnsiTheme="majorBidi" w:cstheme="majorBidi"/>
          <w:color w:val="000000" w:themeColor="text1"/>
        </w:rPr>
        <w:t xml:space="preserve"> </w:t>
      </w:r>
    </w:p>
    <w:p w14:paraId="38C8A847" w14:textId="77777777" w:rsidR="00725033" w:rsidRPr="00DE2C8C" w:rsidRDefault="00725033" w:rsidP="00725033">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7"/>
        <w:jc w:val="both"/>
        <w:rPr>
          <w:color w:val="000000" w:themeColor="text1"/>
          <w:spacing w:val="2"/>
          <w:w w:val="102"/>
        </w:rPr>
      </w:pPr>
    </w:p>
    <w:p w14:paraId="24C9A051" w14:textId="6DA24496" w:rsidR="00725033" w:rsidRPr="00725033" w:rsidRDefault="00725033">
      <w:pPr>
        <w:pStyle w:val="ListParagraph"/>
        <w:numPr>
          <w:ilvl w:val="0"/>
          <w:numId w:val="1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rPr>
          <w:color w:val="000000" w:themeColor="text1"/>
          <w:spacing w:val="2"/>
          <w:w w:val="102"/>
        </w:rPr>
      </w:pPr>
      <w:r w:rsidRPr="00725033">
        <w:rPr>
          <w:b/>
          <w:bCs/>
          <w:color w:val="000000" w:themeColor="text1"/>
          <w:spacing w:val="2"/>
          <w:w w:val="102"/>
        </w:rPr>
        <w:t xml:space="preserve">Security Section: </w:t>
      </w:r>
      <w:r w:rsidRPr="00725033">
        <w:rPr>
          <w:color w:val="000000" w:themeColor="text1"/>
          <w:spacing w:val="2"/>
          <w:w w:val="102"/>
        </w:rPr>
        <w:t xml:space="preserve">Changes to the staffing structure in the Security Section are proposed </w:t>
      </w:r>
      <w:r w:rsidR="00DD020C">
        <w:rPr>
          <w:color w:val="000000" w:themeColor="text1"/>
          <w:spacing w:val="2"/>
          <w:w w:val="102"/>
        </w:rPr>
        <w:t>to ensure</w:t>
      </w:r>
      <w:r w:rsidR="00E65B95">
        <w:rPr>
          <w:color w:val="000000" w:themeColor="text1"/>
          <w:spacing w:val="2"/>
          <w:w w:val="102"/>
        </w:rPr>
        <w:t xml:space="preserve"> </w:t>
      </w:r>
      <w:r w:rsidR="00E65B95" w:rsidRPr="00E317F0">
        <w:rPr>
          <w:color w:val="000000" w:themeColor="text1"/>
        </w:rPr>
        <w:t>effective resource management</w:t>
      </w:r>
      <w:r w:rsidR="00DD020C">
        <w:rPr>
          <w:color w:val="000000" w:themeColor="text1"/>
          <w:spacing w:val="2"/>
          <w:w w:val="102"/>
        </w:rPr>
        <w:t xml:space="preserve"> </w:t>
      </w:r>
      <w:r w:rsidR="00A3751E">
        <w:rPr>
          <w:color w:val="000000" w:themeColor="text1"/>
          <w:spacing w:val="2"/>
          <w:w w:val="102"/>
        </w:rPr>
        <w:t>and</w:t>
      </w:r>
      <w:r w:rsidR="007E610D">
        <w:rPr>
          <w:color w:val="000000" w:themeColor="text1"/>
          <w:spacing w:val="2"/>
          <w:w w:val="102"/>
        </w:rPr>
        <w:t xml:space="preserve"> </w:t>
      </w:r>
      <w:r w:rsidR="008B41BA">
        <w:rPr>
          <w:color w:val="000000" w:themeColor="text1"/>
          <w:spacing w:val="2"/>
          <w:w w:val="102"/>
        </w:rPr>
        <w:t>efficiency</w:t>
      </w:r>
      <w:r w:rsidR="00A3751E">
        <w:rPr>
          <w:color w:val="000000" w:themeColor="text1"/>
          <w:spacing w:val="2"/>
          <w:w w:val="102"/>
        </w:rPr>
        <w:t xml:space="preserve"> </w:t>
      </w:r>
      <w:r w:rsidR="00D111B6">
        <w:rPr>
          <w:color w:val="000000" w:themeColor="text1"/>
          <w:spacing w:val="2"/>
          <w:w w:val="102"/>
        </w:rPr>
        <w:t xml:space="preserve">of the </w:t>
      </w:r>
      <w:r w:rsidR="008B41BA" w:rsidRPr="006E05AC">
        <w:t>day-to-day administrative needs</w:t>
      </w:r>
      <w:r w:rsidR="006B44EE">
        <w:t xml:space="preserve"> of the Section and </w:t>
      </w:r>
      <w:r w:rsidR="00E773D4">
        <w:t xml:space="preserve">in the context of </w:t>
      </w:r>
      <w:r w:rsidRPr="00725033">
        <w:rPr>
          <w:color w:val="000000" w:themeColor="text1"/>
          <w:spacing w:val="2"/>
          <w:w w:val="102"/>
        </w:rPr>
        <w:t>the restructuring of the Mission’s field security operations cent</w:t>
      </w:r>
      <w:r w:rsidR="00E773D4">
        <w:rPr>
          <w:color w:val="000000" w:themeColor="text1"/>
          <w:spacing w:val="2"/>
          <w:w w:val="102"/>
        </w:rPr>
        <w:t>re</w:t>
      </w:r>
      <w:r w:rsidR="00672A3F">
        <w:rPr>
          <w:color w:val="000000" w:themeColor="text1"/>
          <w:spacing w:val="2"/>
          <w:w w:val="102"/>
        </w:rPr>
        <w:t>.</w:t>
      </w:r>
      <w:r w:rsidRPr="00725033">
        <w:rPr>
          <w:color w:val="000000" w:themeColor="text1"/>
          <w:spacing w:val="2"/>
          <w:w w:val="102"/>
        </w:rPr>
        <w:t xml:space="preserve"> UNAMA has reviewed its security communications architecture and in line with recommendations from assessments undertaken, proposes to create a central Remote Security Operations Centre in Kabul. Currently, the Mission operates physical security operations cent</w:t>
      </w:r>
      <w:r w:rsidR="00E446D5">
        <w:rPr>
          <w:color w:val="000000" w:themeColor="text1"/>
          <w:spacing w:val="2"/>
          <w:w w:val="102"/>
        </w:rPr>
        <w:t>re</w:t>
      </w:r>
      <w:r w:rsidRPr="00725033">
        <w:rPr>
          <w:color w:val="000000" w:themeColor="text1"/>
          <w:spacing w:val="2"/>
          <w:w w:val="102"/>
        </w:rPr>
        <w:t xml:space="preserve"> in each field location,</w:t>
      </w:r>
      <w:r w:rsidR="00F735D1">
        <w:rPr>
          <w:color w:val="000000" w:themeColor="text1"/>
          <w:spacing w:val="2"/>
          <w:w w:val="102"/>
        </w:rPr>
        <w:t xml:space="preserve"> </w:t>
      </w:r>
      <w:r w:rsidRPr="00725033">
        <w:rPr>
          <w:color w:val="000000" w:themeColor="text1"/>
          <w:spacing w:val="2"/>
          <w:w w:val="102"/>
        </w:rPr>
        <w:t xml:space="preserve">with </w:t>
      </w:r>
      <w:r w:rsidR="005F5144">
        <w:rPr>
          <w:color w:val="000000" w:themeColor="text1"/>
          <w:spacing w:val="2"/>
          <w:w w:val="102"/>
        </w:rPr>
        <w:t>46</w:t>
      </w:r>
      <w:r w:rsidR="00731001">
        <w:rPr>
          <w:color w:val="000000" w:themeColor="text1"/>
          <w:spacing w:val="2"/>
          <w:w w:val="102"/>
        </w:rPr>
        <w:t xml:space="preserve"> </w:t>
      </w:r>
      <w:r w:rsidRPr="00725033">
        <w:rPr>
          <w:color w:val="000000" w:themeColor="text1"/>
          <w:spacing w:val="2"/>
          <w:w w:val="102"/>
        </w:rPr>
        <w:t>Field Security Radio Operators providing security communications support nationwide, Under the remote modality, security communication operations will be consolidated in Kabul</w:t>
      </w:r>
      <w:r w:rsidR="00A61AF0">
        <w:rPr>
          <w:color w:val="000000" w:themeColor="text1"/>
          <w:spacing w:val="2"/>
          <w:w w:val="102"/>
        </w:rPr>
        <w:t>.</w:t>
      </w:r>
      <w:r w:rsidRPr="00725033">
        <w:rPr>
          <w:color w:val="000000" w:themeColor="text1"/>
          <w:spacing w:val="2"/>
          <w:w w:val="102"/>
        </w:rPr>
        <w:t xml:space="preserve"> which will centrally monitor and operate remote field radio networks. With the implementation of the remote cent</w:t>
      </w:r>
      <w:r w:rsidR="00911AF4">
        <w:rPr>
          <w:color w:val="000000" w:themeColor="text1"/>
          <w:spacing w:val="2"/>
          <w:w w:val="102"/>
        </w:rPr>
        <w:t>re</w:t>
      </w:r>
      <w:r w:rsidRPr="00725033">
        <w:rPr>
          <w:color w:val="000000" w:themeColor="text1"/>
          <w:spacing w:val="2"/>
          <w:w w:val="102"/>
        </w:rPr>
        <w:t>, the number of physical security operation cent</w:t>
      </w:r>
      <w:r w:rsidR="00911AF4">
        <w:rPr>
          <w:color w:val="000000" w:themeColor="text1"/>
          <w:spacing w:val="2"/>
          <w:w w:val="102"/>
        </w:rPr>
        <w:t>re</w:t>
      </w:r>
      <w:r w:rsidRPr="00725033">
        <w:rPr>
          <w:color w:val="000000" w:themeColor="text1"/>
          <w:spacing w:val="2"/>
          <w:w w:val="102"/>
        </w:rPr>
        <w:t xml:space="preserve">s in the regions would be reduced, leading to the abolishment of 21 Field Security Radio Operator </w:t>
      </w:r>
      <w:r w:rsidR="00DD2611" w:rsidRPr="00DD2611">
        <w:rPr>
          <w:color w:val="000000" w:themeColor="text1"/>
          <w:spacing w:val="2"/>
          <w:w w:val="102"/>
        </w:rPr>
        <w:t>(</w:t>
      </w:r>
      <w:r w:rsidR="00F57C8A">
        <w:rPr>
          <w:color w:val="000000" w:themeColor="text1"/>
          <w:spacing w:val="2"/>
          <w:w w:val="102"/>
        </w:rPr>
        <w:t>Local level</w:t>
      </w:r>
      <w:r w:rsidR="00DD2611" w:rsidRPr="00DD2611">
        <w:rPr>
          <w:color w:val="000000" w:themeColor="text1"/>
          <w:spacing w:val="2"/>
          <w:w w:val="102"/>
        </w:rPr>
        <w:t>)</w:t>
      </w:r>
      <w:r w:rsidRPr="00725033">
        <w:rPr>
          <w:color w:val="000000" w:themeColor="text1"/>
          <w:spacing w:val="2"/>
          <w:w w:val="102"/>
        </w:rPr>
        <w:t xml:space="preserve"> </w:t>
      </w:r>
      <w:r w:rsidR="00F77959">
        <w:rPr>
          <w:color w:val="000000" w:themeColor="text1"/>
          <w:spacing w:val="2"/>
          <w:w w:val="102"/>
        </w:rPr>
        <w:t>posts</w:t>
      </w:r>
      <w:r w:rsidR="003B6F10">
        <w:rPr>
          <w:color w:val="000000" w:themeColor="text1"/>
          <w:spacing w:val="2"/>
          <w:w w:val="102"/>
        </w:rPr>
        <w:t xml:space="preserve"> </w:t>
      </w:r>
      <w:r w:rsidR="00CC2D98">
        <w:rPr>
          <w:color w:val="000000" w:themeColor="text1"/>
          <w:spacing w:val="2"/>
          <w:w w:val="102"/>
        </w:rPr>
        <w:t>across</w:t>
      </w:r>
      <w:r w:rsidRPr="00725033">
        <w:rPr>
          <w:color w:val="000000" w:themeColor="text1"/>
          <w:spacing w:val="2"/>
          <w:w w:val="102"/>
        </w:rPr>
        <w:t xml:space="preserve"> the various field offices.</w:t>
      </w:r>
      <w:r w:rsidR="006E6B1B">
        <w:rPr>
          <w:color w:val="000000" w:themeColor="text1"/>
          <w:spacing w:val="2"/>
          <w:w w:val="102"/>
        </w:rPr>
        <w:t xml:space="preserve"> </w:t>
      </w:r>
      <w:r w:rsidRPr="00725033">
        <w:rPr>
          <w:color w:val="000000" w:themeColor="text1"/>
          <w:spacing w:val="2"/>
          <w:w w:val="102"/>
        </w:rPr>
        <w:t xml:space="preserve">To this end, it is further proposed that </w:t>
      </w:r>
      <w:r w:rsidR="00134DCC">
        <w:rPr>
          <w:color w:val="000000" w:themeColor="text1"/>
          <w:spacing w:val="2"/>
          <w:w w:val="102"/>
        </w:rPr>
        <w:t xml:space="preserve">the </w:t>
      </w:r>
      <w:r w:rsidRPr="00725033">
        <w:rPr>
          <w:color w:val="000000" w:themeColor="text1"/>
          <w:spacing w:val="2"/>
          <w:w w:val="102"/>
        </w:rPr>
        <w:t>centr</w:t>
      </w:r>
      <w:r w:rsidR="003038EF">
        <w:rPr>
          <w:color w:val="000000" w:themeColor="text1"/>
          <w:spacing w:val="2"/>
          <w:w w:val="102"/>
        </w:rPr>
        <w:t>e</w:t>
      </w:r>
      <w:r w:rsidRPr="00725033">
        <w:rPr>
          <w:color w:val="000000" w:themeColor="text1"/>
          <w:spacing w:val="2"/>
          <w:w w:val="102"/>
        </w:rPr>
        <w:t xml:space="preserve"> be constituted through the continuation of </w:t>
      </w:r>
      <w:r w:rsidR="00134DCC">
        <w:rPr>
          <w:color w:val="000000" w:themeColor="text1"/>
          <w:spacing w:val="2"/>
          <w:w w:val="102"/>
        </w:rPr>
        <w:t>4</w:t>
      </w:r>
      <w:r w:rsidR="00A61AF0">
        <w:rPr>
          <w:color w:val="000000" w:themeColor="text1"/>
          <w:spacing w:val="2"/>
          <w:w w:val="102"/>
        </w:rPr>
        <w:t xml:space="preserve"> </w:t>
      </w:r>
      <w:r w:rsidRPr="00725033">
        <w:rPr>
          <w:color w:val="000000" w:themeColor="text1"/>
          <w:spacing w:val="2"/>
          <w:w w:val="102"/>
        </w:rPr>
        <w:t>existing pos</w:t>
      </w:r>
      <w:r w:rsidR="001F7CBF">
        <w:rPr>
          <w:color w:val="000000" w:themeColor="text1"/>
          <w:spacing w:val="2"/>
          <w:w w:val="102"/>
        </w:rPr>
        <w:t>ts</w:t>
      </w:r>
      <w:r w:rsidRPr="00725033">
        <w:rPr>
          <w:color w:val="000000" w:themeColor="text1"/>
          <w:spacing w:val="2"/>
          <w:w w:val="102"/>
        </w:rPr>
        <w:t xml:space="preserve"> in Kabul and the redeployment of 17 Field Security Radio Operator </w:t>
      </w:r>
      <w:r w:rsidR="00DD2611" w:rsidRPr="00DD2611">
        <w:rPr>
          <w:color w:val="000000" w:themeColor="text1"/>
          <w:spacing w:val="2"/>
          <w:w w:val="102"/>
        </w:rPr>
        <w:t>(</w:t>
      </w:r>
      <w:r w:rsidR="00F57C8A">
        <w:rPr>
          <w:color w:val="000000" w:themeColor="text1"/>
          <w:spacing w:val="2"/>
          <w:w w:val="102"/>
        </w:rPr>
        <w:t>Local level</w:t>
      </w:r>
      <w:r w:rsidR="00DD2611" w:rsidRPr="00DD2611">
        <w:rPr>
          <w:color w:val="000000" w:themeColor="text1"/>
          <w:spacing w:val="2"/>
          <w:w w:val="102"/>
        </w:rPr>
        <w:t>)</w:t>
      </w:r>
      <w:r w:rsidRPr="00725033">
        <w:rPr>
          <w:color w:val="000000" w:themeColor="text1"/>
          <w:spacing w:val="2"/>
          <w:w w:val="102"/>
        </w:rPr>
        <w:t xml:space="preserve"> </w:t>
      </w:r>
      <w:r w:rsidR="00F77959">
        <w:rPr>
          <w:color w:val="000000" w:themeColor="text1"/>
          <w:spacing w:val="2"/>
          <w:w w:val="102"/>
        </w:rPr>
        <w:t xml:space="preserve">post </w:t>
      </w:r>
      <w:r w:rsidRPr="00725033">
        <w:rPr>
          <w:color w:val="000000" w:themeColor="text1"/>
          <w:spacing w:val="2"/>
          <w:w w:val="102"/>
        </w:rPr>
        <w:t>from the field offices (10 from the regional offices and 7 from the provisional offices</w:t>
      </w:r>
      <w:r w:rsidR="00BC0330">
        <w:rPr>
          <w:color w:val="000000" w:themeColor="text1"/>
          <w:spacing w:val="2"/>
          <w:w w:val="102"/>
        </w:rPr>
        <w:t>.</w:t>
      </w:r>
      <w:r w:rsidR="006D5814">
        <w:rPr>
          <w:color w:val="000000" w:themeColor="text1"/>
          <w:spacing w:val="2"/>
          <w:w w:val="102"/>
        </w:rPr>
        <w:t xml:space="preserve"> </w:t>
      </w:r>
      <w:r w:rsidRPr="00725033">
        <w:rPr>
          <w:color w:val="000000" w:themeColor="text1"/>
          <w:spacing w:val="2"/>
          <w:w w:val="102"/>
        </w:rPr>
        <w:t>The following changes in the Section are therefore proposed for 2026:</w:t>
      </w:r>
    </w:p>
    <w:p w14:paraId="4D8C422C" w14:textId="2BC73BEC" w:rsidR="008A79BD" w:rsidRDefault="008A79BD" w:rsidP="00E446D5">
      <w:pPr>
        <w:pStyle w:val="ListParagraph"/>
        <w:numPr>
          <w:ilvl w:val="0"/>
          <w:numId w:val="31"/>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240" w:after="120"/>
        <w:ind w:left="2070" w:hanging="510"/>
        <w:contextualSpacing w:val="0"/>
        <w:jc w:val="both"/>
        <w:rPr>
          <w:color w:val="000000" w:themeColor="text1"/>
        </w:rPr>
      </w:pPr>
      <w:r w:rsidRPr="00E317F0">
        <w:rPr>
          <w:color w:val="000000" w:themeColor="text1"/>
        </w:rPr>
        <w:t>Reassignment of two posts</w:t>
      </w:r>
      <w:r w:rsidR="00723F83">
        <w:rPr>
          <w:color w:val="000000" w:themeColor="text1"/>
        </w:rPr>
        <w:t xml:space="preserve"> from Kabul Field Office</w:t>
      </w:r>
      <w:r w:rsidRPr="00E317F0">
        <w:rPr>
          <w:color w:val="000000" w:themeColor="text1"/>
        </w:rPr>
        <w:t xml:space="preserve">, comprising: one post of Security Coordination Officer (P-3) as Administrative Officer (P-3) </w:t>
      </w:r>
      <w:r w:rsidR="00B240F9" w:rsidRPr="00E317F0">
        <w:rPr>
          <w:color w:val="000000" w:themeColor="text1"/>
        </w:rPr>
        <w:t xml:space="preserve">to reflect adjustments to the roles and responsibilities currently undertaken by the post in </w:t>
      </w:r>
      <w:r w:rsidR="00594BC3" w:rsidRPr="00E317F0">
        <w:rPr>
          <w:color w:val="000000" w:themeColor="text1"/>
        </w:rPr>
        <w:t xml:space="preserve">view of the </w:t>
      </w:r>
      <w:r w:rsidRPr="00E317F0">
        <w:rPr>
          <w:color w:val="000000" w:themeColor="text1"/>
        </w:rPr>
        <w:t>need to have dedicated administrative capacity at the appropriate level; and one post of Fire Safety Officer (Field Service) as Security Officer (Field Service) in the Security Investigations Unit to provide critical support to security investigation and incident response</w:t>
      </w:r>
      <w:r w:rsidR="00C66907">
        <w:rPr>
          <w:color w:val="000000" w:themeColor="text1"/>
        </w:rPr>
        <w:t>;</w:t>
      </w:r>
    </w:p>
    <w:p w14:paraId="1036FBB3" w14:textId="0E9C8439" w:rsidR="00DD020C" w:rsidRDefault="00A46B0D" w:rsidP="00E446D5">
      <w:pPr>
        <w:pStyle w:val="AUNAMApage17"/>
        <w:tabs>
          <w:tab w:val="clear" w:pos="2218"/>
          <w:tab w:val="left" w:pos="2070"/>
        </w:tabs>
        <w:spacing w:before="240"/>
        <w:ind w:left="2070" w:hanging="605"/>
        <w:contextualSpacing w:val="0"/>
      </w:pPr>
      <w:r>
        <w:t xml:space="preserve">      </w:t>
      </w:r>
      <w:r w:rsidR="007154BF" w:rsidRPr="00EC7052">
        <w:t>A</w:t>
      </w:r>
      <w:r w:rsidR="00DD020C" w:rsidRPr="00EC7052">
        <w:t>bolishment of one post of Security Officer (Field Service)</w:t>
      </w:r>
      <w:r w:rsidR="00945ECA">
        <w:t xml:space="preserve"> and e</w:t>
      </w:r>
      <w:r w:rsidR="00945ECA" w:rsidRPr="005A4496">
        <w:t>stablishment of one post of Administrative Assistant (</w:t>
      </w:r>
      <w:r w:rsidR="00945ECA">
        <w:t>Local level</w:t>
      </w:r>
      <w:r w:rsidR="00945ECA" w:rsidRPr="005A4496">
        <w:t>)</w:t>
      </w:r>
      <w:r w:rsidR="00A35428">
        <w:t xml:space="preserve"> to </w:t>
      </w:r>
      <w:r w:rsidR="00A35428" w:rsidRPr="005A4496">
        <w:t xml:space="preserve">strengthen the administrative and financial oversight within the Security Section and to promote </w:t>
      </w:r>
      <w:r w:rsidR="00245CCD">
        <w:t xml:space="preserve">the </w:t>
      </w:r>
      <w:r w:rsidR="00A35428" w:rsidRPr="005A4496">
        <w:t>nationalization</w:t>
      </w:r>
      <w:r w:rsidR="00245CCD">
        <w:t xml:space="preserve"> of functions</w:t>
      </w:r>
      <w:r w:rsidR="00A35428">
        <w:t>;</w:t>
      </w:r>
      <w:r w:rsidR="00DD020C" w:rsidRPr="005A4496">
        <w:t xml:space="preserve"> </w:t>
      </w:r>
    </w:p>
    <w:p w14:paraId="07363AE2" w14:textId="78794481" w:rsidR="00A729F5" w:rsidRDefault="00A729F5" w:rsidP="00E446D5">
      <w:pPr>
        <w:pStyle w:val="AUNAMApage17"/>
        <w:tabs>
          <w:tab w:val="clear" w:pos="2218"/>
          <w:tab w:val="left" w:pos="2070"/>
        </w:tabs>
        <w:spacing w:before="240"/>
        <w:ind w:left="2070" w:hanging="600"/>
        <w:contextualSpacing w:val="0"/>
      </w:pPr>
      <w:r w:rsidRPr="00A945C7">
        <w:t xml:space="preserve">Abolishment of </w:t>
      </w:r>
      <w:r w:rsidR="004D37CF">
        <w:t>two</w:t>
      </w:r>
      <w:r w:rsidR="004D37CF" w:rsidRPr="00A945C7">
        <w:t xml:space="preserve"> </w:t>
      </w:r>
      <w:r w:rsidRPr="00A945C7">
        <w:t>post</w:t>
      </w:r>
      <w:r w:rsidR="004D37CF">
        <w:t>s</w:t>
      </w:r>
      <w:r w:rsidRPr="00A945C7">
        <w:t xml:space="preserve"> of Security Officer</w:t>
      </w:r>
      <w:r w:rsidR="004D37CF">
        <w:t>s</w:t>
      </w:r>
      <w:r w:rsidRPr="00A945C7">
        <w:t xml:space="preserve"> (Field Service) in view of the streamlining of operational functions, it was determined that the function</w:t>
      </w:r>
      <w:r>
        <w:t>s</w:t>
      </w:r>
      <w:r w:rsidRPr="00A945C7">
        <w:t xml:space="preserve"> can be absorbed by the existing capacity within the Section</w:t>
      </w:r>
      <w:r w:rsidR="00F9460D">
        <w:t>;</w:t>
      </w:r>
    </w:p>
    <w:p w14:paraId="1BC33B76" w14:textId="664364FB" w:rsidR="00576086" w:rsidRDefault="00725033" w:rsidP="00E446D5">
      <w:pPr>
        <w:pStyle w:val="AUNAMApage17"/>
        <w:tabs>
          <w:tab w:val="clear" w:pos="2218"/>
          <w:tab w:val="left" w:pos="2070"/>
        </w:tabs>
        <w:ind w:left="2070" w:hanging="600"/>
        <w:contextualSpacing w:val="0"/>
      </w:pPr>
      <w:r w:rsidRPr="00F735E3">
        <w:t xml:space="preserve">Abolishment of six posts of Field Security Guard </w:t>
      </w:r>
      <w:r w:rsidR="00DD2611" w:rsidRPr="00DD2611">
        <w:t>(</w:t>
      </w:r>
      <w:r w:rsidR="00F57C8A">
        <w:t>Local level</w:t>
      </w:r>
      <w:r w:rsidR="00DD2611" w:rsidRPr="00DD2611">
        <w:t>)</w:t>
      </w:r>
      <w:r w:rsidRPr="00F735E3">
        <w:t xml:space="preserve">, based on a review of </w:t>
      </w:r>
      <w:r w:rsidRPr="00725033">
        <w:t>security requirements at the UN Air Terminal in Kabul</w:t>
      </w:r>
      <w:r w:rsidR="008D757F">
        <w:t>,</w:t>
      </w:r>
      <w:r w:rsidRPr="00725033">
        <w:t xml:space="preserve"> which assessed that the functions of the posts can be discharged by existing staff within the Section</w:t>
      </w:r>
      <w:r w:rsidR="008D757F">
        <w:t>;</w:t>
      </w:r>
    </w:p>
    <w:p w14:paraId="1D1FF7DA" w14:textId="162856BE" w:rsidR="00F414E1" w:rsidRDefault="00A46B0D" w:rsidP="00E446D5">
      <w:pPr>
        <w:pStyle w:val="AUNAMApage17"/>
        <w:tabs>
          <w:tab w:val="clear" w:pos="2218"/>
          <w:tab w:val="left" w:pos="2070"/>
        </w:tabs>
        <w:ind w:left="2070" w:hanging="600"/>
        <w:contextualSpacing w:val="0"/>
      </w:pPr>
      <w:r>
        <w:t xml:space="preserve">      </w:t>
      </w:r>
      <w:r w:rsidR="00965E09" w:rsidRPr="00F419FD">
        <w:t>Abo</w:t>
      </w:r>
      <w:r w:rsidR="00965E09" w:rsidRPr="00C80AE2">
        <w:rPr>
          <w:bCs/>
          <w:w w:val="102"/>
          <w:lang w:val="en-US"/>
        </w:rPr>
        <w:t xml:space="preserve">lishment of two </w:t>
      </w:r>
      <w:r w:rsidR="00606527" w:rsidRPr="00650647">
        <w:rPr>
          <w:bCs/>
          <w:w w:val="102"/>
          <w:lang w:val="en-US"/>
        </w:rPr>
        <w:t xml:space="preserve">National Professional Officer </w:t>
      </w:r>
      <w:r w:rsidR="00C546FB">
        <w:rPr>
          <w:bCs/>
          <w:w w:val="102"/>
          <w:lang w:val="en-US"/>
        </w:rPr>
        <w:t>posts</w:t>
      </w:r>
      <w:r w:rsidR="00EC1A2D">
        <w:rPr>
          <w:bCs/>
          <w:w w:val="102"/>
          <w:lang w:val="en-US"/>
        </w:rPr>
        <w:t xml:space="preserve"> of </w:t>
      </w:r>
      <w:r w:rsidR="00191199" w:rsidRPr="00C80AE2">
        <w:rPr>
          <w:bCs/>
          <w:w w:val="102"/>
          <w:lang w:val="en-US"/>
        </w:rPr>
        <w:t>Assistant Security Officer and Associate Training Officer</w:t>
      </w:r>
      <w:r w:rsidR="00C021D1" w:rsidRPr="00C80AE2">
        <w:rPr>
          <w:bCs/>
          <w:w w:val="102"/>
          <w:lang w:val="en-US"/>
        </w:rPr>
        <w:t>,</w:t>
      </w:r>
      <w:r w:rsidR="00191199" w:rsidRPr="00C80AE2">
        <w:rPr>
          <w:bCs/>
          <w:w w:val="102"/>
          <w:lang w:val="en-US"/>
        </w:rPr>
        <w:t xml:space="preserve"> </w:t>
      </w:r>
      <w:r w:rsidR="00EC1A2D">
        <w:rPr>
          <w:bCs/>
          <w:w w:val="102"/>
          <w:lang w:val="en-US"/>
        </w:rPr>
        <w:t xml:space="preserve">in combination with the proposed establishment </w:t>
      </w:r>
      <w:r w:rsidR="000B3FB7">
        <w:rPr>
          <w:bCs/>
          <w:w w:val="102"/>
          <w:lang w:val="en-US"/>
        </w:rPr>
        <w:t xml:space="preserve">of </w:t>
      </w:r>
      <w:r w:rsidR="00B87FD7" w:rsidRPr="00F419FD">
        <w:t xml:space="preserve">two </w:t>
      </w:r>
      <w:r w:rsidR="00EF495A">
        <w:t xml:space="preserve">Local level </w:t>
      </w:r>
      <w:r w:rsidR="00B87FD7" w:rsidRPr="00F419FD">
        <w:t>posts, one Field Security Assistant and one Training Assistan</w:t>
      </w:r>
      <w:r w:rsidR="00EF495A">
        <w:t>t</w:t>
      </w:r>
      <w:r w:rsidR="00B87FD7" w:rsidRPr="00F419FD">
        <w:t xml:space="preserve">, </w:t>
      </w:r>
      <w:r w:rsidR="00EF495A">
        <w:t>as</w:t>
      </w:r>
      <w:r w:rsidR="00191199" w:rsidRPr="00C80AE2">
        <w:rPr>
          <w:bCs/>
          <w:w w:val="102"/>
          <w:lang w:val="en-US"/>
        </w:rPr>
        <w:t xml:space="preserve"> the functions </w:t>
      </w:r>
      <w:r w:rsidR="00606527" w:rsidRPr="00650647">
        <w:rPr>
          <w:bCs/>
          <w:w w:val="102"/>
          <w:lang w:val="en-US"/>
        </w:rPr>
        <w:t xml:space="preserve">have </w:t>
      </w:r>
      <w:r w:rsidR="00E45307" w:rsidRPr="00650647">
        <w:rPr>
          <w:bCs/>
          <w:w w:val="102"/>
          <w:lang w:val="en-US"/>
        </w:rPr>
        <w:t>evolved,</w:t>
      </w:r>
      <w:r w:rsidR="00606527" w:rsidRPr="00650647">
        <w:rPr>
          <w:bCs/>
          <w:w w:val="102"/>
          <w:lang w:val="en-US"/>
        </w:rPr>
        <w:t xml:space="preserve"> </w:t>
      </w:r>
      <w:r w:rsidR="00191199">
        <w:rPr>
          <w:bCs/>
          <w:w w:val="102"/>
          <w:lang w:val="en-US"/>
        </w:rPr>
        <w:t xml:space="preserve">and it was determined that </w:t>
      </w:r>
      <w:r w:rsidR="00C65408">
        <w:rPr>
          <w:bCs/>
          <w:w w:val="102"/>
          <w:lang w:val="en-US"/>
        </w:rPr>
        <w:t xml:space="preserve">the </w:t>
      </w:r>
      <w:r w:rsidR="00C80AE2" w:rsidRPr="00C80AE2">
        <w:rPr>
          <w:bCs/>
          <w:w w:val="102"/>
          <w:lang w:val="en-US"/>
        </w:rPr>
        <w:t>tasks</w:t>
      </w:r>
      <w:r w:rsidR="001B4A5D" w:rsidRPr="00C80AE2">
        <w:rPr>
          <w:bCs/>
          <w:w w:val="102"/>
          <w:lang w:val="en-US"/>
        </w:rPr>
        <w:t xml:space="preserve"> currently being performed</w:t>
      </w:r>
      <w:r w:rsidR="00D8218C" w:rsidRPr="00C80AE2">
        <w:rPr>
          <w:bCs/>
          <w:w w:val="102"/>
          <w:lang w:val="en-US"/>
        </w:rPr>
        <w:t xml:space="preserve"> </w:t>
      </w:r>
      <w:r w:rsidR="00606527" w:rsidRPr="00650647">
        <w:rPr>
          <w:bCs/>
          <w:w w:val="102"/>
          <w:lang w:val="en-US"/>
        </w:rPr>
        <w:t xml:space="preserve">can be effectively carried out </w:t>
      </w:r>
      <w:r w:rsidR="00E229B5">
        <w:rPr>
          <w:bCs/>
          <w:w w:val="102"/>
          <w:lang w:val="en-US"/>
        </w:rPr>
        <w:t xml:space="preserve">with </w:t>
      </w:r>
      <w:r w:rsidR="00606527" w:rsidRPr="00650647">
        <w:rPr>
          <w:bCs/>
          <w:w w:val="102"/>
          <w:lang w:val="en-US"/>
        </w:rPr>
        <w:t xml:space="preserve">a </w:t>
      </w:r>
      <w:r w:rsidR="002F2A78" w:rsidRPr="00650647">
        <w:rPr>
          <w:bCs/>
          <w:w w:val="102"/>
          <w:lang w:val="en-US"/>
        </w:rPr>
        <w:t>lower-level</w:t>
      </w:r>
      <w:r w:rsidR="00606527">
        <w:rPr>
          <w:bCs/>
          <w:w w:val="102"/>
          <w:lang w:val="en-US"/>
        </w:rPr>
        <w:t xml:space="preserve"> </w:t>
      </w:r>
      <w:r w:rsidR="00606527" w:rsidRPr="009A3994">
        <w:rPr>
          <w:bCs/>
          <w:w w:val="102"/>
          <w:lang w:val="en-US"/>
        </w:rPr>
        <w:t>skill set</w:t>
      </w:r>
      <w:r w:rsidR="00D105EA">
        <w:rPr>
          <w:bCs/>
          <w:w w:val="102"/>
          <w:lang w:val="en-US"/>
        </w:rPr>
        <w:t>;</w:t>
      </w:r>
      <w:r w:rsidR="00C021D1">
        <w:rPr>
          <w:bCs/>
          <w:w w:val="102"/>
          <w:lang w:val="en-US"/>
        </w:rPr>
        <w:t xml:space="preserve">  </w:t>
      </w:r>
    </w:p>
    <w:p w14:paraId="36504BE0" w14:textId="253E4E23" w:rsidR="00A51760" w:rsidRDefault="00725033" w:rsidP="00F9460D">
      <w:pPr>
        <w:pStyle w:val="AUNAMApage17"/>
        <w:tabs>
          <w:tab w:val="clear" w:pos="2218"/>
          <w:tab w:val="left" w:pos="2070"/>
        </w:tabs>
        <w:ind w:left="2070" w:hanging="600"/>
        <w:contextualSpacing w:val="0"/>
      </w:pPr>
      <w:r w:rsidRPr="00F735E3">
        <w:t xml:space="preserve">Establishment of one post of Administrative Assistant </w:t>
      </w:r>
      <w:r w:rsidR="00DD2611" w:rsidRPr="00DD2611">
        <w:t>(</w:t>
      </w:r>
      <w:r w:rsidR="00F57C8A">
        <w:t>Local level</w:t>
      </w:r>
      <w:r w:rsidR="00DD2611" w:rsidRPr="00DD2611">
        <w:t>)</w:t>
      </w:r>
      <w:r w:rsidRPr="00F735E3">
        <w:t xml:space="preserve"> to support budget execution, procurement processing, and contract management</w:t>
      </w:r>
      <w:r>
        <w:t>;</w:t>
      </w:r>
      <w:r w:rsidRPr="00F735E3">
        <w:t xml:space="preserve"> </w:t>
      </w:r>
    </w:p>
    <w:p w14:paraId="418EC7A3" w14:textId="590983A4" w:rsidR="00725033" w:rsidRDefault="00E41007" w:rsidP="006B47CE">
      <w:pPr>
        <w:pStyle w:val="unv"/>
      </w:pPr>
      <w:r w:rsidRPr="006B47CE">
        <w:t>Establishment</w:t>
      </w:r>
      <w:r w:rsidR="00A51760" w:rsidRPr="006B47CE">
        <w:t xml:space="preserve"> of </w:t>
      </w:r>
      <w:r w:rsidR="00725033" w:rsidRPr="00F735E3">
        <w:t>one position of Security Officer (</w:t>
      </w:r>
      <w:r w:rsidRPr="00DE2C8C">
        <w:rPr>
          <w:spacing w:val="2"/>
          <w:w w:val="102"/>
        </w:rPr>
        <w:t>i</w:t>
      </w:r>
      <w:r>
        <w:rPr>
          <w:spacing w:val="2"/>
          <w:w w:val="102"/>
        </w:rPr>
        <w:t xml:space="preserve">nternational </w:t>
      </w:r>
      <w:r w:rsidRPr="00DE2C8C">
        <w:rPr>
          <w:spacing w:val="2"/>
          <w:w w:val="102"/>
        </w:rPr>
        <w:t>U</w:t>
      </w:r>
      <w:r>
        <w:rPr>
          <w:spacing w:val="2"/>
          <w:w w:val="102"/>
        </w:rPr>
        <w:t xml:space="preserve">nited </w:t>
      </w:r>
      <w:r w:rsidRPr="00DE2C8C">
        <w:rPr>
          <w:spacing w:val="2"/>
          <w:w w:val="102"/>
        </w:rPr>
        <w:t>N</w:t>
      </w:r>
      <w:r>
        <w:rPr>
          <w:spacing w:val="2"/>
          <w:w w:val="102"/>
        </w:rPr>
        <w:t xml:space="preserve">ations </w:t>
      </w:r>
      <w:r w:rsidRPr="00DE2C8C">
        <w:rPr>
          <w:spacing w:val="2"/>
          <w:w w:val="102"/>
        </w:rPr>
        <w:t>V</w:t>
      </w:r>
      <w:r>
        <w:rPr>
          <w:spacing w:val="2"/>
          <w:w w:val="102"/>
        </w:rPr>
        <w:t>olunteer</w:t>
      </w:r>
      <w:r w:rsidR="00725033" w:rsidRPr="00F735E3">
        <w:t xml:space="preserve">) to </w:t>
      </w:r>
      <w:r w:rsidR="00725033">
        <w:t xml:space="preserve">support the coordination </w:t>
      </w:r>
      <w:r w:rsidR="00725033" w:rsidRPr="00F735E3">
        <w:t>of security-related activities and administrative processes</w:t>
      </w:r>
      <w:r>
        <w:t>;</w:t>
      </w:r>
    </w:p>
    <w:p w14:paraId="6CF2551C" w14:textId="57031CEE" w:rsidR="00725033" w:rsidRDefault="00725033" w:rsidP="00E446D5">
      <w:pPr>
        <w:pStyle w:val="AUNAMApage17"/>
        <w:tabs>
          <w:tab w:val="clear" w:pos="2218"/>
          <w:tab w:val="left" w:pos="2070"/>
        </w:tabs>
        <w:ind w:left="2070" w:hanging="600"/>
        <w:contextualSpacing w:val="0"/>
      </w:pPr>
      <w:r>
        <w:lastRenderedPageBreak/>
        <w:t xml:space="preserve">Redeployment of </w:t>
      </w:r>
      <w:r w:rsidRPr="00DE2C8C">
        <w:t xml:space="preserve">17 Field Security Radio Operator </w:t>
      </w:r>
      <w:r w:rsidR="00DD2611" w:rsidRPr="00DD2611">
        <w:t>(</w:t>
      </w:r>
      <w:r w:rsidR="00F57C8A">
        <w:t>Local level</w:t>
      </w:r>
      <w:r w:rsidR="00DD2611" w:rsidRPr="00DD2611">
        <w:t>)</w:t>
      </w:r>
      <w:r>
        <w:t xml:space="preserve"> </w:t>
      </w:r>
      <w:r w:rsidRPr="00DE2C8C">
        <w:t xml:space="preserve">posts from </w:t>
      </w:r>
      <w:r>
        <w:t xml:space="preserve">the </w:t>
      </w:r>
      <w:r w:rsidRPr="00DE2C8C">
        <w:t xml:space="preserve">field offices </w:t>
      </w:r>
      <w:r>
        <w:t>to constitutes th</w:t>
      </w:r>
      <w:r w:rsidR="00BE694C">
        <w:t>e</w:t>
      </w:r>
      <w:r w:rsidRPr="00DE2C8C">
        <w:t xml:space="preserve"> Remote Security Operations Centre</w:t>
      </w:r>
      <w:r w:rsidR="00E41007">
        <w:t>;</w:t>
      </w:r>
    </w:p>
    <w:p w14:paraId="4738ED9B" w14:textId="558C18AE" w:rsidR="00233ABD" w:rsidRPr="00AB6EAA" w:rsidRDefault="00233ABD" w:rsidP="00E446D5">
      <w:pPr>
        <w:pStyle w:val="AUNAMApage17"/>
        <w:tabs>
          <w:tab w:val="clear" w:pos="2218"/>
          <w:tab w:val="left" w:pos="2070"/>
        </w:tabs>
        <w:ind w:left="2070" w:hanging="600"/>
        <w:contextualSpacing w:val="0"/>
      </w:pPr>
      <w:r w:rsidRPr="00AB6EAA">
        <w:t xml:space="preserve">Redeployment of one </w:t>
      </w:r>
      <w:r w:rsidR="00CA7919" w:rsidRPr="00AB6EAA">
        <w:t xml:space="preserve">Field Security Guard </w:t>
      </w:r>
      <w:r w:rsidR="00801C46" w:rsidRPr="00AB6EAA">
        <w:t xml:space="preserve">(Local level) </w:t>
      </w:r>
      <w:r w:rsidR="00CA7919" w:rsidRPr="00AB6EAA">
        <w:t xml:space="preserve">from Kabul field office to </w:t>
      </w:r>
      <w:r w:rsidR="00AB6EAA" w:rsidRPr="00AB6EAA">
        <w:t>support operational requirements.</w:t>
      </w:r>
    </w:p>
    <w:p w14:paraId="40F88C19" w14:textId="6929F918" w:rsidR="00133B08" w:rsidRDefault="00725033" w:rsidP="006B47CE">
      <w:pPr>
        <w:pStyle w:val="unv"/>
        <w:tabs>
          <w:tab w:val="clear" w:pos="1742"/>
          <w:tab w:val="left" w:pos="2160"/>
        </w:tabs>
      </w:pPr>
      <w:r w:rsidRPr="006B47CE">
        <w:t xml:space="preserve">Redeployment </w:t>
      </w:r>
      <w:r w:rsidRPr="00230B07">
        <w:t>of one position of Security Logistics Officer (</w:t>
      </w:r>
      <w:r w:rsidR="00E41007" w:rsidRPr="00233ABD">
        <w:t>international United Nations Volunteer</w:t>
      </w:r>
      <w:r w:rsidRPr="00230B07">
        <w:t>) from Herat field office to support the Section needs with respect to the coordination of security logistics, inventory management, and transportation</w:t>
      </w:r>
      <w:r>
        <w:t xml:space="preserve"> services</w:t>
      </w:r>
      <w:r w:rsidR="00205545">
        <w:t>;</w:t>
      </w:r>
      <w:r w:rsidR="009D1F44">
        <w:t xml:space="preserve"> and</w:t>
      </w:r>
    </w:p>
    <w:p w14:paraId="3AB64962" w14:textId="1505A69C" w:rsidR="00725033" w:rsidRDefault="00725033" w:rsidP="006B47CE">
      <w:pPr>
        <w:pStyle w:val="unv"/>
      </w:pPr>
      <w:r w:rsidRPr="002C6704">
        <w:t>Conversion of two positions of Local Security Assistant (</w:t>
      </w:r>
      <w:r w:rsidR="00205545">
        <w:rPr>
          <w:spacing w:val="2"/>
          <w:w w:val="102"/>
        </w:rPr>
        <w:t xml:space="preserve">national </w:t>
      </w:r>
      <w:r w:rsidR="00205545" w:rsidRPr="00DE2C8C">
        <w:rPr>
          <w:spacing w:val="2"/>
          <w:w w:val="102"/>
        </w:rPr>
        <w:t>U</w:t>
      </w:r>
      <w:r w:rsidR="00205545">
        <w:rPr>
          <w:spacing w:val="2"/>
          <w:w w:val="102"/>
        </w:rPr>
        <w:t xml:space="preserve">nited </w:t>
      </w:r>
      <w:r w:rsidR="00205545" w:rsidRPr="00DE2C8C">
        <w:rPr>
          <w:spacing w:val="2"/>
          <w:w w:val="102"/>
        </w:rPr>
        <w:t>N</w:t>
      </w:r>
      <w:r w:rsidR="00205545">
        <w:rPr>
          <w:spacing w:val="2"/>
          <w:w w:val="102"/>
        </w:rPr>
        <w:t xml:space="preserve">ations </w:t>
      </w:r>
      <w:r w:rsidR="00205545" w:rsidRPr="00DE2C8C">
        <w:rPr>
          <w:spacing w:val="2"/>
          <w:w w:val="102"/>
        </w:rPr>
        <w:t>V</w:t>
      </w:r>
      <w:r w:rsidR="00205545">
        <w:rPr>
          <w:spacing w:val="2"/>
          <w:w w:val="102"/>
        </w:rPr>
        <w:t>olunteer</w:t>
      </w:r>
      <w:r w:rsidRPr="002C6704">
        <w:t>) from extrabudgetary resources</w:t>
      </w:r>
      <w:r w:rsidRPr="00DE2C8C">
        <w:t xml:space="preserve"> to regular budget funding, as referred to in </w:t>
      </w:r>
      <w:r w:rsidRPr="00046447">
        <w:t>paragraph 3</w:t>
      </w:r>
      <w:r w:rsidR="0018727E">
        <w:t>0</w:t>
      </w:r>
      <w:r w:rsidRPr="00046447">
        <w:t>,</w:t>
      </w:r>
      <w:r w:rsidRPr="00DE2C8C">
        <w:t xml:space="preserve"> to provide effective administrative, logistical and operational support to the Crisis Coordination Centre and</w:t>
      </w:r>
      <w:r w:rsidR="00CD3207">
        <w:t xml:space="preserve"> to</w:t>
      </w:r>
      <w:r w:rsidRPr="00DE2C8C">
        <w:t xml:space="preserve"> serve as the first security point of contact to all UN staff requiring security assistance. </w:t>
      </w:r>
    </w:p>
    <w:p w14:paraId="1F92D4EA" w14:textId="77777777" w:rsidR="0045414F" w:rsidRPr="00DE2C8C" w:rsidRDefault="0045414F" w:rsidP="00B16D64">
      <w:pPr>
        <w:pStyle w:val="unv"/>
        <w:numPr>
          <w:ilvl w:val="0"/>
          <w:numId w:val="0"/>
        </w:numPr>
      </w:pPr>
    </w:p>
    <w:p w14:paraId="2B487B74" w14:textId="77777777" w:rsidR="00725033" w:rsidRDefault="00725033" w:rsidP="00725033">
      <w:pPr>
        <w:pStyle w:val="H23"/>
        <w:keepNext/>
        <w:keepLines/>
        <w:rPr>
          <w:b w:val="0"/>
          <w:bCs/>
          <w:color w:val="000000" w:themeColor="text1"/>
          <w:lang w:val="en-GB"/>
        </w:rPr>
      </w:pPr>
    </w:p>
    <w:p w14:paraId="16B4D7CD" w14:textId="7F1A498D" w:rsidR="00725033" w:rsidRPr="00100D3A" w:rsidRDefault="00725033" w:rsidP="00725033">
      <w:pPr>
        <w:pStyle w:val="H23"/>
        <w:keepNext/>
        <w:keepLines/>
        <w:rPr>
          <w:b w:val="0"/>
          <w:bCs/>
          <w:color w:val="000000" w:themeColor="text1"/>
          <w:lang w:val="en-GB"/>
        </w:rPr>
      </w:pPr>
      <w:r w:rsidRPr="00100D3A">
        <w:rPr>
          <w:b w:val="0"/>
          <w:bCs/>
          <w:color w:val="000000" w:themeColor="text1"/>
          <w:lang w:val="en-GB"/>
        </w:rPr>
        <w:t>Table 1</w:t>
      </w:r>
      <w:r w:rsidR="003313E7">
        <w:rPr>
          <w:b w:val="0"/>
          <w:bCs/>
          <w:color w:val="000000" w:themeColor="text1"/>
          <w:lang w:val="en-GB"/>
        </w:rPr>
        <w:t>2</w:t>
      </w:r>
    </w:p>
    <w:p w14:paraId="32C791F7" w14:textId="77777777" w:rsidR="00725033" w:rsidRDefault="00725033" w:rsidP="00725033">
      <w:pPr>
        <w:pStyle w:val="H23"/>
        <w:keepNext/>
        <w:keepLines/>
        <w:ind w:right="-60"/>
        <w:rPr>
          <w:rFonts w:ascii="Times New Roman Bold" w:hAnsi="Times New Roman Bold" w:cs="Times New Roman Bold"/>
          <w:color w:val="000000" w:themeColor="text1"/>
          <w:spacing w:val="2"/>
          <w:w w:val="102"/>
          <w:lang w:val="en-GB"/>
        </w:rPr>
      </w:pPr>
      <w:r w:rsidRPr="00100D3A">
        <w:rPr>
          <w:rFonts w:ascii="Times New Roman Bold" w:hAnsi="Times New Roman Bold" w:cs="Times New Roman Bold"/>
          <w:color w:val="000000" w:themeColor="text1"/>
          <w:spacing w:val="2"/>
          <w:w w:val="102"/>
          <w:lang w:val="en-GB"/>
        </w:rPr>
        <w:t>Afghanistan Team of the Asia and the Pacific Division of the Department of Political and Peacebuilding Affairs</w:t>
      </w:r>
    </w:p>
    <w:p w14:paraId="2D3776F1" w14:textId="77777777" w:rsidR="00725033" w:rsidRPr="001D07A2" w:rsidRDefault="00725033" w:rsidP="00725033">
      <w:pPr>
        <w:suppressAutoHyphens w:val="0"/>
        <w:spacing w:line="120" w:lineRule="exact"/>
        <w:rPr>
          <w:rFonts w:eastAsia="Calibri"/>
          <w:color w:val="000000" w:themeColor="text1"/>
          <w:sz w:val="10"/>
          <w14:ligatures w14:val="none"/>
        </w:rPr>
      </w:pPr>
    </w:p>
    <w:p w14:paraId="416ED93D" w14:textId="77777777" w:rsidR="00725033"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Calibri"/>
          <w:color w:val="000000" w:themeColor="text1"/>
          <w:w w:val="102"/>
          <w:sz w:val="10"/>
          <w14:ligatures w14:val="none"/>
        </w:rPr>
      </w:pPr>
    </w:p>
    <w:p w14:paraId="55F4D535" w14:textId="77777777" w:rsidR="009F5960" w:rsidRDefault="009F5960"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Calibri"/>
          <w:color w:val="000000" w:themeColor="text1"/>
          <w:w w:val="102"/>
          <w:sz w:val="10"/>
          <w14:ligatures w14:val="none"/>
        </w:rPr>
      </w:pPr>
    </w:p>
    <w:tbl>
      <w:tblPr>
        <w:tblStyle w:val="TableGrid1"/>
        <w:tblW w:w="50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25"/>
        <w:gridCol w:w="467"/>
        <w:gridCol w:w="372"/>
        <w:gridCol w:w="449"/>
        <w:gridCol w:w="449"/>
        <w:gridCol w:w="445"/>
        <w:gridCol w:w="443"/>
        <w:gridCol w:w="361"/>
        <w:gridCol w:w="384"/>
        <w:gridCol w:w="374"/>
        <w:gridCol w:w="548"/>
        <w:gridCol w:w="325"/>
        <w:gridCol w:w="359"/>
        <w:gridCol w:w="335"/>
        <w:gridCol w:w="546"/>
        <w:gridCol w:w="790"/>
        <w:gridCol w:w="554"/>
        <w:gridCol w:w="532"/>
        <w:gridCol w:w="792"/>
      </w:tblGrid>
      <w:tr w:rsidR="00CA7919" w:rsidRPr="00DE2C8C" w14:paraId="51044E83" w14:textId="77777777" w:rsidTr="00CA7919">
        <w:trPr>
          <w:tblHeader/>
        </w:trPr>
        <w:tc>
          <w:tcPr>
            <w:tcW w:w="673" w:type="pct"/>
            <w:tcBorders>
              <w:top w:val="single" w:sz="4" w:space="0" w:color="auto"/>
            </w:tcBorders>
            <w:shd w:val="clear" w:color="auto" w:fill="auto"/>
            <w:vAlign w:val="bottom"/>
          </w:tcPr>
          <w:p w14:paraId="1E742F84" w14:textId="77777777" w:rsidR="00CA7919" w:rsidRPr="00DE2C8C" w:rsidRDefault="00CA7919">
            <w:pPr>
              <w:spacing w:before="81" w:after="81" w:line="160" w:lineRule="exact"/>
              <w:ind w:right="40"/>
              <w:rPr>
                <w:rFonts w:eastAsia="Calibri"/>
                <w:i/>
                <w:color w:val="000000" w:themeColor="text1"/>
                <w:spacing w:val="2"/>
                <w:sz w:val="13"/>
                <w:szCs w:val="13"/>
              </w:rPr>
            </w:pPr>
          </w:p>
        </w:tc>
        <w:tc>
          <w:tcPr>
            <w:tcW w:w="2179" w:type="pct"/>
            <w:gridSpan w:val="10"/>
            <w:tcBorders>
              <w:top w:val="single" w:sz="4" w:space="0" w:color="auto"/>
              <w:bottom w:val="single" w:sz="4" w:space="0" w:color="auto"/>
            </w:tcBorders>
            <w:shd w:val="clear" w:color="auto" w:fill="auto"/>
            <w:vAlign w:val="bottom"/>
          </w:tcPr>
          <w:p w14:paraId="6A4F9851" w14:textId="77777777" w:rsidR="00CA7919" w:rsidRPr="00DE2C8C" w:rsidRDefault="00CA7919">
            <w:pPr>
              <w:spacing w:before="81" w:after="81" w:line="160" w:lineRule="exact"/>
              <w:jc w:val="center"/>
              <w:rPr>
                <w:rFonts w:eastAsia="Calibri"/>
                <w:i/>
                <w:color w:val="000000" w:themeColor="text1"/>
                <w:spacing w:val="0"/>
                <w:sz w:val="13"/>
                <w:szCs w:val="13"/>
              </w:rPr>
            </w:pPr>
            <w:r w:rsidRPr="00DE2C8C">
              <w:rPr>
                <w:rFonts w:eastAsia="Calibri"/>
                <w:i/>
                <w:color w:val="000000" w:themeColor="text1"/>
                <w:spacing w:val="0"/>
                <w:sz w:val="13"/>
                <w:szCs w:val="13"/>
              </w:rPr>
              <w:t>International staff</w:t>
            </w:r>
          </w:p>
        </w:tc>
        <w:tc>
          <w:tcPr>
            <w:tcW w:w="792" w:type="pct"/>
            <w:gridSpan w:val="4"/>
            <w:tcBorders>
              <w:top w:val="single" w:sz="4" w:space="0" w:color="auto"/>
              <w:bottom w:val="single" w:sz="4" w:space="0" w:color="auto"/>
            </w:tcBorders>
          </w:tcPr>
          <w:p w14:paraId="0A935291" w14:textId="6E62C098" w:rsidR="00CA7919" w:rsidRPr="00907407" w:rsidRDefault="00CA7919">
            <w:pPr>
              <w:spacing w:before="81" w:after="81" w:line="160" w:lineRule="exact"/>
              <w:jc w:val="center"/>
              <w:rPr>
                <w:rFonts w:eastAsia="Calibri"/>
                <w:i/>
                <w:color w:val="000000" w:themeColor="text1"/>
                <w:spacing w:val="0"/>
                <w:sz w:val="13"/>
                <w:szCs w:val="13"/>
              </w:rPr>
            </w:pPr>
            <w:r w:rsidRPr="00907407">
              <w:rPr>
                <w:rFonts w:eastAsia="Calibri"/>
                <w:i/>
                <w:color w:val="000000" w:themeColor="text1"/>
                <w:spacing w:val="0"/>
                <w:sz w:val="13"/>
                <w:szCs w:val="13"/>
              </w:rPr>
              <w:t>National staff</w:t>
            </w:r>
          </w:p>
        </w:tc>
        <w:tc>
          <w:tcPr>
            <w:tcW w:w="1355" w:type="pct"/>
            <w:gridSpan w:val="4"/>
            <w:tcBorders>
              <w:top w:val="single" w:sz="4" w:space="0" w:color="auto"/>
              <w:bottom w:val="single" w:sz="4" w:space="0" w:color="auto"/>
            </w:tcBorders>
            <w:shd w:val="clear" w:color="auto" w:fill="auto"/>
            <w:vAlign w:val="bottom"/>
          </w:tcPr>
          <w:p w14:paraId="50D330CF" w14:textId="77777777" w:rsidR="00CA7919" w:rsidRPr="00907407" w:rsidRDefault="00CA7919">
            <w:pPr>
              <w:spacing w:before="81" w:after="81" w:line="160" w:lineRule="exact"/>
              <w:ind w:left="43" w:right="40"/>
              <w:jc w:val="center"/>
              <w:rPr>
                <w:rFonts w:eastAsia="Calibri"/>
                <w:i/>
                <w:color w:val="000000" w:themeColor="text1"/>
                <w:spacing w:val="0"/>
                <w:sz w:val="13"/>
                <w:szCs w:val="13"/>
              </w:rPr>
            </w:pPr>
            <w:r w:rsidRPr="00907407">
              <w:rPr>
                <w:rFonts w:eastAsia="Calibri"/>
                <w:i/>
                <w:color w:val="000000" w:themeColor="text1"/>
                <w:spacing w:val="0"/>
                <w:sz w:val="13"/>
                <w:szCs w:val="13"/>
              </w:rPr>
              <w:t>United Nations Volunteers</w:t>
            </w:r>
          </w:p>
        </w:tc>
      </w:tr>
      <w:tr w:rsidR="00CA7919" w:rsidRPr="00DE2C8C" w14:paraId="2AD005B3" w14:textId="77777777" w:rsidTr="00CA7919">
        <w:trPr>
          <w:tblHeader/>
        </w:trPr>
        <w:tc>
          <w:tcPr>
            <w:tcW w:w="673" w:type="pct"/>
            <w:tcBorders>
              <w:bottom w:val="single" w:sz="12" w:space="0" w:color="auto"/>
            </w:tcBorders>
            <w:shd w:val="clear" w:color="auto" w:fill="auto"/>
            <w:vAlign w:val="bottom"/>
          </w:tcPr>
          <w:p w14:paraId="2D44E536" w14:textId="77777777" w:rsidR="00CA7919" w:rsidRPr="00DE2C8C" w:rsidRDefault="00CA7919">
            <w:pPr>
              <w:spacing w:before="81" w:after="81" w:line="160" w:lineRule="exact"/>
              <w:ind w:right="40"/>
              <w:rPr>
                <w:rFonts w:eastAsia="Calibri"/>
                <w:i/>
                <w:color w:val="000000" w:themeColor="text1"/>
                <w:spacing w:val="2"/>
                <w:sz w:val="13"/>
                <w:szCs w:val="13"/>
              </w:rPr>
            </w:pPr>
          </w:p>
        </w:tc>
        <w:tc>
          <w:tcPr>
            <w:tcW w:w="237" w:type="pct"/>
            <w:tcBorders>
              <w:top w:val="single" w:sz="4" w:space="0" w:color="auto"/>
              <w:bottom w:val="single" w:sz="12" w:space="0" w:color="auto"/>
            </w:tcBorders>
            <w:shd w:val="clear" w:color="auto" w:fill="auto"/>
            <w:vAlign w:val="bottom"/>
          </w:tcPr>
          <w:p w14:paraId="471A187E"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USG</w:t>
            </w:r>
          </w:p>
        </w:tc>
        <w:tc>
          <w:tcPr>
            <w:tcW w:w="189" w:type="pct"/>
            <w:tcBorders>
              <w:top w:val="single" w:sz="4" w:space="0" w:color="auto"/>
              <w:bottom w:val="single" w:sz="12" w:space="0" w:color="auto"/>
            </w:tcBorders>
            <w:shd w:val="clear" w:color="auto" w:fill="auto"/>
            <w:vAlign w:val="bottom"/>
          </w:tcPr>
          <w:p w14:paraId="4F2A6560"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ASG</w:t>
            </w:r>
            <w:r w:rsidRPr="00DE2C8C">
              <w:rPr>
                <w:rFonts w:eastAsia="Calibri"/>
                <w:i/>
                <w:color w:val="000000" w:themeColor="text1"/>
                <w:spacing w:val="0"/>
                <w:sz w:val="13"/>
                <w:szCs w:val="13"/>
                <w:vertAlign w:val="superscript"/>
              </w:rPr>
              <w:t>a</w:t>
            </w:r>
          </w:p>
        </w:tc>
        <w:tc>
          <w:tcPr>
            <w:tcW w:w="228" w:type="pct"/>
            <w:tcBorders>
              <w:top w:val="single" w:sz="4" w:space="0" w:color="auto"/>
              <w:bottom w:val="single" w:sz="12" w:space="0" w:color="auto"/>
            </w:tcBorders>
            <w:shd w:val="clear" w:color="auto" w:fill="auto"/>
            <w:vAlign w:val="bottom"/>
          </w:tcPr>
          <w:p w14:paraId="287FF848"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D-2</w:t>
            </w:r>
          </w:p>
        </w:tc>
        <w:tc>
          <w:tcPr>
            <w:tcW w:w="228" w:type="pct"/>
            <w:tcBorders>
              <w:top w:val="single" w:sz="4" w:space="0" w:color="auto"/>
              <w:bottom w:val="single" w:sz="12" w:space="0" w:color="auto"/>
            </w:tcBorders>
            <w:shd w:val="clear" w:color="auto" w:fill="auto"/>
            <w:vAlign w:val="bottom"/>
          </w:tcPr>
          <w:p w14:paraId="5064A4EB"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D-1</w:t>
            </w:r>
          </w:p>
        </w:tc>
        <w:tc>
          <w:tcPr>
            <w:tcW w:w="226" w:type="pct"/>
            <w:tcBorders>
              <w:top w:val="single" w:sz="4" w:space="0" w:color="auto"/>
              <w:bottom w:val="single" w:sz="12" w:space="0" w:color="auto"/>
            </w:tcBorders>
            <w:shd w:val="clear" w:color="auto" w:fill="auto"/>
            <w:vAlign w:val="bottom"/>
          </w:tcPr>
          <w:p w14:paraId="40179F24" w14:textId="0E0D21D9"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P-5</w:t>
            </w:r>
          </w:p>
        </w:tc>
        <w:tc>
          <w:tcPr>
            <w:tcW w:w="225" w:type="pct"/>
            <w:tcBorders>
              <w:top w:val="single" w:sz="4" w:space="0" w:color="auto"/>
              <w:bottom w:val="single" w:sz="12" w:space="0" w:color="auto"/>
            </w:tcBorders>
            <w:shd w:val="clear" w:color="auto" w:fill="auto"/>
            <w:vAlign w:val="bottom"/>
          </w:tcPr>
          <w:p w14:paraId="654104C3" w14:textId="28D831DD"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P-4</w:t>
            </w:r>
            <w:r w:rsidRPr="00DE2C8C">
              <w:rPr>
                <w:rFonts w:eastAsia="Calibri"/>
                <w:i/>
                <w:color w:val="000000" w:themeColor="text1"/>
                <w:spacing w:val="0"/>
                <w:sz w:val="13"/>
                <w:szCs w:val="13"/>
                <w:vertAlign w:val="superscript"/>
              </w:rPr>
              <w:t>b</w:t>
            </w:r>
          </w:p>
        </w:tc>
        <w:tc>
          <w:tcPr>
            <w:tcW w:w="183" w:type="pct"/>
            <w:tcBorders>
              <w:top w:val="single" w:sz="4" w:space="0" w:color="auto"/>
              <w:bottom w:val="single" w:sz="12" w:space="0" w:color="auto"/>
            </w:tcBorders>
            <w:shd w:val="clear" w:color="auto" w:fill="auto"/>
            <w:vAlign w:val="bottom"/>
          </w:tcPr>
          <w:p w14:paraId="0A60A122"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P-3</w:t>
            </w:r>
          </w:p>
        </w:tc>
        <w:tc>
          <w:tcPr>
            <w:tcW w:w="195" w:type="pct"/>
            <w:tcBorders>
              <w:top w:val="single" w:sz="4" w:space="0" w:color="auto"/>
              <w:bottom w:val="single" w:sz="12" w:space="0" w:color="auto"/>
            </w:tcBorders>
            <w:shd w:val="clear" w:color="auto" w:fill="auto"/>
            <w:vAlign w:val="bottom"/>
          </w:tcPr>
          <w:p w14:paraId="3812453B"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P-2</w:t>
            </w:r>
          </w:p>
        </w:tc>
        <w:tc>
          <w:tcPr>
            <w:tcW w:w="190" w:type="pct"/>
            <w:tcBorders>
              <w:top w:val="single" w:sz="4" w:space="0" w:color="auto"/>
              <w:bottom w:val="single" w:sz="12" w:space="0" w:color="auto"/>
            </w:tcBorders>
            <w:shd w:val="clear" w:color="auto" w:fill="auto"/>
            <w:vAlign w:val="bottom"/>
          </w:tcPr>
          <w:p w14:paraId="2FF6C4E5"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FS</w:t>
            </w:r>
          </w:p>
        </w:tc>
        <w:tc>
          <w:tcPr>
            <w:tcW w:w="278" w:type="pct"/>
            <w:tcBorders>
              <w:top w:val="single" w:sz="4" w:space="0" w:color="auto"/>
              <w:bottom w:val="single" w:sz="12" w:space="0" w:color="auto"/>
            </w:tcBorders>
            <w:shd w:val="clear" w:color="auto" w:fill="auto"/>
            <w:vAlign w:val="bottom"/>
          </w:tcPr>
          <w:p w14:paraId="28EC6494"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Subtotal</w:t>
            </w:r>
          </w:p>
        </w:tc>
        <w:tc>
          <w:tcPr>
            <w:tcW w:w="165" w:type="pct"/>
            <w:tcBorders>
              <w:top w:val="single" w:sz="4" w:space="0" w:color="auto"/>
              <w:bottom w:val="single" w:sz="12" w:space="0" w:color="auto"/>
            </w:tcBorders>
          </w:tcPr>
          <w:p w14:paraId="2CEAB10B" w14:textId="6DD2508C" w:rsidR="00CA7919" w:rsidRPr="00DE2C8C" w:rsidRDefault="00CA7919">
            <w:pPr>
              <w:spacing w:before="81" w:after="81" w:line="160" w:lineRule="exact"/>
              <w:ind w:left="43" w:right="40"/>
              <w:jc w:val="right"/>
              <w:rPr>
                <w:rFonts w:eastAsia="Calibri"/>
                <w:i/>
                <w:color w:val="000000" w:themeColor="text1"/>
                <w:spacing w:val="0"/>
                <w:sz w:val="13"/>
                <w:szCs w:val="13"/>
              </w:rPr>
            </w:pPr>
            <w:r>
              <w:rPr>
                <w:rFonts w:eastAsia="Calibri"/>
                <w:i/>
                <w:color w:val="000000" w:themeColor="text1"/>
                <w:spacing w:val="0"/>
                <w:sz w:val="13"/>
                <w:szCs w:val="13"/>
              </w:rPr>
              <w:t>GS</w:t>
            </w:r>
          </w:p>
        </w:tc>
        <w:tc>
          <w:tcPr>
            <w:tcW w:w="182" w:type="pct"/>
            <w:tcBorders>
              <w:top w:val="single" w:sz="4" w:space="0" w:color="auto"/>
              <w:bottom w:val="single" w:sz="12" w:space="0" w:color="auto"/>
            </w:tcBorders>
            <w:shd w:val="clear" w:color="auto" w:fill="auto"/>
            <w:vAlign w:val="bottom"/>
          </w:tcPr>
          <w:p w14:paraId="0FDB3E03" w14:textId="4E0EE818"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NP</w:t>
            </w:r>
            <w:r>
              <w:rPr>
                <w:rFonts w:eastAsia="Calibri"/>
                <w:i/>
                <w:color w:val="000000" w:themeColor="text1"/>
                <w:spacing w:val="0"/>
                <w:sz w:val="13"/>
                <w:szCs w:val="13"/>
              </w:rPr>
              <w:t>O</w:t>
            </w:r>
          </w:p>
        </w:tc>
        <w:tc>
          <w:tcPr>
            <w:tcW w:w="170" w:type="pct"/>
            <w:tcBorders>
              <w:top w:val="single" w:sz="4" w:space="0" w:color="auto"/>
              <w:bottom w:val="single" w:sz="12" w:space="0" w:color="auto"/>
            </w:tcBorders>
            <w:shd w:val="clear" w:color="auto" w:fill="auto"/>
            <w:vAlign w:val="bottom"/>
          </w:tcPr>
          <w:p w14:paraId="68E6AE10" w14:textId="001422B2" w:rsidR="00CA7919" w:rsidRPr="00DE2C8C" w:rsidRDefault="00CA7919" w:rsidP="00CA7919">
            <w:pPr>
              <w:spacing w:before="81" w:after="81" w:line="160" w:lineRule="exact"/>
              <w:ind w:left="-41" w:right="40" w:firstLine="84"/>
              <w:jc w:val="right"/>
              <w:rPr>
                <w:rFonts w:eastAsia="Calibri"/>
                <w:i/>
                <w:color w:val="000000" w:themeColor="text1"/>
                <w:spacing w:val="0"/>
                <w:sz w:val="13"/>
                <w:szCs w:val="13"/>
              </w:rPr>
            </w:pPr>
            <w:r>
              <w:rPr>
                <w:rFonts w:eastAsia="Calibri"/>
                <w:i/>
                <w:color w:val="000000" w:themeColor="text1"/>
                <w:spacing w:val="0"/>
                <w:sz w:val="13"/>
                <w:szCs w:val="13"/>
              </w:rPr>
              <w:t>LL</w:t>
            </w:r>
          </w:p>
        </w:tc>
        <w:tc>
          <w:tcPr>
            <w:tcW w:w="277" w:type="pct"/>
            <w:tcBorders>
              <w:top w:val="single" w:sz="4" w:space="0" w:color="auto"/>
              <w:bottom w:val="single" w:sz="12" w:space="0" w:color="auto"/>
            </w:tcBorders>
            <w:shd w:val="clear" w:color="auto" w:fill="auto"/>
            <w:vAlign w:val="bottom"/>
          </w:tcPr>
          <w:p w14:paraId="74B085C2"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Subtotal</w:t>
            </w:r>
          </w:p>
        </w:tc>
        <w:tc>
          <w:tcPr>
            <w:tcW w:w="401" w:type="pct"/>
            <w:tcBorders>
              <w:top w:val="single" w:sz="4" w:space="0" w:color="auto"/>
              <w:bottom w:val="single" w:sz="12" w:space="0" w:color="auto"/>
            </w:tcBorders>
            <w:shd w:val="clear" w:color="auto" w:fill="auto"/>
            <w:vAlign w:val="bottom"/>
          </w:tcPr>
          <w:p w14:paraId="33085D89"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International</w:t>
            </w:r>
          </w:p>
        </w:tc>
        <w:tc>
          <w:tcPr>
            <w:tcW w:w="281" w:type="pct"/>
            <w:tcBorders>
              <w:top w:val="single" w:sz="4" w:space="0" w:color="auto"/>
              <w:bottom w:val="single" w:sz="12" w:space="0" w:color="auto"/>
            </w:tcBorders>
            <w:shd w:val="clear" w:color="auto" w:fill="auto"/>
            <w:vAlign w:val="bottom"/>
          </w:tcPr>
          <w:p w14:paraId="62F92690"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National</w:t>
            </w:r>
          </w:p>
        </w:tc>
        <w:tc>
          <w:tcPr>
            <w:tcW w:w="270" w:type="pct"/>
            <w:tcBorders>
              <w:top w:val="single" w:sz="4" w:space="0" w:color="auto"/>
              <w:bottom w:val="single" w:sz="12" w:space="0" w:color="auto"/>
            </w:tcBorders>
            <w:shd w:val="clear" w:color="auto" w:fill="auto"/>
            <w:vAlign w:val="bottom"/>
          </w:tcPr>
          <w:p w14:paraId="0B493B55"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Subtotal</w:t>
            </w:r>
          </w:p>
        </w:tc>
        <w:tc>
          <w:tcPr>
            <w:tcW w:w="404" w:type="pct"/>
            <w:tcBorders>
              <w:top w:val="single" w:sz="4" w:space="0" w:color="auto"/>
              <w:bottom w:val="single" w:sz="12" w:space="0" w:color="auto"/>
            </w:tcBorders>
            <w:shd w:val="clear" w:color="auto" w:fill="auto"/>
            <w:vAlign w:val="bottom"/>
          </w:tcPr>
          <w:p w14:paraId="1375D744" w14:textId="77777777" w:rsidR="00CA7919" w:rsidRPr="00DE2C8C" w:rsidRDefault="00CA7919">
            <w:pPr>
              <w:spacing w:before="81" w:after="81" w:line="160" w:lineRule="exact"/>
              <w:ind w:left="43" w:right="40"/>
              <w:jc w:val="right"/>
              <w:rPr>
                <w:rFonts w:eastAsia="Calibri"/>
                <w:i/>
                <w:color w:val="000000" w:themeColor="text1"/>
                <w:spacing w:val="0"/>
                <w:sz w:val="13"/>
                <w:szCs w:val="13"/>
              </w:rPr>
            </w:pPr>
            <w:r w:rsidRPr="00DE2C8C">
              <w:rPr>
                <w:rFonts w:eastAsia="Calibri"/>
                <w:i/>
                <w:color w:val="000000" w:themeColor="text1"/>
                <w:spacing w:val="0"/>
                <w:sz w:val="13"/>
                <w:szCs w:val="13"/>
              </w:rPr>
              <w:t>Total</w:t>
            </w:r>
          </w:p>
        </w:tc>
      </w:tr>
      <w:tr w:rsidR="00CA7919" w:rsidRPr="00DE2C8C" w14:paraId="5A318F12" w14:textId="77777777" w:rsidTr="00CA7919">
        <w:trPr>
          <w:trHeight w:val="115"/>
          <w:tblHeader/>
        </w:trPr>
        <w:tc>
          <w:tcPr>
            <w:tcW w:w="673" w:type="pct"/>
            <w:tcBorders>
              <w:top w:val="single" w:sz="12" w:space="0" w:color="auto"/>
            </w:tcBorders>
            <w:shd w:val="clear" w:color="auto" w:fill="auto"/>
            <w:vAlign w:val="bottom"/>
          </w:tcPr>
          <w:p w14:paraId="09776E23" w14:textId="77777777" w:rsidR="00CA7919" w:rsidRPr="00DE2C8C" w:rsidRDefault="00CA7919">
            <w:pPr>
              <w:spacing w:before="40" w:after="40" w:line="210" w:lineRule="exact"/>
              <w:ind w:right="40"/>
              <w:rPr>
                <w:rFonts w:eastAsia="Calibri"/>
                <w:color w:val="000000" w:themeColor="text1"/>
                <w:spacing w:val="2"/>
                <w:sz w:val="17"/>
              </w:rPr>
            </w:pPr>
          </w:p>
        </w:tc>
        <w:tc>
          <w:tcPr>
            <w:tcW w:w="237" w:type="pct"/>
            <w:tcBorders>
              <w:top w:val="single" w:sz="12" w:space="0" w:color="auto"/>
            </w:tcBorders>
            <w:shd w:val="clear" w:color="auto" w:fill="auto"/>
            <w:vAlign w:val="bottom"/>
          </w:tcPr>
          <w:p w14:paraId="45C8DA7B"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189" w:type="pct"/>
            <w:tcBorders>
              <w:top w:val="single" w:sz="12" w:space="0" w:color="auto"/>
            </w:tcBorders>
            <w:shd w:val="clear" w:color="auto" w:fill="auto"/>
            <w:vAlign w:val="bottom"/>
          </w:tcPr>
          <w:p w14:paraId="45726924"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228" w:type="pct"/>
            <w:tcBorders>
              <w:top w:val="single" w:sz="12" w:space="0" w:color="auto"/>
            </w:tcBorders>
            <w:shd w:val="clear" w:color="auto" w:fill="auto"/>
            <w:vAlign w:val="bottom"/>
          </w:tcPr>
          <w:p w14:paraId="5138565B"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228" w:type="pct"/>
            <w:tcBorders>
              <w:top w:val="single" w:sz="12" w:space="0" w:color="auto"/>
            </w:tcBorders>
            <w:shd w:val="clear" w:color="auto" w:fill="auto"/>
            <w:vAlign w:val="bottom"/>
          </w:tcPr>
          <w:p w14:paraId="7955B773"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226" w:type="pct"/>
            <w:tcBorders>
              <w:top w:val="single" w:sz="12" w:space="0" w:color="auto"/>
            </w:tcBorders>
            <w:shd w:val="clear" w:color="auto" w:fill="auto"/>
            <w:vAlign w:val="bottom"/>
          </w:tcPr>
          <w:p w14:paraId="686BA12C"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225" w:type="pct"/>
            <w:tcBorders>
              <w:top w:val="single" w:sz="12" w:space="0" w:color="auto"/>
            </w:tcBorders>
            <w:shd w:val="clear" w:color="auto" w:fill="auto"/>
            <w:vAlign w:val="bottom"/>
          </w:tcPr>
          <w:p w14:paraId="0413127E"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183" w:type="pct"/>
            <w:tcBorders>
              <w:top w:val="single" w:sz="12" w:space="0" w:color="auto"/>
            </w:tcBorders>
            <w:shd w:val="clear" w:color="auto" w:fill="auto"/>
            <w:vAlign w:val="bottom"/>
          </w:tcPr>
          <w:p w14:paraId="6AB928C3"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195" w:type="pct"/>
            <w:tcBorders>
              <w:top w:val="single" w:sz="12" w:space="0" w:color="auto"/>
            </w:tcBorders>
            <w:shd w:val="clear" w:color="auto" w:fill="auto"/>
            <w:vAlign w:val="bottom"/>
          </w:tcPr>
          <w:p w14:paraId="5C5DBB7F"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190" w:type="pct"/>
            <w:tcBorders>
              <w:top w:val="single" w:sz="12" w:space="0" w:color="auto"/>
            </w:tcBorders>
            <w:shd w:val="clear" w:color="auto" w:fill="auto"/>
            <w:vAlign w:val="bottom"/>
          </w:tcPr>
          <w:p w14:paraId="12EEDE3E"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278" w:type="pct"/>
            <w:tcBorders>
              <w:top w:val="single" w:sz="12" w:space="0" w:color="auto"/>
            </w:tcBorders>
            <w:shd w:val="clear" w:color="auto" w:fill="auto"/>
            <w:vAlign w:val="bottom"/>
          </w:tcPr>
          <w:p w14:paraId="70D0A199"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165" w:type="pct"/>
            <w:tcBorders>
              <w:top w:val="single" w:sz="12" w:space="0" w:color="auto"/>
            </w:tcBorders>
          </w:tcPr>
          <w:p w14:paraId="749B4E94"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182" w:type="pct"/>
            <w:tcBorders>
              <w:top w:val="single" w:sz="12" w:space="0" w:color="auto"/>
            </w:tcBorders>
            <w:shd w:val="clear" w:color="auto" w:fill="auto"/>
            <w:vAlign w:val="bottom"/>
          </w:tcPr>
          <w:p w14:paraId="0ED469D0" w14:textId="6D83CEA4" w:rsidR="00CA7919" w:rsidRPr="00DE2C8C" w:rsidRDefault="00CA7919">
            <w:pPr>
              <w:spacing w:before="40" w:after="40" w:line="210" w:lineRule="exact"/>
              <w:ind w:left="43" w:right="40"/>
              <w:jc w:val="right"/>
              <w:rPr>
                <w:rFonts w:eastAsia="Calibri"/>
                <w:color w:val="000000" w:themeColor="text1"/>
                <w:spacing w:val="0"/>
                <w:sz w:val="17"/>
              </w:rPr>
            </w:pPr>
          </w:p>
        </w:tc>
        <w:tc>
          <w:tcPr>
            <w:tcW w:w="170" w:type="pct"/>
            <w:tcBorders>
              <w:top w:val="single" w:sz="12" w:space="0" w:color="auto"/>
            </w:tcBorders>
            <w:shd w:val="clear" w:color="auto" w:fill="auto"/>
            <w:vAlign w:val="bottom"/>
          </w:tcPr>
          <w:p w14:paraId="05EC1487"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277" w:type="pct"/>
            <w:tcBorders>
              <w:top w:val="single" w:sz="12" w:space="0" w:color="auto"/>
            </w:tcBorders>
            <w:shd w:val="clear" w:color="auto" w:fill="auto"/>
            <w:vAlign w:val="bottom"/>
          </w:tcPr>
          <w:p w14:paraId="4CDC28DA"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401" w:type="pct"/>
            <w:tcBorders>
              <w:top w:val="single" w:sz="12" w:space="0" w:color="auto"/>
            </w:tcBorders>
            <w:shd w:val="clear" w:color="auto" w:fill="auto"/>
            <w:vAlign w:val="bottom"/>
          </w:tcPr>
          <w:p w14:paraId="35181AAC"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281" w:type="pct"/>
            <w:tcBorders>
              <w:top w:val="single" w:sz="12" w:space="0" w:color="auto"/>
            </w:tcBorders>
            <w:shd w:val="clear" w:color="auto" w:fill="auto"/>
            <w:vAlign w:val="bottom"/>
          </w:tcPr>
          <w:p w14:paraId="78C40C67"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270" w:type="pct"/>
            <w:tcBorders>
              <w:top w:val="single" w:sz="12" w:space="0" w:color="auto"/>
            </w:tcBorders>
            <w:shd w:val="clear" w:color="auto" w:fill="auto"/>
            <w:vAlign w:val="bottom"/>
          </w:tcPr>
          <w:p w14:paraId="141CB60B" w14:textId="77777777" w:rsidR="00CA7919" w:rsidRPr="00DE2C8C" w:rsidRDefault="00CA7919">
            <w:pPr>
              <w:spacing w:before="40" w:after="40" w:line="210" w:lineRule="exact"/>
              <w:ind w:left="43" w:right="40"/>
              <w:jc w:val="right"/>
              <w:rPr>
                <w:rFonts w:eastAsia="Calibri"/>
                <w:color w:val="000000" w:themeColor="text1"/>
                <w:spacing w:val="0"/>
                <w:sz w:val="17"/>
              </w:rPr>
            </w:pPr>
          </w:p>
        </w:tc>
        <w:tc>
          <w:tcPr>
            <w:tcW w:w="404" w:type="pct"/>
            <w:tcBorders>
              <w:top w:val="single" w:sz="12" w:space="0" w:color="auto"/>
            </w:tcBorders>
            <w:shd w:val="clear" w:color="auto" w:fill="auto"/>
            <w:vAlign w:val="bottom"/>
          </w:tcPr>
          <w:p w14:paraId="2C8089C1" w14:textId="77777777" w:rsidR="00CA7919" w:rsidRPr="00DE2C8C" w:rsidRDefault="00CA7919">
            <w:pPr>
              <w:spacing w:before="40" w:after="40" w:line="210" w:lineRule="exact"/>
              <w:ind w:left="43" w:right="40"/>
              <w:jc w:val="right"/>
              <w:rPr>
                <w:rFonts w:eastAsia="Calibri"/>
                <w:color w:val="000000" w:themeColor="text1"/>
                <w:spacing w:val="0"/>
                <w:sz w:val="17"/>
              </w:rPr>
            </w:pPr>
          </w:p>
        </w:tc>
      </w:tr>
      <w:tr w:rsidR="00CA7919" w:rsidRPr="00DE2C8C" w14:paraId="36167A8E" w14:textId="77777777" w:rsidTr="00CA7919">
        <w:tc>
          <w:tcPr>
            <w:tcW w:w="673" w:type="pct"/>
            <w:shd w:val="clear" w:color="auto" w:fill="auto"/>
            <w:vAlign w:val="bottom"/>
          </w:tcPr>
          <w:p w14:paraId="3A4A9D33" w14:textId="77777777" w:rsidR="00CA7919" w:rsidRPr="00DE2C8C" w:rsidRDefault="00CA7919" w:rsidP="00CA7919">
            <w:pPr>
              <w:tabs>
                <w:tab w:val="left" w:pos="288"/>
                <w:tab w:val="left" w:pos="576"/>
                <w:tab w:val="left" w:pos="864"/>
                <w:tab w:val="left" w:pos="1152"/>
              </w:tabs>
              <w:spacing w:before="40" w:after="40" w:line="210" w:lineRule="exact"/>
              <w:ind w:right="40"/>
              <w:rPr>
                <w:rFonts w:eastAsia="Calibri"/>
                <w:color w:val="000000" w:themeColor="text1"/>
                <w:spacing w:val="2"/>
                <w:w w:val="102"/>
                <w:sz w:val="17"/>
              </w:rPr>
            </w:pPr>
            <w:r w:rsidRPr="00DE2C8C">
              <w:rPr>
                <w:rFonts w:eastAsia="Calibri"/>
                <w:color w:val="000000" w:themeColor="text1"/>
                <w:spacing w:val="2"/>
                <w:w w:val="102"/>
                <w:sz w:val="17"/>
              </w:rPr>
              <w:t>Approved 2025</w:t>
            </w:r>
          </w:p>
        </w:tc>
        <w:tc>
          <w:tcPr>
            <w:tcW w:w="237" w:type="pct"/>
            <w:shd w:val="clear" w:color="auto" w:fill="auto"/>
            <w:vAlign w:val="bottom"/>
          </w:tcPr>
          <w:p w14:paraId="5B7D8A70" w14:textId="7AA76585"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189" w:type="pct"/>
            <w:shd w:val="clear" w:color="auto" w:fill="auto"/>
            <w:vAlign w:val="bottom"/>
          </w:tcPr>
          <w:p w14:paraId="7A34CD84" w14:textId="1539FC36"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28" w:type="pct"/>
            <w:shd w:val="clear" w:color="auto" w:fill="auto"/>
            <w:vAlign w:val="bottom"/>
          </w:tcPr>
          <w:p w14:paraId="56BD3132" w14:textId="04F440AA"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28" w:type="pct"/>
            <w:shd w:val="clear" w:color="auto" w:fill="auto"/>
            <w:vAlign w:val="bottom"/>
          </w:tcPr>
          <w:p w14:paraId="331528E7" w14:textId="1B5D54D0"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1</w:t>
            </w:r>
          </w:p>
        </w:tc>
        <w:tc>
          <w:tcPr>
            <w:tcW w:w="226" w:type="pct"/>
            <w:shd w:val="clear" w:color="auto" w:fill="auto"/>
            <w:vAlign w:val="bottom"/>
          </w:tcPr>
          <w:p w14:paraId="4DCEE24F" w14:textId="102EDC99"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1</w:t>
            </w:r>
          </w:p>
        </w:tc>
        <w:tc>
          <w:tcPr>
            <w:tcW w:w="225" w:type="pct"/>
            <w:shd w:val="clear" w:color="auto" w:fill="auto"/>
            <w:vAlign w:val="bottom"/>
          </w:tcPr>
          <w:p w14:paraId="14CCD9FA" w14:textId="3045DF55"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1</w:t>
            </w:r>
          </w:p>
        </w:tc>
        <w:tc>
          <w:tcPr>
            <w:tcW w:w="183" w:type="pct"/>
            <w:shd w:val="clear" w:color="auto" w:fill="auto"/>
            <w:vAlign w:val="bottom"/>
          </w:tcPr>
          <w:p w14:paraId="11D3072B" w14:textId="1AF81362"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1</w:t>
            </w:r>
          </w:p>
        </w:tc>
        <w:tc>
          <w:tcPr>
            <w:tcW w:w="195" w:type="pct"/>
            <w:shd w:val="clear" w:color="auto" w:fill="auto"/>
            <w:vAlign w:val="bottom"/>
          </w:tcPr>
          <w:p w14:paraId="67C6AAB3" w14:textId="073A53A5"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190" w:type="pct"/>
            <w:shd w:val="clear" w:color="auto" w:fill="auto"/>
            <w:vAlign w:val="bottom"/>
          </w:tcPr>
          <w:p w14:paraId="4B8F8A11" w14:textId="2EEA1F10"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78" w:type="pct"/>
            <w:shd w:val="clear" w:color="auto" w:fill="auto"/>
            <w:vAlign w:val="bottom"/>
          </w:tcPr>
          <w:p w14:paraId="5CB07D60" w14:textId="54FFE71E"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Pr>
                <w:rFonts w:eastAsia="Calibri"/>
                <w:color w:val="000000" w:themeColor="text1"/>
                <w:spacing w:val="0"/>
                <w:sz w:val="17"/>
              </w:rPr>
              <w:t>4</w:t>
            </w:r>
          </w:p>
        </w:tc>
        <w:tc>
          <w:tcPr>
            <w:tcW w:w="165" w:type="pct"/>
            <w:vAlign w:val="bottom"/>
          </w:tcPr>
          <w:p w14:paraId="3FFA29ED" w14:textId="738102A7" w:rsidR="00CA7919" w:rsidRPr="00100D3A"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Pr>
                <w:rFonts w:eastAsia="Calibri"/>
                <w:color w:val="000000" w:themeColor="text1"/>
                <w:spacing w:val="0"/>
                <w:sz w:val="17"/>
              </w:rPr>
              <w:t>1</w:t>
            </w:r>
          </w:p>
        </w:tc>
        <w:tc>
          <w:tcPr>
            <w:tcW w:w="182" w:type="pct"/>
            <w:shd w:val="clear" w:color="auto" w:fill="auto"/>
            <w:vAlign w:val="bottom"/>
          </w:tcPr>
          <w:p w14:paraId="79C6A57C" w14:textId="6A7FB2C5"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170" w:type="pct"/>
            <w:shd w:val="clear" w:color="auto" w:fill="auto"/>
            <w:vAlign w:val="bottom"/>
          </w:tcPr>
          <w:p w14:paraId="54C78F8A" w14:textId="193BEB63"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77" w:type="pct"/>
            <w:shd w:val="clear" w:color="auto" w:fill="auto"/>
            <w:vAlign w:val="bottom"/>
          </w:tcPr>
          <w:p w14:paraId="06DA86F7" w14:textId="58F157BD"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Pr>
                <w:rFonts w:eastAsia="Calibri"/>
                <w:color w:val="000000" w:themeColor="text1"/>
                <w:spacing w:val="0"/>
                <w:sz w:val="17"/>
              </w:rPr>
              <w:t>1</w:t>
            </w:r>
          </w:p>
        </w:tc>
        <w:tc>
          <w:tcPr>
            <w:tcW w:w="401" w:type="pct"/>
            <w:shd w:val="clear" w:color="auto" w:fill="auto"/>
            <w:vAlign w:val="bottom"/>
          </w:tcPr>
          <w:p w14:paraId="08785F71" w14:textId="53F2781D"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81" w:type="pct"/>
            <w:shd w:val="clear" w:color="auto" w:fill="auto"/>
            <w:vAlign w:val="bottom"/>
          </w:tcPr>
          <w:p w14:paraId="0CF21DE3" w14:textId="72E98918"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70" w:type="pct"/>
            <w:shd w:val="clear" w:color="auto" w:fill="auto"/>
            <w:vAlign w:val="bottom"/>
          </w:tcPr>
          <w:p w14:paraId="3F714AE8" w14:textId="403AC4A3"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404" w:type="pct"/>
            <w:shd w:val="clear" w:color="auto" w:fill="auto"/>
            <w:vAlign w:val="bottom"/>
          </w:tcPr>
          <w:p w14:paraId="78537E05" w14:textId="0E85680B" w:rsidR="00CA7919" w:rsidRPr="00DE2C8C" w:rsidRDefault="00CA7919" w:rsidP="00CA7919">
            <w:pPr>
              <w:tabs>
                <w:tab w:val="left" w:pos="288"/>
                <w:tab w:val="left" w:pos="576"/>
                <w:tab w:val="left" w:pos="864"/>
                <w:tab w:val="left" w:pos="1152"/>
              </w:tabs>
              <w:spacing w:before="40" w:after="40"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5</w:t>
            </w:r>
          </w:p>
        </w:tc>
      </w:tr>
      <w:tr w:rsidR="00CA7919" w:rsidRPr="00DE2C8C" w14:paraId="00116D78" w14:textId="77777777" w:rsidTr="00CA7919">
        <w:tc>
          <w:tcPr>
            <w:tcW w:w="673" w:type="pct"/>
            <w:tcBorders>
              <w:bottom w:val="single" w:sz="4" w:space="0" w:color="auto"/>
            </w:tcBorders>
            <w:shd w:val="clear" w:color="auto" w:fill="auto"/>
            <w:vAlign w:val="bottom"/>
          </w:tcPr>
          <w:p w14:paraId="1768736E" w14:textId="77777777" w:rsidR="00CA7919" w:rsidRPr="00DE2C8C" w:rsidRDefault="00CA7919" w:rsidP="00CA7919">
            <w:pPr>
              <w:tabs>
                <w:tab w:val="left" w:pos="288"/>
                <w:tab w:val="left" w:pos="576"/>
                <w:tab w:val="left" w:pos="864"/>
                <w:tab w:val="left" w:pos="1152"/>
              </w:tabs>
              <w:spacing w:before="40" w:after="81" w:line="210" w:lineRule="exact"/>
              <w:ind w:right="40"/>
              <w:rPr>
                <w:rFonts w:eastAsia="Calibri"/>
                <w:color w:val="000000" w:themeColor="text1"/>
                <w:spacing w:val="2"/>
                <w:sz w:val="17"/>
              </w:rPr>
            </w:pPr>
            <w:r w:rsidRPr="00DE2C8C">
              <w:rPr>
                <w:rFonts w:eastAsia="Calibri"/>
                <w:color w:val="000000" w:themeColor="text1"/>
                <w:spacing w:val="2"/>
                <w:sz w:val="17"/>
              </w:rPr>
              <w:t>Proposed 2026</w:t>
            </w:r>
          </w:p>
        </w:tc>
        <w:tc>
          <w:tcPr>
            <w:tcW w:w="237" w:type="pct"/>
            <w:tcBorders>
              <w:bottom w:val="single" w:sz="4" w:space="0" w:color="auto"/>
            </w:tcBorders>
            <w:shd w:val="clear" w:color="auto" w:fill="auto"/>
            <w:vAlign w:val="bottom"/>
          </w:tcPr>
          <w:p w14:paraId="1D20EE46" w14:textId="3E888FBA"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189" w:type="pct"/>
            <w:tcBorders>
              <w:bottom w:val="single" w:sz="4" w:space="0" w:color="auto"/>
            </w:tcBorders>
            <w:shd w:val="clear" w:color="auto" w:fill="auto"/>
            <w:vAlign w:val="bottom"/>
          </w:tcPr>
          <w:p w14:paraId="1361A675" w14:textId="1F2095B7"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28" w:type="pct"/>
            <w:tcBorders>
              <w:bottom w:val="single" w:sz="4" w:space="0" w:color="auto"/>
            </w:tcBorders>
            <w:shd w:val="clear" w:color="auto" w:fill="auto"/>
            <w:vAlign w:val="bottom"/>
          </w:tcPr>
          <w:p w14:paraId="243BA4BB" w14:textId="1BF6CF00"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28" w:type="pct"/>
            <w:tcBorders>
              <w:bottom w:val="single" w:sz="4" w:space="0" w:color="auto"/>
            </w:tcBorders>
            <w:shd w:val="clear" w:color="auto" w:fill="auto"/>
            <w:vAlign w:val="bottom"/>
          </w:tcPr>
          <w:p w14:paraId="1F2B65B0" w14:textId="6E5CA2D1"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1</w:t>
            </w:r>
          </w:p>
        </w:tc>
        <w:tc>
          <w:tcPr>
            <w:tcW w:w="226" w:type="pct"/>
            <w:tcBorders>
              <w:bottom w:val="single" w:sz="4" w:space="0" w:color="auto"/>
            </w:tcBorders>
            <w:shd w:val="clear" w:color="auto" w:fill="auto"/>
            <w:vAlign w:val="bottom"/>
          </w:tcPr>
          <w:p w14:paraId="5EE8DCEA" w14:textId="74E6942A"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1</w:t>
            </w:r>
          </w:p>
        </w:tc>
        <w:tc>
          <w:tcPr>
            <w:tcW w:w="225" w:type="pct"/>
            <w:tcBorders>
              <w:bottom w:val="single" w:sz="4" w:space="0" w:color="auto"/>
            </w:tcBorders>
            <w:shd w:val="clear" w:color="auto" w:fill="auto"/>
            <w:vAlign w:val="bottom"/>
          </w:tcPr>
          <w:p w14:paraId="266FDDE4" w14:textId="3F65AA0B"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1</w:t>
            </w:r>
          </w:p>
        </w:tc>
        <w:tc>
          <w:tcPr>
            <w:tcW w:w="183" w:type="pct"/>
            <w:tcBorders>
              <w:bottom w:val="single" w:sz="4" w:space="0" w:color="auto"/>
            </w:tcBorders>
            <w:shd w:val="clear" w:color="auto" w:fill="auto"/>
            <w:vAlign w:val="bottom"/>
          </w:tcPr>
          <w:p w14:paraId="2CA04859" w14:textId="42E451CD"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1</w:t>
            </w:r>
          </w:p>
        </w:tc>
        <w:tc>
          <w:tcPr>
            <w:tcW w:w="195" w:type="pct"/>
            <w:tcBorders>
              <w:bottom w:val="single" w:sz="4" w:space="0" w:color="auto"/>
            </w:tcBorders>
            <w:shd w:val="clear" w:color="auto" w:fill="auto"/>
            <w:vAlign w:val="bottom"/>
          </w:tcPr>
          <w:p w14:paraId="1C0453FA" w14:textId="74CC1BB1"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190" w:type="pct"/>
            <w:tcBorders>
              <w:bottom w:val="single" w:sz="4" w:space="0" w:color="auto"/>
            </w:tcBorders>
            <w:shd w:val="clear" w:color="auto" w:fill="auto"/>
            <w:vAlign w:val="bottom"/>
          </w:tcPr>
          <w:p w14:paraId="6D1668E5" w14:textId="5B4E988C"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78" w:type="pct"/>
            <w:tcBorders>
              <w:bottom w:val="single" w:sz="4" w:space="0" w:color="auto"/>
            </w:tcBorders>
            <w:shd w:val="clear" w:color="auto" w:fill="auto"/>
            <w:vAlign w:val="bottom"/>
          </w:tcPr>
          <w:p w14:paraId="0FC3198C" w14:textId="08594BB0"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Pr>
                <w:rFonts w:eastAsia="Calibri"/>
                <w:color w:val="000000" w:themeColor="text1"/>
                <w:spacing w:val="0"/>
                <w:sz w:val="17"/>
              </w:rPr>
              <w:t>4</w:t>
            </w:r>
          </w:p>
        </w:tc>
        <w:tc>
          <w:tcPr>
            <w:tcW w:w="165" w:type="pct"/>
            <w:tcBorders>
              <w:bottom w:val="single" w:sz="4" w:space="0" w:color="auto"/>
            </w:tcBorders>
            <w:vAlign w:val="bottom"/>
          </w:tcPr>
          <w:p w14:paraId="52EED29E" w14:textId="374FBB40" w:rsidR="00CA7919" w:rsidRPr="00100D3A" w:rsidRDefault="00CA7919" w:rsidP="00CA7919">
            <w:pPr>
              <w:tabs>
                <w:tab w:val="left" w:pos="288"/>
                <w:tab w:val="left" w:pos="511"/>
                <w:tab w:val="left" w:pos="1152"/>
              </w:tabs>
              <w:spacing w:before="40" w:after="81" w:line="210" w:lineRule="exact"/>
              <w:ind w:left="43" w:right="40"/>
              <w:jc w:val="right"/>
              <w:rPr>
                <w:rFonts w:eastAsia="Calibri"/>
                <w:color w:val="000000" w:themeColor="text1"/>
                <w:spacing w:val="0"/>
                <w:sz w:val="17"/>
              </w:rPr>
            </w:pPr>
            <w:r>
              <w:rPr>
                <w:rFonts w:eastAsia="Calibri"/>
                <w:color w:val="000000" w:themeColor="text1"/>
                <w:spacing w:val="0"/>
                <w:sz w:val="17"/>
              </w:rPr>
              <w:t>1</w:t>
            </w:r>
          </w:p>
        </w:tc>
        <w:tc>
          <w:tcPr>
            <w:tcW w:w="182" w:type="pct"/>
            <w:tcBorders>
              <w:bottom w:val="single" w:sz="4" w:space="0" w:color="auto"/>
            </w:tcBorders>
            <w:shd w:val="clear" w:color="auto" w:fill="auto"/>
            <w:vAlign w:val="bottom"/>
          </w:tcPr>
          <w:p w14:paraId="4AB7C92E" w14:textId="2580A2B5" w:rsidR="00CA7919" w:rsidRPr="00DE2C8C" w:rsidRDefault="00CA7919" w:rsidP="00CA7919">
            <w:pPr>
              <w:tabs>
                <w:tab w:val="left" w:pos="288"/>
                <w:tab w:val="left" w:pos="511"/>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170" w:type="pct"/>
            <w:tcBorders>
              <w:bottom w:val="single" w:sz="4" w:space="0" w:color="auto"/>
            </w:tcBorders>
            <w:shd w:val="clear" w:color="auto" w:fill="auto"/>
            <w:vAlign w:val="bottom"/>
          </w:tcPr>
          <w:p w14:paraId="07ADC1D5" w14:textId="6D215BA9"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77" w:type="pct"/>
            <w:tcBorders>
              <w:bottom w:val="single" w:sz="4" w:space="0" w:color="auto"/>
            </w:tcBorders>
            <w:shd w:val="clear" w:color="auto" w:fill="auto"/>
            <w:vAlign w:val="bottom"/>
          </w:tcPr>
          <w:p w14:paraId="2FF1ACDF" w14:textId="05183FDA"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Pr>
                <w:rFonts w:eastAsia="Calibri"/>
                <w:color w:val="000000" w:themeColor="text1"/>
                <w:spacing w:val="0"/>
                <w:sz w:val="17"/>
              </w:rPr>
              <w:t>1</w:t>
            </w:r>
          </w:p>
        </w:tc>
        <w:tc>
          <w:tcPr>
            <w:tcW w:w="401" w:type="pct"/>
            <w:tcBorders>
              <w:bottom w:val="single" w:sz="4" w:space="0" w:color="auto"/>
            </w:tcBorders>
            <w:shd w:val="clear" w:color="auto" w:fill="auto"/>
            <w:vAlign w:val="bottom"/>
          </w:tcPr>
          <w:p w14:paraId="6581AC18" w14:textId="0EA17EA8"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81" w:type="pct"/>
            <w:tcBorders>
              <w:bottom w:val="single" w:sz="4" w:space="0" w:color="auto"/>
            </w:tcBorders>
            <w:shd w:val="clear" w:color="auto" w:fill="auto"/>
            <w:vAlign w:val="bottom"/>
          </w:tcPr>
          <w:p w14:paraId="3AB400B1" w14:textId="5047F726"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270" w:type="pct"/>
            <w:tcBorders>
              <w:bottom w:val="single" w:sz="4" w:space="0" w:color="auto"/>
            </w:tcBorders>
            <w:shd w:val="clear" w:color="auto" w:fill="auto"/>
            <w:vAlign w:val="bottom"/>
          </w:tcPr>
          <w:p w14:paraId="268B5653" w14:textId="23A52206"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w:t>
            </w:r>
          </w:p>
        </w:tc>
        <w:tc>
          <w:tcPr>
            <w:tcW w:w="404" w:type="pct"/>
            <w:tcBorders>
              <w:bottom w:val="single" w:sz="4" w:space="0" w:color="auto"/>
            </w:tcBorders>
            <w:shd w:val="clear" w:color="auto" w:fill="auto"/>
            <w:vAlign w:val="bottom"/>
          </w:tcPr>
          <w:p w14:paraId="4A7B87B1" w14:textId="38660784" w:rsidR="00CA7919" w:rsidRPr="00DE2C8C" w:rsidRDefault="00CA7919" w:rsidP="00CA7919">
            <w:pPr>
              <w:tabs>
                <w:tab w:val="left" w:pos="288"/>
                <w:tab w:val="left" w:pos="576"/>
                <w:tab w:val="left" w:pos="864"/>
                <w:tab w:val="left" w:pos="1152"/>
              </w:tabs>
              <w:spacing w:before="40" w:after="81" w:line="210" w:lineRule="exact"/>
              <w:ind w:left="43" w:right="40"/>
              <w:jc w:val="right"/>
              <w:rPr>
                <w:rFonts w:eastAsia="Calibri"/>
                <w:color w:val="000000" w:themeColor="text1"/>
                <w:spacing w:val="0"/>
                <w:sz w:val="17"/>
              </w:rPr>
            </w:pPr>
            <w:r w:rsidRPr="00100D3A">
              <w:rPr>
                <w:rFonts w:eastAsia="Calibri"/>
                <w:color w:val="000000" w:themeColor="text1"/>
                <w:spacing w:val="0"/>
                <w:sz w:val="17"/>
              </w:rPr>
              <w:t>5</w:t>
            </w:r>
          </w:p>
        </w:tc>
      </w:tr>
      <w:tr w:rsidR="00CA7919" w:rsidRPr="00DE2C8C" w14:paraId="3C160C08" w14:textId="77777777" w:rsidTr="00CA7919">
        <w:tc>
          <w:tcPr>
            <w:tcW w:w="673" w:type="pct"/>
            <w:tcBorders>
              <w:top w:val="single" w:sz="4" w:space="0" w:color="auto"/>
              <w:bottom w:val="single" w:sz="12" w:space="0" w:color="auto"/>
            </w:tcBorders>
            <w:shd w:val="clear" w:color="auto" w:fill="auto"/>
            <w:vAlign w:val="bottom"/>
          </w:tcPr>
          <w:p w14:paraId="37A131BE" w14:textId="77777777" w:rsidR="00CA7919" w:rsidRPr="00DE2C8C" w:rsidRDefault="00CA7919" w:rsidP="009F5960">
            <w:pPr>
              <w:tabs>
                <w:tab w:val="left" w:pos="288"/>
                <w:tab w:val="left" w:pos="576"/>
                <w:tab w:val="left" w:pos="864"/>
                <w:tab w:val="left" w:pos="1152"/>
              </w:tabs>
              <w:spacing w:before="81" w:after="81" w:line="210" w:lineRule="exact"/>
              <w:ind w:right="40"/>
              <w:rPr>
                <w:rFonts w:eastAsia="Calibri"/>
                <w:b/>
                <w:color w:val="000000" w:themeColor="text1"/>
                <w:spacing w:val="2"/>
                <w:sz w:val="17"/>
              </w:rPr>
            </w:pPr>
            <w:r w:rsidRPr="00DE2C8C">
              <w:rPr>
                <w:rFonts w:eastAsia="Calibri"/>
                <w:b/>
                <w:color w:val="000000" w:themeColor="text1"/>
                <w:spacing w:val="2"/>
                <w:sz w:val="17"/>
              </w:rPr>
              <w:tab/>
              <w:t xml:space="preserve">Change </w:t>
            </w:r>
          </w:p>
        </w:tc>
        <w:tc>
          <w:tcPr>
            <w:tcW w:w="237" w:type="pct"/>
            <w:tcBorders>
              <w:top w:val="single" w:sz="4" w:space="0" w:color="auto"/>
              <w:bottom w:val="single" w:sz="12" w:space="0" w:color="auto"/>
            </w:tcBorders>
            <w:shd w:val="clear" w:color="auto" w:fill="auto"/>
            <w:vAlign w:val="bottom"/>
          </w:tcPr>
          <w:p w14:paraId="3DFE12C0" w14:textId="11E4AFD1"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189" w:type="pct"/>
            <w:tcBorders>
              <w:top w:val="single" w:sz="4" w:space="0" w:color="auto"/>
              <w:bottom w:val="single" w:sz="12" w:space="0" w:color="auto"/>
            </w:tcBorders>
            <w:shd w:val="clear" w:color="auto" w:fill="auto"/>
            <w:vAlign w:val="bottom"/>
          </w:tcPr>
          <w:p w14:paraId="5722373A" w14:textId="77A9614A"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228" w:type="pct"/>
            <w:tcBorders>
              <w:top w:val="single" w:sz="4" w:space="0" w:color="auto"/>
              <w:bottom w:val="single" w:sz="12" w:space="0" w:color="auto"/>
            </w:tcBorders>
            <w:shd w:val="clear" w:color="auto" w:fill="auto"/>
            <w:vAlign w:val="bottom"/>
          </w:tcPr>
          <w:p w14:paraId="56AD7FFD" w14:textId="671C52FE"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228" w:type="pct"/>
            <w:tcBorders>
              <w:top w:val="single" w:sz="4" w:space="0" w:color="auto"/>
              <w:bottom w:val="single" w:sz="12" w:space="0" w:color="auto"/>
            </w:tcBorders>
            <w:shd w:val="clear" w:color="auto" w:fill="auto"/>
            <w:vAlign w:val="bottom"/>
          </w:tcPr>
          <w:p w14:paraId="5913F788" w14:textId="1C62310A"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226" w:type="pct"/>
            <w:tcBorders>
              <w:top w:val="single" w:sz="4" w:space="0" w:color="auto"/>
              <w:bottom w:val="single" w:sz="12" w:space="0" w:color="auto"/>
            </w:tcBorders>
            <w:shd w:val="clear" w:color="auto" w:fill="auto"/>
            <w:vAlign w:val="bottom"/>
          </w:tcPr>
          <w:p w14:paraId="6E0C0873" w14:textId="62169813"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225" w:type="pct"/>
            <w:tcBorders>
              <w:top w:val="single" w:sz="4" w:space="0" w:color="auto"/>
              <w:bottom w:val="single" w:sz="12" w:space="0" w:color="auto"/>
            </w:tcBorders>
            <w:shd w:val="clear" w:color="auto" w:fill="auto"/>
            <w:vAlign w:val="bottom"/>
          </w:tcPr>
          <w:p w14:paraId="5EAD2121" w14:textId="5F7A7E78"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183" w:type="pct"/>
            <w:tcBorders>
              <w:top w:val="single" w:sz="4" w:space="0" w:color="auto"/>
              <w:bottom w:val="single" w:sz="12" w:space="0" w:color="auto"/>
            </w:tcBorders>
            <w:shd w:val="clear" w:color="auto" w:fill="auto"/>
            <w:vAlign w:val="bottom"/>
          </w:tcPr>
          <w:p w14:paraId="32DCEAD9" w14:textId="721EB79D"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195" w:type="pct"/>
            <w:tcBorders>
              <w:top w:val="single" w:sz="4" w:space="0" w:color="auto"/>
              <w:bottom w:val="single" w:sz="12" w:space="0" w:color="auto"/>
            </w:tcBorders>
            <w:shd w:val="clear" w:color="auto" w:fill="auto"/>
            <w:vAlign w:val="bottom"/>
          </w:tcPr>
          <w:p w14:paraId="602A43F9" w14:textId="30F74E6E"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190" w:type="pct"/>
            <w:tcBorders>
              <w:top w:val="single" w:sz="4" w:space="0" w:color="auto"/>
              <w:bottom w:val="single" w:sz="12" w:space="0" w:color="auto"/>
            </w:tcBorders>
            <w:shd w:val="clear" w:color="auto" w:fill="auto"/>
            <w:vAlign w:val="bottom"/>
          </w:tcPr>
          <w:p w14:paraId="507E89B0" w14:textId="057368D5"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278" w:type="pct"/>
            <w:tcBorders>
              <w:top w:val="single" w:sz="4" w:space="0" w:color="auto"/>
              <w:bottom w:val="single" w:sz="12" w:space="0" w:color="auto"/>
            </w:tcBorders>
            <w:shd w:val="clear" w:color="auto" w:fill="auto"/>
            <w:vAlign w:val="bottom"/>
          </w:tcPr>
          <w:p w14:paraId="217503CD" w14:textId="2EFEFCED"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165" w:type="pct"/>
            <w:tcBorders>
              <w:top w:val="single" w:sz="4" w:space="0" w:color="auto"/>
              <w:bottom w:val="single" w:sz="12" w:space="0" w:color="auto"/>
            </w:tcBorders>
          </w:tcPr>
          <w:p w14:paraId="15464600" w14:textId="2A64C1D9" w:rsidR="00CA7919" w:rsidRPr="00100D3A"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182" w:type="pct"/>
            <w:tcBorders>
              <w:top w:val="single" w:sz="4" w:space="0" w:color="auto"/>
              <w:bottom w:val="single" w:sz="12" w:space="0" w:color="auto"/>
            </w:tcBorders>
            <w:shd w:val="clear" w:color="auto" w:fill="auto"/>
            <w:vAlign w:val="bottom"/>
          </w:tcPr>
          <w:p w14:paraId="211F814D" w14:textId="658E0AEE"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170" w:type="pct"/>
            <w:tcBorders>
              <w:top w:val="single" w:sz="4" w:space="0" w:color="auto"/>
              <w:bottom w:val="single" w:sz="12" w:space="0" w:color="auto"/>
            </w:tcBorders>
            <w:shd w:val="clear" w:color="auto" w:fill="auto"/>
            <w:vAlign w:val="bottom"/>
          </w:tcPr>
          <w:p w14:paraId="50B038CB" w14:textId="19AA0A11" w:rsidR="00CA7919" w:rsidRPr="00DE2C8C" w:rsidRDefault="00CA7919" w:rsidP="009F5960">
            <w:pPr>
              <w:tabs>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277" w:type="pct"/>
            <w:tcBorders>
              <w:top w:val="single" w:sz="4" w:space="0" w:color="auto"/>
              <w:bottom w:val="single" w:sz="12" w:space="0" w:color="auto"/>
            </w:tcBorders>
            <w:shd w:val="clear" w:color="auto" w:fill="auto"/>
            <w:vAlign w:val="bottom"/>
          </w:tcPr>
          <w:p w14:paraId="137FAB13" w14:textId="58103F4C"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401" w:type="pct"/>
            <w:tcBorders>
              <w:top w:val="single" w:sz="4" w:space="0" w:color="auto"/>
              <w:bottom w:val="single" w:sz="12" w:space="0" w:color="auto"/>
            </w:tcBorders>
            <w:shd w:val="clear" w:color="auto" w:fill="auto"/>
            <w:vAlign w:val="bottom"/>
          </w:tcPr>
          <w:p w14:paraId="23D2BDE3" w14:textId="31BCFC40"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281" w:type="pct"/>
            <w:tcBorders>
              <w:top w:val="single" w:sz="4" w:space="0" w:color="auto"/>
              <w:bottom w:val="single" w:sz="12" w:space="0" w:color="auto"/>
            </w:tcBorders>
            <w:shd w:val="clear" w:color="auto" w:fill="auto"/>
            <w:vAlign w:val="bottom"/>
          </w:tcPr>
          <w:p w14:paraId="66CB79F7" w14:textId="5CB377D1"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270" w:type="pct"/>
            <w:tcBorders>
              <w:top w:val="single" w:sz="4" w:space="0" w:color="auto"/>
              <w:bottom w:val="single" w:sz="12" w:space="0" w:color="auto"/>
            </w:tcBorders>
            <w:shd w:val="clear" w:color="auto" w:fill="auto"/>
            <w:vAlign w:val="bottom"/>
          </w:tcPr>
          <w:p w14:paraId="2712E408" w14:textId="1A6F3276"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c>
          <w:tcPr>
            <w:tcW w:w="404" w:type="pct"/>
            <w:tcBorders>
              <w:top w:val="single" w:sz="4" w:space="0" w:color="auto"/>
              <w:bottom w:val="single" w:sz="12" w:space="0" w:color="auto"/>
            </w:tcBorders>
            <w:shd w:val="clear" w:color="auto" w:fill="auto"/>
            <w:vAlign w:val="bottom"/>
          </w:tcPr>
          <w:p w14:paraId="1AC2BE95" w14:textId="22D030A3" w:rsidR="00CA7919" w:rsidRPr="00DE2C8C" w:rsidRDefault="00CA7919" w:rsidP="009F5960">
            <w:pPr>
              <w:tabs>
                <w:tab w:val="left" w:pos="288"/>
                <w:tab w:val="left" w:pos="576"/>
                <w:tab w:val="left" w:pos="864"/>
                <w:tab w:val="left" w:pos="1152"/>
              </w:tabs>
              <w:spacing w:before="81" w:after="81" w:line="210" w:lineRule="exact"/>
              <w:ind w:left="43" w:right="40"/>
              <w:jc w:val="right"/>
              <w:rPr>
                <w:rFonts w:eastAsia="Calibri"/>
                <w:b/>
                <w:color w:val="000000" w:themeColor="text1"/>
                <w:spacing w:val="0"/>
                <w:sz w:val="17"/>
              </w:rPr>
            </w:pPr>
            <w:r w:rsidRPr="00100D3A">
              <w:rPr>
                <w:rFonts w:eastAsia="Calibri"/>
                <w:b/>
                <w:color w:val="000000" w:themeColor="text1"/>
                <w:spacing w:val="0"/>
                <w:sz w:val="17"/>
              </w:rPr>
              <w:t>–</w:t>
            </w:r>
          </w:p>
        </w:tc>
      </w:tr>
    </w:tbl>
    <w:p w14:paraId="7E5859A6" w14:textId="77777777" w:rsidR="00A65BCD" w:rsidRDefault="00A65BCD"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Calibri"/>
          <w:color w:val="000000" w:themeColor="text1"/>
          <w:w w:val="102"/>
          <w:sz w:val="10"/>
          <w14:ligatures w14:val="none"/>
        </w:rPr>
      </w:pPr>
    </w:p>
    <w:p w14:paraId="3DC6C1F2" w14:textId="08EB9CDB" w:rsidR="00686FC1" w:rsidRDefault="00686FC1" w:rsidP="00686FC1">
      <w:pPr>
        <w:pStyle w:val="FootnoteText"/>
        <w:tabs>
          <w:tab w:val="clear" w:pos="418"/>
          <w:tab w:val="right" w:pos="216"/>
          <w:tab w:val="left" w:pos="288"/>
          <w:tab w:val="right" w:pos="576"/>
          <w:tab w:val="left" w:pos="648"/>
        </w:tabs>
        <w:ind w:left="288" w:hanging="288"/>
      </w:pPr>
      <w:r w:rsidRPr="009116DB">
        <w:tab/>
      </w:r>
      <w:r w:rsidRPr="002A6E37">
        <w:rPr>
          <w:vertAlign w:val="superscript"/>
        </w:rPr>
        <w:t>a</w:t>
      </w:r>
      <w:r w:rsidRPr="009116DB">
        <w:tab/>
      </w:r>
      <w:r w:rsidR="000A44CB" w:rsidRPr="00B16D64">
        <w:t>One post is funded at 50 per cent and cost-shared with the Development Coordination Office.</w:t>
      </w:r>
    </w:p>
    <w:p w14:paraId="6D6DE0D5" w14:textId="77777777" w:rsidR="00686FC1" w:rsidRPr="00DE2C8C" w:rsidRDefault="00686FC1"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Calibri"/>
          <w:color w:val="000000" w:themeColor="text1"/>
          <w:w w:val="102"/>
          <w:sz w:val="10"/>
          <w14:ligatures w14:val="none"/>
        </w:rPr>
      </w:pPr>
    </w:p>
    <w:p w14:paraId="5490C7D5" w14:textId="28814485" w:rsidR="00725033" w:rsidRPr="00DE2C8C" w:rsidRDefault="00725033" w:rsidP="00CA7919">
      <w:pPr>
        <w:pStyle w:val="AUNAMA16Apr"/>
        <w:spacing w:before="240"/>
        <w:ind w:left="1267" w:hanging="547"/>
        <w:contextualSpacing w:val="0"/>
      </w:pPr>
      <w:r w:rsidRPr="00DE2C8C">
        <w:rPr>
          <w:w w:val="102"/>
        </w:rPr>
        <w:t>The Afghanistan Team of the Asia and the Pacific Division of the Department of Political and Peacebuilding Affairs (1 D-1, 1 P-5, 1 P-4, 1 P-3 and 1 General Service (Other level)) will continue to provide backstopping to the Mission, including the provision of operational support, assistance in identifying and prioritizing critical strategic objectives in line with the Mission’s mandate and political needs, and engagement with Member States and other key regional and international partners.</w:t>
      </w:r>
    </w:p>
    <w:p w14:paraId="514F2BF1" w14:textId="77777777" w:rsidR="00725033" w:rsidRPr="00DE2C8C" w:rsidRDefault="00725033" w:rsidP="00725033">
      <w:pPr>
        <w:suppressAutoHyphens w:val="0"/>
        <w:spacing w:after="160" w:line="259" w:lineRule="auto"/>
        <w:rPr>
          <w:rFonts w:eastAsia="Calibri"/>
          <w:color w:val="000000" w:themeColor="text1"/>
          <w:sz w:val="10"/>
          <w14:ligatures w14:val="none"/>
        </w:rPr>
      </w:pPr>
    </w:p>
    <w:p w14:paraId="6555962A" w14:textId="77777777" w:rsidR="00725033" w:rsidRPr="00DE2C8C" w:rsidRDefault="00725033" w:rsidP="00725033">
      <w:pPr>
        <w:pStyle w:val="H23"/>
        <w:ind w:right="480"/>
        <w:rPr>
          <w:color w:val="000000" w:themeColor="text1"/>
          <w:lang w:val="en-GB"/>
        </w:rPr>
      </w:pPr>
      <w:r w:rsidRPr="00DE2C8C">
        <w:rPr>
          <w:color w:val="000000" w:themeColor="text1"/>
          <w:lang w:val="en-GB"/>
        </w:rPr>
        <w:tab/>
      </w:r>
      <w:r w:rsidRPr="00DE2C8C">
        <w:rPr>
          <w:color w:val="000000" w:themeColor="text1"/>
          <w:lang w:val="en-GB"/>
        </w:rPr>
        <w:tab/>
        <w:t xml:space="preserve">Office of the Deputy Special Representative of the Secretary-General (Political Affairs) </w:t>
      </w:r>
    </w:p>
    <w:p w14:paraId="1F6EAC64" w14:textId="77777777" w:rsidR="00725033" w:rsidRPr="00DE2C8C" w:rsidRDefault="00725033" w:rsidP="00725033">
      <w:pPr>
        <w:suppressAutoHyphens w:val="0"/>
        <w:spacing w:line="120" w:lineRule="exact"/>
        <w:rPr>
          <w:rFonts w:eastAsia="Calibri"/>
          <w:color w:val="000000" w:themeColor="text1"/>
          <w:sz w:val="10"/>
          <w14:ligatures w14:val="none"/>
        </w:rPr>
      </w:pPr>
    </w:p>
    <w:p w14:paraId="73D837B7" w14:textId="317B9AB9" w:rsidR="00725033" w:rsidRPr="00DE2C8C" w:rsidRDefault="00725033" w:rsidP="00725033">
      <w:pPr>
        <w:pStyle w:val="H23"/>
        <w:rPr>
          <w:b w:val="0"/>
          <w:bCs/>
          <w:color w:val="000000" w:themeColor="text1"/>
          <w:lang w:val="en-GB"/>
        </w:rPr>
      </w:pPr>
      <w:r w:rsidRPr="00DE2C8C">
        <w:rPr>
          <w:b w:val="0"/>
          <w:bCs/>
          <w:color w:val="000000" w:themeColor="text1"/>
          <w:lang w:val="en-GB"/>
        </w:rPr>
        <w:t>Table 1</w:t>
      </w:r>
      <w:r w:rsidR="003313E7">
        <w:rPr>
          <w:b w:val="0"/>
          <w:bCs/>
          <w:color w:val="000000" w:themeColor="text1"/>
          <w:lang w:val="en-GB"/>
        </w:rPr>
        <w:t>3</w:t>
      </w:r>
    </w:p>
    <w:p w14:paraId="48DE5AF2" w14:textId="433DAB22" w:rsidR="00725033" w:rsidRPr="00DE2C8C" w:rsidRDefault="006E1767" w:rsidP="00725033">
      <w:pPr>
        <w:pStyle w:val="H23"/>
        <w:ind w:right="-60"/>
        <w:rPr>
          <w:rFonts w:ascii="Times New Roman Bold" w:hAnsi="Times New Roman Bold" w:cs="Times New Roman Bold"/>
          <w:color w:val="000000" w:themeColor="text1"/>
          <w:spacing w:val="2"/>
          <w:w w:val="102"/>
          <w:lang w:val="en-GB"/>
        </w:rPr>
      </w:pPr>
      <w:r>
        <w:rPr>
          <w:rFonts w:ascii="Times New Roman Bold" w:hAnsi="Times New Roman Bold" w:cs="Times New Roman Bold"/>
          <w:color w:val="000000" w:themeColor="text1"/>
          <w:spacing w:val="2"/>
          <w:w w:val="102"/>
          <w:lang w:val="en-GB"/>
        </w:rPr>
        <w:t>Human resources</w:t>
      </w:r>
      <w:r w:rsidR="00725033" w:rsidRPr="00DE2C8C">
        <w:rPr>
          <w:rFonts w:ascii="Times New Roman Bold" w:hAnsi="Times New Roman Bold" w:cs="Times New Roman Bold"/>
          <w:color w:val="000000" w:themeColor="text1"/>
          <w:spacing w:val="2"/>
          <w:w w:val="102"/>
          <w:lang w:val="en-GB"/>
        </w:rPr>
        <w:t>: Office of the Deputy Special Representative of the Secretary-General (Political Affairs)</w:t>
      </w:r>
    </w:p>
    <w:p w14:paraId="1553CC4F" w14:textId="77777777" w:rsidR="00725033" w:rsidRPr="00DE2C8C" w:rsidRDefault="00725033" w:rsidP="00725033">
      <w:pPr>
        <w:pStyle w:val="SingleTxt"/>
        <w:spacing w:after="0" w:line="120" w:lineRule="exact"/>
        <w:rPr>
          <w:color w:val="000000" w:themeColor="text1"/>
          <w:w w:val="102"/>
          <w:sz w:val="10"/>
        </w:rPr>
      </w:pPr>
    </w:p>
    <w:p w14:paraId="4AD1B6BC" w14:textId="77777777" w:rsidR="00725033" w:rsidRPr="00DE2C8C" w:rsidRDefault="00725033" w:rsidP="00725033">
      <w:pPr>
        <w:suppressAutoHyphens w:val="0"/>
        <w:spacing w:line="120" w:lineRule="exact"/>
        <w:rPr>
          <w:rFonts w:eastAsia="Calibri"/>
          <w:color w:val="000000" w:themeColor="text1"/>
          <w:sz w:val="10"/>
          <w14:ligatures w14:val="none"/>
        </w:rPr>
      </w:pPr>
    </w:p>
    <w:tbl>
      <w:tblPr>
        <w:tblStyle w:val="TableGrid1"/>
        <w:tblW w:w="5082"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57"/>
        <w:gridCol w:w="48"/>
        <w:gridCol w:w="360"/>
        <w:gridCol w:w="486"/>
        <w:gridCol w:w="356"/>
        <w:gridCol w:w="360"/>
        <w:gridCol w:w="372"/>
        <w:gridCol w:w="414"/>
        <w:gridCol w:w="394"/>
        <w:gridCol w:w="374"/>
        <w:gridCol w:w="356"/>
        <w:gridCol w:w="660"/>
        <w:gridCol w:w="48"/>
        <w:gridCol w:w="78"/>
        <w:gridCol w:w="336"/>
        <w:gridCol w:w="478"/>
        <w:gridCol w:w="422"/>
        <w:gridCol w:w="548"/>
        <w:gridCol w:w="34"/>
        <w:gridCol w:w="840"/>
        <w:gridCol w:w="632"/>
        <w:gridCol w:w="600"/>
        <w:gridCol w:w="30"/>
        <w:gridCol w:w="418"/>
      </w:tblGrid>
      <w:tr w:rsidR="00FC560D" w:rsidRPr="00DE2C8C" w14:paraId="66093396" w14:textId="77777777" w:rsidTr="0BA49A81">
        <w:trPr>
          <w:tblHeader/>
        </w:trPr>
        <w:tc>
          <w:tcPr>
            <w:tcW w:w="678" w:type="pct"/>
            <w:tcBorders>
              <w:top w:val="single" w:sz="4" w:space="0" w:color="auto"/>
            </w:tcBorders>
            <w:shd w:val="clear" w:color="auto" w:fill="auto"/>
            <w:vAlign w:val="bottom"/>
          </w:tcPr>
          <w:p w14:paraId="6A5C2170" w14:textId="77777777" w:rsidR="00BD36E5" w:rsidRPr="00DE2C8C" w:rsidRDefault="00BD36E5" w:rsidP="00F513E0">
            <w:pPr>
              <w:spacing w:before="81" w:after="81" w:line="160" w:lineRule="exact"/>
              <w:ind w:right="40"/>
              <w:rPr>
                <w:rFonts w:eastAsia="Calibri"/>
                <w:i/>
                <w:color w:val="000000" w:themeColor="text1"/>
                <w:sz w:val="14"/>
              </w:rPr>
            </w:pPr>
          </w:p>
        </w:tc>
        <w:tc>
          <w:tcPr>
            <w:tcW w:w="24" w:type="pct"/>
            <w:shd w:val="clear" w:color="auto" w:fill="auto"/>
            <w:vAlign w:val="bottom"/>
          </w:tcPr>
          <w:p w14:paraId="0210DF4B" w14:textId="77777777" w:rsidR="00BD36E5" w:rsidRPr="00DE2C8C" w:rsidRDefault="00BD36E5" w:rsidP="00F513E0">
            <w:pPr>
              <w:spacing w:before="81" w:after="81" w:line="160" w:lineRule="exact"/>
              <w:jc w:val="center"/>
              <w:rPr>
                <w:rFonts w:eastAsia="Calibri"/>
                <w:i/>
                <w:color w:val="000000" w:themeColor="text1"/>
                <w:spacing w:val="2"/>
                <w:w w:val="101"/>
                <w:sz w:val="14"/>
              </w:rPr>
            </w:pPr>
          </w:p>
        </w:tc>
        <w:tc>
          <w:tcPr>
            <w:tcW w:w="2065" w:type="pct"/>
            <w:gridSpan w:val="10"/>
            <w:tcBorders>
              <w:top w:val="single" w:sz="4" w:space="0" w:color="auto"/>
              <w:bottom w:val="single" w:sz="4" w:space="0" w:color="auto"/>
            </w:tcBorders>
            <w:shd w:val="clear" w:color="auto" w:fill="auto"/>
            <w:vAlign w:val="bottom"/>
          </w:tcPr>
          <w:p w14:paraId="3A8A7158" w14:textId="3A459298" w:rsidR="00BD36E5" w:rsidRPr="00DE2C8C" w:rsidRDefault="00BD36E5" w:rsidP="00F513E0">
            <w:pPr>
              <w:spacing w:before="81" w:after="81" w:line="160" w:lineRule="exact"/>
              <w:jc w:val="center"/>
              <w:rPr>
                <w:rFonts w:eastAsia="Calibri"/>
                <w:i/>
                <w:color w:val="000000" w:themeColor="text1"/>
                <w:spacing w:val="2"/>
                <w:w w:val="101"/>
                <w:sz w:val="14"/>
              </w:rPr>
            </w:pPr>
            <w:r>
              <w:rPr>
                <w:rFonts w:eastAsia="Calibri"/>
                <w:i/>
                <w:color w:val="000000" w:themeColor="text1"/>
                <w:spacing w:val="2"/>
                <w:w w:val="101"/>
                <w:sz w:val="14"/>
              </w:rPr>
              <w:t>International staff</w:t>
            </w:r>
          </w:p>
        </w:tc>
        <w:tc>
          <w:tcPr>
            <w:tcW w:w="24" w:type="pct"/>
            <w:tcBorders>
              <w:top w:val="single" w:sz="4" w:space="0" w:color="auto"/>
            </w:tcBorders>
          </w:tcPr>
          <w:p w14:paraId="06BB8701" w14:textId="77777777" w:rsidR="00BD36E5" w:rsidRPr="00DE2C8C" w:rsidRDefault="00BD36E5" w:rsidP="00F513E0">
            <w:pPr>
              <w:spacing w:before="81" w:after="81" w:line="160" w:lineRule="exact"/>
              <w:jc w:val="center"/>
              <w:rPr>
                <w:rFonts w:eastAsia="Calibri"/>
                <w:i/>
                <w:color w:val="000000" w:themeColor="text1"/>
                <w:spacing w:val="2"/>
                <w:w w:val="101"/>
                <w:sz w:val="14"/>
              </w:rPr>
            </w:pPr>
          </w:p>
        </w:tc>
        <w:tc>
          <w:tcPr>
            <w:tcW w:w="39" w:type="pct"/>
            <w:tcBorders>
              <w:top w:val="single" w:sz="4" w:space="0" w:color="auto"/>
            </w:tcBorders>
          </w:tcPr>
          <w:p w14:paraId="46DAF3FA" w14:textId="77777777" w:rsidR="00BD36E5" w:rsidRPr="00DE2C8C" w:rsidRDefault="00BD36E5" w:rsidP="00F513E0">
            <w:pPr>
              <w:spacing w:before="81" w:after="81" w:line="160" w:lineRule="exact"/>
              <w:jc w:val="center"/>
              <w:rPr>
                <w:rFonts w:eastAsia="Calibri"/>
                <w:i/>
                <w:color w:val="000000" w:themeColor="text1"/>
                <w:spacing w:val="2"/>
                <w:w w:val="101"/>
                <w:sz w:val="14"/>
              </w:rPr>
            </w:pPr>
          </w:p>
        </w:tc>
        <w:tc>
          <w:tcPr>
            <w:tcW w:w="892" w:type="pct"/>
            <w:gridSpan w:val="4"/>
            <w:tcBorders>
              <w:top w:val="single" w:sz="4" w:space="0" w:color="auto"/>
              <w:bottom w:val="single" w:sz="4" w:space="0" w:color="auto"/>
            </w:tcBorders>
          </w:tcPr>
          <w:p w14:paraId="1EE0F0FE" w14:textId="1E724AB2" w:rsidR="00BD36E5" w:rsidRPr="00DE2C8C" w:rsidRDefault="00BD36E5" w:rsidP="00F513E0">
            <w:pPr>
              <w:spacing w:before="81" w:after="81" w:line="160" w:lineRule="exact"/>
              <w:jc w:val="center"/>
              <w:rPr>
                <w:rFonts w:eastAsia="Calibri"/>
                <w:i/>
                <w:color w:val="000000" w:themeColor="text1"/>
                <w:spacing w:val="2"/>
                <w:w w:val="101"/>
                <w:sz w:val="14"/>
              </w:rPr>
            </w:pPr>
            <w:r w:rsidRPr="00DE2C8C">
              <w:rPr>
                <w:rFonts w:eastAsia="Calibri"/>
                <w:i/>
                <w:color w:val="000000" w:themeColor="text1"/>
                <w:spacing w:val="2"/>
                <w:w w:val="101"/>
                <w:sz w:val="14"/>
              </w:rPr>
              <w:t>National staff</w:t>
            </w:r>
          </w:p>
        </w:tc>
        <w:tc>
          <w:tcPr>
            <w:tcW w:w="17" w:type="pct"/>
            <w:tcBorders>
              <w:top w:val="single" w:sz="4" w:space="0" w:color="auto"/>
            </w:tcBorders>
            <w:shd w:val="clear" w:color="auto" w:fill="auto"/>
            <w:vAlign w:val="bottom"/>
          </w:tcPr>
          <w:p w14:paraId="17EFE99E" w14:textId="7A30029B" w:rsidR="00BD36E5" w:rsidRPr="00DE2C8C" w:rsidRDefault="00BD36E5" w:rsidP="00F513E0">
            <w:pPr>
              <w:spacing w:before="81" w:after="81" w:line="160" w:lineRule="exact"/>
              <w:jc w:val="center"/>
              <w:rPr>
                <w:rFonts w:eastAsia="Calibri"/>
                <w:i/>
                <w:color w:val="000000" w:themeColor="text1"/>
                <w:spacing w:val="2"/>
                <w:w w:val="101"/>
                <w:sz w:val="14"/>
              </w:rPr>
            </w:pPr>
          </w:p>
        </w:tc>
        <w:tc>
          <w:tcPr>
            <w:tcW w:w="1036" w:type="pct"/>
            <w:gridSpan w:val="3"/>
            <w:tcBorders>
              <w:top w:val="single" w:sz="4" w:space="0" w:color="auto"/>
              <w:bottom w:val="single" w:sz="4" w:space="0" w:color="auto"/>
            </w:tcBorders>
            <w:shd w:val="clear" w:color="auto" w:fill="auto"/>
            <w:vAlign w:val="bottom"/>
          </w:tcPr>
          <w:p w14:paraId="31E235AC" w14:textId="7C93E5E3" w:rsidR="00BD36E5" w:rsidRPr="00DE2C8C" w:rsidRDefault="00BD36E5" w:rsidP="00F513E0">
            <w:pPr>
              <w:spacing w:before="81" w:after="81" w:line="160" w:lineRule="exact"/>
              <w:jc w:val="center"/>
              <w:rPr>
                <w:rFonts w:eastAsia="Calibri"/>
                <w:i/>
                <w:color w:val="000000" w:themeColor="text1"/>
                <w:spacing w:val="2"/>
                <w:w w:val="101"/>
                <w:sz w:val="14"/>
              </w:rPr>
            </w:pPr>
            <w:r w:rsidRPr="00DE2C8C">
              <w:rPr>
                <w:rFonts w:eastAsia="Calibri"/>
                <w:i/>
                <w:color w:val="000000" w:themeColor="text1"/>
                <w:spacing w:val="2"/>
                <w:w w:val="101"/>
                <w:sz w:val="14"/>
              </w:rPr>
              <w:t>United Nations Volunteers</w:t>
            </w:r>
          </w:p>
        </w:tc>
        <w:tc>
          <w:tcPr>
            <w:tcW w:w="224" w:type="pct"/>
            <w:gridSpan w:val="2"/>
            <w:tcBorders>
              <w:top w:val="single" w:sz="4" w:space="0" w:color="auto"/>
            </w:tcBorders>
            <w:shd w:val="clear" w:color="auto" w:fill="auto"/>
            <w:vAlign w:val="bottom"/>
          </w:tcPr>
          <w:p w14:paraId="4E31C2C1"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p>
        </w:tc>
      </w:tr>
      <w:tr w:rsidR="00F513E0" w:rsidRPr="00DE2C8C" w14:paraId="0AD33E62" w14:textId="77777777" w:rsidTr="0BA49A81">
        <w:trPr>
          <w:tblHeader/>
        </w:trPr>
        <w:tc>
          <w:tcPr>
            <w:tcW w:w="678" w:type="pct"/>
            <w:tcBorders>
              <w:bottom w:val="single" w:sz="12" w:space="0" w:color="auto"/>
            </w:tcBorders>
            <w:shd w:val="clear" w:color="auto" w:fill="auto"/>
            <w:vAlign w:val="bottom"/>
          </w:tcPr>
          <w:p w14:paraId="0A0CFAA8" w14:textId="77777777" w:rsidR="00BD36E5" w:rsidRPr="00DE2C8C" w:rsidRDefault="00BD36E5" w:rsidP="00F513E0">
            <w:pPr>
              <w:spacing w:before="81" w:after="81" w:line="160" w:lineRule="exact"/>
              <w:ind w:right="40"/>
              <w:rPr>
                <w:rFonts w:eastAsia="Calibri"/>
                <w:i/>
                <w:color w:val="000000" w:themeColor="text1"/>
                <w:sz w:val="14"/>
              </w:rPr>
            </w:pPr>
          </w:p>
        </w:tc>
        <w:tc>
          <w:tcPr>
            <w:tcW w:w="204" w:type="pct"/>
            <w:gridSpan w:val="2"/>
            <w:tcBorders>
              <w:top w:val="single" w:sz="4" w:space="0" w:color="auto"/>
              <w:bottom w:val="single" w:sz="12" w:space="0" w:color="auto"/>
            </w:tcBorders>
            <w:shd w:val="clear" w:color="auto" w:fill="auto"/>
            <w:vAlign w:val="bottom"/>
          </w:tcPr>
          <w:p w14:paraId="2EF8A77E"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USG</w:t>
            </w:r>
          </w:p>
        </w:tc>
        <w:tc>
          <w:tcPr>
            <w:tcW w:w="243" w:type="pct"/>
            <w:tcBorders>
              <w:top w:val="single" w:sz="4" w:space="0" w:color="auto"/>
              <w:bottom w:val="single" w:sz="12" w:space="0" w:color="auto"/>
            </w:tcBorders>
            <w:shd w:val="clear" w:color="auto" w:fill="auto"/>
            <w:vAlign w:val="bottom"/>
          </w:tcPr>
          <w:p w14:paraId="143E69EA"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ASG</w:t>
            </w:r>
          </w:p>
        </w:tc>
        <w:tc>
          <w:tcPr>
            <w:tcW w:w="178" w:type="pct"/>
            <w:tcBorders>
              <w:top w:val="single" w:sz="4" w:space="0" w:color="auto"/>
              <w:bottom w:val="single" w:sz="12" w:space="0" w:color="auto"/>
            </w:tcBorders>
            <w:shd w:val="clear" w:color="auto" w:fill="auto"/>
            <w:vAlign w:val="bottom"/>
          </w:tcPr>
          <w:p w14:paraId="3971E104"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D-2</w:t>
            </w:r>
          </w:p>
        </w:tc>
        <w:tc>
          <w:tcPr>
            <w:tcW w:w="180" w:type="pct"/>
            <w:tcBorders>
              <w:top w:val="single" w:sz="4" w:space="0" w:color="auto"/>
              <w:bottom w:val="single" w:sz="12" w:space="0" w:color="auto"/>
            </w:tcBorders>
            <w:shd w:val="clear" w:color="auto" w:fill="auto"/>
            <w:vAlign w:val="bottom"/>
          </w:tcPr>
          <w:p w14:paraId="60D23A55"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D-1</w:t>
            </w:r>
          </w:p>
        </w:tc>
        <w:tc>
          <w:tcPr>
            <w:tcW w:w="186" w:type="pct"/>
            <w:tcBorders>
              <w:top w:val="single" w:sz="4" w:space="0" w:color="auto"/>
              <w:bottom w:val="single" w:sz="12" w:space="0" w:color="auto"/>
            </w:tcBorders>
            <w:shd w:val="clear" w:color="auto" w:fill="auto"/>
            <w:vAlign w:val="bottom"/>
          </w:tcPr>
          <w:p w14:paraId="7C14AD96"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P-5</w:t>
            </w:r>
          </w:p>
        </w:tc>
        <w:tc>
          <w:tcPr>
            <w:tcW w:w="207" w:type="pct"/>
            <w:tcBorders>
              <w:top w:val="single" w:sz="4" w:space="0" w:color="auto"/>
              <w:bottom w:val="single" w:sz="12" w:space="0" w:color="auto"/>
            </w:tcBorders>
            <w:shd w:val="clear" w:color="auto" w:fill="auto"/>
            <w:vAlign w:val="bottom"/>
          </w:tcPr>
          <w:p w14:paraId="4054441C"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P-4</w:t>
            </w:r>
          </w:p>
        </w:tc>
        <w:tc>
          <w:tcPr>
            <w:tcW w:w="197" w:type="pct"/>
            <w:tcBorders>
              <w:top w:val="single" w:sz="4" w:space="0" w:color="auto"/>
              <w:bottom w:val="single" w:sz="12" w:space="0" w:color="auto"/>
            </w:tcBorders>
            <w:shd w:val="clear" w:color="auto" w:fill="auto"/>
            <w:vAlign w:val="bottom"/>
          </w:tcPr>
          <w:p w14:paraId="7BC5C04F"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P-3</w:t>
            </w:r>
          </w:p>
        </w:tc>
        <w:tc>
          <w:tcPr>
            <w:tcW w:w="187" w:type="pct"/>
            <w:tcBorders>
              <w:top w:val="single" w:sz="4" w:space="0" w:color="auto"/>
              <w:bottom w:val="single" w:sz="12" w:space="0" w:color="auto"/>
            </w:tcBorders>
            <w:shd w:val="clear" w:color="auto" w:fill="auto"/>
            <w:vAlign w:val="bottom"/>
          </w:tcPr>
          <w:p w14:paraId="6C6F843E"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P-2</w:t>
            </w:r>
          </w:p>
        </w:tc>
        <w:tc>
          <w:tcPr>
            <w:tcW w:w="178" w:type="pct"/>
            <w:tcBorders>
              <w:top w:val="single" w:sz="4" w:space="0" w:color="auto"/>
              <w:bottom w:val="single" w:sz="12" w:space="0" w:color="auto"/>
            </w:tcBorders>
            <w:shd w:val="clear" w:color="auto" w:fill="auto"/>
            <w:vAlign w:val="bottom"/>
          </w:tcPr>
          <w:p w14:paraId="0D312DF2"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FS</w:t>
            </w:r>
          </w:p>
        </w:tc>
        <w:tc>
          <w:tcPr>
            <w:tcW w:w="330" w:type="pct"/>
            <w:tcBorders>
              <w:top w:val="single" w:sz="4" w:space="0" w:color="auto"/>
              <w:bottom w:val="single" w:sz="12" w:space="0" w:color="auto"/>
            </w:tcBorders>
            <w:shd w:val="clear" w:color="auto" w:fill="auto"/>
            <w:vAlign w:val="bottom"/>
          </w:tcPr>
          <w:p w14:paraId="7DFA5746"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24" w:type="pct"/>
            <w:tcBorders>
              <w:bottom w:val="single" w:sz="12" w:space="0" w:color="auto"/>
            </w:tcBorders>
          </w:tcPr>
          <w:p w14:paraId="1459DFA3"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p>
        </w:tc>
        <w:tc>
          <w:tcPr>
            <w:tcW w:w="39" w:type="pct"/>
            <w:tcBorders>
              <w:bottom w:val="single" w:sz="12" w:space="0" w:color="auto"/>
            </w:tcBorders>
          </w:tcPr>
          <w:p w14:paraId="7E368022"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p>
        </w:tc>
        <w:tc>
          <w:tcPr>
            <w:tcW w:w="168" w:type="pct"/>
            <w:tcBorders>
              <w:top w:val="single" w:sz="4" w:space="0" w:color="auto"/>
              <w:bottom w:val="single" w:sz="12" w:space="0" w:color="auto"/>
            </w:tcBorders>
          </w:tcPr>
          <w:p w14:paraId="0BDE8CDE" w14:textId="3BC9AD2F" w:rsidR="00BD36E5" w:rsidRPr="00DE2C8C" w:rsidRDefault="00BD36E5" w:rsidP="00F513E0">
            <w:pPr>
              <w:spacing w:before="81" w:after="81" w:line="160" w:lineRule="exact"/>
              <w:ind w:right="40"/>
              <w:jc w:val="right"/>
              <w:rPr>
                <w:rFonts w:eastAsia="Calibri"/>
                <w:i/>
                <w:color w:val="000000" w:themeColor="text1"/>
                <w:spacing w:val="2"/>
                <w:w w:val="101"/>
                <w:sz w:val="14"/>
              </w:rPr>
            </w:pPr>
            <w:r>
              <w:rPr>
                <w:rFonts w:eastAsia="Calibri"/>
                <w:i/>
                <w:color w:val="000000" w:themeColor="text1"/>
                <w:spacing w:val="2"/>
                <w:w w:val="101"/>
                <w:sz w:val="14"/>
              </w:rPr>
              <w:t>GS</w:t>
            </w:r>
          </w:p>
        </w:tc>
        <w:tc>
          <w:tcPr>
            <w:tcW w:w="239" w:type="pct"/>
            <w:tcBorders>
              <w:top w:val="single" w:sz="4" w:space="0" w:color="auto"/>
              <w:bottom w:val="single" w:sz="12" w:space="0" w:color="auto"/>
            </w:tcBorders>
            <w:shd w:val="clear" w:color="auto" w:fill="auto"/>
            <w:vAlign w:val="bottom"/>
          </w:tcPr>
          <w:p w14:paraId="07F301B5" w14:textId="338486DC"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NPO</w:t>
            </w:r>
          </w:p>
        </w:tc>
        <w:tc>
          <w:tcPr>
            <w:tcW w:w="211" w:type="pct"/>
            <w:tcBorders>
              <w:top w:val="single" w:sz="4" w:space="0" w:color="auto"/>
              <w:bottom w:val="single" w:sz="12" w:space="0" w:color="auto"/>
            </w:tcBorders>
            <w:shd w:val="clear" w:color="auto" w:fill="auto"/>
            <w:vAlign w:val="bottom"/>
          </w:tcPr>
          <w:p w14:paraId="1095382D" w14:textId="0A201BA4" w:rsidR="00BD36E5" w:rsidRPr="00DE2C8C" w:rsidRDefault="00BD36E5" w:rsidP="00F513E0">
            <w:pPr>
              <w:spacing w:before="81" w:after="81" w:line="160" w:lineRule="exact"/>
              <w:ind w:right="40"/>
              <w:jc w:val="right"/>
              <w:rPr>
                <w:rFonts w:eastAsia="Calibri"/>
                <w:i/>
                <w:color w:val="000000" w:themeColor="text1"/>
                <w:spacing w:val="2"/>
                <w:w w:val="101"/>
                <w:sz w:val="14"/>
              </w:rPr>
            </w:pPr>
            <w:r>
              <w:rPr>
                <w:rFonts w:eastAsia="Calibri"/>
                <w:i/>
                <w:color w:val="000000" w:themeColor="text1"/>
                <w:spacing w:val="0"/>
                <w:sz w:val="13"/>
                <w:szCs w:val="13"/>
              </w:rPr>
              <w:t>LL</w:t>
            </w:r>
          </w:p>
        </w:tc>
        <w:tc>
          <w:tcPr>
            <w:tcW w:w="274" w:type="pct"/>
            <w:tcBorders>
              <w:top w:val="single" w:sz="4" w:space="0" w:color="auto"/>
              <w:bottom w:val="single" w:sz="12" w:space="0" w:color="auto"/>
            </w:tcBorders>
            <w:shd w:val="clear" w:color="auto" w:fill="auto"/>
            <w:vAlign w:val="bottom"/>
          </w:tcPr>
          <w:p w14:paraId="4798CB66"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437" w:type="pct"/>
            <w:gridSpan w:val="2"/>
            <w:tcBorders>
              <w:bottom w:val="single" w:sz="12" w:space="0" w:color="auto"/>
            </w:tcBorders>
            <w:shd w:val="clear" w:color="auto" w:fill="auto"/>
            <w:vAlign w:val="bottom"/>
          </w:tcPr>
          <w:p w14:paraId="4BBFD29C"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International</w:t>
            </w:r>
          </w:p>
        </w:tc>
        <w:tc>
          <w:tcPr>
            <w:tcW w:w="316" w:type="pct"/>
            <w:tcBorders>
              <w:bottom w:val="single" w:sz="12" w:space="0" w:color="auto"/>
            </w:tcBorders>
            <w:shd w:val="clear" w:color="auto" w:fill="auto"/>
            <w:vAlign w:val="bottom"/>
          </w:tcPr>
          <w:p w14:paraId="18FF7A40"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National</w:t>
            </w:r>
          </w:p>
        </w:tc>
        <w:tc>
          <w:tcPr>
            <w:tcW w:w="315" w:type="pct"/>
            <w:gridSpan w:val="2"/>
            <w:tcBorders>
              <w:bottom w:val="single" w:sz="12" w:space="0" w:color="auto"/>
            </w:tcBorders>
            <w:shd w:val="clear" w:color="auto" w:fill="auto"/>
            <w:vAlign w:val="bottom"/>
          </w:tcPr>
          <w:p w14:paraId="1C0198FB"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209" w:type="pct"/>
            <w:tcBorders>
              <w:bottom w:val="single" w:sz="12" w:space="0" w:color="auto"/>
            </w:tcBorders>
            <w:shd w:val="clear" w:color="auto" w:fill="auto"/>
            <w:vAlign w:val="bottom"/>
          </w:tcPr>
          <w:p w14:paraId="0456A3B6" w14:textId="77777777" w:rsidR="00BD36E5" w:rsidRPr="00DE2C8C" w:rsidRDefault="00BD36E5" w:rsidP="00F513E0">
            <w:pPr>
              <w:spacing w:before="81" w:after="81" w:line="160" w:lineRule="exact"/>
              <w:ind w:right="40"/>
              <w:jc w:val="right"/>
              <w:rPr>
                <w:rFonts w:eastAsia="Calibri"/>
                <w:i/>
                <w:color w:val="000000" w:themeColor="text1"/>
                <w:spacing w:val="2"/>
                <w:w w:val="101"/>
                <w:sz w:val="14"/>
              </w:rPr>
            </w:pPr>
            <w:r w:rsidRPr="00DE2C8C">
              <w:rPr>
                <w:rFonts w:eastAsia="Calibri"/>
                <w:i/>
                <w:color w:val="000000" w:themeColor="text1"/>
                <w:spacing w:val="2"/>
                <w:w w:val="101"/>
                <w:sz w:val="14"/>
              </w:rPr>
              <w:t>Total</w:t>
            </w:r>
          </w:p>
        </w:tc>
      </w:tr>
      <w:tr w:rsidR="00F513E0" w:rsidRPr="00DE2C8C" w14:paraId="1A5E6D15" w14:textId="77777777" w:rsidTr="0BA49A81">
        <w:trPr>
          <w:trHeight w:hRule="exact" w:val="115"/>
          <w:tblHeader/>
        </w:trPr>
        <w:tc>
          <w:tcPr>
            <w:tcW w:w="678" w:type="pct"/>
            <w:tcBorders>
              <w:top w:val="single" w:sz="12" w:space="0" w:color="auto"/>
            </w:tcBorders>
            <w:shd w:val="clear" w:color="auto" w:fill="auto"/>
            <w:vAlign w:val="bottom"/>
          </w:tcPr>
          <w:p w14:paraId="650CF118" w14:textId="77777777" w:rsidR="00BD36E5" w:rsidRPr="00DE2C8C" w:rsidRDefault="00BD36E5" w:rsidP="00F513E0">
            <w:pPr>
              <w:spacing w:before="40" w:after="40" w:line="210" w:lineRule="exact"/>
              <w:ind w:right="40"/>
              <w:rPr>
                <w:rFonts w:eastAsia="Calibri"/>
                <w:color w:val="000000" w:themeColor="text1"/>
                <w:sz w:val="17"/>
              </w:rPr>
            </w:pPr>
          </w:p>
        </w:tc>
        <w:tc>
          <w:tcPr>
            <w:tcW w:w="204" w:type="pct"/>
            <w:gridSpan w:val="2"/>
            <w:tcBorders>
              <w:top w:val="single" w:sz="12" w:space="0" w:color="auto"/>
            </w:tcBorders>
            <w:shd w:val="clear" w:color="auto" w:fill="auto"/>
            <w:vAlign w:val="bottom"/>
          </w:tcPr>
          <w:p w14:paraId="3C8A081A"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243" w:type="pct"/>
            <w:tcBorders>
              <w:top w:val="single" w:sz="12" w:space="0" w:color="auto"/>
            </w:tcBorders>
            <w:shd w:val="clear" w:color="auto" w:fill="auto"/>
            <w:vAlign w:val="bottom"/>
          </w:tcPr>
          <w:p w14:paraId="166593E1"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178" w:type="pct"/>
            <w:tcBorders>
              <w:top w:val="single" w:sz="12" w:space="0" w:color="auto"/>
            </w:tcBorders>
            <w:shd w:val="clear" w:color="auto" w:fill="auto"/>
            <w:vAlign w:val="bottom"/>
          </w:tcPr>
          <w:p w14:paraId="51E6EEB0"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180" w:type="pct"/>
            <w:tcBorders>
              <w:top w:val="single" w:sz="12" w:space="0" w:color="auto"/>
            </w:tcBorders>
            <w:shd w:val="clear" w:color="auto" w:fill="auto"/>
            <w:vAlign w:val="bottom"/>
          </w:tcPr>
          <w:p w14:paraId="235FA883"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186" w:type="pct"/>
            <w:tcBorders>
              <w:top w:val="single" w:sz="12" w:space="0" w:color="auto"/>
            </w:tcBorders>
            <w:shd w:val="clear" w:color="auto" w:fill="auto"/>
            <w:vAlign w:val="bottom"/>
          </w:tcPr>
          <w:p w14:paraId="27D06383"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207" w:type="pct"/>
            <w:tcBorders>
              <w:top w:val="single" w:sz="12" w:space="0" w:color="auto"/>
            </w:tcBorders>
            <w:shd w:val="clear" w:color="auto" w:fill="auto"/>
            <w:vAlign w:val="bottom"/>
          </w:tcPr>
          <w:p w14:paraId="00865BBB"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197" w:type="pct"/>
            <w:tcBorders>
              <w:top w:val="single" w:sz="12" w:space="0" w:color="auto"/>
            </w:tcBorders>
            <w:shd w:val="clear" w:color="auto" w:fill="auto"/>
            <w:vAlign w:val="bottom"/>
          </w:tcPr>
          <w:p w14:paraId="3D79BED2"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187" w:type="pct"/>
            <w:tcBorders>
              <w:top w:val="single" w:sz="12" w:space="0" w:color="auto"/>
            </w:tcBorders>
            <w:shd w:val="clear" w:color="auto" w:fill="auto"/>
            <w:vAlign w:val="bottom"/>
          </w:tcPr>
          <w:p w14:paraId="029A4660"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178" w:type="pct"/>
            <w:tcBorders>
              <w:top w:val="single" w:sz="12" w:space="0" w:color="auto"/>
            </w:tcBorders>
            <w:shd w:val="clear" w:color="auto" w:fill="auto"/>
            <w:vAlign w:val="bottom"/>
          </w:tcPr>
          <w:p w14:paraId="738A85C6"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330" w:type="pct"/>
            <w:tcBorders>
              <w:top w:val="single" w:sz="12" w:space="0" w:color="auto"/>
            </w:tcBorders>
            <w:shd w:val="clear" w:color="auto" w:fill="auto"/>
            <w:vAlign w:val="bottom"/>
          </w:tcPr>
          <w:p w14:paraId="01ACDC78"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24" w:type="pct"/>
            <w:tcBorders>
              <w:top w:val="single" w:sz="12" w:space="0" w:color="auto"/>
            </w:tcBorders>
          </w:tcPr>
          <w:p w14:paraId="30E2C4A8"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39" w:type="pct"/>
            <w:tcBorders>
              <w:top w:val="single" w:sz="12" w:space="0" w:color="auto"/>
            </w:tcBorders>
          </w:tcPr>
          <w:p w14:paraId="027ECF03"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168" w:type="pct"/>
            <w:tcBorders>
              <w:top w:val="single" w:sz="12" w:space="0" w:color="auto"/>
            </w:tcBorders>
          </w:tcPr>
          <w:p w14:paraId="55D85E36"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239" w:type="pct"/>
            <w:tcBorders>
              <w:top w:val="single" w:sz="12" w:space="0" w:color="auto"/>
            </w:tcBorders>
            <w:shd w:val="clear" w:color="auto" w:fill="auto"/>
            <w:vAlign w:val="bottom"/>
          </w:tcPr>
          <w:p w14:paraId="5F928D82" w14:textId="4984B0C8"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211" w:type="pct"/>
            <w:tcBorders>
              <w:top w:val="single" w:sz="12" w:space="0" w:color="auto"/>
            </w:tcBorders>
            <w:shd w:val="clear" w:color="auto" w:fill="auto"/>
            <w:vAlign w:val="bottom"/>
          </w:tcPr>
          <w:p w14:paraId="144B8AA0"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274" w:type="pct"/>
            <w:tcBorders>
              <w:top w:val="single" w:sz="12" w:space="0" w:color="auto"/>
            </w:tcBorders>
            <w:shd w:val="clear" w:color="auto" w:fill="auto"/>
            <w:vAlign w:val="bottom"/>
          </w:tcPr>
          <w:p w14:paraId="3111D0CD"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437" w:type="pct"/>
            <w:gridSpan w:val="2"/>
            <w:tcBorders>
              <w:top w:val="single" w:sz="12" w:space="0" w:color="auto"/>
            </w:tcBorders>
            <w:shd w:val="clear" w:color="auto" w:fill="auto"/>
            <w:vAlign w:val="bottom"/>
          </w:tcPr>
          <w:p w14:paraId="1384168D"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316" w:type="pct"/>
            <w:tcBorders>
              <w:top w:val="single" w:sz="12" w:space="0" w:color="auto"/>
            </w:tcBorders>
            <w:shd w:val="clear" w:color="auto" w:fill="auto"/>
            <w:vAlign w:val="bottom"/>
          </w:tcPr>
          <w:p w14:paraId="4D61DD0A"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315" w:type="pct"/>
            <w:gridSpan w:val="2"/>
            <w:tcBorders>
              <w:top w:val="single" w:sz="12" w:space="0" w:color="auto"/>
            </w:tcBorders>
            <w:shd w:val="clear" w:color="auto" w:fill="auto"/>
            <w:vAlign w:val="bottom"/>
          </w:tcPr>
          <w:p w14:paraId="3E699CDA"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c>
          <w:tcPr>
            <w:tcW w:w="209" w:type="pct"/>
            <w:tcBorders>
              <w:top w:val="single" w:sz="12" w:space="0" w:color="auto"/>
            </w:tcBorders>
            <w:shd w:val="clear" w:color="auto" w:fill="auto"/>
            <w:vAlign w:val="bottom"/>
          </w:tcPr>
          <w:p w14:paraId="74B33753" w14:textId="77777777" w:rsidR="00BD36E5" w:rsidRPr="00DE2C8C" w:rsidRDefault="00BD36E5" w:rsidP="00F513E0">
            <w:pPr>
              <w:spacing w:before="40" w:after="40" w:line="210" w:lineRule="exact"/>
              <w:ind w:right="40"/>
              <w:jc w:val="right"/>
              <w:rPr>
                <w:rFonts w:eastAsia="Calibri"/>
                <w:color w:val="000000" w:themeColor="text1"/>
                <w:spacing w:val="2"/>
                <w:w w:val="101"/>
                <w:sz w:val="17"/>
              </w:rPr>
            </w:pPr>
          </w:p>
        </w:tc>
      </w:tr>
      <w:tr w:rsidR="002A3DB0" w:rsidRPr="00DE2C8C" w14:paraId="3EE7DDD6" w14:textId="77777777" w:rsidTr="0BA49A81">
        <w:tc>
          <w:tcPr>
            <w:tcW w:w="5000" w:type="pct"/>
            <w:gridSpan w:val="24"/>
            <w:shd w:val="clear" w:color="auto" w:fill="auto"/>
          </w:tcPr>
          <w:p w14:paraId="64878AE2" w14:textId="77D1284C" w:rsidR="00BD36E5" w:rsidRPr="00DE2C8C" w:rsidRDefault="00BD36E5" w:rsidP="00F513E0">
            <w:pPr>
              <w:tabs>
                <w:tab w:val="left" w:pos="288"/>
                <w:tab w:val="left" w:pos="576"/>
                <w:tab w:val="left" w:pos="864"/>
                <w:tab w:val="left" w:pos="1152"/>
              </w:tabs>
              <w:spacing w:before="40" w:after="40" w:line="200" w:lineRule="exact"/>
              <w:ind w:right="40"/>
              <w:rPr>
                <w:rFonts w:eastAsia="Calibri"/>
                <w:color w:val="000000" w:themeColor="text1"/>
                <w:spacing w:val="2"/>
                <w:w w:val="101"/>
                <w:sz w:val="17"/>
              </w:rPr>
            </w:pPr>
            <w:r w:rsidRPr="00DE2C8C">
              <w:rPr>
                <w:rFonts w:eastAsia="Calibri"/>
                <w:b/>
                <w:bCs/>
                <w:color w:val="000000" w:themeColor="text1"/>
                <w:sz w:val="17"/>
              </w:rPr>
              <w:t>Front Office of the Deputy Special Representative of the Secretary-General (Political Affairs)</w:t>
            </w:r>
          </w:p>
        </w:tc>
      </w:tr>
      <w:tr w:rsidR="00F513E0" w:rsidRPr="00DE2C8C" w14:paraId="537BF7BE" w14:textId="77777777" w:rsidTr="0BA49A81">
        <w:tc>
          <w:tcPr>
            <w:tcW w:w="678" w:type="pct"/>
            <w:shd w:val="clear" w:color="auto" w:fill="auto"/>
            <w:vAlign w:val="bottom"/>
          </w:tcPr>
          <w:p w14:paraId="60363D7F" w14:textId="77777777" w:rsidR="00FC560D" w:rsidRPr="00DE2C8C" w:rsidRDefault="00FC560D" w:rsidP="00F513E0">
            <w:pPr>
              <w:tabs>
                <w:tab w:val="left" w:pos="288"/>
                <w:tab w:val="left" w:pos="576"/>
                <w:tab w:val="left" w:pos="864"/>
                <w:tab w:val="left" w:pos="1152"/>
              </w:tabs>
              <w:spacing w:before="40" w:after="40" w:line="200" w:lineRule="exact"/>
              <w:ind w:right="40"/>
              <w:rPr>
                <w:rFonts w:eastAsia="Calibri"/>
                <w:color w:val="000000" w:themeColor="text1"/>
                <w:sz w:val="17"/>
              </w:rPr>
            </w:pPr>
            <w:r w:rsidRPr="00DE2C8C">
              <w:rPr>
                <w:rFonts w:eastAsia="Calibri"/>
                <w:color w:val="000000" w:themeColor="text1"/>
                <w:sz w:val="17"/>
              </w:rPr>
              <w:t>Approved 2025</w:t>
            </w:r>
          </w:p>
        </w:tc>
        <w:tc>
          <w:tcPr>
            <w:tcW w:w="204" w:type="pct"/>
            <w:gridSpan w:val="2"/>
            <w:shd w:val="clear" w:color="auto" w:fill="auto"/>
            <w:vAlign w:val="bottom"/>
          </w:tcPr>
          <w:p w14:paraId="1BE21A6A"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shd w:val="clear" w:color="auto" w:fill="auto"/>
            <w:vAlign w:val="bottom"/>
          </w:tcPr>
          <w:p w14:paraId="4C1C0FDA"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78" w:type="pct"/>
            <w:shd w:val="clear" w:color="auto" w:fill="auto"/>
            <w:vAlign w:val="bottom"/>
          </w:tcPr>
          <w:p w14:paraId="6B98F2A3"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shd w:val="clear" w:color="auto" w:fill="auto"/>
            <w:vAlign w:val="bottom"/>
          </w:tcPr>
          <w:p w14:paraId="65A14C40"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shd w:val="clear" w:color="auto" w:fill="auto"/>
            <w:vAlign w:val="bottom"/>
          </w:tcPr>
          <w:p w14:paraId="77F728F6"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7" w:type="pct"/>
            <w:shd w:val="clear" w:color="auto" w:fill="auto"/>
            <w:vAlign w:val="bottom"/>
          </w:tcPr>
          <w:p w14:paraId="5FEB4CEB"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97" w:type="pct"/>
            <w:shd w:val="clear" w:color="auto" w:fill="auto"/>
            <w:vAlign w:val="bottom"/>
          </w:tcPr>
          <w:p w14:paraId="60F2AE68"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87" w:type="pct"/>
            <w:shd w:val="clear" w:color="auto" w:fill="auto"/>
            <w:vAlign w:val="bottom"/>
          </w:tcPr>
          <w:p w14:paraId="5919C038"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4BF00886"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30" w:type="pct"/>
            <w:shd w:val="clear" w:color="auto" w:fill="auto"/>
            <w:vAlign w:val="bottom"/>
          </w:tcPr>
          <w:p w14:paraId="25F1E7B1"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24" w:type="pct"/>
          </w:tcPr>
          <w:p w14:paraId="21AD57D2"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39" w:type="pct"/>
          </w:tcPr>
          <w:p w14:paraId="0FF30D59"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168" w:type="pct"/>
            <w:vAlign w:val="bottom"/>
          </w:tcPr>
          <w:p w14:paraId="7A53CC9F" w14:textId="653EF592"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shd w:val="clear" w:color="auto" w:fill="auto"/>
            <w:vAlign w:val="bottom"/>
          </w:tcPr>
          <w:p w14:paraId="4C522680" w14:textId="29788780"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11" w:type="pct"/>
            <w:shd w:val="clear" w:color="auto" w:fill="auto"/>
            <w:vAlign w:val="bottom"/>
          </w:tcPr>
          <w:p w14:paraId="069BD4FF"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274" w:type="pct"/>
            <w:shd w:val="clear" w:color="auto" w:fill="auto"/>
            <w:vAlign w:val="bottom"/>
          </w:tcPr>
          <w:p w14:paraId="2346DB9B"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437" w:type="pct"/>
            <w:gridSpan w:val="2"/>
            <w:shd w:val="clear" w:color="auto" w:fill="auto"/>
            <w:vAlign w:val="bottom"/>
          </w:tcPr>
          <w:p w14:paraId="7063A026"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shd w:val="clear" w:color="auto" w:fill="auto"/>
            <w:vAlign w:val="bottom"/>
          </w:tcPr>
          <w:p w14:paraId="3903BFA6"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shd w:val="clear" w:color="auto" w:fill="auto"/>
            <w:vAlign w:val="bottom"/>
          </w:tcPr>
          <w:p w14:paraId="5FDC283B"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shd w:val="clear" w:color="auto" w:fill="auto"/>
            <w:vAlign w:val="bottom"/>
          </w:tcPr>
          <w:p w14:paraId="1C0052FA"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8</w:t>
            </w:r>
          </w:p>
        </w:tc>
      </w:tr>
      <w:tr w:rsidR="00F513E0" w:rsidRPr="00DE2C8C" w14:paraId="5150CAA3" w14:textId="77777777" w:rsidTr="0BA49A81">
        <w:tc>
          <w:tcPr>
            <w:tcW w:w="678" w:type="pct"/>
            <w:tcBorders>
              <w:bottom w:val="single" w:sz="4" w:space="0" w:color="auto"/>
            </w:tcBorders>
            <w:shd w:val="clear" w:color="auto" w:fill="auto"/>
            <w:vAlign w:val="bottom"/>
          </w:tcPr>
          <w:p w14:paraId="55DC1355" w14:textId="77777777" w:rsidR="00FC560D" w:rsidRPr="00DE2C8C" w:rsidRDefault="00FC560D" w:rsidP="00F513E0">
            <w:pPr>
              <w:tabs>
                <w:tab w:val="left" w:pos="288"/>
                <w:tab w:val="left" w:pos="576"/>
                <w:tab w:val="left" w:pos="864"/>
                <w:tab w:val="left" w:pos="1152"/>
              </w:tabs>
              <w:spacing w:before="40" w:after="81" w:line="200" w:lineRule="exact"/>
              <w:ind w:right="40"/>
              <w:rPr>
                <w:rFonts w:eastAsia="Calibri"/>
                <w:color w:val="000000" w:themeColor="text1"/>
                <w:sz w:val="17"/>
              </w:rPr>
            </w:pPr>
            <w:r w:rsidRPr="00DE2C8C">
              <w:rPr>
                <w:rFonts w:eastAsia="Calibri"/>
                <w:color w:val="000000" w:themeColor="text1"/>
                <w:sz w:val="17"/>
              </w:rPr>
              <w:t>Proposed 2026</w:t>
            </w:r>
          </w:p>
        </w:tc>
        <w:tc>
          <w:tcPr>
            <w:tcW w:w="204" w:type="pct"/>
            <w:gridSpan w:val="2"/>
            <w:tcBorders>
              <w:bottom w:val="single" w:sz="4" w:space="0" w:color="auto"/>
            </w:tcBorders>
            <w:shd w:val="clear" w:color="auto" w:fill="auto"/>
            <w:vAlign w:val="bottom"/>
          </w:tcPr>
          <w:p w14:paraId="76DE7F83"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tcBorders>
              <w:bottom w:val="single" w:sz="4" w:space="0" w:color="auto"/>
            </w:tcBorders>
            <w:shd w:val="clear" w:color="auto" w:fill="auto"/>
            <w:vAlign w:val="bottom"/>
          </w:tcPr>
          <w:p w14:paraId="50CECA69"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78" w:type="pct"/>
            <w:tcBorders>
              <w:bottom w:val="single" w:sz="4" w:space="0" w:color="auto"/>
            </w:tcBorders>
            <w:shd w:val="clear" w:color="auto" w:fill="auto"/>
            <w:vAlign w:val="bottom"/>
          </w:tcPr>
          <w:p w14:paraId="283807DF"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tcBorders>
              <w:bottom w:val="single" w:sz="4" w:space="0" w:color="auto"/>
            </w:tcBorders>
            <w:shd w:val="clear" w:color="auto" w:fill="auto"/>
            <w:vAlign w:val="bottom"/>
          </w:tcPr>
          <w:p w14:paraId="0892B4CE"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tcBorders>
              <w:bottom w:val="single" w:sz="4" w:space="0" w:color="auto"/>
            </w:tcBorders>
            <w:shd w:val="clear" w:color="auto" w:fill="auto"/>
            <w:vAlign w:val="bottom"/>
          </w:tcPr>
          <w:p w14:paraId="7F2EFE8D"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7" w:type="pct"/>
            <w:tcBorders>
              <w:bottom w:val="single" w:sz="4" w:space="0" w:color="auto"/>
            </w:tcBorders>
            <w:shd w:val="clear" w:color="auto" w:fill="auto"/>
            <w:vAlign w:val="bottom"/>
          </w:tcPr>
          <w:p w14:paraId="48E85E82"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97" w:type="pct"/>
            <w:tcBorders>
              <w:bottom w:val="single" w:sz="4" w:space="0" w:color="auto"/>
            </w:tcBorders>
            <w:shd w:val="clear" w:color="auto" w:fill="auto"/>
            <w:vAlign w:val="bottom"/>
          </w:tcPr>
          <w:p w14:paraId="157E81AA"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87" w:type="pct"/>
            <w:tcBorders>
              <w:bottom w:val="single" w:sz="4" w:space="0" w:color="auto"/>
            </w:tcBorders>
            <w:shd w:val="clear" w:color="auto" w:fill="auto"/>
            <w:vAlign w:val="bottom"/>
          </w:tcPr>
          <w:p w14:paraId="31410178"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25E2209A"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30" w:type="pct"/>
            <w:tcBorders>
              <w:bottom w:val="single" w:sz="4" w:space="0" w:color="auto"/>
            </w:tcBorders>
            <w:shd w:val="clear" w:color="auto" w:fill="auto"/>
            <w:vAlign w:val="bottom"/>
          </w:tcPr>
          <w:p w14:paraId="5A04A70C"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24" w:type="pct"/>
            <w:tcBorders>
              <w:bottom w:val="single" w:sz="4" w:space="0" w:color="auto"/>
            </w:tcBorders>
          </w:tcPr>
          <w:p w14:paraId="7DF63147"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b/>
                <w:color w:val="000000" w:themeColor="text1"/>
                <w:spacing w:val="2"/>
                <w:w w:val="101"/>
                <w:sz w:val="17"/>
              </w:rPr>
            </w:pPr>
          </w:p>
        </w:tc>
        <w:tc>
          <w:tcPr>
            <w:tcW w:w="39" w:type="pct"/>
            <w:tcBorders>
              <w:bottom w:val="single" w:sz="4" w:space="0" w:color="auto"/>
            </w:tcBorders>
          </w:tcPr>
          <w:p w14:paraId="2E0F21CC"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b/>
                <w:color w:val="000000" w:themeColor="text1"/>
                <w:spacing w:val="2"/>
                <w:w w:val="101"/>
                <w:sz w:val="17"/>
              </w:rPr>
            </w:pPr>
          </w:p>
        </w:tc>
        <w:tc>
          <w:tcPr>
            <w:tcW w:w="168" w:type="pct"/>
            <w:tcBorders>
              <w:bottom w:val="single" w:sz="4" w:space="0" w:color="auto"/>
            </w:tcBorders>
            <w:vAlign w:val="bottom"/>
          </w:tcPr>
          <w:p w14:paraId="1590497B" w14:textId="3B5FC4E8"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b/>
                <w:color w:val="000000" w:themeColor="text1"/>
                <w:spacing w:val="2"/>
                <w:w w:val="101"/>
                <w:sz w:val="17"/>
              </w:rPr>
            </w:pPr>
            <w:r w:rsidRPr="00DE2C8C">
              <w:rPr>
                <w:rFonts w:eastAsia="Calibri"/>
                <w:color w:val="000000" w:themeColor="text1"/>
                <w:spacing w:val="2"/>
                <w:w w:val="101"/>
                <w:sz w:val="17"/>
              </w:rPr>
              <w:t>–</w:t>
            </w:r>
          </w:p>
        </w:tc>
        <w:tc>
          <w:tcPr>
            <w:tcW w:w="239" w:type="pct"/>
            <w:tcBorders>
              <w:bottom w:val="single" w:sz="4" w:space="0" w:color="auto"/>
            </w:tcBorders>
            <w:shd w:val="clear" w:color="auto" w:fill="auto"/>
            <w:vAlign w:val="bottom"/>
          </w:tcPr>
          <w:p w14:paraId="7F895F95" w14:textId="1EAEAC2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b/>
                <w:color w:val="000000" w:themeColor="text1"/>
                <w:spacing w:val="2"/>
                <w:w w:val="101"/>
                <w:sz w:val="17"/>
              </w:rPr>
              <w:t>–</w:t>
            </w:r>
          </w:p>
        </w:tc>
        <w:tc>
          <w:tcPr>
            <w:tcW w:w="211" w:type="pct"/>
            <w:tcBorders>
              <w:bottom w:val="single" w:sz="4" w:space="0" w:color="auto"/>
            </w:tcBorders>
            <w:shd w:val="clear" w:color="auto" w:fill="auto"/>
            <w:vAlign w:val="bottom"/>
          </w:tcPr>
          <w:p w14:paraId="5424CA5E"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274" w:type="pct"/>
            <w:tcBorders>
              <w:bottom w:val="single" w:sz="4" w:space="0" w:color="auto"/>
            </w:tcBorders>
            <w:shd w:val="clear" w:color="auto" w:fill="auto"/>
            <w:vAlign w:val="bottom"/>
          </w:tcPr>
          <w:p w14:paraId="22746013"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437" w:type="pct"/>
            <w:gridSpan w:val="2"/>
            <w:tcBorders>
              <w:bottom w:val="single" w:sz="4" w:space="0" w:color="auto"/>
            </w:tcBorders>
            <w:shd w:val="clear" w:color="auto" w:fill="auto"/>
            <w:vAlign w:val="bottom"/>
          </w:tcPr>
          <w:p w14:paraId="65969044"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tcBorders>
              <w:bottom w:val="single" w:sz="4" w:space="0" w:color="auto"/>
            </w:tcBorders>
            <w:shd w:val="clear" w:color="auto" w:fill="auto"/>
            <w:vAlign w:val="bottom"/>
          </w:tcPr>
          <w:p w14:paraId="5C2978F6"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tcBorders>
              <w:bottom w:val="single" w:sz="4" w:space="0" w:color="auto"/>
            </w:tcBorders>
            <w:shd w:val="clear" w:color="auto" w:fill="auto"/>
            <w:vAlign w:val="bottom"/>
          </w:tcPr>
          <w:p w14:paraId="3E1263A9"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tcBorders>
              <w:bottom w:val="single" w:sz="4" w:space="0" w:color="auto"/>
            </w:tcBorders>
            <w:shd w:val="clear" w:color="auto" w:fill="auto"/>
            <w:vAlign w:val="bottom"/>
          </w:tcPr>
          <w:p w14:paraId="6286329E"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7</w:t>
            </w:r>
          </w:p>
        </w:tc>
      </w:tr>
      <w:tr w:rsidR="00F513E0" w:rsidRPr="00DE2C8C" w14:paraId="634D9D23" w14:textId="77777777" w:rsidTr="0BA49A81">
        <w:tc>
          <w:tcPr>
            <w:tcW w:w="678" w:type="pct"/>
            <w:tcBorders>
              <w:top w:val="single" w:sz="4" w:space="0" w:color="auto"/>
              <w:bottom w:val="single" w:sz="4" w:space="0" w:color="auto"/>
            </w:tcBorders>
            <w:shd w:val="clear" w:color="auto" w:fill="auto"/>
            <w:vAlign w:val="bottom"/>
          </w:tcPr>
          <w:p w14:paraId="237AB6FE" w14:textId="77777777" w:rsidR="00FC560D" w:rsidRPr="00DE2C8C" w:rsidRDefault="00FC560D" w:rsidP="00F513E0">
            <w:pPr>
              <w:tabs>
                <w:tab w:val="left" w:pos="288"/>
                <w:tab w:val="left" w:pos="576"/>
                <w:tab w:val="left" w:pos="864"/>
                <w:tab w:val="left" w:pos="1152"/>
              </w:tabs>
              <w:spacing w:before="81" w:after="81" w:line="200" w:lineRule="exact"/>
              <w:ind w:right="40"/>
              <w:rPr>
                <w:rFonts w:eastAsia="Calibri"/>
                <w:b/>
                <w:color w:val="000000" w:themeColor="text1"/>
                <w:sz w:val="17"/>
              </w:rPr>
            </w:pPr>
            <w:r w:rsidRPr="00DE2C8C">
              <w:rPr>
                <w:rFonts w:eastAsia="Calibri"/>
                <w:b/>
                <w:color w:val="000000" w:themeColor="text1"/>
                <w:sz w:val="17"/>
              </w:rPr>
              <w:tab/>
              <w:t xml:space="preserve">Change </w:t>
            </w:r>
          </w:p>
        </w:tc>
        <w:tc>
          <w:tcPr>
            <w:tcW w:w="204" w:type="pct"/>
            <w:gridSpan w:val="2"/>
            <w:tcBorders>
              <w:top w:val="single" w:sz="4" w:space="0" w:color="auto"/>
              <w:bottom w:val="single" w:sz="4" w:space="0" w:color="auto"/>
            </w:tcBorders>
            <w:shd w:val="clear" w:color="auto" w:fill="auto"/>
            <w:vAlign w:val="bottom"/>
          </w:tcPr>
          <w:p w14:paraId="35CAF7B4"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3" w:type="pct"/>
            <w:tcBorders>
              <w:top w:val="single" w:sz="4" w:space="0" w:color="auto"/>
              <w:bottom w:val="single" w:sz="4" w:space="0" w:color="auto"/>
            </w:tcBorders>
            <w:shd w:val="clear" w:color="auto" w:fill="auto"/>
            <w:vAlign w:val="bottom"/>
          </w:tcPr>
          <w:p w14:paraId="468D8E87"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3FA1BE97"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0" w:type="pct"/>
            <w:tcBorders>
              <w:top w:val="single" w:sz="4" w:space="0" w:color="auto"/>
              <w:bottom w:val="single" w:sz="4" w:space="0" w:color="auto"/>
            </w:tcBorders>
            <w:shd w:val="clear" w:color="auto" w:fill="auto"/>
            <w:vAlign w:val="bottom"/>
          </w:tcPr>
          <w:p w14:paraId="3B196FC3"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6" w:type="pct"/>
            <w:tcBorders>
              <w:top w:val="single" w:sz="4" w:space="0" w:color="auto"/>
              <w:bottom w:val="single" w:sz="4" w:space="0" w:color="auto"/>
            </w:tcBorders>
            <w:shd w:val="clear" w:color="auto" w:fill="auto"/>
            <w:vAlign w:val="bottom"/>
          </w:tcPr>
          <w:p w14:paraId="59E15B90"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7" w:type="pct"/>
            <w:tcBorders>
              <w:top w:val="single" w:sz="4" w:space="0" w:color="auto"/>
              <w:bottom w:val="single" w:sz="4" w:space="0" w:color="auto"/>
            </w:tcBorders>
            <w:shd w:val="clear" w:color="auto" w:fill="auto"/>
            <w:vAlign w:val="bottom"/>
          </w:tcPr>
          <w:p w14:paraId="35828758"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97" w:type="pct"/>
            <w:tcBorders>
              <w:top w:val="single" w:sz="4" w:space="0" w:color="auto"/>
              <w:bottom w:val="single" w:sz="4" w:space="0" w:color="auto"/>
            </w:tcBorders>
            <w:shd w:val="clear" w:color="auto" w:fill="auto"/>
            <w:vAlign w:val="bottom"/>
          </w:tcPr>
          <w:p w14:paraId="6B8F0140"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7" w:type="pct"/>
            <w:tcBorders>
              <w:top w:val="single" w:sz="4" w:space="0" w:color="auto"/>
              <w:bottom w:val="single" w:sz="4" w:space="0" w:color="auto"/>
            </w:tcBorders>
            <w:shd w:val="clear" w:color="auto" w:fill="auto"/>
            <w:vAlign w:val="bottom"/>
          </w:tcPr>
          <w:p w14:paraId="682FDC9F"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0F2FC104"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30" w:type="pct"/>
            <w:tcBorders>
              <w:top w:val="single" w:sz="4" w:space="0" w:color="auto"/>
              <w:bottom w:val="single" w:sz="4" w:space="0" w:color="auto"/>
            </w:tcBorders>
            <w:shd w:val="clear" w:color="auto" w:fill="auto"/>
            <w:vAlign w:val="bottom"/>
          </w:tcPr>
          <w:p w14:paraId="172E6B48"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 w:type="pct"/>
            <w:tcBorders>
              <w:top w:val="single" w:sz="4" w:space="0" w:color="auto"/>
              <w:bottom w:val="single" w:sz="4" w:space="0" w:color="auto"/>
            </w:tcBorders>
          </w:tcPr>
          <w:p w14:paraId="1933A0CF"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39" w:type="pct"/>
            <w:tcBorders>
              <w:top w:val="single" w:sz="4" w:space="0" w:color="auto"/>
              <w:bottom w:val="single" w:sz="4" w:space="0" w:color="auto"/>
            </w:tcBorders>
          </w:tcPr>
          <w:p w14:paraId="55726B1C"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168" w:type="pct"/>
            <w:tcBorders>
              <w:top w:val="single" w:sz="4" w:space="0" w:color="auto"/>
              <w:bottom w:val="single" w:sz="4" w:space="0" w:color="auto"/>
            </w:tcBorders>
            <w:vAlign w:val="bottom"/>
          </w:tcPr>
          <w:p w14:paraId="2183E445" w14:textId="6411D8C9"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39" w:type="pct"/>
            <w:tcBorders>
              <w:top w:val="single" w:sz="4" w:space="0" w:color="auto"/>
              <w:bottom w:val="single" w:sz="4" w:space="0" w:color="auto"/>
            </w:tcBorders>
            <w:shd w:val="clear" w:color="auto" w:fill="auto"/>
            <w:vAlign w:val="bottom"/>
          </w:tcPr>
          <w:p w14:paraId="6AD65643" w14:textId="0F128B30"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211" w:type="pct"/>
            <w:tcBorders>
              <w:top w:val="single" w:sz="4" w:space="0" w:color="auto"/>
              <w:bottom w:val="single" w:sz="4" w:space="0" w:color="auto"/>
            </w:tcBorders>
            <w:shd w:val="clear" w:color="auto" w:fill="auto"/>
            <w:vAlign w:val="bottom"/>
          </w:tcPr>
          <w:p w14:paraId="3BB82F84"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74" w:type="pct"/>
            <w:tcBorders>
              <w:top w:val="single" w:sz="4" w:space="0" w:color="auto"/>
              <w:bottom w:val="single" w:sz="4" w:space="0" w:color="auto"/>
            </w:tcBorders>
            <w:shd w:val="clear" w:color="auto" w:fill="auto"/>
            <w:vAlign w:val="bottom"/>
          </w:tcPr>
          <w:p w14:paraId="2403B971"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437" w:type="pct"/>
            <w:gridSpan w:val="2"/>
            <w:tcBorders>
              <w:top w:val="single" w:sz="4" w:space="0" w:color="auto"/>
              <w:bottom w:val="single" w:sz="4" w:space="0" w:color="auto"/>
            </w:tcBorders>
            <w:shd w:val="clear" w:color="auto" w:fill="auto"/>
            <w:vAlign w:val="bottom"/>
          </w:tcPr>
          <w:p w14:paraId="3DEDD966"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6" w:type="pct"/>
            <w:tcBorders>
              <w:top w:val="single" w:sz="4" w:space="0" w:color="auto"/>
              <w:bottom w:val="single" w:sz="4" w:space="0" w:color="auto"/>
            </w:tcBorders>
            <w:shd w:val="clear" w:color="auto" w:fill="auto"/>
            <w:vAlign w:val="bottom"/>
          </w:tcPr>
          <w:p w14:paraId="68BA047B"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5" w:type="pct"/>
            <w:gridSpan w:val="2"/>
            <w:tcBorders>
              <w:top w:val="single" w:sz="4" w:space="0" w:color="auto"/>
              <w:bottom w:val="single" w:sz="4" w:space="0" w:color="auto"/>
            </w:tcBorders>
            <w:shd w:val="clear" w:color="auto" w:fill="auto"/>
            <w:vAlign w:val="bottom"/>
          </w:tcPr>
          <w:p w14:paraId="434AC823"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9" w:type="pct"/>
            <w:tcBorders>
              <w:top w:val="single" w:sz="4" w:space="0" w:color="auto"/>
              <w:bottom w:val="single" w:sz="4" w:space="0" w:color="auto"/>
            </w:tcBorders>
            <w:shd w:val="clear" w:color="auto" w:fill="auto"/>
            <w:vAlign w:val="bottom"/>
          </w:tcPr>
          <w:p w14:paraId="26ECBE4F"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r>
      <w:tr w:rsidR="00F513E0" w:rsidRPr="00DE2C8C" w14:paraId="185600CE" w14:textId="77777777" w:rsidTr="0BA49A81">
        <w:tc>
          <w:tcPr>
            <w:tcW w:w="2073" w:type="pct"/>
            <w:gridSpan w:val="9"/>
            <w:tcBorders>
              <w:top w:val="single" w:sz="4" w:space="0" w:color="auto"/>
            </w:tcBorders>
            <w:shd w:val="clear" w:color="auto" w:fill="auto"/>
          </w:tcPr>
          <w:p w14:paraId="339229A6" w14:textId="77777777" w:rsidR="00BD36E5" w:rsidRPr="00DE2C8C" w:rsidRDefault="00BD36E5" w:rsidP="00F513E0">
            <w:pPr>
              <w:tabs>
                <w:tab w:val="left" w:pos="288"/>
                <w:tab w:val="left" w:pos="576"/>
                <w:tab w:val="left" w:pos="864"/>
                <w:tab w:val="left" w:pos="1152"/>
              </w:tabs>
              <w:spacing w:before="81" w:after="40" w:line="200" w:lineRule="exact"/>
              <w:ind w:right="40"/>
              <w:rPr>
                <w:rFonts w:eastAsia="Calibri"/>
                <w:b/>
                <w:bCs/>
                <w:color w:val="000000" w:themeColor="text1"/>
                <w:spacing w:val="2"/>
                <w:w w:val="101"/>
                <w:sz w:val="17"/>
              </w:rPr>
            </w:pPr>
            <w:r w:rsidRPr="00D22BC8">
              <w:rPr>
                <w:rFonts w:eastAsia="Calibri"/>
                <w:b/>
                <w:bCs/>
                <w:color w:val="000000" w:themeColor="text1"/>
                <w:sz w:val="17"/>
              </w:rPr>
              <w:t>Political Affairs Service</w:t>
            </w:r>
          </w:p>
        </w:tc>
        <w:tc>
          <w:tcPr>
            <w:tcW w:w="187" w:type="pct"/>
            <w:tcBorders>
              <w:top w:val="single" w:sz="4" w:space="0" w:color="auto"/>
            </w:tcBorders>
            <w:shd w:val="clear" w:color="auto" w:fill="auto"/>
            <w:vAlign w:val="bottom"/>
          </w:tcPr>
          <w:p w14:paraId="0954884B"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78" w:type="pct"/>
            <w:tcBorders>
              <w:top w:val="single" w:sz="4" w:space="0" w:color="auto"/>
            </w:tcBorders>
            <w:shd w:val="clear" w:color="auto" w:fill="auto"/>
            <w:vAlign w:val="bottom"/>
          </w:tcPr>
          <w:p w14:paraId="0AFD6790"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30" w:type="pct"/>
            <w:tcBorders>
              <w:top w:val="single" w:sz="4" w:space="0" w:color="auto"/>
            </w:tcBorders>
            <w:shd w:val="clear" w:color="auto" w:fill="auto"/>
            <w:vAlign w:val="bottom"/>
          </w:tcPr>
          <w:p w14:paraId="1ABCB17B"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4" w:type="pct"/>
            <w:tcBorders>
              <w:top w:val="single" w:sz="4" w:space="0" w:color="auto"/>
            </w:tcBorders>
          </w:tcPr>
          <w:p w14:paraId="6ED802E2"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9" w:type="pct"/>
            <w:tcBorders>
              <w:top w:val="single" w:sz="4" w:space="0" w:color="auto"/>
            </w:tcBorders>
          </w:tcPr>
          <w:p w14:paraId="65E9A9EF"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68" w:type="pct"/>
            <w:tcBorders>
              <w:top w:val="single" w:sz="4" w:space="0" w:color="auto"/>
            </w:tcBorders>
          </w:tcPr>
          <w:p w14:paraId="50293534"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39" w:type="pct"/>
            <w:tcBorders>
              <w:top w:val="single" w:sz="4" w:space="0" w:color="auto"/>
            </w:tcBorders>
            <w:shd w:val="clear" w:color="auto" w:fill="auto"/>
            <w:vAlign w:val="bottom"/>
          </w:tcPr>
          <w:p w14:paraId="53F1875C" w14:textId="3BFFF869"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11" w:type="pct"/>
            <w:tcBorders>
              <w:top w:val="single" w:sz="4" w:space="0" w:color="auto"/>
            </w:tcBorders>
            <w:shd w:val="clear" w:color="auto" w:fill="auto"/>
            <w:vAlign w:val="bottom"/>
          </w:tcPr>
          <w:p w14:paraId="73E2BFCB"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74" w:type="pct"/>
            <w:tcBorders>
              <w:top w:val="single" w:sz="4" w:space="0" w:color="auto"/>
            </w:tcBorders>
            <w:shd w:val="clear" w:color="auto" w:fill="auto"/>
            <w:vAlign w:val="bottom"/>
          </w:tcPr>
          <w:p w14:paraId="5CE4B3BF"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437" w:type="pct"/>
            <w:gridSpan w:val="2"/>
            <w:tcBorders>
              <w:top w:val="single" w:sz="4" w:space="0" w:color="auto"/>
            </w:tcBorders>
            <w:shd w:val="clear" w:color="auto" w:fill="auto"/>
            <w:vAlign w:val="bottom"/>
          </w:tcPr>
          <w:p w14:paraId="4CD0A0E5"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16" w:type="pct"/>
            <w:tcBorders>
              <w:top w:val="single" w:sz="4" w:space="0" w:color="auto"/>
            </w:tcBorders>
            <w:shd w:val="clear" w:color="auto" w:fill="auto"/>
            <w:vAlign w:val="bottom"/>
          </w:tcPr>
          <w:p w14:paraId="7AB94A5A"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15" w:type="pct"/>
            <w:gridSpan w:val="2"/>
            <w:tcBorders>
              <w:top w:val="single" w:sz="4" w:space="0" w:color="auto"/>
            </w:tcBorders>
            <w:shd w:val="clear" w:color="auto" w:fill="auto"/>
            <w:vAlign w:val="bottom"/>
          </w:tcPr>
          <w:p w14:paraId="316664BE"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09" w:type="pct"/>
            <w:tcBorders>
              <w:top w:val="single" w:sz="4" w:space="0" w:color="auto"/>
            </w:tcBorders>
            <w:shd w:val="clear" w:color="auto" w:fill="auto"/>
            <w:vAlign w:val="bottom"/>
          </w:tcPr>
          <w:p w14:paraId="4033A537"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r>
      <w:tr w:rsidR="00F513E0" w:rsidRPr="00DE2C8C" w14:paraId="3DAD6254" w14:textId="77777777" w:rsidTr="0BA49A81">
        <w:tc>
          <w:tcPr>
            <w:tcW w:w="678" w:type="pct"/>
            <w:shd w:val="clear" w:color="auto" w:fill="auto"/>
            <w:vAlign w:val="bottom"/>
          </w:tcPr>
          <w:p w14:paraId="36699FCD" w14:textId="77777777" w:rsidR="00FC560D" w:rsidRPr="00DE2C8C" w:rsidRDefault="00FC560D" w:rsidP="00F513E0">
            <w:pPr>
              <w:tabs>
                <w:tab w:val="left" w:pos="288"/>
                <w:tab w:val="left" w:pos="576"/>
                <w:tab w:val="left" w:pos="864"/>
                <w:tab w:val="left" w:pos="1152"/>
              </w:tabs>
              <w:spacing w:before="40" w:after="40" w:line="200" w:lineRule="exact"/>
              <w:ind w:right="40"/>
              <w:rPr>
                <w:rFonts w:eastAsia="Calibri"/>
                <w:color w:val="000000" w:themeColor="text1"/>
                <w:sz w:val="17"/>
              </w:rPr>
            </w:pPr>
            <w:r w:rsidRPr="00DE2C8C">
              <w:rPr>
                <w:rFonts w:eastAsia="Calibri"/>
                <w:color w:val="000000" w:themeColor="text1"/>
                <w:sz w:val="17"/>
              </w:rPr>
              <w:t>Approved 2025</w:t>
            </w:r>
          </w:p>
        </w:tc>
        <w:tc>
          <w:tcPr>
            <w:tcW w:w="204" w:type="pct"/>
            <w:gridSpan w:val="2"/>
            <w:shd w:val="clear" w:color="auto" w:fill="auto"/>
            <w:vAlign w:val="bottom"/>
          </w:tcPr>
          <w:p w14:paraId="0D244176" w14:textId="3FF3B7B0"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shd w:val="clear" w:color="auto" w:fill="auto"/>
            <w:vAlign w:val="bottom"/>
          </w:tcPr>
          <w:p w14:paraId="42EFF201" w14:textId="75FA631F"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0A23FBAA" w14:textId="661970FB"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shd w:val="clear" w:color="auto" w:fill="auto"/>
            <w:vAlign w:val="bottom"/>
          </w:tcPr>
          <w:p w14:paraId="217A606F" w14:textId="7C3CFCC5"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86" w:type="pct"/>
            <w:shd w:val="clear" w:color="auto" w:fill="auto"/>
            <w:vAlign w:val="bottom"/>
          </w:tcPr>
          <w:p w14:paraId="6ED23439" w14:textId="5EF24831"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207" w:type="pct"/>
            <w:shd w:val="clear" w:color="auto" w:fill="auto"/>
            <w:vAlign w:val="bottom"/>
          </w:tcPr>
          <w:p w14:paraId="112A6DDD" w14:textId="16658042"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7</w:t>
            </w:r>
          </w:p>
        </w:tc>
        <w:tc>
          <w:tcPr>
            <w:tcW w:w="197" w:type="pct"/>
            <w:shd w:val="clear" w:color="auto" w:fill="auto"/>
            <w:vAlign w:val="bottom"/>
          </w:tcPr>
          <w:p w14:paraId="23C57434" w14:textId="5436148F"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187" w:type="pct"/>
            <w:shd w:val="clear" w:color="auto" w:fill="auto"/>
            <w:vAlign w:val="bottom"/>
          </w:tcPr>
          <w:p w14:paraId="6907BC37" w14:textId="056DEA08"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78" w:type="pct"/>
            <w:shd w:val="clear" w:color="auto" w:fill="auto"/>
            <w:vAlign w:val="bottom"/>
          </w:tcPr>
          <w:p w14:paraId="68CC7533" w14:textId="7E57E966"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shd w:val="clear" w:color="auto" w:fill="auto"/>
            <w:vAlign w:val="bottom"/>
          </w:tcPr>
          <w:p w14:paraId="077EED65" w14:textId="367BCCD3"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15</w:t>
            </w:r>
          </w:p>
        </w:tc>
        <w:tc>
          <w:tcPr>
            <w:tcW w:w="24" w:type="pct"/>
          </w:tcPr>
          <w:p w14:paraId="108E08E1"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39" w:type="pct"/>
          </w:tcPr>
          <w:p w14:paraId="4A2CFA5A"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168" w:type="pct"/>
            <w:vAlign w:val="bottom"/>
          </w:tcPr>
          <w:p w14:paraId="3A8D3D84" w14:textId="51DAC5E1"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shd w:val="clear" w:color="auto" w:fill="auto"/>
            <w:vAlign w:val="bottom"/>
          </w:tcPr>
          <w:p w14:paraId="2B65EDBF" w14:textId="50AE4F81"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8</w:t>
            </w:r>
          </w:p>
        </w:tc>
        <w:tc>
          <w:tcPr>
            <w:tcW w:w="211" w:type="pct"/>
            <w:shd w:val="clear" w:color="auto" w:fill="auto"/>
            <w:vAlign w:val="bottom"/>
          </w:tcPr>
          <w:p w14:paraId="005E78C1" w14:textId="01BF3035"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8</w:t>
            </w:r>
          </w:p>
        </w:tc>
        <w:tc>
          <w:tcPr>
            <w:tcW w:w="274" w:type="pct"/>
            <w:shd w:val="clear" w:color="auto" w:fill="auto"/>
            <w:vAlign w:val="bottom"/>
          </w:tcPr>
          <w:p w14:paraId="434B38B7" w14:textId="559BDD7A"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16</w:t>
            </w:r>
          </w:p>
        </w:tc>
        <w:tc>
          <w:tcPr>
            <w:tcW w:w="437" w:type="pct"/>
            <w:gridSpan w:val="2"/>
            <w:shd w:val="clear" w:color="auto" w:fill="auto"/>
            <w:vAlign w:val="bottom"/>
          </w:tcPr>
          <w:p w14:paraId="37CB8B97" w14:textId="43018E22"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shd w:val="clear" w:color="auto" w:fill="auto"/>
            <w:vAlign w:val="bottom"/>
          </w:tcPr>
          <w:p w14:paraId="16B6F02E" w14:textId="4C2C6D26"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315" w:type="pct"/>
            <w:gridSpan w:val="2"/>
            <w:shd w:val="clear" w:color="auto" w:fill="auto"/>
            <w:vAlign w:val="bottom"/>
          </w:tcPr>
          <w:p w14:paraId="0328E3C4" w14:textId="1FBC212B"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209" w:type="pct"/>
            <w:shd w:val="clear" w:color="auto" w:fill="auto"/>
            <w:vAlign w:val="bottom"/>
          </w:tcPr>
          <w:p w14:paraId="52B67B84" w14:textId="382E1864"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34</w:t>
            </w:r>
          </w:p>
        </w:tc>
      </w:tr>
      <w:tr w:rsidR="00F513E0" w:rsidRPr="00DE2C8C" w14:paraId="559080ED" w14:textId="77777777" w:rsidTr="0BA49A81">
        <w:tc>
          <w:tcPr>
            <w:tcW w:w="678" w:type="pct"/>
            <w:tcBorders>
              <w:bottom w:val="single" w:sz="4" w:space="0" w:color="auto"/>
            </w:tcBorders>
            <w:shd w:val="clear" w:color="auto" w:fill="auto"/>
            <w:vAlign w:val="bottom"/>
          </w:tcPr>
          <w:p w14:paraId="3FA20629" w14:textId="77777777" w:rsidR="00FC560D" w:rsidRPr="00DE2C8C" w:rsidRDefault="00FC560D" w:rsidP="00F513E0">
            <w:pPr>
              <w:tabs>
                <w:tab w:val="left" w:pos="288"/>
                <w:tab w:val="left" w:pos="576"/>
                <w:tab w:val="left" w:pos="864"/>
                <w:tab w:val="left" w:pos="1152"/>
              </w:tabs>
              <w:spacing w:before="40" w:after="81" w:line="200" w:lineRule="exact"/>
              <w:ind w:right="40"/>
              <w:rPr>
                <w:rFonts w:eastAsia="Calibri"/>
                <w:color w:val="000000" w:themeColor="text1"/>
                <w:sz w:val="17"/>
              </w:rPr>
            </w:pPr>
            <w:r w:rsidRPr="00DE2C8C">
              <w:rPr>
                <w:rFonts w:eastAsia="Calibri"/>
                <w:color w:val="000000" w:themeColor="text1"/>
                <w:sz w:val="17"/>
              </w:rPr>
              <w:lastRenderedPageBreak/>
              <w:t>Proposed 2026</w:t>
            </w:r>
          </w:p>
        </w:tc>
        <w:tc>
          <w:tcPr>
            <w:tcW w:w="204" w:type="pct"/>
            <w:gridSpan w:val="2"/>
            <w:tcBorders>
              <w:bottom w:val="single" w:sz="4" w:space="0" w:color="auto"/>
            </w:tcBorders>
            <w:shd w:val="clear" w:color="auto" w:fill="auto"/>
            <w:vAlign w:val="bottom"/>
          </w:tcPr>
          <w:p w14:paraId="45D31DF9" w14:textId="2055EAE2"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tcBorders>
              <w:bottom w:val="single" w:sz="4" w:space="0" w:color="auto"/>
            </w:tcBorders>
            <w:shd w:val="clear" w:color="auto" w:fill="auto"/>
            <w:vAlign w:val="bottom"/>
          </w:tcPr>
          <w:p w14:paraId="4F31B372" w14:textId="4F39FEDD"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40BDFC06" w14:textId="554F9B89"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tcBorders>
              <w:bottom w:val="single" w:sz="4" w:space="0" w:color="auto"/>
            </w:tcBorders>
            <w:shd w:val="clear" w:color="auto" w:fill="auto"/>
            <w:vAlign w:val="bottom"/>
          </w:tcPr>
          <w:p w14:paraId="537A4353" w14:textId="53BEFE22"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86" w:type="pct"/>
            <w:tcBorders>
              <w:bottom w:val="single" w:sz="4" w:space="0" w:color="auto"/>
            </w:tcBorders>
            <w:shd w:val="clear" w:color="auto" w:fill="auto"/>
            <w:vAlign w:val="bottom"/>
          </w:tcPr>
          <w:p w14:paraId="1475BC7E" w14:textId="5E7C476C"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207" w:type="pct"/>
            <w:tcBorders>
              <w:bottom w:val="single" w:sz="4" w:space="0" w:color="auto"/>
            </w:tcBorders>
            <w:shd w:val="clear" w:color="auto" w:fill="auto"/>
            <w:vAlign w:val="bottom"/>
          </w:tcPr>
          <w:p w14:paraId="03CCF27D" w14:textId="2C89333B"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7</w:t>
            </w:r>
          </w:p>
        </w:tc>
        <w:tc>
          <w:tcPr>
            <w:tcW w:w="197" w:type="pct"/>
            <w:tcBorders>
              <w:bottom w:val="single" w:sz="4" w:space="0" w:color="auto"/>
            </w:tcBorders>
            <w:shd w:val="clear" w:color="auto" w:fill="auto"/>
            <w:vAlign w:val="bottom"/>
          </w:tcPr>
          <w:p w14:paraId="687F482D" w14:textId="78C9F0AB"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5</w:t>
            </w:r>
          </w:p>
        </w:tc>
        <w:tc>
          <w:tcPr>
            <w:tcW w:w="187" w:type="pct"/>
            <w:tcBorders>
              <w:bottom w:val="single" w:sz="4" w:space="0" w:color="auto"/>
            </w:tcBorders>
            <w:shd w:val="clear" w:color="auto" w:fill="auto"/>
            <w:vAlign w:val="bottom"/>
          </w:tcPr>
          <w:p w14:paraId="7600CAF9" w14:textId="3042D60A"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78" w:type="pct"/>
            <w:tcBorders>
              <w:bottom w:val="single" w:sz="4" w:space="0" w:color="auto"/>
            </w:tcBorders>
            <w:shd w:val="clear" w:color="auto" w:fill="auto"/>
            <w:vAlign w:val="bottom"/>
          </w:tcPr>
          <w:p w14:paraId="1777B07D" w14:textId="74C4687E"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tcBorders>
              <w:bottom w:val="single" w:sz="4" w:space="0" w:color="auto"/>
            </w:tcBorders>
            <w:shd w:val="clear" w:color="auto" w:fill="auto"/>
            <w:vAlign w:val="bottom"/>
          </w:tcPr>
          <w:p w14:paraId="3CD9597A" w14:textId="0D60B0A1"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16</w:t>
            </w:r>
          </w:p>
        </w:tc>
        <w:tc>
          <w:tcPr>
            <w:tcW w:w="24" w:type="pct"/>
            <w:tcBorders>
              <w:bottom w:val="single" w:sz="4" w:space="0" w:color="auto"/>
            </w:tcBorders>
          </w:tcPr>
          <w:p w14:paraId="5831548A"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39" w:type="pct"/>
            <w:tcBorders>
              <w:bottom w:val="single" w:sz="4" w:space="0" w:color="auto"/>
            </w:tcBorders>
          </w:tcPr>
          <w:p w14:paraId="266D14DE"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168" w:type="pct"/>
            <w:tcBorders>
              <w:bottom w:val="single" w:sz="4" w:space="0" w:color="auto"/>
            </w:tcBorders>
            <w:vAlign w:val="bottom"/>
          </w:tcPr>
          <w:p w14:paraId="41C645A4" w14:textId="50E63C21"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tcBorders>
              <w:bottom w:val="single" w:sz="4" w:space="0" w:color="auto"/>
            </w:tcBorders>
            <w:shd w:val="clear" w:color="auto" w:fill="auto"/>
            <w:vAlign w:val="bottom"/>
          </w:tcPr>
          <w:p w14:paraId="794A7ECD" w14:textId="32FCC70D"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8</w:t>
            </w:r>
          </w:p>
        </w:tc>
        <w:tc>
          <w:tcPr>
            <w:tcW w:w="211" w:type="pct"/>
            <w:tcBorders>
              <w:bottom w:val="single" w:sz="4" w:space="0" w:color="auto"/>
            </w:tcBorders>
            <w:shd w:val="clear" w:color="auto" w:fill="auto"/>
            <w:vAlign w:val="bottom"/>
          </w:tcPr>
          <w:p w14:paraId="39EF6460" w14:textId="111BA3D5" w:rsidR="00FC560D" w:rsidRPr="00DE2C8C" w:rsidRDefault="00FC560D" w:rsidP="0BA49A81">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szCs w:val="17"/>
              </w:rPr>
            </w:pPr>
            <w:r w:rsidRPr="0BA49A81">
              <w:rPr>
                <w:rFonts w:eastAsia="Calibri"/>
                <w:color w:val="000000" w:themeColor="text1"/>
                <w:spacing w:val="2"/>
                <w:w w:val="101"/>
                <w:sz w:val="17"/>
                <w:szCs w:val="17"/>
              </w:rPr>
              <w:t>6</w:t>
            </w:r>
          </w:p>
        </w:tc>
        <w:tc>
          <w:tcPr>
            <w:tcW w:w="274" w:type="pct"/>
            <w:tcBorders>
              <w:bottom w:val="single" w:sz="4" w:space="0" w:color="auto"/>
            </w:tcBorders>
            <w:shd w:val="clear" w:color="auto" w:fill="auto"/>
            <w:vAlign w:val="bottom"/>
          </w:tcPr>
          <w:p w14:paraId="2FEA91EA" w14:textId="4291CD67" w:rsidR="00FC560D" w:rsidRPr="00DE2C8C" w:rsidRDefault="00FC560D" w:rsidP="0BA49A81">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szCs w:val="17"/>
              </w:rPr>
            </w:pPr>
            <w:r w:rsidRPr="0BA49A81">
              <w:rPr>
                <w:rFonts w:eastAsia="Calibri"/>
                <w:color w:val="000000" w:themeColor="text1"/>
                <w:spacing w:val="2"/>
                <w:w w:val="101"/>
                <w:sz w:val="17"/>
                <w:szCs w:val="17"/>
              </w:rPr>
              <w:t>1</w:t>
            </w:r>
            <w:r w:rsidR="00BB1284">
              <w:rPr>
                <w:rFonts w:eastAsia="Calibri"/>
                <w:color w:val="000000" w:themeColor="text1"/>
                <w:spacing w:val="2"/>
                <w:w w:val="101"/>
                <w:sz w:val="17"/>
                <w:szCs w:val="17"/>
              </w:rPr>
              <w:t>4</w:t>
            </w:r>
          </w:p>
        </w:tc>
        <w:tc>
          <w:tcPr>
            <w:tcW w:w="437" w:type="pct"/>
            <w:gridSpan w:val="2"/>
            <w:tcBorders>
              <w:bottom w:val="single" w:sz="4" w:space="0" w:color="auto"/>
            </w:tcBorders>
            <w:shd w:val="clear" w:color="auto" w:fill="auto"/>
            <w:vAlign w:val="bottom"/>
          </w:tcPr>
          <w:p w14:paraId="54EC8C15" w14:textId="7FD335D9"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tcBorders>
              <w:bottom w:val="single" w:sz="4" w:space="0" w:color="auto"/>
            </w:tcBorders>
            <w:shd w:val="clear" w:color="auto" w:fill="auto"/>
            <w:vAlign w:val="bottom"/>
          </w:tcPr>
          <w:p w14:paraId="11C6E5D0" w14:textId="0FF533EB"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6</w:t>
            </w:r>
          </w:p>
        </w:tc>
        <w:tc>
          <w:tcPr>
            <w:tcW w:w="315" w:type="pct"/>
            <w:gridSpan w:val="2"/>
            <w:tcBorders>
              <w:bottom w:val="single" w:sz="4" w:space="0" w:color="auto"/>
            </w:tcBorders>
            <w:shd w:val="clear" w:color="auto" w:fill="auto"/>
            <w:vAlign w:val="bottom"/>
          </w:tcPr>
          <w:p w14:paraId="166B0A6C" w14:textId="3671617E"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6</w:t>
            </w:r>
          </w:p>
        </w:tc>
        <w:tc>
          <w:tcPr>
            <w:tcW w:w="209" w:type="pct"/>
            <w:tcBorders>
              <w:bottom w:val="single" w:sz="4" w:space="0" w:color="auto"/>
            </w:tcBorders>
            <w:shd w:val="clear" w:color="auto" w:fill="auto"/>
            <w:vAlign w:val="bottom"/>
          </w:tcPr>
          <w:p w14:paraId="237B8B02" w14:textId="7C8B622A"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r>
              <w:rPr>
                <w:rFonts w:eastAsia="Calibri"/>
                <w:color w:val="000000" w:themeColor="text1"/>
                <w:spacing w:val="2"/>
                <w:w w:val="101"/>
                <w:sz w:val="17"/>
              </w:rPr>
              <w:t>6</w:t>
            </w:r>
          </w:p>
        </w:tc>
      </w:tr>
      <w:tr w:rsidR="00F513E0" w:rsidRPr="00DE2C8C" w14:paraId="28B78D5C" w14:textId="77777777" w:rsidTr="0BA49A81">
        <w:tc>
          <w:tcPr>
            <w:tcW w:w="678" w:type="pct"/>
            <w:tcBorders>
              <w:top w:val="single" w:sz="4" w:space="0" w:color="auto"/>
              <w:bottom w:val="single" w:sz="4" w:space="0" w:color="auto"/>
            </w:tcBorders>
            <w:shd w:val="clear" w:color="auto" w:fill="auto"/>
            <w:vAlign w:val="bottom"/>
          </w:tcPr>
          <w:p w14:paraId="23AEDC97" w14:textId="77777777" w:rsidR="00FC560D" w:rsidRPr="00DE2C8C" w:rsidRDefault="00FC560D" w:rsidP="00F513E0">
            <w:pPr>
              <w:tabs>
                <w:tab w:val="left" w:pos="288"/>
                <w:tab w:val="left" w:pos="576"/>
                <w:tab w:val="left" w:pos="864"/>
                <w:tab w:val="left" w:pos="1152"/>
              </w:tabs>
              <w:spacing w:before="81" w:after="81" w:line="200" w:lineRule="exact"/>
              <w:ind w:right="40"/>
              <w:rPr>
                <w:rFonts w:eastAsia="Calibri"/>
                <w:b/>
                <w:color w:val="000000" w:themeColor="text1"/>
                <w:sz w:val="17"/>
              </w:rPr>
            </w:pPr>
            <w:r w:rsidRPr="00DE2C8C">
              <w:rPr>
                <w:rFonts w:eastAsia="Calibri"/>
                <w:b/>
                <w:color w:val="000000" w:themeColor="text1"/>
                <w:sz w:val="17"/>
              </w:rPr>
              <w:tab/>
              <w:t xml:space="preserve">Change </w:t>
            </w:r>
          </w:p>
        </w:tc>
        <w:tc>
          <w:tcPr>
            <w:tcW w:w="204" w:type="pct"/>
            <w:gridSpan w:val="2"/>
            <w:tcBorders>
              <w:top w:val="single" w:sz="4" w:space="0" w:color="auto"/>
              <w:bottom w:val="single" w:sz="4" w:space="0" w:color="auto"/>
            </w:tcBorders>
            <w:shd w:val="clear" w:color="auto" w:fill="auto"/>
            <w:vAlign w:val="bottom"/>
          </w:tcPr>
          <w:p w14:paraId="06515431" w14:textId="1A1E7372"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3" w:type="pct"/>
            <w:tcBorders>
              <w:top w:val="single" w:sz="4" w:space="0" w:color="auto"/>
              <w:bottom w:val="single" w:sz="4" w:space="0" w:color="auto"/>
            </w:tcBorders>
            <w:shd w:val="clear" w:color="auto" w:fill="auto"/>
            <w:vAlign w:val="bottom"/>
          </w:tcPr>
          <w:p w14:paraId="79178C47" w14:textId="2CBBF5C4"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176D6DA4" w14:textId="6A13836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0" w:type="pct"/>
            <w:tcBorders>
              <w:top w:val="single" w:sz="4" w:space="0" w:color="auto"/>
              <w:bottom w:val="single" w:sz="4" w:space="0" w:color="auto"/>
            </w:tcBorders>
            <w:shd w:val="clear" w:color="auto" w:fill="auto"/>
            <w:vAlign w:val="bottom"/>
          </w:tcPr>
          <w:p w14:paraId="5C13EB24" w14:textId="17559D78"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6" w:type="pct"/>
            <w:tcBorders>
              <w:top w:val="single" w:sz="4" w:space="0" w:color="auto"/>
              <w:bottom w:val="single" w:sz="4" w:space="0" w:color="auto"/>
            </w:tcBorders>
            <w:shd w:val="clear" w:color="auto" w:fill="auto"/>
            <w:vAlign w:val="bottom"/>
          </w:tcPr>
          <w:p w14:paraId="0330B79F" w14:textId="2CBDC2CF"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7" w:type="pct"/>
            <w:tcBorders>
              <w:top w:val="single" w:sz="4" w:space="0" w:color="auto"/>
              <w:bottom w:val="single" w:sz="4" w:space="0" w:color="auto"/>
            </w:tcBorders>
            <w:shd w:val="clear" w:color="auto" w:fill="auto"/>
            <w:vAlign w:val="bottom"/>
          </w:tcPr>
          <w:p w14:paraId="7F0105AE" w14:textId="713EE99C"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97" w:type="pct"/>
            <w:tcBorders>
              <w:top w:val="single" w:sz="4" w:space="0" w:color="auto"/>
              <w:bottom w:val="single" w:sz="4" w:space="0" w:color="auto"/>
            </w:tcBorders>
            <w:shd w:val="clear" w:color="auto" w:fill="auto"/>
            <w:vAlign w:val="bottom"/>
          </w:tcPr>
          <w:p w14:paraId="6543E9E2" w14:textId="0D1E4172"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187" w:type="pct"/>
            <w:tcBorders>
              <w:top w:val="single" w:sz="4" w:space="0" w:color="auto"/>
              <w:bottom w:val="single" w:sz="4" w:space="0" w:color="auto"/>
            </w:tcBorders>
            <w:shd w:val="clear" w:color="auto" w:fill="auto"/>
            <w:vAlign w:val="bottom"/>
          </w:tcPr>
          <w:p w14:paraId="797075D0" w14:textId="00AB61CF"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6A64B049" w14:textId="62AD2938"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30" w:type="pct"/>
            <w:tcBorders>
              <w:top w:val="single" w:sz="4" w:space="0" w:color="auto"/>
              <w:bottom w:val="single" w:sz="4" w:space="0" w:color="auto"/>
            </w:tcBorders>
            <w:shd w:val="clear" w:color="auto" w:fill="auto"/>
            <w:vAlign w:val="bottom"/>
          </w:tcPr>
          <w:p w14:paraId="2B9C175E" w14:textId="0A3DC736"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24" w:type="pct"/>
            <w:tcBorders>
              <w:top w:val="single" w:sz="4" w:space="0" w:color="auto"/>
              <w:bottom w:val="single" w:sz="4" w:space="0" w:color="auto"/>
            </w:tcBorders>
          </w:tcPr>
          <w:p w14:paraId="042CA443"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39" w:type="pct"/>
            <w:tcBorders>
              <w:top w:val="single" w:sz="4" w:space="0" w:color="auto"/>
              <w:bottom w:val="single" w:sz="4" w:space="0" w:color="auto"/>
            </w:tcBorders>
          </w:tcPr>
          <w:p w14:paraId="73271CAF"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168" w:type="pct"/>
            <w:tcBorders>
              <w:top w:val="single" w:sz="4" w:space="0" w:color="auto"/>
              <w:bottom w:val="single" w:sz="4" w:space="0" w:color="auto"/>
            </w:tcBorders>
            <w:vAlign w:val="bottom"/>
          </w:tcPr>
          <w:p w14:paraId="3E844FBF" w14:textId="2B9D8D5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39" w:type="pct"/>
            <w:tcBorders>
              <w:top w:val="single" w:sz="4" w:space="0" w:color="auto"/>
              <w:bottom w:val="single" w:sz="4" w:space="0" w:color="auto"/>
            </w:tcBorders>
            <w:shd w:val="clear" w:color="auto" w:fill="auto"/>
            <w:vAlign w:val="bottom"/>
          </w:tcPr>
          <w:p w14:paraId="1E3948BE" w14:textId="2F4131FA"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11" w:type="pct"/>
            <w:tcBorders>
              <w:top w:val="single" w:sz="4" w:space="0" w:color="auto"/>
              <w:bottom w:val="single" w:sz="4" w:space="0" w:color="auto"/>
            </w:tcBorders>
            <w:shd w:val="clear" w:color="auto" w:fill="auto"/>
            <w:vAlign w:val="bottom"/>
          </w:tcPr>
          <w:p w14:paraId="16A86177" w14:textId="6E81C4F4"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r w:rsidR="007B7CF1">
              <w:rPr>
                <w:rFonts w:eastAsia="Calibri"/>
                <w:b/>
                <w:color w:val="000000" w:themeColor="text1"/>
                <w:spacing w:val="2"/>
                <w:w w:val="101"/>
                <w:sz w:val="17"/>
              </w:rPr>
              <w:t>2</w:t>
            </w:r>
            <w:r w:rsidRPr="00DE2C8C">
              <w:rPr>
                <w:rFonts w:eastAsia="Calibri"/>
                <w:b/>
                <w:color w:val="000000" w:themeColor="text1"/>
                <w:spacing w:val="2"/>
                <w:w w:val="101"/>
                <w:sz w:val="17"/>
              </w:rPr>
              <w:t>)</w:t>
            </w:r>
          </w:p>
        </w:tc>
        <w:tc>
          <w:tcPr>
            <w:tcW w:w="274" w:type="pct"/>
            <w:tcBorders>
              <w:top w:val="single" w:sz="4" w:space="0" w:color="auto"/>
              <w:bottom w:val="single" w:sz="4" w:space="0" w:color="auto"/>
            </w:tcBorders>
            <w:shd w:val="clear" w:color="auto" w:fill="auto"/>
            <w:vAlign w:val="bottom"/>
          </w:tcPr>
          <w:p w14:paraId="54AFCDCC" w14:textId="036DAAFF"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r w:rsidR="00BB1284">
              <w:rPr>
                <w:rFonts w:eastAsia="Calibri"/>
                <w:b/>
                <w:color w:val="000000" w:themeColor="text1"/>
                <w:spacing w:val="2"/>
                <w:w w:val="101"/>
                <w:sz w:val="17"/>
              </w:rPr>
              <w:t>2</w:t>
            </w:r>
            <w:r w:rsidRPr="00DE2C8C">
              <w:rPr>
                <w:rFonts w:eastAsia="Calibri"/>
                <w:b/>
                <w:color w:val="000000" w:themeColor="text1"/>
                <w:spacing w:val="2"/>
                <w:w w:val="101"/>
                <w:sz w:val="17"/>
              </w:rPr>
              <w:t>)</w:t>
            </w:r>
          </w:p>
        </w:tc>
        <w:tc>
          <w:tcPr>
            <w:tcW w:w="437" w:type="pct"/>
            <w:gridSpan w:val="2"/>
            <w:tcBorders>
              <w:top w:val="single" w:sz="4" w:space="0" w:color="auto"/>
              <w:bottom w:val="single" w:sz="4" w:space="0" w:color="auto"/>
            </w:tcBorders>
            <w:shd w:val="clear" w:color="auto" w:fill="auto"/>
            <w:vAlign w:val="bottom"/>
          </w:tcPr>
          <w:p w14:paraId="7776F475" w14:textId="58DD005B"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6" w:type="pct"/>
            <w:tcBorders>
              <w:top w:val="single" w:sz="4" w:space="0" w:color="auto"/>
              <w:bottom w:val="single" w:sz="4" w:space="0" w:color="auto"/>
            </w:tcBorders>
            <w:shd w:val="clear" w:color="auto" w:fill="auto"/>
            <w:vAlign w:val="bottom"/>
          </w:tcPr>
          <w:p w14:paraId="298D152E" w14:textId="52F19BC0"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3</w:t>
            </w:r>
          </w:p>
        </w:tc>
        <w:tc>
          <w:tcPr>
            <w:tcW w:w="315" w:type="pct"/>
            <w:gridSpan w:val="2"/>
            <w:tcBorders>
              <w:top w:val="single" w:sz="4" w:space="0" w:color="auto"/>
              <w:bottom w:val="single" w:sz="4" w:space="0" w:color="auto"/>
            </w:tcBorders>
            <w:shd w:val="clear" w:color="auto" w:fill="auto"/>
            <w:vAlign w:val="bottom"/>
          </w:tcPr>
          <w:p w14:paraId="2472561C" w14:textId="49FE1409"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3</w:t>
            </w:r>
          </w:p>
        </w:tc>
        <w:tc>
          <w:tcPr>
            <w:tcW w:w="209" w:type="pct"/>
            <w:tcBorders>
              <w:top w:val="single" w:sz="4" w:space="0" w:color="auto"/>
              <w:bottom w:val="single" w:sz="4" w:space="0" w:color="auto"/>
            </w:tcBorders>
            <w:shd w:val="clear" w:color="auto" w:fill="auto"/>
            <w:vAlign w:val="bottom"/>
          </w:tcPr>
          <w:p w14:paraId="515E4630" w14:textId="2734FA81"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Pr>
                <w:rFonts w:eastAsia="Calibri"/>
                <w:b/>
                <w:color w:val="000000" w:themeColor="text1"/>
                <w:spacing w:val="2"/>
                <w:w w:val="101"/>
                <w:sz w:val="17"/>
              </w:rPr>
              <w:t>2</w:t>
            </w:r>
          </w:p>
        </w:tc>
      </w:tr>
      <w:tr w:rsidR="00375D94" w:rsidRPr="00DE2C8C" w14:paraId="7D66BE93" w14:textId="77777777" w:rsidTr="0BA49A81">
        <w:tc>
          <w:tcPr>
            <w:tcW w:w="1669" w:type="pct"/>
            <w:gridSpan w:val="7"/>
            <w:tcBorders>
              <w:top w:val="single" w:sz="4" w:space="0" w:color="auto"/>
            </w:tcBorders>
            <w:shd w:val="clear" w:color="auto" w:fill="auto"/>
          </w:tcPr>
          <w:p w14:paraId="24B6C7CF" w14:textId="77777777" w:rsidR="00BD36E5" w:rsidRPr="00DE2C8C" w:rsidRDefault="00BD36E5" w:rsidP="00F513E0">
            <w:pPr>
              <w:tabs>
                <w:tab w:val="left" w:pos="288"/>
                <w:tab w:val="left" w:pos="576"/>
                <w:tab w:val="left" w:pos="864"/>
                <w:tab w:val="left" w:pos="1152"/>
              </w:tabs>
              <w:spacing w:before="81" w:after="40" w:line="200" w:lineRule="exact"/>
              <w:ind w:right="40"/>
              <w:rPr>
                <w:rFonts w:eastAsia="Calibri"/>
                <w:b/>
                <w:bCs/>
                <w:color w:val="000000" w:themeColor="text1"/>
                <w:spacing w:val="2"/>
                <w:w w:val="101"/>
                <w:sz w:val="17"/>
              </w:rPr>
            </w:pPr>
            <w:r w:rsidRPr="00DE2C8C">
              <w:rPr>
                <w:rFonts w:eastAsia="Calibri"/>
                <w:b/>
                <w:bCs/>
                <w:color w:val="000000" w:themeColor="text1"/>
                <w:sz w:val="17"/>
              </w:rPr>
              <w:t>Liaison Office in Tehran</w:t>
            </w:r>
          </w:p>
        </w:tc>
        <w:tc>
          <w:tcPr>
            <w:tcW w:w="207" w:type="pct"/>
            <w:tcBorders>
              <w:top w:val="single" w:sz="4" w:space="0" w:color="auto"/>
            </w:tcBorders>
            <w:shd w:val="clear" w:color="auto" w:fill="auto"/>
            <w:vAlign w:val="bottom"/>
          </w:tcPr>
          <w:p w14:paraId="131C0B52"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97" w:type="pct"/>
            <w:tcBorders>
              <w:top w:val="single" w:sz="4" w:space="0" w:color="auto"/>
            </w:tcBorders>
            <w:shd w:val="clear" w:color="auto" w:fill="auto"/>
            <w:vAlign w:val="bottom"/>
          </w:tcPr>
          <w:p w14:paraId="35EB0854"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87" w:type="pct"/>
            <w:tcBorders>
              <w:top w:val="single" w:sz="4" w:space="0" w:color="auto"/>
            </w:tcBorders>
            <w:shd w:val="clear" w:color="auto" w:fill="auto"/>
            <w:vAlign w:val="bottom"/>
          </w:tcPr>
          <w:p w14:paraId="14AB598E"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78" w:type="pct"/>
            <w:tcBorders>
              <w:top w:val="single" w:sz="4" w:space="0" w:color="auto"/>
            </w:tcBorders>
            <w:shd w:val="clear" w:color="auto" w:fill="auto"/>
            <w:vAlign w:val="bottom"/>
          </w:tcPr>
          <w:p w14:paraId="0C976AAA"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30" w:type="pct"/>
            <w:tcBorders>
              <w:top w:val="single" w:sz="4" w:space="0" w:color="auto"/>
            </w:tcBorders>
            <w:shd w:val="clear" w:color="auto" w:fill="auto"/>
            <w:vAlign w:val="bottom"/>
          </w:tcPr>
          <w:p w14:paraId="6653109F"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4" w:type="pct"/>
            <w:tcBorders>
              <w:top w:val="single" w:sz="4" w:space="0" w:color="auto"/>
            </w:tcBorders>
          </w:tcPr>
          <w:p w14:paraId="636D8FAB"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9" w:type="pct"/>
            <w:tcBorders>
              <w:top w:val="single" w:sz="4" w:space="0" w:color="auto"/>
            </w:tcBorders>
          </w:tcPr>
          <w:p w14:paraId="1A5370E2"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68" w:type="pct"/>
            <w:tcBorders>
              <w:top w:val="single" w:sz="4" w:space="0" w:color="auto"/>
            </w:tcBorders>
          </w:tcPr>
          <w:p w14:paraId="0E1E531D"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39" w:type="pct"/>
            <w:tcBorders>
              <w:top w:val="single" w:sz="4" w:space="0" w:color="auto"/>
            </w:tcBorders>
            <w:shd w:val="clear" w:color="auto" w:fill="auto"/>
            <w:vAlign w:val="bottom"/>
          </w:tcPr>
          <w:p w14:paraId="1BB183E6" w14:textId="59EDFEC3"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11" w:type="pct"/>
            <w:tcBorders>
              <w:top w:val="single" w:sz="4" w:space="0" w:color="auto"/>
            </w:tcBorders>
            <w:shd w:val="clear" w:color="auto" w:fill="auto"/>
            <w:vAlign w:val="bottom"/>
          </w:tcPr>
          <w:p w14:paraId="041DC3C2"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74" w:type="pct"/>
            <w:tcBorders>
              <w:top w:val="single" w:sz="4" w:space="0" w:color="auto"/>
            </w:tcBorders>
            <w:shd w:val="clear" w:color="auto" w:fill="auto"/>
            <w:vAlign w:val="bottom"/>
          </w:tcPr>
          <w:p w14:paraId="04EB9B9C"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437" w:type="pct"/>
            <w:gridSpan w:val="2"/>
            <w:tcBorders>
              <w:top w:val="single" w:sz="4" w:space="0" w:color="auto"/>
            </w:tcBorders>
            <w:shd w:val="clear" w:color="auto" w:fill="auto"/>
            <w:vAlign w:val="bottom"/>
          </w:tcPr>
          <w:p w14:paraId="5DBD50A4"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16" w:type="pct"/>
            <w:tcBorders>
              <w:top w:val="single" w:sz="4" w:space="0" w:color="auto"/>
            </w:tcBorders>
            <w:shd w:val="clear" w:color="auto" w:fill="auto"/>
            <w:vAlign w:val="bottom"/>
          </w:tcPr>
          <w:p w14:paraId="42CB7A6C"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15" w:type="pct"/>
            <w:gridSpan w:val="2"/>
            <w:tcBorders>
              <w:top w:val="single" w:sz="4" w:space="0" w:color="auto"/>
            </w:tcBorders>
            <w:shd w:val="clear" w:color="auto" w:fill="auto"/>
            <w:vAlign w:val="bottom"/>
          </w:tcPr>
          <w:p w14:paraId="132448B8"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09" w:type="pct"/>
            <w:tcBorders>
              <w:top w:val="single" w:sz="4" w:space="0" w:color="auto"/>
            </w:tcBorders>
            <w:shd w:val="clear" w:color="auto" w:fill="auto"/>
            <w:vAlign w:val="bottom"/>
          </w:tcPr>
          <w:p w14:paraId="72067942"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r>
      <w:tr w:rsidR="00F513E0" w:rsidRPr="00DE2C8C" w14:paraId="1BB5B6A2" w14:textId="77777777" w:rsidTr="0BA49A81">
        <w:tc>
          <w:tcPr>
            <w:tcW w:w="678" w:type="pct"/>
            <w:shd w:val="clear" w:color="auto" w:fill="auto"/>
            <w:vAlign w:val="bottom"/>
          </w:tcPr>
          <w:p w14:paraId="69AA194B" w14:textId="77777777" w:rsidR="00FC560D" w:rsidRPr="00DE2C8C" w:rsidRDefault="00FC560D" w:rsidP="00F513E0">
            <w:pPr>
              <w:tabs>
                <w:tab w:val="left" w:pos="288"/>
                <w:tab w:val="left" w:pos="576"/>
                <w:tab w:val="left" w:pos="864"/>
                <w:tab w:val="left" w:pos="1152"/>
              </w:tabs>
              <w:spacing w:before="40" w:after="40" w:line="200" w:lineRule="exact"/>
              <w:ind w:right="40"/>
              <w:rPr>
                <w:rFonts w:eastAsia="Calibri"/>
                <w:color w:val="000000" w:themeColor="text1"/>
                <w:sz w:val="17"/>
              </w:rPr>
            </w:pPr>
            <w:r w:rsidRPr="00DE2C8C">
              <w:rPr>
                <w:rFonts w:eastAsia="Calibri"/>
                <w:color w:val="000000" w:themeColor="text1"/>
                <w:sz w:val="17"/>
              </w:rPr>
              <w:t>Approved 2025</w:t>
            </w:r>
          </w:p>
        </w:tc>
        <w:tc>
          <w:tcPr>
            <w:tcW w:w="204" w:type="pct"/>
            <w:gridSpan w:val="2"/>
            <w:shd w:val="clear" w:color="auto" w:fill="auto"/>
            <w:vAlign w:val="bottom"/>
          </w:tcPr>
          <w:p w14:paraId="3D9930E2"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shd w:val="clear" w:color="auto" w:fill="auto"/>
            <w:vAlign w:val="bottom"/>
          </w:tcPr>
          <w:p w14:paraId="38F51163"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2CA8E127"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shd w:val="clear" w:color="auto" w:fill="auto"/>
            <w:vAlign w:val="bottom"/>
          </w:tcPr>
          <w:p w14:paraId="65D25501"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shd w:val="clear" w:color="auto" w:fill="auto"/>
            <w:vAlign w:val="bottom"/>
          </w:tcPr>
          <w:p w14:paraId="5113FE46"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7" w:type="pct"/>
            <w:shd w:val="clear" w:color="auto" w:fill="auto"/>
            <w:vAlign w:val="bottom"/>
          </w:tcPr>
          <w:p w14:paraId="070EA763"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97" w:type="pct"/>
            <w:shd w:val="clear" w:color="auto" w:fill="auto"/>
            <w:vAlign w:val="bottom"/>
          </w:tcPr>
          <w:p w14:paraId="58384047"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7" w:type="pct"/>
            <w:shd w:val="clear" w:color="auto" w:fill="auto"/>
            <w:vAlign w:val="bottom"/>
          </w:tcPr>
          <w:p w14:paraId="0106D04B"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7D718151"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shd w:val="clear" w:color="auto" w:fill="auto"/>
            <w:vAlign w:val="bottom"/>
          </w:tcPr>
          <w:p w14:paraId="39358DCB"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4" w:type="pct"/>
          </w:tcPr>
          <w:p w14:paraId="2FBC6D9F"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39" w:type="pct"/>
          </w:tcPr>
          <w:p w14:paraId="3EEF40DF"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168" w:type="pct"/>
            <w:vAlign w:val="bottom"/>
          </w:tcPr>
          <w:p w14:paraId="7B988320" w14:textId="0592FCE3"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shd w:val="clear" w:color="auto" w:fill="auto"/>
            <w:vAlign w:val="bottom"/>
          </w:tcPr>
          <w:p w14:paraId="568D74EB" w14:textId="40BD72F0"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11" w:type="pct"/>
            <w:shd w:val="clear" w:color="auto" w:fill="auto"/>
            <w:vAlign w:val="bottom"/>
          </w:tcPr>
          <w:p w14:paraId="0BCB42DA"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274" w:type="pct"/>
            <w:shd w:val="clear" w:color="auto" w:fill="auto"/>
            <w:vAlign w:val="bottom"/>
          </w:tcPr>
          <w:p w14:paraId="0FD052C1"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437" w:type="pct"/>
            <w:gridSpan w:val="2"/>
            <w:shd w:val="clear" w:color="auto" w:fill="auto"/>
            <w:vAlign w:val="bottom"/>
          </w:tcPr>
          <w:p w14:paraId="46037A5F"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shd w:val="clear" w:color="auto" w:fill="auto"/>
            <w:vAlign w:val="bottom"/>
          </w:tcPr>
          <w:p w14:paraId="0E7A7A90"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shd w:val="clear" w:color="auto" w:fill="auto"/>
            <w:vAlign w:val="bottom"/>
          </w:tcPr>
          <w:p w14:paraId="0BBC96F2"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shd w:val="clear" w:color="auto" w:fill="auto"/>
            <w:vAlign w:val="bottom"/>
          </w:tcPr>
          <w:p w14:paraId="5CF770F8"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4</w:t>
            </w:r>
          </w:p>
        </w:tc>
      </w:tr>
      <w:tr w:rsidR="00F513E0" w:rsidRPr="00DE2C8C" w14:paraId="18108D6F" w14:textId="77777777" w:rsidTr="0BA49A81">
        <w:tc>
          <w:tcPr>
            <w:tcW w:w="678" w:type="pct"/>
            <w:tcBorders>
              <w:bottom w:val="single" w:sz="4" w:space="0" w:color="auto"/>
            </w:tcBorders>
            <w:shd w:val="clear" w:color="auto" w:fill="auto"/>
            <w:vAlign w:val="bottom"/>
          </w:tcPr>
          <w:p w14:paraId="252C24D8" w14:textId="77777777" w:rsidR="00FC560D" w:rsidRPr="00DE2C8C" w:rsidRDefault="00FC560D" w:rsidP="00F513E0">
            <w:pPr>
              <w:tabs>
                <w:tab w:val="left" w:pos="288"/>
                <w:tab w:val="left" w:pos="576"/>
                <w:tab w:val="left" w:pos="864"/>
                <w:tab w:val="left" w:pos="1152"/>
              </w:tabs>
              <w:spacing w:before="40" w:after="81" w:line="200" w:lineRule="exact"/>
              <w:ind w:right="40"/>
              <w:rPr>
                <w:rFonts w:eastAsia="Calibri"/>
                <w:color w:val="000000" w:themeColor="text1"/>
                <w:sz w:val="17"/>
              </w:rPr>
            </w:pPr>
            <w:r w:rsidRPr="00DE2C8C">
              <w:rPr>
                <w:rFonts w:eastAsia="Calibri"/>
                <w:color w:val="000000" w:themeColor="text1"/>
                <w:sz w:val="17"/>
              </w:rPr>
              <w:t>Proposed 2026</w:t>
            </w:r>
          </w:p>
        </w:tc>
        <w:tc>
          <w:tcPr>
            <w:tcW w:w="204" w:type="pct"/>
            <w:gridSpan w:val="2"/>
            <w:tcBorders>
              <w:bottom w:val="single" w:sz="4" w:space="0" w:color="auto"/>
            </w:tcBorders>
            <w:shd w:val="clear" w:color="auto" w:fill="auto"/>
            <w:vAlign w:val="bottom"/>
          </w:tcPr>
          <w:p w14:paraId="298E2A97"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tcBorders>
              <w:bottom w:val="single" w:sz="4" w:space="0" w:color="auto"/>
            </w:tcBorders>
            <w:shd w:val="clear" w:color="auto" w:fill="auto"/>
            <w:vAlign w:val="bottom"/>
          </w:tcPr>
          <w:p w14:paraId="4E04BE91"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270FA71B"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tcBorders>
              <w:bottom w:val="single" w:sz="4" w:space="0" w:color="auto"/>
            </w:tcBorders>
            <w:shd w:val="clear" w:color="auto" w:fill="auto"/>
            <w:vAlign w:val="bottom"/>
          </w:tcPr>
          <w:p w14:paraId="1E8A75E7"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tcBorders>
              <w:bottom w:val="single" w:sz="4" w:space="0" w:color="auto"/>
            </w:tcBorders>
            <w:shd w:val="clear" w:color="auto" w:fill="auto"/>
            <w:vAlign w:val="bottom"/>
          </w:tcPr>
          <w:p w14:paraId="40D9D025"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7" w:type="pct"/>
            <w:tcBorders>
              <w:bottom w:val="single" w:sz="4" w:space="0" w:color="auto"/>
            </w:tcBorders>
            <w:shd w:val="clear" w:color="auto" w:fill="auto"/>
            <w:vAlign w:val="bottom"/>
          </w:tcPr>
          <w:p w14:paraId="7F13023D"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97" w:type="pct"/>
            <w:tcBorders>
              <w:bottom w:val="single" w:sz="4" w:space="0" w:color="auto"/>
            </w:tcBorders>
            <w:shd w:val="clear" w:color="auto" w:fill="auto"/>
            <w:vAlign w:val="bottom"/>
          </w:tcPr>
          <w:p w14:paraId="1749E675"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7" w:type="pct"/>
            <w:tcBorders>
              <w:bottom w:val="single" w:sz="4" w:space="0" w:color="auto"/>
            </w:tcBorders>
            <w:shd w:val="clear" w:color="auto" w:fill="auto"/>
            <w:vAlign w:val="bottom"/>
          </w:tcPr>
          <w:p w14:paraId="091AD992"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661958F4"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tcBorders>
              <w:bottom w:val="single" w:sz="4" w:space="0" w:color="auto"/>
            </w:tcBorders>
            <w:shd w:val="clear" w:color="auto" w:fill="auto"/>
            <w:vAlign w:val="bottom"/>
          </w:tcPr>
          <w:p w14:paraId="5D616FAD"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4" w:type="pct"/>
            <w:tcBorders>
              <w:bottom w:val="single" w:sz="4" w:space="0" w:color="auto"/>
            </w:tcBorders>
          </w:tcPr>
          <w:p w14:paraId="46A81520"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39" w:type="pct"/>
            <w:tcBorders>
              <w:bottom w:val="single" w:sz="4" w:space="0" w:color="auto"/>
            </w:tcBorders>
          </w:tcPr>
          <w:p w14:paraId="335F8B3B"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168" w:type="pct"/>
            <w:tcBorders>
              <w:bottom w:val="single" w:sz="4" w:space="0" w:color="auto"/>
            </w:tcBorders>
            <w:vAlign w:val="bottom"/>
          </w:tcPr>
          <w:p w14:paraId="736D17EB" w14:textId="72FC3F4B"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tcBorders>
              <w:bottom w:val="single" w:sz="4" w:space="0" w:color="auto"/>
            </w:tcBorders>
            <w:shd w:val="clear" w:color="auto" w:fill="auto"/>
            <w:vAlign w:val="bottom"/>
          </w:tcPr>
          <w:p w14:paraId="7E062E5D" w14:textId="53C7CF10"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11" w:type="pct"/>
            <w:tcBorders>
              <w:bottom w:val="single" w:sz="4" w:space="0" w:color="auto"/>
            </w:tcBorders>
            <w:shd w:val="clear" w:color="auto" w:fill="auto"/>
            <w:vAlign w:val="bottom"/>
          </w:tcPr>
          <w:p w14:paraId="4E2DA2EA"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274" w:type="pct"/>
            <w:tcBorders>
              <w:bottom w:val="single" w:sz="4" w:space="0" w:color="auto"/>
            </w:tcBorders>
            <w:shd w:val="clear" w:color="auto" w:fill="auto"/>
            <w:vAlign w:val="bottom"/>
          </w:tcPr>
          <w:p w14:paraId="47CFD209"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437" w:type="pct"/>
            <w:gridSpan w:val="2"/>
            <w:tcBorders>
              <w:bottom w:val="single" w:sz="4" w:space="0" w:color="auto"/>
            </w:tcBorders>
            <w:shd w:val="clear" w:color="auto" w:fill="auto"/>
            <w:vAlign w:val="bottom"/>
          </w:tcPr>
          <w:p w14:paraId="0AB973BF"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tcBorders>
              <w:bottom w:val="single" w:sz="4" w:space="0" w:color="auto"/>
            </w:tcBorders>
            <w:shd w:val="clear" w:color="auto" w:fill="auto"/>
            <w:vAlign w:val="bottom"/>
          </w:tcPr>
          <w:p w14:paraId="079A1D03"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tcBorders>
              <w:bottom w:val="single" w:sz="4" w:space="0" w:color="auto"/>
            </w:tcBorders>
            <w:shd w:val="clear" w:color="auto" w:fill="auto"/>
            <w:vAlign w:val="bottom"/>
          </w:tcPr>
          <w:p w14:paraId="3E57BF87"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tcBorders>
              <w:bottom w:val="single" w:sz="4" w:space="0" w:color="auto"/>
            </w:tcBorders>
            <w:shd w:val="clear" w:color="auto" w:fill="auto"/>
            <w:vAlign w:val="bottom"/>
          </w:tcPr>
          <w:p w14:paraId="475B63CD"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4</w:t>
            </w:r>
          </w:p>
        </w:tc>
      </w:tr>
      <w:tr w:rsidR="00F513E0" w:rsidRPr="00DE2C8C" w14:paraId="199936F7" w14:textId="77777777" w:rsidTr="0BA49A81">
        <w:tc>
          <w:tcPr>
            <w:tcW w:w="678" w:type="pct"/>
            <w:tcBorders>
              <w:top w:val="single" w:sz="4" w:space="0" w:color="auto"/>
              <w:bottom w:val="single" w:sz="4" w:space="0" w:color="auto"/>
            </w:tcBorders>
            <w:shd w:val="clear" w:color="auto" w:fill="auto"/>
            <w:vAlign w:val="bottom"/>
          </w:tcPr>
          <w:p w14:paraId="4E0EAC9F" w14:textId="77777777" w:rsidR="00FC560D" w:rsidRPr="00DE2C8C" w:rsidRDefault="00FC560D" w:rsidP="00F513E0">
            <w:pPr>
              <w:tabs>
                <w:tab w:val="left" w:pos="288"/>
                <w:tab w:val="left" w:pos="576"/>
                <w:tab w:val="left" w:pos="864"/>
                <w:tab w:val="left" w:pos="1152"/>
              </w:tabs>
              <w:spacing w:before="81" w:after="81" w:line="200" w:lineRule="exact"/>
              <w:ind w:right="40"/>
              <w:rPr>
                <w:rFonts w:eastAsia="Calibri"/>
                <w:b/>
                <w:color w:val="000000" w:themeColor="text1"/>
                <w:sz w:val="17"/>
              </w:rPr>
            </w:pPr>
            <w:r w:rsidRPr="00DE2C8C">
              <w:rPr>
                <w:rFonts w:eastAsia="Calibri"/>
                <w:b/>
                <w:color w:val="000000" w:themeColor="text1"/>
                <w:sz w:val="17"/>
              </w:rPr>
              <w:tab/>
              <w:t xml:space="preserve">Change </w:t>
            </w:r>
          </w:p>
        </w:tc>
        <w:tc>
          <w:tcPr>
            <w:tcW w:w="204" w:type="pct"/>
            <w:gridSpan w:val="2"/>
            <w:tcBorders>
              <w:top w:val="single" w:sz="4" w:space="0" w:color="auto"/>
              <w:bottom w:val="single" w:sz="4" w:space="0" w:color="auto"/>
            </w:tcBorders>
            <w:shd w:val="clear" w:color="auto" w:fill="auto"/>
            <w:vAlign w:val="bottom"/>
          </w:tcPr>
          <w:p w14:paraId="24012CAD"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3" w:type="pct"/>
            <w:tcBorders>
              <w:top w:val="single" w:sz="4" w:space="0" w:color="auto"/>
              <w:bottom w:val="single" w:sz="4" w:space="0" w:color="auto"/>
            </w:tcBorders>
            <w:shd w:val="clear" w:color="auto" w:fill="auto"/>
            <w:vAlign w:val="bottom"/>
          </w:tcPr>
          <w:p w14:paraId="5C1BA550"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2BA1DE4F"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0" w:type="pct"/>
            <w:tcBorders>
              <w:top w:val="single" w:sz="4" w:space="0" w:color="auto"/>
              <w:bottom w:val="single" w:sz="4" w:space="0" w:color="auto"/>
            </w:tcBorders>
            <w:shd w:val="clear" w:color="auto" w:fill="auto"/>
            <w:vAlign w:val="bottom"/>
          </w:tcPr>
          <w:p w14:paraId="7BDA33EB"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6" w:type="pct"/>
            <w:tcBorders>
              <w:top w:val="single" w:sz="4" w:space="0" w:color="auto"/>
              <w:bottom w:val="single" w:sz="4" w:space="0" w:color="auto"/>
            </w:tcBorders>
            <w:shd w:val="clear" w:color="auto" w:fill="auto"/>
            <w:vAlign w:val="bottom"/>
          </w:tcPr>
          <w:p w14:paraId="7D06B98D"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7" w:type="pct"/>
            <w:tcBorders>
              <w:top w:val="single" w:sz="4" w:space="0" w:color="auto"/>
              <w:bottom w:val="single" w:sz="4" w:space="0" w:color="auto"/>
            </w:tcBorders>
            <w:shd w:val="clear" w:color="auto" w:fill="auto"/>
            <w:vAlign w:val="bottom"/>
          </w:tcPr>
          <w:p w14:paraId="060947BE"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97" w:type="pct"/>
            <w:tcBorders>
              <w:top w:val="single" w:sz="4" w:space="0" w:color="auto"/>
              <w:bottom w:val="single" w:sz="4" w:space="0" w:color="auto"/>
            </w:tcBorders>
            <w:shd w:val="clear" w:color="auto" w:fill="auto"/>
            <w:vAlign w:val="bottom"/>
          </w:tcPr>
          <w:p w14:paraId="2D11FEB2"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7" w:type="pct"/>
            <w:tcBorders>
              <w:top w:val="single" w:sz="4" w:space="0" w:color="auto"/>
              <w:bottom w:val="single" w:sz="4" w:space="0" w:color="auto"/>
            </w:tcBorders>
            <w:shd w:val="clear" w:color="auto" w:fill="auto"/>
            <w:vAlign w:val="bottom"/>
          </w:tcPr>
          <w:p w14:paraId="2664AEC2"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7F9115E0"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30" w:type="pct"/>
            <w:tcBorders>
              <w:top w:val="single" w:sz="4" w:space="0" w:color="auto"/>
              <w:bottom w:val="single" w:sz="4" w:space="0" w:color="auto"/>
            </w:tcBorders>
            <w:shd w:val="clear" w:color="auto" w:fill="auto"/>
            <w:vAlign w:val="bottom"/>
          </w:tcPr>
          <w:p w14:paraId="52E4A19F"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 w:type="pct"/>
            <w:tcBorders>
              <w:top w:val="single" w:sz="4" w:space="0" w:color="auto"/>
              <w:bottom w:val="single" w:sz="4" w:space="0" w:color="auto"/>
            </w:tcBorders>
          </w:tcPr>
          <w:p w14:paraId="138FDCD0"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39" w:type="pct"/>
            <w:tcBorders>
              <w:top w:val="single" w:sz="4" w:space="0" w:color="auto"/>
              <w:bottom w:val="single" w:sz="4" w:space="0" w:color="auto"/>
            </w:tcBorders>
          </w:tcPr>
          <w:p w14:paraId="0AB9E0D1"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168" w:type="pct"/>
            <w:tcBorders>
              <w:top w:val="single" w:sz="4" w:space="0" w:color="auto"/>
              <w:bottom w:val="single" w:sz="4" w:space="0" w:color="auto"/>
            </w:tcBorders>
            <w:vAlign w:val="bottom"/>
          </w:tcPr>
          <w:p w14:paraId="17F26D6C" w14:textId="52150E3D"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39" w:type="pct"/>
            <w:tcBorders>
              <w:top w:val="single" w:sz="4" w:space="0" w:color="auto"/>
              <w:bottom w:val="single" w:sz="4" w:space="0" w:color="auto"/>
            </w:tcBorders>
            <w:shd w:val="clear" w:color="auto" w:fill="auto"/>
            <w:vAlign w:val="bottom"/>
          </w:tcPr>
          <w:p w14:paraId="28192D9A" w14:textId="46D8EAF0"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11" w:type="pct"/>
            <w:tcBorders>
              <w:top w:val="single" w:sz="4" w:space="0" w:color="auto"/>
              <w:bottom w:val="single" w:sz="4" w:space="0" w:color="auto"/>
            </w:tcBorders>
            <w:shd w:val="clear" w:color="auto" w:fill="auto"/>
            <w:vAlign w:val="bottom"/>
          </w:tcPr>
          <w:p w14:paraId="68F72271"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74" w:type="pct"/>
            <w:tcBorders>
              <w:top w:val="single" w:sz="4" w:space="0" w:color="auto"/>
              <w:bottom w:val="single" w:sz="4" w:space="0" w:color="auto"/>
            </w:tcBorders>
            <w:shd w:val="clear" w:color="auto" w:fill="auto"/>
            <w:vAlign w:val="bottom"/>
          </w:tcPr>
          <w:p w14:paraId="6BF13D69"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37" w:type="pct"/>
            <w:gridSpan w:val="2"/>
            <w:tcBorders>
              <w:top w:val="single" w:sz="4" w:space="0" w:color="auto"/>
              <w:bottom w:val="single" w:sz="4" w:space="0" w:color="auto"/>
            </w:tcBorders>
            <w:shd w:val="clear" w:color="auto" w:fill="auto"/>
            <w:vAlign w:val="bottom"/>
          </w:tcPr>
          <w:p w14:paraId="20CDE8B9"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6" w:type="pct"/>
            <w:tcBorders>
              <w:top w:val="single" w:sz="4" w:space="0" w:color="auto"/>
              <w:bottom w:val="single" w:sz="4" w:space="0" w:color="auto"/>
            </w:tcBorders>
            <w:shd w:val="clear" w:color="auto" w:fill="auto"/>
            <w:vAlign w:val="bottom"/>
          </w:tcPr>
          <w:p w14:paraId="1665B330"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5" w:type="pct"/>
            <w:gridSpan w:val="2"/>
            <w:tcBorders>
              <w:top w:val="single" w:sz="4" w:space="0" w:color="auto"/>
              <w:bottom w:val="single" w:sz="4" w:space="0" w:color="auto"/>
            </w:tcBorders>
            <w:shd w:val="clear" w:color="auto" w:fill="auto"/>
            <w:vAlign w:val="bottom"/>
          </w:tcPr>
          <w:p w14:paraId="5697F1D5"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9" w:type="pct"/>
            <w:tcBorders>
              <w:top w:val="single" w:sz="4" w:space="0" w:color="auto"/>
              <w:bottom w:val="single" w:sz="4" w:space="0" w:color="auto"/>
            </w:tcBorders>
            <w:shd w:val="clear" w:color="auto" w:fill="auto"/>
            <w:vAlign w:val="bottom"/>
          </w:tcPr>
          <w:p w14:paraId="1E255777"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r>
      <w:tr w:rsidR="00375D94" w:rsidRPr="00DE2C8C" w14:paraId="4FDD6C6A" w14:textId="77777777" w:rsidTr="0BA49A81">
        <w:tc>
          <w:tcPr>
            <w:tcW w:w="1669" w:type="pct"/>
            <w:gridSpan w:val="7"/>
            <w:tcBorders>
              <w:top w:val="single" w:sz="4" w:space="0" w:color="auto"/>
            </w:tcBorders>
            <w:shd w:val="clear" w:color="auto" w:fill="auto"/>
          </w:tcPr>
          <w:p w14:paraId="25DE6731" w14:textId="77777777" w:rsidR="00BD36E5" w:rsidRPr="00DE2C8C" w:rsidRDefault="00BD36E5" w:rsidP="00F513E0">
            <w:pPr>
              <w:tabs>
                <w:tab w:val="left" w:pos="288"/>
                <w:tab w:val="left" w:pos="576"/>
                <w:tab w:val="left" w:pos="864"/>
                <w:tab w:val="left" w:pos="1152"/>
              </w:tabs>
              <w:spacing w:before="81" w:after="40" w:line="200" w:lineRule="exact"/>
              <w:ind w:right="40"/>
              <w:rPr>
                <w:rFonts w:eastAsia="Calibri"/>
                <w:b/>
                <w:bCs/>
                <w:color w:val="000000" w:themeColor="text1"/>
                <w:spacing w:val="2"/>
                <w:w w:val="101"/>
                <w:sz w:val="17"/>
              </w:rPr>
            </w:pPr>
            <w:r w:rsidRPr="00DE2C8C">
              <w:rPr>
                <w:rFonts w:eastAsia="Calibri"/>
                <w:b/>
                <w:bCs/>
                <w:color w:val="000000" w:themeColor="text1"/>
                <w:sz w:val="17"/>
              </w:rPr>
              <w:t>Liaison Office in Islamabad</w:t>
            </w:r>
          </w:p>
        </w:tc>
        <w:tc>
          <w:tcPr>
            <w:tcW w:w="207" w:type="pct"/>
            <w:tcBorders>
              <w:top w:val="single" w:sz="4" w:space="0" w:color="auto"/>
            </w:tcBorders>
            <w:shd w:val="clear" w:color="auto" w:fill="auto"/>
            <w:vAlign w:val="bottom"/>
          </w:tcPr>
          <w:p w14:paraId="602984E3"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97" w:type="pct"/>
            <w:tcBorders>
              <w:top w:val="single" w:sz="4" w:space="0" w:color="auto"/>
            </w:tcBorders>
            <w:shd w:val="clear" w:color="auto" w:fill="auto"/>
            <w:vAlign w:val="bottom"/>
          </w:tcPr>
          <w:p w14:paraId="33DBDA3F"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87" w:type="pct"/>
            <w:tcBorders>
              <w:top w:val="single" w:sz="4" w:space="0" w:color="auto"/>
            </w:tcBorders>
            <w:shd w:val="clear" w:color="auto" w:fill="auto"/>
            <w:vAlign w:val="bottom"/>
          </w:tcPr>
          <w:p w14:paraId="14507E4D"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78" w:type="pct"/>
            <w:tcBorders>
              <w:top w:val="single" w:sz="4" w:space="0" w:color="auto"/>
            </w:tcBorders>
            <w:shd w:val="clear" w:color="auto" w:fill="auto"/>
            <w:vAlign w:val="bottom"/>
          </w:tcPr>
          <w:p w14:paraId="6F0A1A86"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30" w:type="pct"/>
            <w:tcBorders>
              <w:top w:val="single" w:sz="4" w:space="0" w:color="auto"/>
            </w:tcBorders>
            <w:shd w:val="clear" w:color="auto" w:fill="auto"/>
            <w:vAlign w:val="bottom"/>
          </w:tcPr>
          <w:p w14:paraId="67C18FA4"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4" w:type="pct"/>
            <w:tcBorders>
              <w:top w:val="single" w:sz="4" w:space="0" w:color="auto"/>
            </w:tcBorders>
          </w:tcPr>
          <w:p w14:paraId="7064ACEE"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9" w:type="pct"/>
            <w:tcBorders>
              <w:top w:val="single" w:sz="4" w:space="0" w:color="auto"/>
            </w:tcBorders>
          </w:tcPr>
          <w:p w14:paraId="019F8D46"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68" w:type="pct"/>
            <w:tcBorders>
              <w:top w:val="single" w:sz="4" w:space="0" w:color="auto"/>
            </w:tcBorders>
          </w:tcPr>
          <w:p w14:paraId="60FB707F"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39" w:type="pct"/>
            <w:tcBorders>
              <w:top w:val="single" w:sz="4" w:space="0" w:color="auto"/>
            </w:tcBorders>
            <w:shd w:val="clear" w:color="auto" w:fill="auto"/>
            <w:vAlign w:val="bottom"/>
          </w:tcPr>
          <w:p w14:paraId="07B0631E" w14:textId="75EC344E"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11" w:type="pct"/>
            <w:tcBorders>
              <w:top w:val="single" w:sz="4" w:space="0" w:color="auto"/>
            </w:tcBorders>
            <w:shd w:val="clear" w:color="auto" w:fill="auto"/>
            <w:vAlign w:val="bottom"/>
          </w:tcPr>
          <w:p w14:paraId="14D735E4"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74" w:type="pct"/>
            <w:tcBorders>
              <w:top w:val="single" w:sz="4" w:space="0" w:color="auto"/>
            </w:tcBorders>
            <w:shd w:val="clear" w:color="auto" w:fill="auto"/>
            <w:vAlign w:val="bottom"/>
          </w:tcPr>
          <w:p w14:paraId="1F3B23F4"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437" w:type="pct"/>
            <w:gridSpan w:val="2"/>
            <w:tcBorders>
              <w:top w:val="single" w:sz="4" w:space="0" w:color="auto"/>
            </w:tcBorders>
            <w:shd w:val="clear" w:color="auto" w:fill="auto"/>
            <w:vAlign w:val="bottom"/>
          </w:tcPr>
          <w:p w14:paraId="3ADEFCFD"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16" w:type="pct"/>
            <w:tcBorders>
              <w:top w:val="single" w:sz="4" w:space="0" w:color="auto"/>
            </w:tcBorders>
            <w:shd w:val="clear" w:color="auto" w:fill="auto"/>
            <w:vAlign w:val="bottom"/>
          </w:tcPr>
          <w:p w14:paraId="179C5C57"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15" w:type="pct"/>
            <w:gridSpan w:val="2"/>
            <w:tcBorders>
              <w:top w:val="single" w:sz="4" w:space="0" w:color="auto"/>
            </w:tcBorders>
            <w:shd w:val="clear" w:color="auto" w:fill="auto"/>
            <w:vAlign w:val="bottom"/>
          </w:tcPr>
          <w:p w14:paraId="648F34B1"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09" w:type="pct"/>
            <w:tcBorders>
              <w:top w:val="single" w:sz="4" w:space="0" w:color="auto"/>
            </w:tcBorders>
            <w:shd w:val="clear" w:color="auto" w:fill="auto"/>
            <w:vAlign w:val="bottom"/>
          </w:tcPr>
          <w:p w14:paraId="64E56841"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r>
      <w:tr w:rsidR="00F513E0" w:rsidRPr="00DE2C8C" w14:paraId="65777903" w14:textId="77777777" w:rsidTr="0BA49A81">
        <w:tc>
          <w:tcPr>
            <w:tcW w:w="678" w:type="pct"/>
            <w:shd w:val="clear" w:color="auto" w:fill="auto"/>
            <w:vAlign w:val="bottom"/>
          </w:tcPr>
          <w:p w14:paraId="7C950070" w14:textId="77777777" w:rsidR="00FC560D" w:rsidRPr="00DE2C8C" w:rsidRDefault="00FC560D" w:rsidP="00F513E0">
            <w:pPr>
              <w:tabs>
                <w:tab w:val="left" w:pos="288"/>
                <w:tab w:val="left" w:pos="576"/>
                <w:tab w:val="left" w:pos="864"/>
                <w:tab w:val="left" w:pos="1152"/>
              </w:tabs>
              <w:spacing w:before="40" w:after="40" w:line="200" w:lineRule="exact"/>
              <w:ind w:right="40"/>
              <w:rPr>
                <w:rFonts w:eastAsia="Calibri"/>
                <w:color w:val="000000" w:themeColor="text1"/>
                <w:sz w:val="17"/>
              </w:rPr>
            </w:pPr>
            <w:r w:rsidRPr="00DE2C8C">
              <w:rPr>
                <w:rFonts w:eastAsia="Calibri"/>
                <w:color w:val="000000" w:themeColor="text1"/>
                <w:sz w:val="17"/>
              </w:rPr>
              <w:t>Approved 2025</w:t>
            </w:r>
          </w:p>
        </w:tc>
        <w:tc>
          <w:tcPr>
            <w:tcW w:w="204" w:type="pct"/>
            <w:gridSpan w:val="2"/>
            <w:shd w:val="clear" w:color="auto" w:fill="auto"/>
            <w:vAlign w:val="bottom"/>
          </w:tcPr>
          <w:p w14:paraId="7B3EB209"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shd w:val="clear" w:color="auto" w:fill="auto"/>
            <w:vAlign w:val="bottom"/>
          </w:tcPr>
          <w:p w14:paraId="2F40EC18"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68AE330D"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shd w:val="clear" w:color="auto" w:fill="auto"/>
            <w:vAlign w:val="bottom"/>
          </w:tcPr>
          <w:p w14:paraId="7DE96DDC"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shd w:val="clear" w:color="auto" w:fill="auto"/>
            <w:vAlign w:val="bottom"/>
          </w:tcPr>
          <w:p w14:paraId="7F287F96"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7" w:type="pct"/>
            <w:shd w:val="clear" w:color="auto" w:fill="auto"/>
            <w:vAlign w:val="bottom"/>
          </w:tcPr>
          <w:p w14:paraId="4FB3A8A2"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97" w:type="pct"/>
            <w:shd w:val="clear" w:color="auto" w:fill="auto"/>
            <w:vAlign w:val="bottom"/>
          </w:tcPr>
          <w:p w14:paraId="3A593488"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7" w:type="pct"/>
            <w:shd w:val="clear" w:color="auto" w:fill="auto"/>
            <w:vAlign w:val="bottom"/>
          </w:tcPr>
          <w:p w14:paraId="0B410B8B"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59648792"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shd w:val="clear" w:color="auto" w:fill="auto"/>
            <w:vAlign w:val="bottom"/>
          </w:tcPr>
          <w:p w14:paraId="4062AA81"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4" w:type="pct"/>
          </w:tcPr>
          <w:p w14:paraId="7FCD1B45"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39" w:type="pct"/>
          </w:tcPr>
          <w:p w14:paraId="15916EDA"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168" w:type="pct"/>
            <w:vAlign w:val="bottom"/>
          </w:tcPr>
          <w:p w14:paraId="07564F94" w14:textId="05196404"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shd w:val="clear" w:color="auto" w:fill="auto"/>
            <w:vAlign w:val="bottom"/>
          </w:tcPr>
          <w:p w14:paraId="2433E817" w14:textId="73FEEB2F"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11" w:type="pct"/>
            <w:shd w:val="clear" w:color="auto" w:fill="auto"/>
            <w:vAlign w:val="bottom"/>
          </w:tcPr>
          <w:p w14:paraId="765B7565"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274" w:type="pct"/>
            <w:shd w:val="clear" w:color="auto" w:fill="auto"/>
            <w:vAlign w:val="bottom"/>
          </w:tcPr>
          <w:p w14:paraId="2DB3A8FE"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437" w:type="pct"/>
            <w:gridSpan w:val="2"/>
            <w:shd w:val="clear" w:color="auto" w:fill="auto"/>
            <w:vAlign w:val="bottom"/>
          </w:tcPr>
          <w:p w14:paraId="6066D124"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shd w:val="clear" w:color="auto" w:fill="auto"/>
            <w:vAlign w:val="bottom"/>
          </w:tcPr>
          <w:p w14:paraId="63724D1C"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shd w:val="clear" w:color="auto" w:fill="auto"/>
            <w:vAlign w:val="bottom"/>
          </w:tcPr>
          <w:p w14:paraId="33050EC1"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shd w:val="clear" w:color="auto" w:fill="auto"/>
            <w:vAlign w:val="bottom"/>
          </w:tcPr>
          <w:p w14:paraId="6413C4F3"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5</w:t>
            </w:r>
          </w:p>
        </w:tc>
      </w:tr>
      <w:tr w:rsidR="00F513E0" w:rsidRPr="00DE2C8C" w14:paraId="644F0A9B" w14:textId="77777777" w:rsidTr="0BA49A81">
        <w:tc>
          <w:tcPr>
            <w:tcW w:w="678" w:type="pct"/>
            <w:tcBorders>
              <w:bottom w:val="single" w:sz="4" w:space="0" w:color="auto"/>
            </w:tcBorders>
            <w:shd w:val="clear" w:color="auto" w:fill="auto"/>
            <w:vAlign w:val="bottom"/>
          </w:tcPr>
          <w:p w14:paraId="336A6705" w14:textId="77777777" w:rsidR="00FC560D" w:rsidRPr="00DE2C8C" w:rsidRDefault="00FC560D" w:rsidP="00F513E0">
            <w:pPr>
              <w:tabs>
                <w:tab w:val="left" w:pos="288"/>
                <w:tab w:val="left" w:pos="576"/>
                <w:tab w:val="left" w:pos="864"/>
                <w:tab w:val="left" w:pos="1152"/>
              </w:tabs>
              <w:spacing w:before="40" w:after="81" w:line="200" w:lineRule="exact"/>
              <w:ind w:right="40"/>
              <w:rPr>
                <w:rFonts w:eastAsia="Calibri"/>
                <w:color w:val="000000" w:themeColor="text1"/>
                <w:sz w:val="17"/>
              </w:rPr>
            </w:pPr>
            <w:r w:rsidRPr="00DE2C8C">
              <w:rPr>
                <w:rFonts w:eastAsia="Calibri"/>
                <w:color w:val="000000" w:themeColor="text1"/>
                <w:sz w:val="17"/>
              </w:rPr>
              <w:t>Proposed 2026</w:t>
            </w:r>
          </w:p>
        </w:tc>
        <w:tc>
          <w:tcPr>
            <w:tcW w:w="204" w:type="pct"/>
            <w:gridSpan w:val="2"/>
            <w:tcBorders>
              <w:bottom w:val="single" w:sz="4" w:space="0" w:color="auto"/>
            </w:tcBorders>
            <w:shd w:val="clear" w:color="auto" w:fill="auto"/>
            <w:vAlign w:val="bottom"/>
          </w:tcPr>
          <w:p w14:paraId="13FEF91F"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tcBorders>
              <w:bottom w:val="single" w:sz="4" w:space="0" w:color="auto"/>
            </w:tcBorders>
            <w:shd w:val="clear" w:color="auto" w:fill="auto"/>
            <w:vAlign w:val="bottom"/>
          </w:tcPr>
          <w:p w14:paraId="37A7C69F"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3A7B899E"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tcBorders>
              <w:bottom w:val="single" w:sz="4" w:space="0" w:color="auto"/>
            </w:tcBorders>
            <w:shd w:val="clear" w:color="auto" w:fill="auto"/>
            <w:vAlign w:val="bottom"/>
          </w:tcPr>
          <w:p w14:paraId="305B53A8"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tcBorders>
              <w:bottom w:val="single" w:sz="4" w:space="0" w:color="auto"/>
            </w:tcBorders>
            <w:shd w:val="clear" w:color="auto" w:fill="auto"/>
            <w:vAlign w:val="bottom"/>
          </w:tcPr>
          <w:p w14:paraId="3AA52508"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7" w:type="pct"/>
            <w:tcBorders>
              <w:bottom w:val="single" w:sz="4" w:space="0" w:color="auto"/>
            </w:tcBorders>
            <w:shd w:val="clear" w:color="auto" w:fill="auto"/>
            <w:vAlign w:val="bottom"/>
          </w:tcPr>
          <w:p w14:paraId="6C8A64F1"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97" w:type="pct"/>
            <w:tcBorders>
              <w:bottom w:val="single" w:sz="4" w:space="0" w:color="auto"/>
            </w:tcBorders>
            <w:shd w:val="clear" w:color="auto" w:fill="auto"/>
            <w:vAlign w:val="bottom"/>
          </w:tcPr>
          <w:p w14:paraId="144F64DE"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7" w:type="pct"/>
            <w:tcBorders>
              <w:bottom w:val="single" w:sz="4" w:space="0" w:color="auto"/>
            </w:tcBorders>
            <w:shd w:val="clear" w:color="auto" w:fill="auto"/>
            <w:vAlign w:val="bottom"/>
          </w:tcPr>
          <w:p w14:paraId="44DD611B"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7BE31515"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tcBorders>
              <w:bottom w:val="single" w:sz="4" w:space="0" w:color="auto"/>
            </w:tcBorders>
            <w:shd w:val="clear" w:color="auto" w:fill="auto"/>
            <w:vAlign w:val="bottom"/>
          </w:tcPr>
          <w:p w14:paraId="6BD07113"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4" w:type="pct"/>
            <w:tcBorders>
              <w:bottom w:val="single" w:sz="4" w:space="0" w:color="auto"/>
            </w:tcBorders>
          </w:tcPr>
          <w:p w14:paraId="60061F77"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39" w:type="pct"/>
            <w:tcBorders>
              <w:bottom w:val="single" w:sz="4" w:space="0" w:color="auto"/>
            </w:tcBorders>
          </w:tcPr>
          <w:p w14:paraId="22A76E08"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168" w:type="pct"/>
            <w:tcBorders>
              <w:bottom w:val="single" w:sz="4" w:space="0" w:color="auto"/>
            </w:tcBorders>
            <w:vAlign w:val="bottom"/>
          </w:tcPr>
          <w:p w14:paraId="0C34E29B" w14:textId="3A1EA55A"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tcBorders>
              <w:bottom w:val="single" w:sz="4" w:space="0" w:color="auto"/>
            </w:tcBorders>
            <w:shd w:val="clear" w:color="auto" w:fill="auto"/>
            <w:vAlign w:val="bottom"/>
          </w:tcPr>
          <w:p w14:paraId="368EC403" w14:textId="6681F52B"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11" w:type="pct"/>
            <w:tcBorders>
              <w:bottom w:val="single" w:sz="4" w:space="0" w:color="auto"/>
            </w:tcBorders>
            <w:shd w:val="clear" w:color="auto" w:fill="auto"/>
            <w:vAlign w:val="bottom"/>
          </w:tcPr>
          <w:p w14:paraId="1E028653"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274" w:type="pct"/>
            <w:tcBorders>
              <w:bottom w:val="single" w:sz="4" w:space="0" w:color="auto"/>
            </w:tcBorders>
            <w:shd w:val="clear" w:color="auto" w:fill="auto"/>
            <w:vAlign w:val="bottom"/>
          </w:tcPr>
          <w:p w14:paraId="61E7F2D2"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437" w:type="pct"/>
            <w:gridSpan w:val="2"/>
            <w:tcBorders>
              <w:bottom w:val="single" w:sz="4" w:space="0" w:color="auto"/>
            </w:tcBorders>
            <w:shd w:val="clear" w:color="auto" w:fill="auto"/>
            <w:vAlign w:val="bottom"/>
          </w:tcPr>
          <w:p w14:paraId="1A5B45DF"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tcBorders>
              <w:bottom w:val="single" w:sz="4" w:space="0" w:color="auto"/>
            </w:tcBorders>
            <w:shd w:val="clear" w:color="auto" w:fill="auto"/>
            <w:vAlign w:val="bottom"/>
          </w:tcPr>
          <w:p w14:paraId="3A943ED9"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tcBorders>
              <w:bottom w:val="single" w:sz="4" w:space="0" w:color="auto"/>
            </w:tcBorders>
            <w:shd w:val="clear" w:color="auto" w:fill="auto"/>
            <w:vAlign w:val="bottom"/>
          </w:tcPr>
          <w:p w14:paraId="643BE591"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tcBorders>
              <w:bottom w:val="single" w:sz="4" w:space="0" w:color="auto"/>
            </w:tcBorders>
            <w:shd w:val="clear" w:color="auto" w:fill="auto"/>
            <w:vAlign w:val="bottom"/>
          </w:tcPr>
          <w:p w14:paraId="68E2EA9A"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4</w:t>
            </w:r>
          </w:p>
        </w:tc>
      </w:tr>
      <w:tr w:rsidR="00F513E0" w:rsidRPr="00DE2C8C" w14:paraId="4AEC6353" w14:textId="77777777" w:rsidTr="0BA49A81">
        <w:tc>
          <w:tcPr>
            <w:tcW w:w="678" w:type="pct"/>
            <w:tcBorders>
              <w:top w:val="single" w:sz="4" w:space="0" w:color="auto"/>
              <w:bottom w:val="single" w:sz="4" w:space="0" w:color="auto"/>
            </w:tcBorders>
            <w:shd w:val="clear" w:color="auto" w:fill="auto"/>
            <w:vAlign w:val="bottom"/>
          </w:tcPr>
          <w:p w14:paraId="4756D565" w14:textId="77777777" w:rsidR="00FC560D" w:rsidRPr="00DE2C8C" w:rsidRDefault="00FC560D" w:rsidP="00F513E0">
            <w:pPr>
              <w:tabs>
                <w:tab w:val="left" w:pos="288"/>
                <w:tab w:val="left" w:pos="576"/>
                <w:tab w:val="left" w:pos="864"/>
                <w:tab w:val="left" w:pos="1152"/>
              </w:tabs>
              <w:spacing w:before="81" w:after="81" w:line="200" w:lineRule="exact"/>
              <w:ind w:right="40"/>
              <w:rPr>
                <w:rFonts w:eastAsia="Calibri"/>
                <w:b/>
                <w:color w:val="000000" w:themeColor="text1"/>
                <w:sz w:val="17"/>
              </w:rPr>
            </w:pPr>
            <w:r w:rsidRPr="00DE2C8C">
              <w:rPr>
                <w:rFonts w:eastAsia="Calibri"/>
                <w:b/>
                <w:color w:val="000000" w:themeColor="text1"/>
                <w:sz w:val="17"/>
              </w:rPr>
              <w:tab/>
              <w:t xml:space="preserve">Change </w:t>
            </w:r>
          </w:p>
        </w:tc>
        <w:tc>
          <w:tcPr>
            <w:tcW w:w="204" w:type="pct"/>
            <w:gridSpan w:val="2"/>
            <w:tcBorders>
              <w:top w:val="single" w:sz="4" w:space="0" w:color="auto"/>
              <w:bottom w:val="single" w:sz="4" w:space="0" w:color="auto"/>
            </w:tcBorders>
            <w:shd w:val="clear" w:color="auto" w:fill="auto"/>
            <w:vAlign w:val="bottom"/>
          </w:tcPr>
          <w:p w14:paraId="69454B8C"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3" w:type="pct"/>
            <w:tcBorders>
              <w:top w:val="single" w:sz="4" w:space="0" w:color="auto"/>
              <w:bottom w:val="single" w:sz="4" w:space="0" w:color="auto"/>
            </w:tcBorders>
            <w:shd w:val="clear" w:color="auto" w:fill="auto"/>
            <w:vAlign w:val="bottom"/>
          </w:tcPr>
          <w:p w14:paraId="22701B1E"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41CD1EE5"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0" w:type="pct"/>
            <w:tcBorders>
              <w:top w:val="single" w:sz="4" w:space="0" w:color="auto"/>
              <w:bottom w:val="single" w:sz="4" w:space="0" w:color="auto"/>
            </w:tcBorders>
            <w:shd w:val="clear" w:color="auto" w:fill="auto"/>
            <w:vAlign w:val="bottom"/>
          </w:tcPr>
          <w:p w14:paraId="75271E97"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6" w:type="pct"/>
            <w:tcBorders>
              <w:top w:val="single" w:sz="4" w:space="0" w:color="auto"/>
              <w:bottom w:val="single" w:sz="4" w:space="0" w:color="auto"/>
            </w:tcBorders>
            <w:shd w:val="clear" w:color="auto" w:fill="auto"/>
            <w:vAlign w:val="bottom"/>
          </w:tcPr>
          <w:p w14:paraId="78CD7A2B"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7" w:type="pct"/>
            <w:tcBorders>
              <w:top w:val="single" w:sz="4" w:space="0" w:color="auto"/>
              <w:bottom w:val="single" w:sz="4" w:space="0" w:color="auto"/>
            </w:tcBorders>
            <w:shd w:val="clear" w:color="auto" w:fill="auto"/>
            <w:vAlign w:val="bottom"/>
          </w:tcPr>
          <w:p w14:paraId="7DD4B270"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97" w:type="pct"/>
            <w:tcBorders>
              <w:top w:val="single" w:sz="4" w:space="0" w:color="auto"/>
              <w:bottom w:val="single" w:sz="4" w:space="0" w:color="auto"/>
            </w:tcBorders>
            <w:shd w:val="clear" w:color="auto" w:fill="auto"/>
            <w:vAlign w:val="bottom"/>
          </w:tcPr>
          <w:p w14:paraId="63CE6567"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7" w:type="pct"/>
            <w:tcBorders>
              <w:top w:val="single" w:sz="4" w:space="0" w:color="auto"/>
              <w:bottom w:val="single" w:sz="4" w:space="0" w:color="auto"/>
            </w:tcBorders>
            <w:shd w:val="clear" w:color="auto" w:fill="auto"/>
            <w:vAlign w:val="bottom"/>
          </w:tcPr>
          <w:p w14:paraId="0014FDDC"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405B8171"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30" w:type="pct"/>
            <w:tcBorders>
              <w:top w:val="single" w:sz="4" w:space="0" w:color="auto"/>
              <w:bottom w:val="single" w:sz="4" w:space="0" w:color="auto"/>
            </w:tcBorders>
            <w:shd w:val="clear" w:color="auto" w:fill="auto"/>
            <w:vAlign w:val="bottom"/>
          </w:tcPr>
          <w:p w14:paraId="34CEC643"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 w:type="pct"/>
            <w:tcBorders>
              <w:top w:val="single" w:sz="4" w:space="0" w:color="auto"/>
              <w:bottom w:val="single" w:sz="4" w:space="0" w:color="auto"/>
            </w:tcBorders>
          </w:tcPr>
          <w:p w14:paraId="6FCD011F"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39" w:type="pct"/>
            <w:tcBorders>
              <w:top w:val="single" w:sz="4" w:space="0" w:color="auto"/>
              <w:bottom w:val="single" w:sz="4" w:space="0" w:color="auto"/>
            </w:tcBorders>
          </w:tcPr>
          <w:p w14:paraId="6F8D7C54"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168" w:type="pct"/>
            <w:tcBorders>
              <w:top w:val="single" w:sz="4" w:space="0" w:color="auto"/>
              <w:bottom w:val="single" w:sz="4" w:space="0" w:color="auto"/>
            </w:tcBorders>
            <w:vAlign w:val="bottom"/>
          </w:tcPr>
          <w:p w14:paraId="21E7A4F8" w14:textId="44BA3481"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39" w:type="pct"/>
            <w:tcBorders>
              <w:top w:val="single" w:sz="4" w:space="0" w:color="auto"/>
              <w:bottom w:val="single" w:sz="4" w:space="0" w:color="auto"/>
            </w:tcBorders>
            <w:shd w:val="clear" w:color="auto" w:fill="auto"/>
            <w:vAlign w:val="bottom"/>
          </w:tcPr>
          <w:p w14:paraId="7B98B6C0" w14:textId="2DE61A58"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11" w:type="pct"/>
            <w:tcBorders>
              <w:top w:val="single" w:sz="4" w:space="0" w:color="auto"/>
              <w:bottom w:val="single" w:sz="4" w:space="0" w:color="auto"/>
            </w:tcBorders>
            <w:shd w:val="clear" w:color="auto" w:fill="auto"/>
            <w:vAlign w:val="bottom"/>
          </w:tcPr>
          <w:p w14:paraId="2CA7EFB8"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274" w:type="pct"/>
            <w:tcBorders>
              <w:top w:val="single" w:sz="4" w:space="0" w:color="auto"/>
              <w:bottom w:val="single" w:sz="4" w:space="0" w:color="auto"/>
            </w:tcBorders>
            <w:shd w:val="clear" w:color="auto" w:fill="auto"/>
            <w:vAlign w:val="bottom"/>
          </w:tcPr>
          <w:p w14:paraId="41A42502"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437" w:type="pct"/>
            <w:gridSpan w:val="2"/>
            <w:tcBorders>
              <w:top w:val="single" w:sz="4" w:space="0" w:color="auto"/>
              <w:bottom w:val="single" w:sz="4" w:space="0" w:color="auto"/>
            </w:tcBorders>
            <w:shd w:val="clear" w:color="auto" w:fill="auto"/>
            <w:vAlign w:val="bottom"/>
          </w:tcPr>
          <w:p w14:paraId="512C9C49"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6" w:type="pct"/>
            <w:tcBorders>
              <w:top w:val="single" w:sz="4" w:space="0" w:color="auto"/>
              <w:bottom w:val="single" w:sz="4" w:space="0" w:color="auto"/>
            </w:tcBorders>
            <w:shd w:val="clear" w:color="auto" w:fill="auto"/>
            <w:vAlign w:val="bottom"/>
          </w:tcPr>
          <w:p w14:paraId="37747F33"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5" w:type="pct"/>
            <w:gridSpan w:val="2"/>
            <w:tcBorders>
              <w:top w:val="single" w:sz="4" w:space="0" w:color="auto"/>
              <w:bottom w:val="single" w:sz="4" w:space="0" w:color="auto"/>
            </w:tcBorders>
            <w:shd w:val="clear" w:color="auto" w:fill="auto"/>
            <w:vAlign w:val="bottom"/>
          </w:tcPr>
          <w:p w14:paraId="0B40A9D6"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9" w:type="pct"/>
            <w:tcBorders>
              <w:top w:val="single" w:sz="4" w:space="0" w:color="auto"/>
              <w:bottom w:val="single" w:sz="4" w:space="0" w:color="auto"/>
            </w:tcBorders>
            <w:shd w:val="clear" w:color="auto" w:fill="auto"/>
            <w:vAlign w:val="bottom"/>
          </w:tcPr>
          <w:p w14:paraId="4AC03635"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r>
      <w:tr w:rsidR="00375D94" w:rsidRPr="00DE2C8C" w14:paraId="6F4C1186" w14:textId="77777777" w:rsidTr="0BA49A81">
        <w:tc>
          <w:tcPr>
            <w:tcW w:w="1669" w:type="pct"/>
            <w:gridSpan w:val="7"/>
            <w:tcBorders>
              <w:top w:val="single" w:sz="4" w:space="0" w:color="auto"/>
            </w:tcBorders>
            <w:shd w:val="clear" w:color="auto" w:fill="auto"/>
          </w:tcPr>
          <w:p w14:paraId="69AB3959" w14:textId="77777777" w:rsidR="00BD36E5" w:rsidRPr="00DE2C8C" w:rsidRDefault="00BD36E5" w:rsidP="00F513E0">
            <w:pPr>
              <w:tabs>
                <w:tab w:val="left" w:pos="288"/>
                <w:tab w:val="left" w:pos="576"/>
                <w:tab w:val="left" w:pos="864"/>
                <w:tab w:val="left" w:pos="1152"/>
              </w:tabs>
              <w:spacing w:before="81" w:after="40" w:line="200" w:lineRule="exact"/>
              <w:ind w:right="40"/>
              <w:rPr>
                <w:rFonts w:eastAsia="Calibri"/>
                <w:b/>
                <w:bCs/>
                <w:color w:val="000000" w:themeColor="text1"/>
                <w:spacing w:val="2"/>
                <w:w w:val="101"/>
                <w:sz w:val="17"/>
              </w:rPr>
            </w:pPr>
            <w:r w:rsidRPr="00DE2C8C">
              <w:rPr>
                <w:rFonts w:eastAsia="Calibri"/>
                <w:b/>
                <w:bCs/>
                <w:color w:val="000000" w:themeColor="text1"/>
                <w:sz w:val="17"/>
              </w:rPr>
              <w:t>Regional Cooperation Unit</w:t>
            </w:r>
          </w:p>
        </w:tc>
        <w:tc>
          <w:tcPr>
            <w:tcW w:w="207" w:type="pct"/>
            <w:tcBorders>
              <w:top w:val="single" w:sz="4" w:space="0" w:color="auto"/>
            </w:tcBorders>
            <w:shd w:val="clear" w:color="auto" w:fill="auto"/>
            <w:vAlign w:val="bottom"/>
          </w:tcPr>
          <w:p w14:paraId="68C3EF22"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97" w:type="pct"/>
            <w:tcBorders>
              <w:top w:val="single" w:sz="4" w:space="0" w:color="auto"/>
            </w:tcBorders>
            <w:shd w:val="clear" w:color="auto" w:fill="auto"/>
            <w:vAlign w:val="bottom"/>
          </w:tcPr>
          <w:p w14:paraId="3FB9E975"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87" w:type="pct"/>
            <w:tcBorders>
              <w:top w:val="single" w:sz="4" w:space="0" w:color="auto"/>
            </w:tcBorders>
            <w:shd w:val="clear" w:color="auto" w:fill="auto"/>
            <w:vAlign w:val="bottom"/>
          </w:tcPr>
          <w:p w14:paraId="5A3DFBE1"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78" w:type="pct"/>
            <w:tcBorders>
              <w:top w:val="single" w:sz="4" w:space="0" w:color="auto"/>
            </w:tcBorders>
            <w:shd w:val="clear" w:color="auto" w:fill="auto"/>
            <w:vAlign w:val="bottom"/>
          </w:tcPr>
          <w:p w14:paraId="16F4C06E"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30" w:type="pct"/>
            <w:tcBorders>
              <w:top w:val="single" w:sz="4" w:space="0" w:color="auto"/>
            </w:tcBorders>
            <w:shd w:val="clear" w:color="auto" w:fill="auto"/>
            <w:vAlign w:val="bottom"/>
          </w:tcPr>
          <w:p w14:paraId="440C314C"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4" w:type="pct"/>
            <w:tcBorders>
              <w:top w:val="single" w:sz="4" w:space="0" w:color="auto"/>
            </w:tcBorders>
          </w:tcPr>
          <w:p w14:paraId="03F78479"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9" w:type="pct"/>
            <w:tcBorders>
              <w:top w:val="single" w:sz="4" w:space="0" w:color="auto"/>
            </w:tcBorders>
          </w:tcPr>
          <w:p w14:paraId="3E0DBC31"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68" w:type="pct"/>
            <w:tcBorders>
              <w:top w:val="single" w:sz="4" w:space="0" w:color="auto"/>
            </w:tcBorders>
          </w:tcPr>
          <w:p w14:paraId="2FF967E9"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39" w:type="pct"/>
            <w:tcBorders>
              <w:top w:val="single" w:sz="4" w:space="0" w:color="auto"/>
            </w:tcBorders>
            <w:shd w:val="clear" w:color="auto" w:fill="auto"/>
            <w:vAlign w:val="bottom"/>
          </w:tcPr>
          <w:p w14:paraId="22CBFE16" w14:textId="05B2F92C"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11" w:type="pct"/>
            <w:tcBorders>
              <w:top w:val="single" w:sz="4" w:space="0" w:color="auto"/>
            </w:tcBorders>
            <w:shd w:val="clear" w:color="auto" w:fill="auto"/>
            <w:vAlign w:val="bottom"/>
          </w:tcPr>
          <w:p w14:paraId="06DF64CB"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74" w:type="pct"/>
            <w:tcBorders>
              <w:top w:val="single" w:sz="4" w:space="0" w:color="auto"/>
            </w:tcBorders>
            <w:shd w:val="clear" w:color="auto" w:fill="auto"/>
            <w:vAlign w:val="bottom"/>
          </w:tcPr>
          <w:p w14:paraId="432A6835"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437" w:type="pct"/>
            <w:gridSpan w:val="2"/>
            <w:tcBorders>
              <w:top w:val="single" w:sz="4" w:space="0" w:color="auto"/>
            </w:tcBorders>
            <w:shd w:val="clear" w:color="auto" w:fill="auto"/>
            <w:vAlign w:val="bottom"/>
          </w:tcPr>
          <w:p w14:paraId="4CEC9664"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16" w:type="pct"/>
            <w:tcBorders>
              <w:top w:val="single" w:sz="4" w:space="0" w:color="auto"/>
            </w:tcBorders>
            <w:shd w:val="clear" w:color="auto" w:fill="auto"/>
            <w:vAlign w:val="bottom"/>
          </w:tcPr>
          <w:p w14:paraId="2B524BB4"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15" w:type="pct"/>
            <w:gridSpan w:val="2"/>
            <w:tcBorders>
              <w:top w:val="single" w:sz="4" w:space="0" w:color="auto"/>
            </w:tcBorders>
            <w:shd w:val="clear" w:color="auto" w:fill="auto"/>
            <w:vAlign w:val="bottom"/>
          </w:tcPr>
          <w:p w14:paraId="0F2EF5E9"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09" w:type="pct"/>
            <w:tcBorders>
              <w:top w:val="single" w:sz="4" w:space="0" w:color="auto"/>
            </w:tcBorders>
            <w:shd w:val="clear" w:color="auto" w:fill="auto"/>
            <w:vAlign w:val="bottom"/>
          </w:tcPr>
          <w:p w14:paraId="179CA3FE"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r>
      <w:tr w:rsidR="00F513E0" w:rsidRPr="00DE2C8C" w14:paraId="6C6F6561" w14:textId="77777777" w:rsidTr="0BA49A81">
        <w:tc>
          <w:tcPr>
            <w:tcW w:w="678" w:type="pct"/>
            <w:shd w:val="clear" w:color="auto" w:fill="auto"/>
            <w:vAlign w:val="bottom"/>
          </w:tcPr>
          <w:p w14:paraId="5449421B" w14:textId="77777777" w:rsidR="00FC560D" w:rsidRPr="00DE2C8C" w:rsidRDefault="00FC560D" w:rsidP="00F513E0">
            <w:pPr>
              <w:tabs>
                <w:tab w:val="left" w:pos="288"/>
                <w:tab w:val="left" w:pos="576"/>
                <w:tab w:val="left" w:pos="864"/>
                <w:tab w:val="left" w:pos="1152"/>
              </w:tabs>
              <w:spacing w:before="40" w:after="40" w:line="200" w:lineRule="exact"/>
              <w:ind w:right="40"/>
              <w:rPr>
                <w:rFonts w:eastAsia="Calibri"/>
                <w:color w:val="000000" w:themeColor="text1"/>
                <w:sz w:val="17"/>
              </w:rPr>
            </w:pPr>
            <w:r w:rsidRPr="00DE2C8C">
              <w:rPr>
                <w:rFonts w:eastAsia="Calibri"/>
                <w:color w:val="000000" w:themeColor="text1"/>
                <w:sz w:val="17"/>
              </w:rPr>
              <w:t>Approved 2025</w:t>
            </w:r>
          </w:p>
        </w:tc>
        <w:tc>
          <w:tcPr>
            <w:tcW w:w="204" w:type="pct"/>
            <w:gridSpan w:val="2"/>
            <w:shd w:val="clear" w:color="auto" w:fill="auto"/>
            <w:vAlign w:val="bottom"/>
          </w:tcPr>
          <w:p w14:paraId="1979EC8A"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shd w:val="clear" w:color="auto" w:fill="auto"/>
            <w:vAlign w:val="bottom"/>
          </w:tcPr>
          <w:p w14:paraId="75741EBB"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02CBD968"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shd w:val="clear" w:color="auto" w:fill="auto"/>
            <w:vAlign w:val="bottom"/>
          </w:tcPr>
          <w:p w14:paraId="61602CCB"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shd w:val="clear" w:color="auto" w:fill="auto"/>
            <w:vAlign w:val="bottom"/>
          </w:tcPr>
          <w:p w14:paraId="41A34290"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07" w:type="pct"/>
            <w:shd w:val="clear" w:color="auto" w:fill="auto"/>
            <w:vAlign w:val="bottom"/>
          </w:tcPr>
          <w:p w14:paraId="2F3D5E7D"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97" w:type="pct"/>
            <w:shd w:val="clear" w:color="auto" w:fill="auto"/>
            <w:vAlign w:val="bottom"/>
          </w:tcPr>
          <w:p w14:paraId="605EA285"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187" w:type="pct"/>
            <w:shd w:val="clear" w:color="auto" w:fill="auto"/>
            <w:vAlign w:val="bottom"/>
          </w:tcPr>
          <w:p w14:paraId="298DC29A"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3E6F5235"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shd w:val="clear" w:color="auto" w:fill="auto"/>
            <w:vAlign w:val="bottom"/>
          </w:tcPr>
          <w:p w14:paraId="67AC4E2D"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24" w:type="pct"/>
          </w:tcPr>
          <w:p w14:paraId="24DBD69F"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39" w:type="pct"/>
          </w:tcPr>
          <w:p w14:paraId="10DCE495"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168" w:type="pct"/>
            <w:vAlign w:val="bottom"/>
          </w:tcPr>
          <w:p w14:paraId="0539EAF8" w14:textId="3C34519D"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shd w:val="clear" w:color="auto" w:fill="auto"/>
            <w:vAlign w:val="bottom"/>
          </w:tcPr>
          <w:p w14:paraId="58401021" w14:textId="31EDF501"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11" w:type="pct"/>
            <w:shd w:val="clear" w:color="auto" w:fill="auto"/>
            <w:vAlign w:val="bottom"/>
          </w:tcPr>
          <w:p w14:paraId="2CB79E87"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74" w:type="pct"/>
            <w:shd w:val="clear" w:color="auto" w:fill="auto"/>
            <w:vAlign w:val="bottom"/>
          </w:tcPr>
          <w:p w14:paraId="1B496109"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37" w:type="pct"/>
            <w:gridSpan w:val="2"/>
            <w:shd w:val="clear" w:color="auto" w:fill="auto"/>
            <w:vAlign w:val="bottom"/>
          </w:tcPr>
          <w:p w14:paraId="691C4E63"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shd w:val="clear" w:color="auto" w:fill="auto"/>
            <w:vAlign w:val="bottom"/>
          </w:tcPr>
          <w:p w14:paraId="7DF82E09"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shd w:val="clear" w:color="auto" w:fill="auto"/>
            <w:vAlign w:val="bottom"/>
          </w:tcPr>
          <w:p w14:paraId="350B1C10"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shd w:val="clear" w:color="auto" w:fill="auto"/>
            <w:vAlign w:val="bottom"/>
          </w:tcPr>
          <w:p w14:paraId="064050FB"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r>
      <w:tr w:rsidR="00F513E0" w:rsidRPr="00DE2C8C" w14:paraId="317FE68C" w14:textId="77777777" w:rsidTr="0BA49A81">
        <w:tc>
          <w:tcPr>
            <w:tcW w:w="678" w:type="pct"/>
            <w:tcBorders>
              <w:bottom w:val="single" w:sz="4" w:space="0" w:color="auto"/>
            </w:tcBorders>
            <w:shd w:val="clear" w:color="auto" w:fill="auto"/>
            <w:vAlign w:val="bottom"/>
          </w:tcPr>
          <w:p w14:paraId="08911CEC" w14:textId="77777777" w:rsidR="00FC560D" w:rsidRPr="00DE2C8C" w:rsidRDefault="00FC560D" w:rsidP="00F513E0">
            <w:pPr>
              <w:tabs>
                <w:tab w:val="left" w:pos="288"/>
                <w:tab w:val="left" w:pos="576"/>
                <w:tab w:val="left" w:pos="864"/>
                <w:tab w:val="left" w:pos="1152"/>
              </w:tabs>
              <w:spacing w:before="40" w:after="81" w:line="200" w:lineRule="exact"/>
              <w:ind w:right="40"/>
              <w:rPr>
                <w:rFonts w:eastAsia="Calibri"/>
                <w:color w:val="000000" w:themeColor="text1"/>
                <w:sz w:val="17"/>
              </w:rPr>
            </w:pPr>
            <w:r w:rsidRPr="00DE2C8C">
              <w:rPr>
                <w:rFonts w:eastAsia="Calibri"/>
                <w:color w:val="000000" w:themeColor="text1"/>
                <w:sz w:val="17"/>
              </w:rPr>
              <w:t>Proposed 2026</w:t>
            </w:r>
          </w:p>
        </w:tc>
        <w:tc>
          <w:tcPr>
            <w:tcW w:w="204" w:type="pct"/>
            <w:gridSpan w:val="2"/>
            <w:tcBorders>
              <w:bottom w:val="single" w:sz="4" w:space="0" w:color="auto"/>
            </w:tcBorders>
            <w:shd w:val="clear" w:color="auto" w:fill="auto"/>
            <w:vAlign w:val="bottom"/>
          </w:tcPr>
          <w:p w14:paraId="420F45C1"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tcBorders>
              <w:bottom w:val="single" w:sz="4" w:space="0" w:color="auto"/>
            </w:tcBorders>
            <w:shd w:val="clear" w:color="auto" w:fill="auto"/>
            <w:vAlign w:val="bottom"/>
          </w:tcPr>
          <w:p w14:paraId="5EF3C38B"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48A1A1CF"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tcBorders>
              <w:bottom w:val="single" w:sz="4" w:space="0" w:color="auto"/>
            </w:tcBorders>
            <w:shd w:val="clear" w:color="auto" w:fill="auto"/>
            <w:vAlign w:val="bottom"/>
          </w:tcPr>
          <w:p w14:paraId="7BC954C4"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tcBorders>
              <w:bottom w:val="single" w:sz="4" w:space="0" w:color="auto"/>
            </w:tcBorders>
            <w:shd w:val="clear" w:color="auto" w:fill="auto"/>
            <w:vAlign w:val="bottom"/>
          </w:tcPr>
          <w:p w14:paraId="75C5E9D9"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07" w:type="pct"/>
            <w:tcBorders>
              <w:bottom w:val="single" w:sz="4" w:space="0" w:color="auto"/>
            </w:tcBorders>
            <w:shd w:val="clear" w:color="auto" w:fill="auto"/>
            <w:vAlign w:val="bottom"/>
          </w:tcPr>
          <w:p w14:paraId="44A91368"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97" w:type="pct"/>
            <w:tcBorders>
              <w:bottom w:val="single" w:sz="4" w:space="0" w:color="auto"/>
            </w:tcBorders>
            <w:shd w:val="clear" w:color="auto" w:fill="auto"/>
            <w:vAlign w:val="bottom"/>
          </w:tcPr>
          <w:p w14:paraId="255A5413"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187" w:type="pct"/>
            <w:tcBorders>
              <w:bottom w:val="single" w:sz="4" w:space="0" w:color="auto"/>
            </w:tcBorders>
            <w:shd w:val="clear" w:color="auto" w:fill="auto"/>
            <w:vAlign w:val="bottom"/>
          </w:tcPr>
          <w:p w14:paraId="155827D5"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71FCE26E"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tcBorders>
              <w:bottom w:val="single" w:sz="4" w:space="0" w:color="auto"/>
            </w:tcBorders>
            <w:shd w:val="clear" w:color="auto" w:fill="auto"/>
            <w:vAlign w:val="bottom"/>
          </w:tcPr>
          <w:p w14:paraId="21F2651D"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24" w:type="pct"/>
            <w:tcBorders>
              <w:bottom w:val="single" w:sz="4" w:space="0" w:color="auto"/>
            </w:tcBorders>
          </w:tcPr>
          <w:p w14:paraId="6208CA0C"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39" w:type="pct"/>
            <w:tcBorders>
              <w:bottom w:val="single" w:sz="4" w:space="0" w:color="auto"/>
            </w:tcBorders>
          </w:tcPr>
          <w:p w14:paraId="43986BE3"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168" w:type="pct"/>
            <w:tcBorders>
              <w:bottom w:val="single" w:sz="4" w:space="0" w:color="auto"/>
            </w:tcBorders>
            <w:vAlign w:val="bottom"/>
          </w:tcPr>
          <w:p w14:paraId="496FAB52" w14:textId="3E2BCEA0"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tcBorders>
              <w:bottom w:val="single" w:sz="4" w:space="0" w:color="auto"/>
            </w:tcBorders>
            <w:shd w:val="clear" w:color="auto" w:fill="auto"/>
            <w:vAlign w:val="bottom"/>
          </w:tcPr>
          <w:p w14:paraId="6B1DC720" w14:textId="0CBCD733"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11" w:type="pct"/>
            <w:tcBorders>
              <w:bottom w:val="single" w:sz="4" w:space="0" w:color="auto"/>
            </w:tcBorders>
            <w:shd w:val="clear" w:color="auto" w:fill="auto"/>
            <w:vAlign w:val="bottom"/>
          </w:tcPr>
          <w:p w14:paraId="706CFC4D"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74" w:type="pct"/>
            <w:tcBorders>
              <w:bottom w:val="single" w:sz="4" w:space="0" w:color="auto"/>
            </w:tcBorders>
            <w:shd w:val="clear" w:color="auto" w:fill="auto"/>
            <w:vAlign w:val="bottom"/>
          </w:tcPr>
          <w:p w14:paraId="2018028C"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37" w:type="pct"/>
            <w:gridSpan w:val="2"/>
            <w:tcBorders>
              <w:bottom w:val="single" w:sz="4" w:space="0" w:color="auto"/>
            </w:tcBorders>
            <w:shd w:val="clear" w:color="auto" w:fill="auto"/>
            <w:vAlign w:val="bottom"/>
          </w:tcPr>
          <w:p w14:paraId="54266FFA"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tcBorders>
              <w:bottom w:val="single" w:sz="4" w:space="0" w:color="auto"/>
            </w:tcBorders>
            <w:shd w:val="clear" w:color="auto" w:fill="auto"/>
            <w:vAlign w:val="bottom"/>
          </w:tcPr>
          <w:p w14:paraId="61A2AFB9"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tcBorders>
              <w:bottom w:val="single" w:sz="4" w:space="0" w:color="auto"/>
            </w:tcBorders>
            <w:shd w:val="clear" w:color="auto" w:fill="auto"/>
            <w:vAlign w:val="bottom"/>
          </w:tcPr>
          <w:p w14:paraId="393C273F"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tcBorders>
              <w:bottom w:val="single" w:sz="4" w:space="0" w:color="auto"/>
            </w:tcBorders>
            <w:shd w:val="clear" w:color="auto" w:fill="auto"/>
            <w:vAlign w:val="bottom"/>
          </w:tcPr>
          <w:p w14:paraId="53BA69F6"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r>
      <w:tr w:rsidR="00F513E0" w:rsidRPr="00DE2C8C" w14:paraId="4DE81CAF" w14:textId="77777777" w:rsidTr="0BA49A81">
        <w:tc>
          <w:tcPr>
            <w:tcW w:w="678" w:type="pct"/>
            <w:tcBorders>
              <w:top w:val="single" w:sz="4" w:space="0" w:color="auto"/>
              <w:bottom w:val="single" w:sz="4" w:space="0" w:color="auto"/>
            </w:tcBorders>
            <w:shd w:val="clear" w:color="auto" w:fill="auto"/>
            <w:vAlign w:val="bottom"/>
          </w:tcPr>
          <w:p w14:paraId="12BC5D15" w14:textId="77777777" w:rsidR="00FC560D" w:rsidRPr="00DE2C8C" w:rsidRDefault="00FC560D" w:rsidP="00F513E0">
            <w:pPr>
              <w:tabs>
                <w:tab w:val="left" w:pos="288"/>
                <w:tab w:val="left" w:pos="576"/>
                <w:tab w:val="left" w:pos="864"/>
                <w:tab w:val="left" w:pos="1152"/>
              </w:tabs>
              <w:spacing w:before="81" w:after="81" w:line="200" w:lineRule="exact"/>
              <w:ind w:right="40"/>
              <w:rPr>
                <w:rFonts w:eastAsia="Calibri"/>
                <w:b/>
                <w:color w:val="000000" w:themeColor="text1"/>
                <w:sz w:val="17"/>
              </w:rPr>
            </w:pPr>
            <w:r w:rsidRPr="00DE2C8C">
              <w:rPr>
                <w:rFonts w:eastAsia="Calibri"/>
                <w:b/>
                <w:color w:val="000000" w:themeColor="text1"/>
                <w:sz w:val="17"/>
              </w:rPr>
              <w:tab/>
              <w:t xml:space="preserve">Change </w:t>
            </w:r>
          </w:p>
        </w:tc>
        <w:tc>
          <w:tcPr>
            <w:tcW w:w="204" w:type="pct"/>
            <w:gridSpan w:val="2"/>
            <w:tcBorders>
              <w:top w:val="single" w:sz="4" w:space="0" w:color="auto"/>
              <w:bottom w:val="single" w:sz="4" w:space="0" w:color="auto"/>
            </w:tcBorders>
            <w:shd w:val="clear" w:color="auto" w:fill="auto"/>
            <w:vAlign w:val="bottom"/>
          </w:tcPr>
          <w:p w14:paraId="5F4BA866"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3" w:type="pct"/>
            <w:tcBorders>
              <w:top w:val="single" w:sz="4" w:space="0" w:color="auto"/>
              <w:bottom w:val="single" w:sz="4" w:space="0" w:color="auto"/>
            </w:tcBorders>
            <w:shd w:val="clear" w:color="auto" w:fill="auto"/>
            <w:vAlign w:val="bottom"/>
          </w:tcPr>
          <w:p w14:paraId="74882C9D"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272481E4"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0" w:type="pct"/>
            <w:tcBorders>
              <w:top w:val="single" w:sz="4" w:space="0" w:color="auto"/>
              <w:bottom w:val="single" w:sz="4" w:space="0" w:color="auto"/>
            </w:tcBorders>
            <w:shd w:val="clear" w:color="auto" w:fill="auto"/>
            <w:vAlign w:val="bottom"/>
          </w:tcPr>
          <w:p w14:paraId="3E97CF3C"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6" w:type="pct"/>
            <w:tcBorders>
              <w:top w:val="single" w:sz="4" w:space="0" w:color="auto"/>
              <w:bottom w:val="single" w:sz="4" w:space="0" w:color="auto"/>
            </w:tcBorders>
            <w:shd w:val="clear" w:color="auto" w:fill="auto"/>
            <w:vAlign w:val="bottom"/>
          </w:tcPr>
          <w:p w14:paraId="60F60E9B"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7" w:type="pct"/>
            <w:tcBorders>
              <w:top w:val="single" w:sz="4" w:space="0" w:color="auto"/>
              <w:bottom w:val="single" w:sz="4" w:space="0" w:color="auto"/>
            </w:tcBorders>
            <w:shd w:val="clear" w:color="auto" w:fill="auto"/>
            <w:vAlign w:val="bottom"/>
          </w:tcPr>
          <w:p w14:paraId="5A9B3A08"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97" w:type="pct"/>
            <w:tcBorders>
              <w:top w:val="single" w:sz="4" w:space="0" w:color="auto"/>
              <w:bottom w:val="single" w:sz="4" w:space="0" w:color="auto"/>
            </w:tcBorders>
            <w:shd w:val="clear" w:color="auto" w:fill="auto"/>
            <w:vAlign w:val="bottom"/>
          </w:tcPr>
          <w:p w14:paraId="100E2A10"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7" w:type="pct"/>
            <w:tcBorders>
              <w:top w:val="single" w:sz="4" w:space="0" w:color="auto"/>
              <w:bottom w:val="single" w:sz="4" w:space="0" w:color="auto"/>
            </w:tcBorders>
            <w:shd w:val="clear" w:color="auto" w:fill="auto"/>
            <w:vAlign w:val="bottom"/>
          </w:tcPr>
          <w:p w14:paraId="0A706389"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14A72955"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30" w:type="pct"/>
            <w:tcBorders>
              <w:top w:val="single" w:sz="4" w:space="0" w:color="auto"/>
              <w:bottom w:val="single" w:sz="4" w:space="0" w:color="auto"/>
            </w:tcBorders>
            <w:shd w:val="clear" w:color="auto" w:fill="auto"/>
            <w:vAlign w:val="bottom"/>
          </w:tcPr>
          <w:p w14:paraId="72794A59"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 w:type="pct"/>
            <w:tcBorders>
              <w:top w:val="single" w:sz="4" w:space="0" w:color="auto"/>
              <w:bottom w:val="single" w:sz="4" w:space="0" w:color="auto"/>
            </w:tcBorders>
          </w:tcPr>
          <w:p w14:paraId="36D9066C"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39" w:type="pct"/>
            <w:tcBorders>
              <w:top w:val="single" w:sz="4" w:space="0" w:color="auto"/>
              <w:bottom w:val="single" w:sz="4" w:space="0" w:color="auto"/>
            </w:tcBorders>
          </w:tcPr>
          <w:p w14:paraId="73AE54D1"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168" w:type="pct"/>
            <w:tcBorders>
              <w:top w:val="single" w:sz="4" w:space="0" w:color="auto"/>
              <w:bottom w:val="single" w:sz="4" w:space="0" w:color="auto"/>
            </w:tcBorders>
            <w:vAlign w:val="bottom"/>
          </w:tcPr>
          <w:p w14:paraId="01F8C4AD" w14:textId="31A29AC1"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39" w:type="pct"/>
            <w:tcBorders>
              <w:top w:val="single" w:sz="4" w:space="0" w:color="auto"/>
              <w:bottom w:val="single" w:sz="4" w:space="0" w:color="auto"/>
            </w:tcBorders>
            <w:shd w:val="clear" w:color="auto" w:fill="auto"/>
            <w:vAlign w:val="bottom"/>
          </w:tcPr>
          <w:p w14:paraId="322626DA" w14:textId="28FFAD76"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11" w:type="pct"/>
            <w:tcBorders>
              <w:top w:val="single" w:sz="4" w:space="0" w:color="auto"/>
              <w:bottom w:val="single" w:sz="4" w:space="0" w:color="auto"/>
            </w:tcBorders>
            <w:shd w:val="clear" w:color="auto" w:fill="auto"/>
            <w:vAlign w:val="bottom"/>
          </w:tcPr>
          <w:p w14:paraId="7CAD5009"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74" w:type="pct"/>
            <w:tcBorders>
              <w:top w:val="single" w:sz="4" w:space="0" w:color="auto"/>
              <w:bottom w:val="single" w:sz="4" w:space="0" w:color="auto"/>
            </w:tcBorders>
            <w:shd w:val="clear" w:color="auto" w:fill="auto"/>
            <w:vAlign w:val="bottom"/>
          </w:tcPr>
          <w:p w14:paraId="1FE4571E"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37" w:type="pct"/>
            <w:gridSpan w:val="2"/>
            <w:tcBorders>
              <w:top w:val="single" w:sz="4" w:space="0" w:color="auto"/>
              <w:bottom w:val="single" w:sz="4" w:space="0" w:color="auto"/>
            </w:tcBorders>
            <w:shd w:val="clear" w:color="auto" w:fill="auto"/>
            <w:vAlign w:val="bottom"/>
          </w:tcPr>
          <w:p w14:paraId="15EED877"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6" w:type="pct"/>
            <w:tcBorders>
              <w:top w:val="single" w:sz="4" w:space="0" w:color="auto"/>
              <w:bottom w:val="single" w:sz="4" w:space="0" w:color="auto"/>
            </w:tcBorders>
            <w:shd w:val="clear" w:color="auto" w:fill="auto"/>
            <w:vAlign w:val="bottom"/>
          </w:tcPr>
          <w:p w14:paraId="06F31A69"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5" w:type="pct"/>
            <w:gridSpan w:val="2"/>
            <w:tcBorders>
              <w:top w:val="single" w:sz="4" w:space="0" w:color="auto"/>
              <w:bottom w:val="single" w:sz="4" w:space="0" w:color="auto"/>
            </w:tcBorders>
            <w:shd w:val="clear" w:color="auto" w:fill="auto"/>
            <w:vAlign w:val="bottom"/>
          </w:tcPr>
          <w:p w14:paraId="3748E511"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9" w:type="pct"/>
            <w:tcBorders>
              <w:top w:val="single" w:sz="4" w:space="0" w:color="auto"/>
              <w:bottom w:val="single" w:sz="4" w:space="0" w:color="auto"/>
            </w:tcBorders>
            <w:shd w:val="clear" w:color="auto" w:fill="auto"/>
            <w:vAlign w:val="bottom"/>
          </w:tcPr>
          <w:p w14:paraId="02889C7D"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r>
      <w:tr w:rsidR="00F513E0" w:rsidRPr="00DE2C8C" w14:paraId="3C0609F2" w14:textId="77777777" w:rsidTr="0BA49A81">
        <w:tc>
          <w:tcPr>
            <w:tcW w:w="678" w:type="pct"/>
            <w:tcBorders>
              <w:top w:val="single" w:sz="4" w:space="0" w:color="auto"/>
            </w:tcBorders>
            <w:shd w:val="clear" w:color="auto" w:fill="auto"/>
            <w:vAlign w:val="bottom"/>
          </w:tcPr>
          <w:p w14:paraId="5CA14509" w14:textId="77777777" w:rsidR="00BD36E5" w:rsidRPr="00DE2C8C" w:rsidRDefault="00BD36E5" w:rsidP="00F513E0">
            <w:pPr>
              <w:tabs>
                <w:tab w:val="left" w:pos="288"/>
                <w:tab w:val="left" w:pos="576"/>
                <w:tab w:val="left" w:pos="864"/>
                <w:tab w:val="left" w:pos="1152"/>
              </w:tabs>
              <w:spacing w:line="240" w:lineRule="auto"/>
              <w:ind w:right="40"/>
              <w:rPr>
                <w:rFonts w:eastAsia="Calibri"/>
                <w:b/>
                <w:color w:val="000000" w:themeColor="text1"/>
                <w:sz w:val="2"/>
              </w:rPr>
            </w:pPr>
          </w:p>
        </w:tc>
        <w:tc>
          <w:tcPr>
            <w:tcW w:w="204" w:type="pct"/>
            <w:gridSpan w:val="2"/>
            <w:tcBorders>
              <w:top w:val="single" w:sz="4" w:space="0" w:color="auto"/>
            </w:tcBorders>
            <w:shd w:val="clear" w:color="auto" w:fill="auto"/>
            <w:vAlign w:val="bottom"/>
          </w:tcPr>
          <w:p w14:paraId="31E2447C"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243" w:type="pct"/>
            <w:tcBorders>
              <w:top w:val="single" w:sz="4" w:space="0" w:color="auto"/>
            </w:tcBorders>
            <w:shd w:val="clear" w:color="auto" w:fill="auto"/>
            <w:vAlign w:val="bottom"/>
          </w:tcPr>
          <w:p w14:paraId="506A1732"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178" w:type="pct"/>
            <w:tcBorders>
              <w:top w:val="single" w:sz="4" w:space="0" w:color="auto"/>
            </w:tcBorders>
            <w:shd w:val="clear" w:color="auto" w:fill="auto"/>
            <w:vAlign w:val="bottom"/>
          </w:tcPr>
          <w:p w14:paraId="1108C451"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180" w:type="pct"/>
            <w:tcBorders>
              <w:top w:val="single" w:sz="4" w:space="0" w:color="auto"/>
            </w:tcBorders>
            <w:shd w:val="clear" w:color="auto" w:fill="auto"/>
            <w:vAlign w:val="bottom"/>
          </w:tcPr>
          <w:p w14:paraId="1860012A"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186" w:type="pct"/>
            <w:tcBorders>
              <w:top w:val="single" w:sz="4" w:space="0" w:color="auto"/>
            </w:tcBorders>
            <w:shd w:val="clear" w:color="auto" w:fill="auto"/>
            <w:vAlign w:val="bottom"/>
          </w:tcPr>
          <w:p w14:paraId="36196267"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207" w:type="pct"/>
            <w:tcBorders>
              <w:top w:val="single" w:sz="4" w:space="0" w:color="auto"/>
            </w:tcBorders>
            <w:shd w:val="clear" w:color="auto" w:fill="auto"/>
            <w:vAlign w:val="bottom"/>
          </w:tcPr>
          <w:p w14:paraId="06E0E176"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197" w:type="pct"/>
            <w:tcBorders>
              <w:top w:val="single" w:sz="4" w:space="0" w:color="auto"/>
            </w:tcBorders>
            <w:shd w:val="clear" w:color="auto" w:fill="auto"/>
            <w:vAlign w:val="bottom"/>
          </w:tcPr>
          <w:p w14:paraId="7C362FC0"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187" w:type="pct"/>
            <w:tcBorders>
              <w:top w:val="single" w:sz="4" w:space="0" w:color="auto"/>
            </w:tcBorders>
            <w:shd w:val="clear" w:color="auto" w:fill="auto"/>
            <w:vAlign w:val="bottom"/>
          </w:tcPr>
          <w:p w14:paraId="45D2C851"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178" w:type="pct"/>
            <w:tcBorders>
              <w:top w:val="single" w:sz="4" w:space="0" w:color="auto"/>
            </w:tcBorders>
            <w:shd w:val="clear" w:color="auto" w:fill="auto"/>
            <w:vAlign w:val="bottom"/>
          </w:tcPr>
          <w:p w14:paraId="425BB719"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330" w:type="pct"/>
            <w:tcBorders>
              <w:top w:val="single" w:sz="4" w:space="0" w:color="auto"/>
            </w:tcBorders>
            <w:shd w:val="clear" w:color="auto" w:fill="auto"/>
            <w:vAlign w:val="bottom"/>
          </w:tcPr>
          <w:p w14:paraId="3FFEF53E"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24" w:type="pct"/>
            <w:tcBorders>
              <w:top w:val="single" w:sz="4" w:space="0" w:color="auto"/>
            </w:tcBorders>
          </w:tcPr>
          <w:p w14:paraId="0F5123BB"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39" w:type="pct"/>
            <w:tcBorders>
              <w:top w:val="single" w:sz="4" w:space="0" w:color="auto"/>
            </w:tcBorders>
          </w:tcPr>
          <w:p w14:paraId="48E97A5E"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168" w:type="pct"/>
            <w:tcBorders>
              <w:top w:val="single" w:sz="4" w:space="0" w:color="auto"/>
            </w:tcBorders>
          </w:tcPr>
          <w:p w14:paraId="40083387"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239" w:type="pct"/>
            <w:tcBorders>
              <w:top w:val="single" w:sz="4" w:space="0" w:color="auto"/>
            </w:tcBorders>
            <w:shd w:val="clear" w:color="auto" w:fill="auto"/>
            <w:vAlign w:val="bottom"/>
          </w:tcPr>
          <w:p w14:paraId="33132630" w14:textId="2C9E1DC9"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211" w:type="pct"/>
            <w:tcBorders>
              <w:top w:val="single" w:sz="4" w:space="0" w:color="auto"/>
            </w:tcBorders>
            <w:shd w:val="clear" w:color="auto" w:fill="auto"/>
            <w:vAlign w:val="bottom"/>
          </w:tcPr>
          <w:p w14:paraId="00ACD10A"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274" w:type="pct"/>
            <w:tcBorders>
              <w:top w:val="single" w:sz="4" w:space="0" w:color="auto"/>
            </w:tcBorders>
            <w:shd w:val="clear" w:color="auto" w:fill="auto"/>
            <w:vAlign w:val="bottom"/>
          </w:tcPr>
          <w:p w14:paraId="00DC18B2"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437" w:type="pct"/>
            <w:gridSpan w:val="2"/>
            <w:tcBorders>
              <w:top w:val="single" w:sz="4" w:space="0" w:color="auto"/>
            </w:tcBorders>
            <w:shd w:val="clear" w:color="auto" w:fill="auto"/>
            <w:vAlign w:val="bottom"/>
          </w:tcPr>
          <w:p w14:paraId="16AC10A7"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316" w:type="pct"/>
            <w:tcBorders>
              <w:top w:val="single" w:sz="4" w:space="0" w:color="auto"/>
            </w:tcBorders>
            <w:shd w:val="clear" w:color="auto" w:fill="auto"/>
            <w:vAlign w:val="bottom"/>
          </w:tcPr>
          <w:p w14:paraId="6207872E"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315" w:type="pct"/>
            <w:gridSpan w:val="2"/>
            <w:tcBorders>
              <w:top w:val="single" w:sz="4" w:space="0" w:color="auto"/>
            </w:tcBorders>
            <w:shd w:val="clear" w:color="auto" w:fill="auto"/>
            <w:vAlign w:val="bottom"/>
          </w:tcPr>
          <w:p w14:paraId="55D9DD38"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c>
          <w:tcPr>
            <w:tcW w:w="209" w:type="pct"/>
            <w:tcBorders>
              <w:top w:val="single" w:sz="4" w:space="0" w:color="auto"/>
            </w:tcBorders>
            <w:shd w:val="clear" w:color="auto" w:fill="auto"/>
            <w:vAlign w:val="bottom"/>
          </w:tcPr>
          <w:p w14:paraId="220885E9" w14:textId="77777777" w:rsidR="00BD36E5" w:rsidRPr="00DE2C8C" w:rsidRDefault="00BD36E5" w:rsidP="00F513E0">
            <w:pPr>
              <w:tabs>
                <w:tab w:val="left" w:pos="288"/>
                <w:tab w:val="left" w:pos="576"/>
                <w:tab w:val="left" w:pos="864"/>
                <w:tab w:val="left" w:pos="1152"/>
              </w:tabs>
              <w:spacing w:line="240" w:lineRule="auto"/>
              <w:ind w:right="40"/>
              <w:jc w:val="right"/>
              <w:rPr>
                <w:rFonts w:eastAsia="Calibri"/>
                <w:b/>
                <w:color w:val="000000" w:themeColor="text1"/>
                <w:spacing w:val="2"/>
                <w:w w:val="101"/>
                <w:sz w:val="2"/>
              </w:rPr>
            </w:pPr>
          </w:p>
        </w:tc>
      </w:tr>
      <w:tr w:rsidR="00F513E0" w:rsidRPr="00DE2C8C" w14:paraId="41C1F162" w14:textId="77777777" w:rsidTr="0BA49A81">
        <w:tc>
          <w:tcPr>
            <w:tcW w:w="2073" w:type="pct"/>
            <w:gridSpan w:val="9"/>
            <w:shd w:val="clear" w:color="auto" w:fill="auto"/>
          </w:tcPr>
          <w:p w14:paraId="4EB85BA2" w14:textId="77777777" w:rsidR="00BD36E5" w:rsidRPr="00DE2C8C" w:rsidRDefault="00BD36E5" w:rsidP="00F513E0">
            <w:pPr>
              <w:keepNext/>
              <w:tabs>
                <w:tab w:val="left" w:pos="288"/>
                <w:tab w:val="left" w:pos="576"/>
                <w:tab w:val="left" w:pos="864"/>
                <w:tab w:val="left" w:pos="1152"/>
              </w:tabs>
              <w:spacing w:before="40" w:after="40" w:line="200" w:lineRule="exact"/>
              <w:ind w:right="43"/>
              <w:rPr>
                <w:rFonts w:eastAsia="Calibri"/>
                <w:b/>
                <w:bCs/>
                <w:color w:val="000000" w:themeColor="text1"/>
                <w:spacing w:val="2"/>
                <w:w w:val="101"/>
                <w:sz w:val="17"/>
              </w:rPr>
            </w:pPr>
            <w:r w:rsidRPr="00DE2C8C">
              <w:rPr>
                <w:rFonts w:eastAsia="Calibri"/>
                <w:b/>
                <w:bCs/>
                <w:color w:val="000000" w:themeColor="text1"/>
                <w:sz w:val="17"/>
              </w:rPr>
              <w:t>Strategic Engagement Advisory Unit</w:t>
            </w:r>
          </w:p>
        </w:tc>
        <w:tc>
          <w:tcPr>
            <w:tcW w:w="187" w:type="pct"/>
            <w:shd w:val="clear" w:color="auto" w:fill="auto"/>
            <w:vAlign w:val="bottom"/>
          </w:tcPr>
          <w:p w14:paraId="11A04413"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178" w:type="pct"/>
            <w:shd w:val="clear" w:color="auto" w:fill="auto"/>
            <w:vAlign w:val="bottom"/>
          </w:tcPr>
          <w:p w14:paraId="4C6047CC"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330" w:type="pct"/>
            <w:shd w:val="clear" w:color="auto" w:fill="auto"/>
            <w:vAlign w:val="bottom"/>
          </w:tcPr>
          <w:p w14:paraId="6F88A935"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24" w:type="pct"/>
          </w:tcPr>
          <w:p w14:paraId="1E30C032"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39" w:type="pct"/>
          </w:tcPr>
          <w:p w14:paraId="307C9B09"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168" w:type="pct"/>
          </w:tcPr>
          <w:p w14:paraId="37546749"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239" w:type="pct"/>
            <w:shd w:val="clear" w:color="auto" w:fill="auto"/>
            <w:vAlign w:val="bottom"/>
          </w:tcPr>
          <w:p w14:paraId="68D04991" w14:textId="4CE2B668"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211" w:type="pct"/>
            <w:shd w:val="clear" w:color="auto" w:fill="auto"/>
            <w:vAlign w:val="bottom"/>
          </w:tcPr>
          <w:p w14:paraId="19A32E7F"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274" w:type="pct"/>
            <w:shd w:val="clear" w:color="auto" w:fill="auto"/>
            <w:vAlign w:val="bottom"/>
          </w:tcPr>
          <w:p w14:paraId="243B8A6A"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437" w:type="pct"/>
            <w:gridSpan w:val="2"/>
            <w:shd w:val="clear" w:color="auto" w:fill="auto"/>
            <w:vAlign w:val="bottom"/>
          </w:tcPr>
          <w:p w14:paraId="1B39DAE7"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316" w:type="pct"/>
            <w:shd w:val="clear" w:color="auto" w:fill="auto"/>
            <w:vAlign w:val="bottom"/>
          </w:tcPr>
          <w:p w14:paraId="158F93F5"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315" w:type="pct"/>
            <w:gridSpan w:val="2"/>
            <w:shd w:val="clear" w:color="auto" w:fill="auto"/>
            <w:vAlign w:val="bottom"/>
          </w:tcPr>
          <w:p w14:paraId="402BCEC8"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209" w:type="pct"/>
            <w:shd w:val="clear" w:color="auto" w:fill="auto"/>
            <w:vAlign w:val="bottom"/>
          </w:tcPr>
          <w:p w14:paraId="6BA8B202" w14:textId="77777777" w:rsidR="00BD36E5" w:rsidRPr="00DE2C8C" w:rsidRDefault="00BD36E5"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r>
      <w:tr w:rsidR="00F513E0" w:rsidRPr="00DE2C8C" w14:paraId="4C7C7C87" w14:textId="77777777" w:rsidTr="0BA49A81">
        <w:tc>
          <w:tcPr>
            <w:tcW w:w="678" w:type="pct"/>
            <w:shd w:val="clear" w:color="auto" w:fill="auto"/>
            <w:vAlign w:val="bottom"/>
          </w:tcPr>
          <w:p w14:paraId="485623C7" w14:textId="77777777" w:rsidR="00FC560D" w:rsidRPr="00DE2C8C" w:rsidRDefault="00FC560D" w:rsidP="00F513E0">
            <w:pPr>
              <w:keepNext/>
              <w:tabs>
                <w:tab w:val="left" w:pos="288"/>
                <w:tab w:val="left" w:pos="576"/>
                <w:tab w:val="left" w:pos="864"/>
                <w:tab w:val="left" w:pos="1152"/>
              </w:tabs>
              <w:spacing w:before="40" w:after="40" w:line="200" w:lineRule="exact"/>
              <w:ind w:right="43"/>
              <w:rPr>
                <w:rFonts w:eastAsia="Calibri"/>
                <w:color w:val="000000" w:themeColor="text1"/>
                <w:sz w:val="17"/>
              </w:rPr>
            </w:pPr>
            <w:r w:rsidRPr="00DE2C8C">
              <w:rPr>
                <w:rFonts w:eastAsia="Calibri"/>
                <w:color w:val="000000" w:themeColor="text1"/>
                <w:sz w:val="17"/>
              </w:rPr>
              <w:t>Approved 2025</w:t>
            </w:r>
          </w:p>
        </w:tc>
        <w:tc>
          <w:tcPr>
            <w:tcW w:w="204" w:type="pct"/>
            <w:gridSpan w:val="2"/>
            <w:shd w:val="clear" w:color="auto" w:fill="auto"/>
            <w:vAlign w:val="bottom"/>
          </w:tcPr>
          <w:p w14:paraId="2BA767B4"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shd w:val="clear" w:color="auto" w:fill="auto"/>
            <w:vAlign w:val="bottom"/>
          </w:tcPr>
          <w:p w14:paraId="50423922"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1796B7E7"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shd w:val="clear" w:color="auto" w:fill="auto"/>
            <w:vAlign w:val="bottom"/>
          </w:tcPr>
          <w:p w14:paraId="0C19D7A3"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shd w:val="clear" w:color="auto" w:fill="auto"/>
            <w:vAlign w:val="bottom"/>
          </w:tcPr>
          <w:p w14:paraId="56723CF7"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07" w:type="pct"/>
            <w:shd w:val="clear" w:color="auto" w:fill="auto"/>
            <w:vAlign w:val="bottom"/>
          </w:tcPr>
          <w:p w14:paraId="7799A4C5"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97" w:type="pct"/>
            <w:shd w:val="clear" w:color="auto" w:fill="auto"/>
            <w:vAlign w:val="bottom"/>
          </w:tcPr>
          <w:p w14:paraId="5C531FFD"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87" w:type="pct"/>
            <w:shd w:val="clear" w:color="auto" w:fill="auto"/>
            <w:vAlign w:val="bottom"/>
          </w:tcPr>
          <w:p w14:paraId="7BFF01A7"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00EF4E38"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shd w:val="clear" w:color="auto" w:fill="auto"/>
            <w:vAlign w:val="bottom"/>
          </w:tcPr>
          <w:p w14:paraId="2F6ECF4E"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24" w:type="pct"/>
          </w:tcPr>
          <w:p w14:paraId="77F3DEA0"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39" w:type="pct"/>
          </w:tcPr>
          <w:p w14:paraId="793E9D74"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p>
        </w:tc>
        <w:tc>
          <w:tcPr>
            <w:tcW w:w="168" w:type="pct"/>
            <w:vAlign w:val="bottom"/>
          </w:tcPr>
          <w:p w14:paraId="722B686B" w14:textId="7A659DD4"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shd w:val="clear" w:color="auto" w:fill="auto"/>
            <w:vAlign w:val="bottom"/>
          </w:tcPr>
          <w:p w14:paraId="4913BBAD" w14:textId="60D57D8E"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11" w:type="pct"/>
            <w:shd w:val="clear" w:color="auto" w:fill="auto"/>
            <w:vAlign w:val="bottom"/>
          </w:tcPr>
          <w:p w14:paraId="1513BB9C"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74" w:type="pct"/>
            <w:shd w:val="clear" w:color="auto" w:fill="auto"/>
            <w:vAlign w:val="bottom"/>
          </w:tcPr>
          <w:p w14:paraId="31110865"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437" w:type="pct"/>
            <w:gridSpan w:val="2"/>
            <w:shd w:val="clear" w:color="auto" w:fill="auto"/>
            <w:vAlign w:val="bottom"/>
          </w:tcPr>
          <w:p w14:paraId="757BD16C"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shd w:val="clear" w:color="auto" w:fill="auto"/>
            <w:vAlign w:val="bottom"/>
          </w:tcPr>
          <w:p w14:paraId="2A1E080F"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shd w:val="clear" w:color="auto" w:fill="auto"/>
            <w:vAlign w:val="bottom"/>
          </w:tcPr>
          <w:p w14:paraId="5D27E99C"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shd w:val="clear" w:color="auto" w:fill="auto"/>
            <w:vAlign w:val="bottom"/>
          </w:tcPr>
          <w:p w14:paraId="5F39EE6C" w14:textId="77777777" w:rsidR="00FC560D" w:rsidRPr="00DE2C8C" w:rsidRDefault="00FC560D" w:rsidP="00F513E0">
            <w:pPr>
              <w:keepNext/>
              <w:tabs>
                <w:tab w:val="left" w:pos="288"/>
                <w:tab w:val="left" w:pos="576"/>
                <w:tab w:val="left" w:pos="864"/>
                <w:tab w:val="left" w:pos="1152"/>
              </w:tabs>
              <w:spacing w:before="40" w:after="40"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3</w:t>
            </w:r>
          </w:p>
        </w:tc>
      </w:tr>
      <w:tr w:rsidR="00F513E0" w:rsidRPr="00DE2C8C" w14:paraId="1A5EF30E" w14:textId="77777777" w:rsidTr="0BA49A81">
        <w:tc>
          <w:tcPr>
            <w:tcW w:w="678" w:type="pct"/>
            <w:tcBorders>
              <w:bottom w:val="single" w:sz="4" w:space="0" w:color="auto"/>
            </w:tcBorders>
            <w:shd w:val="clear" w:color="auto" w:fill="auto"/>
            <w:vAlign w:val="bottom"/>
          </w:tcPr>
          <w:p w14:paraId="5EC211F8" w14:textId="77777777" w:rsidR="00FC560D" w:rsidRPr="00DE2C8C" w:rsidRDefault="00FC560D" w:rsidP="00F513E0">
            <w:pPr>
              <w:keepNext/>
              <w:tabs>
                <w:tab w:val="left" w:pos="288"/>
                <w:tab w:val="left" w:pos="576"/>
                <w:tab w:val="left" w:pos="864"/>
                <w:tab w:val="left" w:pos="1152"/>
              </w:tabs>
              <w:spacing w:before="40" w:after="81" w:line="200" w:lineRule="exact"/>
              <w:ind w:right="43"/>
              <w:rPr>
                <w:rFonts w:eastAsia="Calibri"/>
                <w:color w:val="000000" w:themeColor="text1"/>
                <w:sz w:val="17"/>
              </w:rPr>
            </w:pPr>
            <w:r w:rsidRPr="00DE2C8C">
              <w:rPr>
                <w:rFonts w:eastAsia="Calibri"/>
                <w:color w:val="000000" w:themeColor="text1"/>
                <w:sz w:val="17"/>
              </w:rPr>
              <w:t>Proposed 2026</w:t>
            </w:r>
          </w:p>
        </w:tc>
        <w:tc>
          <w:tcPr>
            <w:tcW w:w="204" w:type="pct"/>
            <w:gridSpan w:val="2"/>
            <w:tcBorders>
              <w:bottom w:val="single" w:sz="4" w:space="0" w:color="auto"/>
            </w:tcBorders>
            <w:shd w:val="clear" w:color="auto" w:fill="auto"/>
            <w:vAlign w:val="bottom"/>
          </w:tcPr>
          <w:p w14:paraId="56384982"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tcBorders>
              <w:bottom w:val="single" w:sz="4" w:space="0" w:color="auto"/>
            </w:tcBorders>
            <w:shd w:val="clear" w:color="auto" w:fill="auto"/>
            <w:vAlign w:val="bottom"/>
          </w:tcPr>
          <w:p w14:paraId="4868E814"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7B9C17A9"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tcBorders>
              <w:bottom w:val="single" w:sz="4" w:space="0" w:color="auto"/>
            </w:tcBorders>
            <w:shd w:val="clear" w:color="auto" w:fill="auto"/>
            <w:vAlign w:val="bottom"/>
          </w:tcPr>
          <w:p w14:paraId="2E44AAC7"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tcBorders>
              <w:bottom w:val="single" w:sz="4" w:space="0" w:color="auto"/>
            </w:tcBorders>
            <w:shd w:val="clear" w:color="auto" w:fill="auto"/>
            <w:vAlign w:val="bottom"/>
          </w:tcPr>
          <w:p w14:paraId="1B585BDA"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7" w:type="pct"/>
            <w:tcBorders>
              <w:bottom w:val="single" w:sz="4" w:space="0" w:color="auto"/>
            </w:tcBorders>
            <w:shd w:val="clear" w:color="auto" w:fill="auto"/>
            <w:vAlign w:val="bottom"/>
          </w:tcPr>
          <w:p w14:paraId="27C87F95"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97" w:type="pct"/>
            <w:tcBorders>
              <w:bottom w:val="single" w:sz="4" w:space="0" w:color="auto"/>
            </w:tcBorders>
            <w:shd w:val="clear" w:color="auto" w:fill="auto"/>
            <w:vAlign w:val="bottom"/>
          </w:tcPr>
          <w:p w14:paraId="51D3323F"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7" w:type="pct"/>
            <w:tcBorders>
              <w:bottom w:val="single" w:sz="4" w:space="0" w:color="auto"/>
            </w:tcBorders>
            <w:shd w:val="clear" w:color="auto" w:fill="auto"/>
            <w:vAlign w:val="bottom"/>
          </w:tcPr>
          <w:p w14:paraId="2E3B80CA"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3BC8A06C"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tcBorders>
              <w:bottom w:val="single" w:sz="4" w:space="0" w:color="auto"/>
            </w:tcBorders>
            <w:shd w:val="clear" w:color="auto" w:fill="auto"/>
            <w:vAlign w:val="bottom"/>
          </w:tcPr>
          <w:p w14:paraId="30D443E1"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 w:type="pct"/>
            <w:tcBorders>
              <w:bottom w:val="single" w:sz="4" w:space="0" w:color="auto"/>
            </w:tcBorders>
          </w:tcPr>
          <w:p w14:paraId="72BDC1E5"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p>
        </w:tc>
        <w:tc>
          <w:tcPr>
            <w:tcW w:w="39" w:type="pct"/>
            <w:tcBorders>
              <w:bottom w:val="single" w:sz="4" w:space="0" w:color="auto"/>
            </w:tcBorders>
          </w:tcPr>
          <w:p w14:paraId="10BCF40B"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p>
        </w:tc>
        <w:tc>
          <w:tcPr>
            <w:tcW w:w="168" w:type="pct"/>
            <w:tcBorders>
              <w:bottom w:val="single" w:sz="4" w:space="0" w:color="auto"/>
            </w:tcBorders>
            <w:vAlign w:val="bottom"/>
          </w:tcPr>
          <w:p w14:paraId="3BEB1453" w14:textId="2764BE7C"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tcBorders>
              <w:bottom w:val="single" w:sz="4" w:space="0" w:color="auto"/>
            </w:tcBorders>
            <w:shd w:val="clear" w:color="auto" w:fill="auto"/>
            <w:vAlign w:val="bottom"/>
          </w:tcPr>
          <w:p w14:paraId="5A3CE2F5" w14:textId="15CDBC49"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11" w:type="pct"/>
            <w:tcBorders>
              <w:bottom w:val="single" w:sz="4" w:space="0" w:color="auto"/>
            </w:tcBorders>
            <w:shd w:val="clear" w:color="auto" w:fill="auto"/>
            <w:vAlign w:val="bottom"/>
          </w:tcPr>
          <w:p w14:paraId="6CDBB122"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74" w:type="pct"/>
            <w:tcBorders>
              <w:bottom w:val="single" w:sz="4" w:space="0" w:color="auto"/>
            </w:tcBorders>
            <w:shd w:val="clear" w:color="auto" w:fill="auto"/>
            <w:vAlign w:val="bottom"/>
          </w:tcPr>
          <w:p w14:paraId="43276747"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37" w:type="pct"/>
            <w:gridSpan w:val="2"/>
            <w:tcBorders>
              <w:bottom w:val="single" w:sz="4" w:space="0" w:color="auto"/>
            </w:tcBorders>
            <w:shd w:val="clear" w:color="auto" w:fill="auto"/>
            <w:vAlign w:val="bottom"/>
          </w:tcPr>
          <w:p w14:paraId="59B1E76F"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tcBorders>
              <w:bottom w:val="single" w:sz="4" w:space="0" w:color="auto"/>
            </w:tcBorders>
            <w:shd w:val="clear" w:color="auto" w:fill="auto"/>
            <w:vAlign w:val="bottom"/>
          </w:tcPr>
          <w:p w14:paraId="19086298"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tcBorders>
              <w:bottom w:val="single" w:sz="4" w:space="0" w:color="auto"/>
            </w:tcBorders>
            <w:shd w:val="clear" w:color="auto" w:fill="auto"/>
            <w:vAlign w:val="bottom"/>
          </w:tcPr>
          <w:p w14:paraId="71BB2FD1"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tcBorders>
              <w:bottom w:val="single" w:sz="4" w:space="0" w:color="auto"/>
            </w:tcBorders>
            <w:shd w:val="clear" w:color="auto" w:fill="auto"/>
            <w:vAlign w:val="bottom"/>
          </w:tcPr>
          <w:p w14:paraId="35265385" w14:textId="77777777" w:rsidR="00FC560D" w:rsidRPr="00DE2C8C" w:rsidRDefault="00FC560D" w:rsidP="00F513E0">
            <w:pPr>
              <w:keepNext/>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r>
      <w:tr w:rsidR="00F513E0" w:rsidRPr="00DE2C8C" w14:paraId="2A9C773B" w14:textId="77777777" w:rsidTr="0BA49A81">
        <w:tc>
          <w:tcPr>
            <w:tcW w:w="678" w:type="pct"/>
            <w:tcBorders>
              <w:top w:val="single" w:sz="4" w:space="0" w:color="auto"/>
              <w:bottom w:val="single" w:sz="4" w:space="0" w:color="auto"/>
            </w:tcBorders>
            <w:shd w:val="clear" w:color="auto" w:fill="auto"/>
            <w:vAlign w:val="bottom"/>
          </w:tcPr>
          <w:p w14:paraId="479F1C7A" w14:textId="77777777" w:rsidR="00FC560D" w:rsidRPr="00DE2C8C" w:rsidRDefault="00FC560D" w:rsidP="00F513E0">
            <w:pPr>
              <w:tabs>
                <w:tab w:val="left" w:pos="288"/>
                <w:tab w:val="left" w:pos="576"/>
                <w:tab w:val="left" w:pos="864"/>
                <w:tab w:val="left" w:pos="1152"/>
              </w:tabs>
              <w:spacing w:before="81" w:after="81" w:line="200" w:lineRule="exact"/>
              <w:ind w:right="40"/>
              <w:rPr>
                <w:rFonts w:eastAsia="Calibri"/>
                <w:b/>
                <w:color w:val="000000" w:themeColor="text1"/>
                <w:sz w:val="17"/>
              </w:rPr>
            </w:pPr>
            <w:r w:rsidRPr="00DE2C8C">
              <w:rPr>
                <w:rFonts w:eastAsia="Calibri"/>
                <w:b/>
                <w:color w:val="000000" w:themeColor="text1"/>
                <w:sz w:val="17"/>
              </w:rPr>
              <w:tab/>
              <w:t xml:space="preserve">Change </w:t>
            </w:r>
          </w:p>
        </w:tc>
        <w:tc>
          <w:tcPr>
            <w:tcW w:w="204" w:type="pct"/>
            <w:gridSpan w:val="2"/>
            <w:tcBorders>
              <w:top w:val="single" w:sz="4" w:space="0" w:color="auto"/>
              <w:bottom w:val="single" w:sz="4" w:space="0" w:color="auto"/>
            </w:tcBorders>
            <w:shd w:val="clear" w:color="auto" w:fill="auto"/>
            <w:vAlign w:val="bottom"/>
          </w:tcPr>
          <w:p w14:paraId="3E145D98"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3" w:type="pct"/>
            <w:tcBorders>
              <w:top w:val="single" w:sz="4" w:space="0" w:color="auto"/>
              <w:bottom w:val="single" w:sz="4" w:space="0" w:color="auto"/>
            </w:tcBorders>
            <w:shd w:val="clear" w:color="auto" w:fill="auto"/>
            <w:vAlign w:val="bottom"/>
          </w:tcPr>
          <w:p w14:paraId="2E5771ED"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6BBA658A"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0" w:type="pct"/>
            <w:tcBorders>
              <w:top w:val="single" w:sz="4" w:space="0" w:color="auto"/>
              <w:bottom w:val="single" w:sz="4" w:space="0" w:color="auto"/>
            </w:tcBorders>
            <w:shd w:val="clear" w:color="auto" w:fill="auto"/>
          </w:tcPr>
          <w:p w14:paraId="68D6542B"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6" w:type="pct"/>
            <w:tcBorders>
              <w:top w:val="single" w:sz="4" w:space="0" w:color="auto"/>
              <w:bottom w:val="single" w:sz="4" w:space="0" w:color="auto"/>
            </w:tcBorders>
            <w:shd w:val="clear" w:color="auto" w:fill="auto"/>
          </w:tcPr>
          <w:p w14:paraId="0167EB56"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207" w:type="pct"/>
            <w:tcBorders>
              <w:top w:val="single" w:sz="4" w:space="0" w:color="auto"/>
              <w:bottom w:val="single" w:sz="4" w:space="0" w:color="auto"/>
            </w:tcBorders>
            <w:shd w:val="clear" w:color="auto" w:fill="auto"/>
          </w:tcPr>
          <w:p w14:paraId="0ABC036F"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97" w:type="pct"/>
            <w:tcBorders>
              <w:top w:val="single" w:sz="4" w:space="0" w:color="auto"/>
              <w:bottom w:val="single" w:sz="4" w:space="0" w:color="auto"/>
            </w:tcBorders>
            <w:shd w:val="clear" w:color="auto" w:fill="auto"/>
          </w:tcPr>
          <w:p w14:paraId="69DC6DD9"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187" w:type="pct"/>
            <w:tcBorders>
              <w:top w:val="single" w:sz="4" w:space="0" w:color="auto"/>
              <w:bottom w:val="single" w:sz="4" w:space="0" w:color="auto"/>
            </w:tcBorders>
            <w:shd w:val="clear" w:color="auto" w:fill="auto"/>
          </w:tcPr>
          <w:p w14:paraId="486F0FD6"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tcPr>
          <w:p w14:paraId="67BF5969"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30" w:type="pct"/>
            <w:tcBorders>
              <w:top w:val="single" w:sz="4" w:space="0" w:color="auto"/>
              <w:bottom w:val="single" w:sz="4" w:space="0" w:color="auto"/>
            </w:tcBorders>
            <w:shd w:val="clear" w:color="auto" w:fill="auto"/>
          </w:tcPr>
          <w:p w14:paraId="551A4668"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(2)</w:t>
            </w:r>
          </w:p>
        </w:tc>
        <w:tc>
          <w:tcPr>
            <w:tcW w:w="24" w:type="pct"/>
            <w:tcBorders>
              <w:top w:val="single" w:sz="4" w:space="0" w:color="auto"/>
              <w:bottom w:val="single" w:sz="4" w:space="0" w:color="auto"/>
            </w:tcBorders>
          </w:tcPr>
          <w:p w14:paraId="2C140A2C"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39" w:type="pct"/>
            <w:tcBorders>
              <w:top w:val="single" w:sz="4" w:space="0" w:color="auto"/>
              <w:bottom w:val="single" w:sz="4" w:space="0" w:color="auto"/>
            </w:tcBorders>
          </w:tcPr>
          <w:p w14:paraId="40698507"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168" w:type="pct"/>
            <w:tcBorders>
              <w:top w:val="single" w:sz="4" w:space="0" w:color="auto"/>
              <w:bottom w:val="single" w:sz="4" w:space="0" w:color="auto"/>
            </w:tcBorders>
            <w:vAlign w:val="bottom"/>
          </w:tcPr>
          <w:p w14:paraId="2B21307D" w14:textId="5EEC673F"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39" w:type="pct"/>
            <w:tcBorders>
              <w:top w:val="single" w:sz="4" w:space="0" w:color="auto"/>
              <w:bottom w:val="single" w:sz="4" w:space="0" w:color="auto"/>
            </w:tcBorders>
            <w:shd w:val="clear" w:color="auto" w:fill="auto"/>
          </w:tcPr>
          <w:p w14:paraId="6C0BDE84" w14:textId="1C7144CF"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211" w:type="pct"/>
            <w:tcBorders>
              <w:top w:val="single" w:sz="4" w:space="0" w:color="auto"/>
              <w:bottom w:val="single" w:sz="4" w:space="0" w:color="auto"/>
            </w:tcBorders>
            <w:shd w:val="clear" w:color="auto" w:fill="auto"/>
          </w:tcPr>
          <w:p w14:paraId="1E646CE2"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74" w:type="pct"/>
            <w:tcBorders>
              <w:top w:val="single" w:sz="4" w:space="0" w:color="auto"/>
              <w:bottom w:val="single" w:sz="4" w:space="0" w:color="auto"/>
            </w:tcBorders>
            <w:shd w:val="clear" w:color="auto" w:fill="auto"/>
          </w:tcPr>
          <w:p w14:paraId="0DB1E88E"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437" w:type="pct"/>
            <w:gridSpan w:val="2"/>
            <w:tcBorders>
              <w:top w:val="single" w:sz="4" w:space="0" w:color="auto"/>
              <w:bottom w:val="single" w:sz="4" w:space="0" w:color="auto"/>
            </w:tcBorders>
            <w:shd w:val="clear" w:color="auto" w:fill="auto"/>
          </w:tcPr>
          <w:p w14:paraId="7D3349E0"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6" w:type="pct"/>
            <w:tcBorders>
              <w:top w:val="single" w:sz="4" w:space="0" w:color="auto"/>
              <w:bottom w:val="single" w:sz="4" w:space="0" w:color="auto"/>
            </w:tcBorders>
            <w:shd w:val="clear" w:color="auto" w:fill="auto"/>
          </w:tcPr>
          <w:p w14:paraId="33A622B7"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5" w:type="pct"/>
            <w:gridSpan w:val="2"/>
            <w:tcBorders>
              <w:top w:val="single" w:sz="4" w:space="0" w:color="auto"/>
              <w:bottom w:val="single" w:sz="4" w:space="0" w:color="auto"/>
            </w:tcBorders>
            <w:shd w:val="clear" w:color="auto" w:fill="auto"/>
          </w:tcPr>
          <w:p w14:paraId="078EA891"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9" w:type="pct"/>
            <w:tcBorders>
              <w:top w:val="single" w:sz="4" w:space="0" w:color="auto"/>
              <w:bottom w:val="single" w:sz="4" w:space="0" w:color="auto"/>
            </w:tcBorders>
            <w:shd w:val="clear" w:color="auto" w:fill="auto"/>
          </w:tcPr>
          <w:p w14:paraId="06E56D3D"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(3)</w:t>
            </w:r>
          </w:p>
        </w:tc>
      </w:tr>
      <w:tr w:rsidR="00F513E0" w:rsidRPr="00DE2C8C" w14:paraId="7C094D87" w14:textId="77777777" w:rsidTr="0BA49A81">
        <w:tc>
          <w:tcPr>
            <w:tcW w:w="2073" w:type="pct"/>
            <w:gridSpan w:val="9"/>
            <w:tcBorders>
              <w:top w:val="single" w:sz="4" w:space="0" w:color="auto"/>
            </w:tcBorders>
            <w:shd w:val="clear" w:color="auto" w:fill="auto"/>
          </w:tcPr>
          <w:p w14:paraId="4F96E381" w14:textId="77777777" w:rsidR="00BD36E5" w:rsidRPr="00DE2C8C" w:rsidRDefault="00BD36E5" w:rsidP="00F513E0">
            <w:pPr>
              <w:tabs>
                <w:tab w:val="left" w:pos="288"/>
                <w:tab w:val="left" w:pos="576"/>
                <w:tab w:val="left" w:pos="864"/>
                <w:tab w:val="left" w:pos="1152"/>
              </w:tabs>
              <w:spacing w:before="81" w:after="40" w:line="200" w:lineRule="exact"/>
              <w:ind w:right="40"/>
              <w:rPr>
                <w:rFonts w:eastAsia="Calibri"/>
                <w:b/>
                <w:bCs/>
                <w:color w:val="000000" w:themeColor="text1"/>
                <w:spacing w:val="2"/>
                <w:w w:val="101"/>
                <w:sz w:val="17"/>
              </w:rPr>
            </w:pPr>
            <w:r w:rsidRPr="00DE2C8C">
              <w:rPr>
                <w:rFonts w:eastAsia="Calibri"/>
                <w:b/>
                <w:bCs/>
                <w:color w:val="000000" w:themeColor="text1"/>
                <w:sz w:val="17"/>
              </w:rPr>
              <w:t>Joint Analysis and Reporting Section</w:t>
            </w:r>
          </w:p>
        </w:tc>
        <w:tc>
          <w:tcPr>
            <w:tcW w:w="187" w:type="pct"/>
            <w:tcBorders>
              <w:top w:val="single" w:sz="4" w:space="0" w:color="auto"/>
            </w:tcBorders>
            <w:shd w:val="clear" w:color="auto" w:fill="auto"/>
            <w:vAlign w:val="bottom"/>
          </w:tcPr>
          <w:p w14:paraId="6AA2BA3B"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78" w:type="pct"/>
            <w:tcBorders>
              <w:top w:val="single" w:sz="4" w:space="0" w:color="auto"/>
            </w:tcBorders>
            <w:shd w:val="clear" w:color="auto" w:fill="auto"/>
            <w:vAlign w:val="bottom"/>
          </w:tcPr>
          <w:p w14:paraId="7FCF58A0"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30" w:type="pct"/>
            <w:tcBorders>
              <w:top w:val="single" w:sz="4" w:space="0" w:color="auto"/>
            </w:tcBorders>
            <w:shd w:val="clear" w:color="auto" w:fill="auto"/>
            <w:vAlign w:val="bottom"/>
          </w:tcPr>
          <w:p w14:paraId="07D8EFC1"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4" w:type="pct"/>
            <w:tcBorders>
              <w:top w:val="single" w:sz="4" w:space="0" w:color="auto"/>
            </w:tcBorders>
          </w:tcPr>
          <w:p w14:paraId="74238548"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9" w:type="pct"/>
            <w:tcBorders>
              <w:top w:val="single" w:sz="4" w:space="0" w:color="auto"/>
            </w:tcBorders>
          </w:tcPr>
          <w:p w14:paraId="1F2D8DC3"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168" w:type="pct"/>
            <w:tcBorders>
              <w:top w:val="single" w:sz="4" w:space="0" w:color="auto"/>
            </w:tcBorders>
          </w:tcPr>
          <w:p w14:paraId="31A42757"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39" w:type="pct"/>
            <w:tcBorders>
              <w:top w:val="single" w:sz="4" w:space="0" w:color="auto"/>
            </w:tcBorders>
            <w:shd w:val="clear" w:color="auto" w:fill="auto"/>
            <w:vAlign w:val="bottom"/>
          </w:tcPr>
          <w:p w14:paraId="287265A1" w14:textId="2F710DDC"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11" w:type="pct"/>
            <w:tcBorders>
              <w:top w:val="single" w:sz="4" w:space="0" w:color="auto"/>
            </w:tcBorders>
            <w:shd w:val="clear" w:color="auto" w:fill="auto"/>
            <w:vAlign w:val="bottom"/>
          </w:tcPr>
          <w:p w14:paraId="47B192E7"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74" w:type="pct"/>
            <w:tcBorders>
              <w:top w:val="single" w:sz="4" w:space="0" w:color="auto"/>
            </w:tcBorders>
            <w:shd w:val="clear" w:color="auto" w:fill="auto"/>
            <w:vAlign w:val="bottom"/>
          </w:tcPr>
          <w:p w14:paraId="025D715A"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437" w:type="pct"/>
            <w:gridSpan w:val="2"/>
            <w:tcBorders>
              <w:top w:val="single" w:sz="4" w:space="0" w:color="auto"/>
            </w:tcBorders>
            <w:shd w:val="clear" w:color="auto" w:fill="auto"/>
            <w:vAlign w:val="bottom"/>
          </w:tcPr>
          <w:p w14:paraId="55D23D78"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16" w:type="pct"/>
            <w:tcBorders>
              <w:top w:val="single" w:sz="4" w:space="0" w:color="auto"/>
            </w:tcBorders>
            <w:shd w:val="clear" w:color="auto" w:fill="auto"/>
            <w:vAlign w:val="bottom"/>
          </w:tcPr>
          <w:p w14:paraId="7D8D1223"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315" w:type="pct"/>
            <w:gridSpan w:val="2"/>
            <w:tcBorders>
              <w:top w:val="single" w:sz="4" w:space="0" w:color="auto"/>
            </w:tcBorders>
            <w:shd w:val="clear" w:color="auto" w:fill="auto"/>
            <w:vAlign w:val="bottom"/>
          </w:tcPr>
          <w:p w14:paraId="27FDCEFD"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c>
          <w:tcPr>
            <w:tcW w:w="209" w:type="pct"/>
            <w:tcBorders>
              <w:top w:val="single" w:sz="4" w:space="0" w:color="auto"/>
            </w:tcBorders>
            <w:shd w:val="clear" w:color="auto" w:fill="auto"/>
            <w:vAlign w:val="bottom"/>
          </w:tcPr>
          <w:p w14:paraId="4EFA8691" w14:textId="77777777" w:rsidR="00BD36E5" w:rsidRPr="00DE2C8C" w:rsidRDefault="00BD36E5" w:rsidP="00F513E0">
            <w:pPr>
              <w:tabs>
                <w:tab w:val="left" w:pos="288"/>
                <w:tab w:val="left" w:pos="576"/>
                <w:tab w:val="left" w:pos="864"/>
                <w:tab w:val="left" w:pos="1152"/>
              </w:tabs>
              <w:spacing w:before="81" w:after="40" w:line="200" w:lineRule="exact"/>
              <w:ind w:right="40"/>
              <w:jc w:val="right"/>
              <w:rPr>
                <w:rFonts w:eastAsia="Calibri"/>
                <w:color w:val="000000" w:themeColor="text1"/>
                <w:spacing w:val="2"/>
                <w:w w:val="101"/>
                <w:sz w:val="17"/>
              </w:rPr>
            </w:pPr>
          </w:p>
        </w:tc>
      </w:tr>
      <w:tr w:rsidR="00F513E0" w:rsidRPr="00DE2C8C" w14:paraId="66C1A580" w14:textId="77777777" w:rsidTr="0BA49A81">
        <w:tc>
          <w:tcPr>
            <w:tcW w:w="678" w:type="pct"/>
            <w:shd w:val="clear" w:color="auto" w:fill="auto"/>
            <w:vAlign w:val="bottom"/>
          </w:tcPr>
          <w:p w14:paraId="0BF0209E" w14:textId="77777777" w:rsidR="00FC560D" w:rsidRPr="00DE2C8C" w:rsidRDefault="00FC560D" w:rsidP="00F513E0">
            <w:pPr>
              <w:tabs>
                <w:tab w:val="left" w:pos="288"/>
                <w:tab w:val="left" w:pos="576"/>
                <w:tab w:val="left" w:pos="864"/>
                <w:tab w:val="left" w:pos="1152"/>
              </w:tabs>
              <w:spacing w:before="40" w:after="40" w:line="200" w:lineRule="exact"/>
              <w:ind w:right="40"/>
              <w:rPr>
                <w:rFonts w:eastAsia="Calibri"/>
                <w:color w:val="000000" w:themeColor="text1"/>
                <w:sz w:val="17"/>
              </w:rPr>
            </w:pPr>
            <w:r w:rsidRPr="00DE2C8C">
              <w:rPr>
                <w:rFonts w:eastAsia="Calibri"/>
                <w:color w:val="000000" w:themeColor="text1"/>
                <w:sz w:val="17"/>
              </w:rPr>
              <w:t>Approved 2025</w:t>
            </w:r>
          </w:p>
        </w:tc>
        <w:tc>
          <w:tcPr>
            <w:tcW w:w="204" w:type="pct"/>
            <w:gridSpan w:val="2"/>
            <w:shd w:val="clear" w:color="auto" w:fill="auto"/>
            <w:vAlign w:val="bottom"/>
          </w:tcPr>
          <w:p w14:paraId="16200885"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shd w:val="clear" w:color="auto" w:fill="auto"/>
            <w:vAlign w:val="bottom"/>
          </w:tcPr>
          <w:p w14:paraId="65F395DB"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4CC8CD99"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shd w:val="clear" w:color="auto" w:fill="auto"/>
            <w:vAlign w:val="bottom"/>
          </w:tcPr>
          <w:p w14:paraId="4E8434A8"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shd w:val="clear" w:color="auto" w:fill="auto"/>
            <w:vAlign w:val="bottom"/>
          </w:tcPr>
          <w:p w14:paraId="40E4F536"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07" w:type="pct"/>
            <w:shd w:val="clear" w:color="auto" w:fill="auto"/>
            <w:vAlign w:val="bottom"/>
          </w:tcPr>
          <w:p w14:paraId="2A9FECD7"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197" w:type="pct"/>
            <w:shd w:val="clear" w:color="auto" w:fill="auto"/>
            <w:vAlign w:val="bottom"/>
          </w:tcPr>
          <w:p w14:paraId="544DADE0"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187" w:type="pct"/>
            <w:shd w:val="clear" w:color="auto" w:fill="auto"/>
            <w:vAlign w:val="bottom"/>
          </w:tcPr>
          <w:p w14:paraId="431445F0"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shd w:val="clear" w:color="auto" w:fill="auto"/>
            <w:vAlign w:val="bottom"/>
          </w:tcPr>
          <w:p w14:paraId="7BCBE0AD"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shd w:val="clear" w:color="auto" w:fill="auto"/>
            <w:vAlign w:val="bottom"/>
          </w:tcPr>
          <w:p w14:paraId="140DBD57"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5</w:t>
            </w:r>
          </w:p>
        </w:tc>
        <w:tc>
          <w:tcPr>
            <w:tcW w:w="24" w:type="pct"/>
          </w:tcPr>
          <w:p w14:paraId="19353D39"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39" w:type="pct"/>
          </w:tcPr>
          <w:p w14:paraId="4FF11F4A"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168" w:type="pct"/>
            <w:vAlign w:val="bottom"/>
          </w:tcPr>
          <w:p w14:paraId="704A47A6" w14:textId="6ADAFFB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shd w:val="clear" w:color="auto" w:fill="auto"/>
            <w:vAlign w:val="bottom"/>
          </w:tcPr>
          <w:p w14:paraId="6E257A16" w14:textId="7258B3A8"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11" w:type="pct"/>
            <w:shd w:val="clear" w:color="auto" w:fill="auto"/>
            <w:vAlign w:val="bottom"/>
          </w:tcPr>
          <w:p w14:paraId="2EC982C6"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274" w:type="pct"/>
            <w:shd w:val="clear" w:color="auto" w:fill="auto"/>
            <w:vAlign w:val="bottom"/>
          </w:tcPr>
          <w:p w14:paraId="03AAA540"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5</w:t>
            </w:r>
          </w:p>
        </w:tc>
        <w:tc>
          <w:tcPr>
            <w:tcW w:w="437" w:type="pct"/>
            <w:gridSpan w:val="2"/>
            <w:shd w:val="clear" w:color="auto" w:fill="auto"/>
            <w:vAlign w:val="bottom"/>
          </w:tcPr>
          <w:p w14:paraId="44922805"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shd w:val="clear" w:color="auto" w:fill="auto"/>
            <w:vAlign w:val="bottom"/>
          </w:tcPr>
          <w:p w14:paraId="36162241"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shd w:val="clear" w:color="auto" w:fill="auto"/>
            <w:vAlign w:val="bottom"/>
          </w:tcPr>
          <w:p w14:paraId="0A2CFAAC"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shd w:val="clear" w:color="auto" w:fill="auto"/>
            <w:vAlign w:val="bottom"/>
          </w:tcPr>
          <w:p w14:paraId="7A9950E7"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10</w:t>
            </w:r>
          </w:p>
        </w:tc>
      </w:tr>
      <w:tr w:rsidR="00F513E0" w:rsidRPr="00DE2C8C" w14:paraId="473FB80C" w14:textId="77777777" w:rsidTr="0BA49A81">
        <w:tc>
          <w:tcPr>
            <w:tcW w:w="678" w:type="pct"/>
            <w:tcBorders>
              <w:bottom w:val="single" w:sz="4" w:space="0" w:color="auto"/>
            </w:tcBorders>
            <w:shd w:val="clear" w:color="auto" w:fill="auto"/>
            <w:vAlign w:val="bottom"/>
          </w:tcPr>
          <w:p w14:paraId="2DF71BCF" w14:textId="77777777" w:rsidR="00FC560D" w:rsidRPr="00DE2C8C" w:rsidRDefault="00FC560D" w:rsidP="00F513E0">
            <w:pPr>
              <w:tabs>
                <w:tab w:val="left" w:pos="288"/>
                <w:tab w:val="left" w:pos="576"/>
                <w:tab w:val="left" w:pos="864"/>
                <w:tab w:val="left" w:pos="1152"/>
              </w:tabs>
              <w:spacing w:before="40" w:after="81" w:line="200" w:lineRule="exact"/>
              <w:ind w:right="40"/>
              <w:rPr>
                <w:rFonts w:eastAsia="Calibri"/>
                <w:color w:val="000000" w:themeColor="text1"/>
                <w:sz w:val="17"/>
              </w:rPr>
            </w:pPr>
            <w:r w:rsidRPr="00DE2C8C">
              <w:rPr>
                <w:rFonts w:eastAsia="Calibri"/>
                <w:color w:val="000000" w:themeColor="text1"/>
                <w:sz w:val="17"/>
              </w:rPr>
              <w:t>Proposed 2026</w:t>
            </w:r>
          </w:p>
        </w:tc>
        <w:tc>
          <w:tcPr>
            <w:tcW w:w="204" w:type="pct"/>
            <w:gridSpan w:val="2"/>
            <w:tcBorders>
              <w:bottom w:val="single" w:sz="4" w:space="0" w:color="auto"/>
            </w:tcBorders>
            <w:shd w:val="clear" w:color="auto" w:fill="auto"/>
            <w:vAlign w:val="bottom"/>
          </w:tcPr>
          <w:p w14:paraId="7BF294C9" w14:textId="77777777" w:rsidR="00FC560D" w:rsidRPr="00DE2C8C" w:rsidRDefault="00FC560D" w:rsidP="00F513E0">
            <w:pPr>
              <w:tabs>
                <w:tab w:val="left" w:pos="288"/>
                <w:tab w:val="left" w:pos="576"/>
                <w:tab w:val="left" w:pos="864"/>
                <w:tab w:val="left" w:pos="1152"/>
              </w:tabs>
              <w:spacing w:before="40" w:after="81" w:line="200" w:lineRule="exact"/>
              <w:ind w:right="43"/>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tcBorders>
              <w:bottom w:val="single" w:sz="4" w:space="0" w:color="auto"/>
            </w:tcBorders>
            <w:shd w:val="clear" w:color="auto" w:fill="auto"/>
            <w:vAlign w:val="bottom"/>
          </w:tcPr>
          <w:p w14:paraId="2442D2E4"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32A12FA6"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tcBorders>
              <w:bottom w:val="single" w:sz="4" w:space="0" w:color="auto"/>
            </w:tcBorders>
            <w:shd w:val="clear" w:color="auto" w:fill="auto"/>
            <w:vAlign w:val="bottom"/>
          </w:tcPr>
          <w:p w14:paraId="6CADBD55"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6" w:type="pct"/>
            <w:tcBorders>
              <w:bottom w:val="single" w:sz="4" w:space="0" w:color="auto"/>
            </w:tcBorders>
            <w:shd w:val="clear" w:color="auto" w:fill="auto"/>
            <w:vAlign w:val="bottom"/>
          </w:tcPr>
          <w:p w14:paraId="60455166"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07" w:type="pct"/>
            <w:tcBorders>
              <w:bottom w:val="single" w:sz="4" w:space="0" w:color="auto"/>
            </w:tcBorders>
            <w:shd w:val="clear" w:color="auto" w:fill="auto"/>
            <w:vAlign w:val="bottom"/>
          </w:tcPr>
          <w:p w14:paraId="5E50A911"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197" w:type="pct"/>
            <w:tcBorders>
              <w:bottom w:val="single" w:sz="4" w:space="0" w:color="auto"/>
            </w:tcBorders>
            <w:shd w:val="clear" w:color="auto" w:fill="auto"/>
            <w:vAlign w:val="bottom"/>
          </w:tcPr>
          <w:p w14:paraId="5772EA69"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187" w:type="pct"/>
            <w:tcBorders>
              <w:bottom w:val="single" w:sz="4" w:space="0" w:color="auto"/>
            </w:tcBorders>
            <w:shd w:val="clear" w:color="auto" w:fill="auto"/>
            <w:vAlign w:val="bottom"/>
          </w:tcPr>
          <w:p w14:paraId="6E9793EF"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78" w:type="pct"/>
            <w:tcBorders>
              <w:bottom w:val="single" w:sz="4" w:space="0" w:color="auto"/>
            </w:tcBorders>
            <w:shd w:val="clear" w:color="auto" w:fill="auto"/>
            <w:vAlign w:val="bottom"/>
          </w:tcPr>
          <w:p w14:paraId="48133734"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30" w:type="pct"/>
            <w:tcBorders>
              <w:bottom w:val="single" w:sz="4" w:space="0" w:color="auto"/>
            </w:tcBorders>
            <w:shd w:val="clear" w:color="auto" w:fill="auto"/>
            <w:vAlign w:val="bottom"/>
          </w:tcPr>
          <w:p w14:paraId="507B2892"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5</w:t>
            </w:r>
          </w:p>
        </w:tc>
        <w:tc>
          <w:tcPr>
            <w:tcW w:w="24" w:type="pct"/>
            <w:tcBorders>
              <w:bottom w:val="single" w:sz="4" w:space="0" w:color="auto"/>
            </w:tcBorders>
          </w:tcPr>
          <w:p w14:paraId="1A2818B8"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39" w:type="pct"/>
            <w:tcBorders>
              <w:bottom w:val="single" w:sz="4" w:space="0" w:color="auto"/>
            </w:tcBorders>
          </w:tcPr>
          <w:p w14:paraId="367A9FC2"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168" w:type="pct"/>
            <w:tcBorders>
              <w:bottom w:val="single" w:sz="4" w:space="0" w:color="auto"/>
            </w:tcBorders>
            <w:vAlign w:val="bottom"/>
          </w:tcPr>
          <w:p w14:paraId="194FA248" w14:textId="6E90EFC3"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tcBorders>
              <w:bottom w:val="single" w:sz="4" w:space="0" w:color="auto"/>
            </w:tcBorders>
            <w:shd w:val="clear" w:color="auto" w:fill="auto"/>
            <w:vAlign w:val="bottom"/>
          </w:tcPr>
          <w:p w14:paraId="1FD05982" w14:textId="3ACF1C3A"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211" w:type="pct"/>
            <w:tcBorders>
              <w:bottom w:val="single" w:sz="4" w:space="0" w:color="auto"/>
            </w:tcBorders>
            <w:shd w:val="clear" w:color="auto" w:fill="auto"/>
            <w:vAlign w:val="bottom"/>
          </w:tcPr>
          <w:p w14:paraId="17069C5B"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274" w:type="pct"/>
            <w:tcBorders>
              <w:bottom w:val="single" w:sz="4" w:space="0" w:color="auto"/>
            </w:tcBorders>
            <w:shd w:val="clear" w:color="auto" w:fill="auto"/>
            <w:vAlign w:val="bottom"/>
          </w:tcPr>
          <w:p w14:paraId="73A91783"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437" w:type="pct"/>
            <w:gridSpan w:val="2"/>
            <w:tcBorders>
              <w:bottom w:val="single" w:sz="4" w:space="0" w:color="auto"/>
            </w:tcBorders>
            <w:shd w:val="clear" w:color="auto" w:fill="auto"/>
            <w:vAlign w:val="bottom"/>
          </w:tcPr>
          <w:p w14:paraId="38F7EF3B"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tcBorders>
              <w:bottom w:val="single" w:sz="4" w:space="0" w:color="auto"/>
            </w:tcBorders>
            <w:shd w:val="clear" w:color="auto" w:fill="auto"/>
            <w:vAlign w:val="bottom"/>
          </w:tcPr>
          <w:p w14:paraId="1AA180FA"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5" w:type="pct"/>
            <w:gridSpan w:val="2"/>
            <w:tcBorders>
              <w:bottom w:val="single" w:sz="4" w:space="0" w:color="auto"/>
            </w:tcBorders>
            <w:shd w:val="clear" w:color="auto" w:fill="auto"/>
            <w:vAlign w:val="bottom"/>
          </w:tcPr>
          <w:p w14:paraId="40DDC8CB"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09" w:type="pct"/>
            <w:tcBorders>
              <w:bottom w:val="single" w:sz="4" w:space="0" w:color="auto"/>
            </w:tcBorders>
            <w:shd w:val="clear" w:color="auto" w:fill="auto"/>
            <w:vAlign w:val="bottom"/>
          </w:tcPr>
          <w:p w14:paraId="176CE2A6"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9</w:t>
            </w:r>
          </w:p>
        </w:tc>
      </w:tr>
      <w:tr w:rsidR="00F513E0" w:rsidRPr="00DE2C8C" w14:paraId="3D997197" w14:textId="77777777" w:rsidTr="0BA49A81">
        <w:tc>
          <w:tcPr>
            <w:tcW w:w="678" w:type="pct"/>
            <w:tcBorders>
              <w:top w:val="single" w:sz="4" w:space="0" w:color="auto"/>
              <w:bottom w:val="single" w:sz="4" w:space="0" w:color="auto"/>
            </w:tcBorders>
            <w:shd w:val="clear" w:color="auto" w:fill="auto"/>
            <w:vAlign w:val="bottom"/>
          </w:tcPr>
          <w:p w14:paraId="7284719C" w14:textId="77777777" w:rsidR="00FC560D" w:rsidRPr="00DE2C8C" w:rsidRDefault="00FC560D" w:rsidP="00F513E0">
            <w:pPr>
              <w:tabs>
                <w:tab w:val="left" w:pos="288"/>
                <w:tab w:val="left" w:pos="576"/>
                <w:tab w:val="left" w:pos="864"/>
                <w:tab w:val="left" w:pos="1152"/>
              </w:tabs>
              <w:spacing w:before="81" w:after="81" w:line="200" w:lineRule="exact"/>
              <w:ind w:right="40"/>
              <w:rPr>
                <w:rFonts w:eastAsia="Calibri"/>
                <w:b/>
                <w:color w:val="000000" w:themeColor="text1"/>
                <w:sz w:val="17"/>
              </w:rPr>
            </w:pPr>
            <w:r w:rsidRPr="00DE2C8C">
              <w:rPr>
                <w:rFonts w:eastAsia="Calibri"/>
                <w:b/>
                <w:color w:val="000000" w:themeColor="text1"/>
                <w:sz w:val="17"/>
              </w:rPr>
              <w:tab/>
              <w:t xml:space="preserve">Change </w:t>
            </w:r>
          </w:p>
        </w:tc>
        <w:tc>
          <w:tcPr>
            <w:tcW w:w="204" w:type="pct"/>
            <w:gridSpan w:val="2"/>
            <w:tcBorders>
              <w:top w:val="single" w:sz="4" w:space="0" w:color="auto"/>
              <w:bottom w:val="single" w:sz="4" w:space="0" w:color="auto"/>
            </w:tcBorders>
            <w:shd w:val="clear" w:color="auto" w:fill="auto"/>
            <w:vAlign w:val="bottom"/>
          </w:tcPr>
          <w:p w14:paraId="5E0751ED"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3" w:type="pct"/>
            <w:tcBorders>
              <w:top w:val="single" w:sz="4" w:space="0" w:color="auto"/>
              <w:bottom w:val="single" w:sz="4" w:space="0" w:color="auto"/>
            </w:tcBorders>
            <w:shd w:val="clear" w:color="auto" w:fill="auto"/>
            <w:vAlign w:val="bottom"/>
          </w:tcPr>
          <w:p w14:paraId="59DECC6F"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5355A846"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0" w:type="pct"/>
            <w:tcBorders>
              <w:top w:val="single" w:sz="4" w:space="0" w:color="auto"/>
              <w:bottom w:val="single" w:sz="4" w:space="0" w:color="auto"/>
            </w:tcBorders>
            <w:shd w:val="clear" w:color="auto" w:fill="auto"/>
            <w:vAlign w:val="bottom"/>
          </w:tcPr>
          <w:p w14:paraId="18255921"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6" w:type="pct"/>
            <w:tcBorders>
              <w:top w:val="single" w:sz="4" w:space="0" w:color="auto"/>
              <w:bottom w:val="single" w:sz="4" w:space="0" w:color="auto"/>
            </w:tcBorders>
            <w:shd w:val="clear" w:color="auto" w:fill="auto"/>
            <w:vAlign w:val="bottom"/>
          </w:tcPr>
          <w:p w14:paraId="6BD8F657"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7" w:type="pct"/>
            <w:tcBorders>
              <w:top w:val="single" w:sz="4" w:space="0" w:color="auto"/>
              <w:bottom w:val="single" w:sz="4" w:space="0" w:color="auto"/>
            </w:tcBorders>
            <w:shd w:val="clear" w:color="auto" w:fill="auto"/>
            <w:vAlign w:val="bottom"/>
          </w:tcPr>
          <w:p w14:paraId="7D6F6003"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97" w:type="pct"/>
            <w:tcBorders>
              <w:top w:val="single" w:sz="4" w:space="0" w:color="auto"/>
              <w:bottom w:val="single" w:sz="4" w:space="0" w:color="auto"/>
            </w:tcBorders>
            <w:shd w:val="clear" w:color="auto" w:fill="auto"/>
            <w:vAlign w:val="bottom"/>
          </w:tcPr>
          <w:p w14:paraId="34C34F66"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7" w:type="pct"/>
            <w:tcBorders>
              <w:top w:val="single" w:sz="4" w:space="0" w:color="auto"/>
              <w:bottom w:val="single" w:sz="4" w:space="0" w:color="auto"/>
            </w:tcBorders>
            <w:shd w:val="clear" w:color="auto" w:fill="auto"/>
            <w:vAlign w:val="bottom"/>
          </w:tcPr>
          <w:p w14:paraId="43C9BCB8"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4" w:space="0" w:color="auto"/>
            </w:tcBorders>
            <w:shd w:val="clear" w:color="auto" w:fill="auto"/>
            <w:vAlign w:val="bottom"/>
          </w:tcPr>
          <w:p w14:paraId="2D59AF51"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30" w:type="pct"/>
            <w:tcBorders>
              <w:top w:val="single" w:sz="4" w:space="0" w:color="auto"/>
              <w:bottom w:val="single" w:sz="4" w:space="0" w:color="auto"/>
            </w:tcBorders>
            <w:shd w:val="clear" w:color="auto" w:fill="auto"/>
            <w:vAlign w:val="bottom"/>
          </w:tcPr>
          <w:p w14:paraId="0BCF0CF2"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 w:type="pct"/>
            <w:tcBorders>
              <w:top w:val="single" w:sz="4" w:space="0" w:color="auto"/>
              <w:bottom w:val="single" w:sz="4" w:space="0" w:color="auto"/>
            </w:tcBorders>
          </w:tcPr>
          <w:p w14:paraId="114AD250"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39" w:type="pct"/>
            <w:tcBorders>
              <w:top w:val="single" w:sz="4" w:space="0" w:color="auto"/>
              <w:bottom w:val="single" w:sz="4" w:space="0" w:color="auto"/>
            </w:tcBorders>
          </w:tcPr>
          <w:p w14:paraId="0339A4C6"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168" w:type="pct"/>
            <w:tcBorders>
              <w:top w:val="single" w:sz="4" w:space="0" w:color="auto"/>
              <w:bottom w:val="single" w:sz="4" w:space="0" w:color="auto"/>
            </w:tcBorders>
            <w:vAlign w:val="bottom"/>
          </w:tcPr>
          <w:p w14:paraId="55730503" w14:textId="494AF56A"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39" w:type="pct"/>
            <w:tcBorders>
              <w:top w:val="single" w:sz="4" w:space="0" w:color="auto"/>
              <w:bottom w:val="single" w:sz="4" w:space="0" w:color="auto"/>
            </w:tcBorders>
            <w:shd w:val="clear" w:color="auto" w:fill="auto"/>
            <w:vAlign w:val="bottom"/>
          </w:tcPr>
          <w:p w14:paraId="213065AD" w14:textId="23976CE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11" w:type="pct"/>
            <w:tcBorders>
              <w:top w:val="single" w:sz="4" w:space="0" w:color="auto"/>
              <w:bottom w:val="single" w:sz="4" w:space="0" w:color="auto"/>
            </w:tcBorders>
            <w:shd w:val="clear" w:color="auto" w:fill="auto"/>
            <w:vAlign w:val="bottom"/>
          </w:tcPr>
          <w:p w14:paraId="58B95571"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274" w:type="pct"/>
            <w:tcBorders>
              <w:top w:val="single" w:sz="4" w:space="0" w:color="auto"/>
              <w:bottom w:val="single" w:sz="4" w:space="0" w:color="auto"/>
            </w:tcBorders>
            <w:shd w:val="clear" w:color="auto" w:fill="auto"/>
            <w:vAlign w:val="bottom"/>
          </w:tcPr>
          <w:p w14:paraId="590FC7B6"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437" w:type="pct"/>
            <w:gridSpan w:val="2"/>
            <w:tcBorders>
              <w:top w:val="single" w:sz="4" w:space="0" w:color="auto"/>
              <w:bottom w:val="single" w:sz="4" w:space="0" w:color="auto"/>
            </w:tcBorders>
            <w:shd w:val="clear" w:color="auto" w:fill="auto"/>
            <w:vAlign w:val="bottom"/>
          </w:tcPr>
          <w:p w14:paraId="4D6D6E07"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6" w:type="pct"/>
            <w:tcBorders>
              <w:top w:val="single" w:sz="4" w:space="0" w:color="auto"/>
              <w:bottom w:val="single" w:sz="4" w:space="0" w:color="auto"/>
            </w:tcBorders>
            <w:shd w:val="clear" w:color="auto" w:fill="auto"/>
            <w:vAlign w:val="bottom"/>
          </w:tcPr>
          <w:p w14:paraId="7A22E55F"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5" w:type="pct"/>
            <w:gridSpan w:val="2"/>
            <w:tcBorders>
              <w:top w:val="single" w:sz="4" w:space="0" w:color="auto"/>
              <w:bottom w:val="single" w:sz="4" w:space="0" w:color="auto"/>
            </w:tcBorders>
            <w:shd w:val="clear" w:color="auto" w:fill="auto"/>
            <w:vAlign w:val="bottom"/>
          </w:tcPr>
          <w:p w14:paraId="27C65DC2"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09" w:type="pct"/>
            <w:tcBorders>
              <w:top w:val="single" w:sz="4" w:space="0" w:color="auto"/>
              <w:bottom w:val="single" w:sz="4" w:space="0" w:color="auto"/>
            </w:tcBorders>
            <w:shd w:val="clear" w:color="auto" w:fill="auto"/>
            <w:vAlign w:val="bottom"/>
          </w:tcPr>
          <w:p w14:paraId="000792DA"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r>
      <w:tr w:rsidR="002A3DB0" w:rsidRPr="00DE2C8C" w14:paraId="443B178D" w14:textId="77777777" w:rsidTr="0BA49A81">
        <w:tc>
          <w:tcPr>
            <w:tcW w:w="5000" w:type="pct"/>
            <w:gridSpan w:val="24"/>
            <w:tcBorders>
              <w:top w:val="single" w:sz="4" w:space="0" w:color="auto"/>
            </w:tcBorders>
          </w:tcPr>
          <w:p w14:paraId="2C9DFE8C" w14:textId="58CD5494" w:rsidR="00927653" w:rsidRPr="00DE2C8C" w:rsidRDefault="00927653" w:rsidP="00F513E0">
            <w:pPr>
              <w:tabs>
                <w:tab w:val="left" w:pos="288"/>
                <w:tab w:val="left" w:pos="576"/>
                <w:tab w:val="left" w:pos="864"/>
                <w:tab w:val="left" w:pos="1152"/>
              </w:tabs>
              <w:spacing w:before="81" w:after="40" w:line="200" w:lineRule="exact"/>
              <w:ind w:right="40"/>
              <w:rPr>
                <w:rFonts w:eastAsia="Calibri"/>
                <w:color w:val="000000" w:themeColor="text1"/>
                <w:spacing w:val="2"/>
                <w:w w:val="101"/>
                <w:sz w:val="17"/>
              </w:rPr>
            </w:pPr>
            <w:r w:rsidRPr="00DE2C8C">
              <w:rPr>
                <w:rFonts w:eastAsia="Calibri"/>
                <w:b/>
                <w:bCs/>
                <w:color w:val="000000" w:themeColor="text1"/>
                <w:sz w:val="17"/>
              </w:rPr>
              <w:t>Total, Office of the Deputy Special Representative of the Secretary-General (Political Affairs) (political pillar)</w:t>
            </w:r>
          </w:p>
        </w:tc>
      </w:tr>
      <w:tr w:rsidR="00F513E0" w:rsidRPr="00DE2C8C" w14:paraId="638D5C4B" w14:textId="77777777" w:rsidTr="0BA49A81">
        <w:tc>
          <w:tcPr>
            <w:tcW w:w="678" w:type="pct"/>
            <w:shd w:val="clear" w:color="auto" w:fill="auto"/>
            <w:vAlign w:val="bottom"/>
          </w:tcPr>
          <w:p w14:paraId="2A035C22" w14:textId="77777777" w:rsidR="00FC560D" w:rsidRPr="00DE2C8C" w:rsidRDefault="00FC560D" w:rsidP="00F513E0">
            <w:pPr>
              <w:tabs>
                <w:tab w:val="left" w:pos="288"/>
                <w:tab w:val="left" w:pos="576"/>
                <w:tab w:val="left" w:pos="864"/>
                <w:tab w:val="left" w:pos="1152"/>
              </w:tabs>
              <w:spacing w:before="40" w:after="40" w:line="200" w:lineRule="exact"/>
              <w:ind w:right="40"/>
              <w:rPr>
                <w:rFonts w:eastAsia="Calibri"/>
                <w:color w:val="000000" w:themeColor="text1"/>
                <w:sz w:val="17"/>
              </w:rPr>
            </w:pPr>
            <w:r w:rsidRPr="00DE2C8C">
              <w:rPr>
                <w:rFonts w:eastAsia="Calibri"/>
                <w:color w:val="000000" w:themeColor="text1"/>
                <w:sz w:val="17"/>
              </w:rPr>
              <w:t>Approved 2025</w:t>
            </w:r>
          </w:p>
        </w:tc>
        <w:tc>
          <w:tcPr>
            <w:tcW w:w="204" w:type="pct"/>
            <w:gridSpan w:val="2"/>
            <w:shd w:val="clear" w:color="auto" w:fill="auto"/>
            <w:vAlign w:val="bottom"/>
          </w:tcPr>
          <w:p w14:paraId="5DF24B02"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shd w:val="clear" w:color="auto" w:fill="auto"/>
            <w:vAlign w:val="bottom"/>
          </w:tcPr>
          <w:p w14:paraId="33347095"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78" w:type="pct"/>
            <w:shd w:val="clear" w:color="auto" w:fill="auto"/>
            <w:vAlign w:val="bottom"/>
          </w:tcPr>
          <w:p w14:paraId="7DCFCA55"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shd w:val="clear" w:color="auto" w:fill="auto"/>
            <w:vAlign w:val="bottom"/>
          </w:tcPr>
          <w:p w14:paraId="279226A7"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86" w:type="pct"/>
            <w:shd w:val="clear" w:color="auto" w:fill="auto"/>
            <w:vAlign w:val="bottom"/>
          </w:tcPr>
          <w:p w14:paraId="2CE18D3E"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5</w:t>
            </w:r>
          </w:p>
        </w:tc>
        <w:tc>
          <w:tcPr>
            <w:tcW w:w="207" w:type="pct"/>
            <w:shd w:val="clear" w:color="auto" w:fill="auto"/>
            <w:vAlign w:val="bottom"/>
          </w:tcPr>
          <w:p w14:paraId="63F43C51"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12</w:t>
            </w:r>
          </w:p>
        </w:tc>
        <w:tc>
          <w:tcPr>
            <w:tcW w:w="197" w:type="pct"/>
            <w:shd w:val="clear" w:color="auto" w:fill="auto"/>
            <w:vAlign w:val="bottom"/>
          </w:tcPr>
          <w:p w14:paraId="2BBAE37E"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10</w:t>
            </w:r>
          </w:p>
        </w:tc>
        <w:tc>
          <w:tcPr>
            <w:tcW w:w="187" w:type="pct"/>
            <w:shd w:val="clear" w:color="auto" w:fill="auto"/>
            <w:vAlign w:val="bottom"/>
          </w:tcPr>
          <w:p w14:paraId="3BB61A1D"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78" w:type="pct"/>
            <w:shd w:val="clear" w:color="auto" w:fill="auto"/>
            <w:vAlign w:val="bottom"/>
          </w:tcPr>
          <w:p w14:paraId="54148CFF"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30" w:type="pct"/>
            <w:shd w:val="clear" w:color="auto" w:fill="auto"/>
            <w:vAlign w:val="bottom"/>
          </w:tcPr>
          <w:p w14:paraId="35336E5D"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31</w:t>
            </w:r>
          </w:p>
        </w:tc>
        <w:tc>
          <w:tcPr>
            <w:tcW w:w="24" w:type="pct"/>
          </w:tcPr>
          <w:p w14:paraId="675C0A93"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39" w:type="pct"/>
          </w:tcPr>
          <w:p w14:paraId="41CE01A5"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p>
        </w:tc>
        <w:tc>
          <w:tcPr>
            <w:tcW w:w="168" w:type="pct"/>
            <w:vAlign w:val="bottom"/>
          </w:tcPr>
          <w:p w14:paraId="172200BE" w14:textId="22E6205C"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shd w:val="clear" w:color="auto" w:fill="auto"/>
            <w:vAlign w:val="bottom"/>
          </w:tcPr>
          <w:p w14:paraId="111DB237" w14:textId="5706FABD"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13</w:t>
            </w:r>
          </w:p>
        </w:tc>
        <w:tc>
          <w:tcPr>
            <w:tcW w:w="211" w:type="pct"/>
            <w:shd w:val="clear" w:color="auto" w:fill="auto"/>
            <w:vAlign w:val="bottom"/>
          </w:tcPr>
          <w:p w14:paraId="3B4AA5F2"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20</w:t>
            </w:r>
          </w:p>
        </w:tc>
        <w:tc>
          <w:tcPr>
            <w:tcW w:w="274" w:type="pct"/>
            <w:shd w:val="clear" w:color="auto" w:fill="auto"/>
            <w:vAlign w:val="bottom"/>
          </w:tcPr>
          <w:p w14:paraId="39CD1712"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33</w:t>
            </w:r>
          </w:p>
        </w:tc>
        <w:tc>
          <w:tcPr>
            <w:tcW w:w="437" w:type="pct"/>
            <w:gridSpan w:val="2"/>
            <w:shd w:val="clear" w:color="auto" w:fill="auto"/>
            <w:vAlign w:val="bottom"/>
          </w:tcPr>
          <w:p w14:paraId="0BFAE56F"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shd w:val="clear" w:color="auto" w:fill="auto"/>
            <w:vAlign w:val="bottom"/>
          </w:tcPr>
          <w:p w14:paraId="33408946"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315" w:type="pct"/>
            <w:gridSpan w:val="2"/>
            <w:shd w:val="clear" w:color="auto" w:fill="auto"/>
            <w:vAlign w:val="bottom"/>
          </w:tcPr>
          <w:p w14:paraId="4DDF13E0"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209" w:type="pct"/>
            <w:shd w:val="clear" w:color="auto" w:fill="auto"/>
            <w:vAlign w:val="bottom"/>
          </w:tcPr>
          <w:p w14:paraId="020A633A" w14:textId="77777777" w:rsidR="00FC560D" w:rsidRPr="00DE2C8C" w:rsidRDefault="00FC560D" w:rsidP="00F513E0">
            <w:pPr>
              <w:tabs>
                <w:tab w:val="left" w:pos="288"/>
                <w:tab w:val="left" w:pos="576"/>
                <w:tab w:val="left" w:pos="864"/>
                <w:tab w:val="left" w:pos="1152"/>
              </w:tabs>
              <w:spacing w:before="40" w:after="40"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67</w:t>
            </w:r>
          </w:p>
        </w:tc>
      </w:tr>
      <w:tr w:rsidR="00F513E0" w:rsidRPr="00DE2C8C" w14:paraId="61D2B69A" w14:textId="77777777" w:rsidTr="0BA49A81">
        <w:tc>
          <w:tcPr>
            <w:tcW w:w="678" w:type="pct"/>
            <w:tcBorders>
              <w:bottom w:val="single" w:sz="4" w:space="0" w:color="auto"/>
            </w:tcBorders>
            <w:shd w:val="clear" w:color="auto" w:fill="auto"/>
            <w:vAlign w:val="bottom"/>
          </w:tcPr>
          <w:p w14:paraId="411A9A3E" w14:textId="77777777" w:rsidR="00FC560D" w:rsidRPr="00DE2C8C" w:rsidRDefault="00FC560D" w:rsidP="00F513E0">
            <w:pPr>
              <w:tabs>
                <w:tab w:val="left" w:pos="288"/>
                <w:tab w:val="left" w:pos="576"/>
                <w:tab w:val="left" w:pos="864"/>
                <w:tab w:val="left" w:pos="1152"/>
              </w:tabs>
              <w:spacing w:before="40" w:after="81" w:line="200" w:lineRule="exact"/>
              <w:ind w:right="40"/>
              <w:rPr>
                <w:rFonts w:eastAsia="Calibri"/>
                <w:color w:val="000000" w:themeColor="text1"/>
                <w:sz w:val="17"/>
              </w:rPr>
            </w:pPr>
            <w:r w:rsidRPr="00DE2C8C">
              <w:rPr>
                <w:rFonts w:eastAsia="Calibri"/>
                <w:color w:val="000000" w:themeColor="text1"/>
                <w:sz w:val="17"/>
              </w:rPr>
              <w:t>Proposed 2026</w:t>
            </w:r>
          </w:p>
        </w:tc>
        <w:tc>
          <w:tcPr>
            <w:tcW w:w="204" w:type="pct"/>
            <w:gridSpan w:val="2"/>
            <w:tcBorders>
              <w:bottom w:val="single" w:sz="4" w:space="0" w:color="auto"/>
            </w:tcBorders>
            <w:shd w:val="clear" w:color="auto" w:fill="auto"/>
            <w:vAlign w:val="bottom"/>
          </w:tcPr>
          <w:p w14:paraId="349C03B5"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43" w:type="pct"/>
            <w:tcBorders>
              <w:bottom w:val="single" w:sz="4" w:space="0" w:color="auto"/>
            </w:tcBorders>
            <w:shd w:val="clear" w:color="auto" w:fill="auto"/>
            <w:vAlign w:val="bottom"/>
          </w:tcPr>
          <w:p w14:paraId="6046FFA8"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78" w:type="pct"/>
            <w:tcBorders>
              <w:bottom w:val="single" w:sz="4" w:space="0" w:color="auto"/>
            </w:tcBorders>
            <w:shd w:val="clear" w:color="auto" w:fill="auto"/>
            <w:vAlign w:val="bottom"/>
          </w:tcPr>
          <w:p w14:paraId="1ECAC61F"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180" w:type="pct"/>
            <w:tcBorders>
              <w:bottom w:val="single" w:sz="4" w:space="0" w:color="auto"/>
            </w:tcBorders>
            <w:shd w:val="clear" w:color="auto" w:fill="auto"/>
            <w:vAlign w:val="bottom"/>
          </w:tcPr>
          <w:p w14:paraId="641F50ED"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86" w:type="pct"/>
            <w:tcBorders>
              <w:bottom w:val="single" w:sz="4" w:space="0" w:color="auto"/>
            </w:tcBorders>
            <w:shd w:val="clear" w:color="auto" w:fill="auto"/>
            <w:vAlign w:val="bottom"/>
          </w:tcPr>
          <w:p w14:paraId="207080BF"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207" w:type="pct"/>
            <w:tcBorders>
              <w:bottom w:val="single" w:sz="4" w:space="0" w:color="auto"/>
            </w:tcBorders>
            <w:shd w:val="clear" w:color="auto" w:fill="auto"/>
            <w:vAlign w:val="bottom"/>
          </w:tcPr>
          <w:p w14:paraId="1707E167"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12</w:t>
            </w:r>
          </w:p>
        </w:tc>
        <w:tc>
          <w:tcPr>
            <w:tcW w:w="197" w:type="pct"/>
            <w:tcBorders>
              <w:bottom w:val="single" w:sz="4" w:space="0" w:color="auto"/>
            </w:tcBorders>
            <w:shd w:val="clear" w:color="auto" w:fill="auto"/>
            <w:vAlign w:val="bottom"/>
          </w:tcPr>
          <w:p w14:paraId="245EE0DF"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10</w:t>
            </w:r>
          </w:p>
        </w:tc>
        <w:tc>
          <w:tcPr>
            <w:tcW w:w="187" w:type="pct"/>
            <w:tcBorders>
              <w:bottom w:val="single" w:sz="4" w:space="0" w:color="auto"/>
            </w:tcBorders>
            <w:shd w:val="clear" w:color="auto" w:fill="auto"/>
            <w:vAlign w:val="bottom"/>
          </w:tcPr>
          <w:p w14:paraId="66E5842E"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178" w:type="pct"/>
            <w:tcBorders>
              <w:bottom w:val="single" w:sz="4" w:space="0" w:color="auto"/>
            </w:tcBorders>
            <w:shd w:val="clear" w:color="auto" w:fill="auto"/>
            <w:vAlign w:val="bottom"/>
          </w:tcPr>
          <w:p w14:paraId="0E0CC942"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30" w:type="pct"/>
            <w:tcBorders>
              <w:bottom w:val="single" w:sz="4" w:space="0" w:color="auto"/>
            </w:tcBorders>
            <w:shd w:val="clear" w:color="auto" w:fill="auto"/>
            <w:vAlign w:val="bottom"/>
          </w:tcPr>
          <w:p w14:paraId="3B292B74"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30</w:t>
            </w:r>
          </w:p>
        </w:tc>
        <w:tc>
          <w:tcPr>
            <w:tcW w:w="24" w:type="pct"/>
            <w:tcBorders>
              <w:bottom w:val="single" w:sz="4" w:space="0" w:color="auto"/>
            </w:tcBorders>
          </w:tcPr>
          <w:p w14:paraId="1FBC576D"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39" w:type="pct"/>
            <w:tcBorders>
              <w:bottom w:val="single" w:sz="4" w:space="0" w:color="auto"/>
            </w:tcBorders>
          </w:tcPr>
          <w:p w14:paraId="6BBD8B93" w14:textId="777777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p>
        </w:tc>
        <w:tc>
          <w:tcPr>
            <w:tcW w:w="168" w:type="pct"/>
            <w:tcBorders>
              <w:bottom w:val="single" w:sz="4" w:space="0" w:color="auto"/>
            </w:tcBorders>
            <w:vAlign w:val="bottom"/>
          </w:tcPr>
          <w:p w14:paraId="61A0693B" w14:textId="71743E8A"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239" w:type="pct"/>
            <w:tcBorders>
              <w:bottom w:val="single" w:sz="4" w:space="0" w:color="auto"/>
            </w:tcBorders>
            <w:shd w:val="clear" w:color="auto" w:fill="auto"/>
            <w:vAlign w:val="bottom"/>
          </w:tcPr>
          <w:p w14:paraId="3574CDCB" w14:textId="6149EAB2"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11</w:t>
            </w:r>
          </w:p>
        </w:tc>
        <w:tc>
          <w:tcPr>
            <w:tcW w:w="211" w:type="pct"/>
            <w:tcBorders>
              <w:bottom w:val="single" w:sz="4" w:space="0" w:color="auto"/>
            </w:tcBorders>
            <w:shd w:val="clear" w:color="auto" w:fill="auto"/>
            <w:vAlign w:val="bottom"/>
          </w:tcPr>
          <w:p w14:paraId="5D07B79E" w14:textId="59096677"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1</w:t>
            </w:r>
            <w:r>
              <w:rPr>
                <w:rFonts w:eastAsia="Calibri"/>
                <w:color w:val="000000" w:themeColor="text1"/>
                <w:spacing w:val="2"/>
                <w:w w:val="101"/>
                <w:sz w:val="17"/>
              </w:rPr>
              <w:t>6</w:t>
            </w:r>
          </w:p>
        </w:tc>
        <w:tc>
          <w:tcPr>
            <w:tcW w:w="274" w:type="pct"/>
            <w:tcBorders>
              <w:bottom w:val="single" w:sz="4" w:space="0" w:color="auto"/>
            </w:tcBorders>
            <w:shd w:val="clear" w:color="auto" w:fill="auto"/>
            <w:vAlign w:val="bottom"/>
          </w:tcPr>
          <w:p w14:paraId="0C1BFE32" w14:textId="76B5C382"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2</w:t>
            </w:r>
            <w:r>
              <w:rPr>
                <w:rFonts w:eastAsia="Calibri"/>
                <w:color w:val="000000" w:themeColor="text1"/>
                <w:spacing w:val="2"/>
                <w:w w:val="101"/>
                <w:sz w:val="17"/>
              </w:rPr>
              <w:t>7</w:t>
            </w:r>
          </w:p>
        </w:tc>
        <w:tc>
          <w:tcPr>
            <w:tcW w:w="437" w:type="pct"/>
            <w:gridSpan w:val="2"/>
            <w:tcBorders>
              <w:bottom w:val="single" w:sz="4" w:space="0" w:color="auto"/>
            </w:tcBorders>
            <w:shd w:val="clear" w:color="auto" w:fill="auto"/>
            <w:vAlign w:val="bottom"/>
          </w:tcPr>
          <w:p w14:paraId="28F376D1" w14:textId="2A747C29"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16" w:type="pct"/>
            <w:tcBorders>
              <w:bottom w:val="single" w:sz="4" w:space="0" w:color="auto"/>
            </w:tcBorders>
            <w:shd w:val="clear" w:color="auto" w:fill="auto"/>
            <w:vAlign w:val="bottom"/>
          </w:tcPr>
          <w:p w14:paraId="1F2201AD" w14:textId="1A51D0A8"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6</w:t>
            </w:r>
          </w:p>
        </w:tc>
        <w:tc>
          <w:tcPr>
            <w:tcW w:w="315" w:type="pct"/>
            <w:gridSpan w:val="2"/>
            <w:tcBorders>
              <w:bottom w:val="single" w:sz="4" w:space="0" w:color="auto"/>
            </w:tcBorders>
            <w:shd w:val="clear" w:color="auto" w:fill="auto"/>
            <w:vAlign w:val="bottom"/>
          </w:tcPr>
          <w:p w14:paraId="76A703D7" w14:textId="570BE71D"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6</w:t>
            </w:r>
          </w:p>
        </w:tc>
        <w:tc>
          <w:tcPr>
            <w:tcW w:w="209" w:type="pct"/>
            <w:tcBorders>
              <w:bottom w:val="single" w:sz="4" w:space="0" w:color="auto"/>
            </w:tcBorders>
            <w:shd w:val="clear" w:color="auto" w:fill="auto"/>
            <w:vAlign w:val="bottom"/>
          </w:tcPr>
          <w:p w14:paraId="004B3F94" w14:textId="7CFA7C31" w:rsidR="00FC560D" w:rsidRPr="00DE2C8C" w:rsidRDefault="00FC560D" w:rsidP="00F513E0">
            <w:pPr>
              <w:tabs>
                <w:tab w:val="left" w:pos="288"/>
                <w:tab w:val="left" w:pos="576"/>
                <w:tab w:val="left" w:pos="864"/>
                <w:tab w:val="left" w:pos="1152"/>
              </w:tabs>
              <w:spacing w:before="40" w:after="81" w:line="200" w:lineRule="exact"/>
              <w:ind w:right="40"/>
              <w:jc w:val="right"/>
              <w:rPr>
                <w:rFonts w:eastAsia="Calibri"/>
                <w:color w:val="000000" w:themeColor="text1"/>
                <w:spacing w:val="2"/>
                <w:w w:val="101"/>
                <w:sz w:val="17"/>
              </w:rPr>
            </w:pPr>
            <w:r w:rsidRPr="00DE2C8C">
              <w:rPr>
                <w:rFonts w:eastAsia="Calibri"/>
                <w:color w:val="000000" w:themeColor="text1"/>
                <w:spacing w:val="2"/>
                <w:w w:val="101"/>
                <w:sz w:val="17"/>
              </w:rPr>
              <w:t>6</w:t>
            </w:r>
            <w:r w:rsidR="00132FEC">
              <w:rPr>
                <w:rFonts w:eastAsia="Calibri"/>
                <w:color w:val="000000" w:themeColor="text1"/>
                <w:spacing w:val="2"/>
                <w:w w:val="101"/>
                <w:sz w:val="17"/>
              </w:rPr>
              <w:t>3</w:t>
            </w:r>
          </w:p>
        </w:tc>
      </w:tr>
      <w:tr w:rsidR="00F513E0" w:rsidRPr="00DE2C8C" w14:paraId="6FFDAED9" w14:textId="77777777" w:rsidTr="0BA49A81">
        <w:tc>
          <w:tcPr>
            <w:tcW w:w="678" w:type="pct"/>
            <w:tcBorders>
              <w:top w:val="single" w:sz="4" w:space="0" w:color="auto"/>
              <w:bottom w:val="single" w:sz="12" w:space="0" w:color="auto"/>
            </w:tcBorders>
            <w:shd w:val="clear" w:color="auto" w:fill="auto"/>
            <w:vAlign w:val="bottom"/>
          </w:tcPr>
          <w:p w14:paraId="6BB427BB" w14:textId="77777777" w:rsidR="00FC560D" w:rsidRPr="00DE2C8C" w:rsidRDefault="00FC560D" w:rsidP="00F513E0">
            <w:pPr>
              <w:tabs>
                <w:tab w:val="left" w:pos="288"/>
                <w:tab w:val="left" w:pos="576"/>
                <w:tab w:val="left" w:pos="864"/>
                <w:tab w:val="left" w:pos="1152"/>
              </w:tabs>
              <w:spacing w:before="81" w:after="81" w:line="200" w:lineRule="exact"/>
              <w:ind w:right="40"/>
              <w:rPr>
                <w:rFonts w:eastAsia="Calibri"/>
                <w:b/>
                <w:color w:val="000000" w:themeColor="text1"/>
                <w:sz w:val="17"/>
              </w:rPr>
            </w:pPr>
            <w:r w:rsidRPr="00DE2C8C">
              <w:rPr>
                <w:rFonts w:eastAsia="Calibri"/>
                <w:b/>
                <w:color w:val="000000" w:themeColor="text1"/>
                <w:sz w:val="17"/>
              </w:rPr>
              <w:tab/>
              <w:t xml:space="preserve">Change </w:t>
            </w:r>
          </w:p>
        </w:tc>
        <w:tc>
          <w:tcPr>
            <w:tcW w:w="204" w:type="pct"/>
            <w:gridSpan w:val="2"/>
            <w:tcBorders>
              <w:top w:val="single" w:sz="4" w:space="0" w:color="auto"/>
              <w:bottom w:val="single" w:sz="12" w:space="0" w:color="auto"/>
            </w:tcBorders>
            <w:shd w:val="clear" w:color="auto" w:fill="auto"/>
            <w:vAlign w:val="bottom"/>
          </w:tcPr>
          <w:p w14:paraId="79652DD6"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43" w:type="pct"/>
            <w:tcBorders>
              <w:top w:val="single" w:sz="4" w:space="0" w:color="auto"/>
              <w:bottom w:val="single" w:sz="12" w:space="0" w:color="auto"/>
            </w:tcBorders>
            <w:shd w:val="clear" w:color="auto" w:fill="auto"/>
            <w:vAlign w:val="bottom"/>
          </w:tcPr>
          <w:p w14:paraId="399C6327"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12" w:space="0" w:color="auto"/>
            </w:tcBorders>
            <w:shd w:val="clear" w:color="auto" w:fill="auto"/>
            <w:vAlign w:val="bottom"/>
          </w:tcPr>
          <w:p w14:paraId="3F94A51C"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0" w:type="pct"/>
            <w:tcBorders>
              <w:top w:val="single" w:sz="4" w:space="0" w:color="auto"/>
              <w:bottom w:val="single" w:sz="12" w:space="0" w:color="auto"/>
            </w:tcBorders>
            <w:shd w:val="clear" w:color="auto" w:fill="auto"/>
          </w:tcPr>
          <w:p w14:paraId="448F0A20"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6" w:type="pct"/>
            <w:tcBorders>
              <w:top w:val="single" w:sz="4" w:space="0" w:color="auto"/>
              <w:bottom w:val="single" w:sz="12" w:space="0" w:color="auto"/>
            </w:tcBorders>
            <w:shd w:val="clear" w:color="auto" w:fill="auto"/>
          </w:tcPr>
          <w:p w14:paraId="3E843721"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207" w:type="pct"/>
            <w:tcBorders>
              <w:top w:val="single" w:sz="4" w:space="0" w:color="auto"/>
              <w:bottom w:val="single" w:sz="12" w:space="0" w:color="auto"/>
            </w:tcBorders>
            <w:shd w:val="clear" w:color="auto" w:fill="auto"/>
          </w:tcPr>
          <w:p w14:paraId="7143CE18"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97" w:type="pct"/>
            <w:tcBorders>
              <w:top w:val="single" w:sz="4" w:space="0" w:color="auto"/>
              <w:bottom w:val="single" w:sz="12" w:space="0" w:color="auto"/>
            </w:tcBorders>
            <w:shd w:val="clear" w:color="auto" w:fill="auto"/>
          </w:tcPr>
          <w:p w14:paraId="51465824"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87" w:type="pct"/>
            <w:tcBorders>
              <w:top w:val="single" w:sz="4" w:space="0" w:color="auto"/>
              <w:bottom w:val="single" w:sz="12" w:space="0" w:color="auto"/>
            </w:tcBorders>
            <w:shd w:val="clear" w:color="auto" w:fill="auto"/>
          </w:tcPr>
          <w:p w14:paraId="12B04CCD"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178" w:type="pct"/>
            <w:tcBorders>
              <w:top w:val="single" w:sz="4" w:space="0" w:color="auto"/>
              <w:bottom w:val="single" w:sz="12" w:space="0" w:color="auto"/>
            </w:tcBorders>
            <w:shd w:val="clear" w:color="auto" w:fill="auto"/>
          </w:tcPr>
          <w:p w14:paraId="107F0148"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30" w:type="pct"/>
            <w:tcBorders>
              <w:top w:val="single" w:sz="4" w:space="0" w:color="auto"/>
              <w:bottom w:val="single" w:sz="12" w:space="0" w:color="auto"/>
            </w:tcBorders>
            <w:shd w:val="clear" w:color="auto" w:fill="auto"/>
          </w:tcPr>
          <w:p w14:paraId="69426165"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24" w:type="pct"/>
            <w:tcBorders>
              <w:top w:val="single" w:sz="4" w:space="0" w:color="auto"/>
              <w:bottom w:val="single" w:sz="12" w:space="0" w:color="auto"/>
            </w:tcBorders>
          </w:tcPr>
          <w:p w14:paraId="423A4B4A"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39" w:type="pct"/>
            <w:tcBorders>
              <w:top w:val="single" w:sz="4" w:space="0" w:color="auto"/>
              <w:bottom w:val="single" w:sz="12" w:space="0" w:color="auto"/>
            </w:tcBorders>
          </w:tcPr>
          <w:p w14:paraId="706D17CB" w14:textId="7777777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p>
        </w:tc>
        <w:tc>
          <w:tcPr>
            <w:tcW w:w="168" w:type="pct"/>
            <w:tcBorders>
              <w:top w:val="single" w:sz="4" w:space="0" w:color="auto"/>
              <w:bottom w:val="single" w:sz="12" w:space="0" w:color="auto"/>
            </w:tcBorders>
            <w:vAlign w:val="bottom"/>
          </w:tcPr>
          <w:p w14:paraId="2436CA8C" w14:textId="1390298C"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239" w:type="pct"/>
            <w:tcBorders>
              <w:top w:val="single" w:sz="4" w:space="0" w:color="auto"/>
              <w:bottom w:val="single" w:sz="12" w:space="0" w:color="auto"/>
            </w:tcBorders>
            <w:shd w:val="clear" w:color="auto" w:fill="auto"/>
          </w:tcPr>
          <w:p w14:paraId="329F594D" w14:textId="3EA58F09"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(2)</w:t>
            </w:r>
          </w:p>
        </w:tc>
        <w:tc>
          <w:tcPr>
            <w:tcW w:w="211" w:type="pct"/>
            <w:tcBorders>
              <w:top w:val="single" w:sz="4" w:space="0" w:color="auto"/>
              <w:bottom w:val="single" w:sz="12" w:space="0" w:color="auto"/>
            </w:tcBorders>
            <w:shd w:val="clear" w:color="auto" w:fill="auto"/>
          </w:tcPr>
          <w:p w14:paraId="2631B13F" w14:textId="2E19CFB2"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r>
              <w:rPr>
                <w:rFonts w:eastAsia="Calibri"/>
                <w:b/>
                <w:color w:val="000000" w:themeColor="text1"/>
                <w:spacing w:val="2"/>
                <w:w w:val="101"/>
                <w:sz w:val="17"/>
              </w:rPr>
              <w:t>4</w:t>
            </w:r>
            <w:r w:rsidRPr="00DE2C8C">
              <w:rPr>
                <w:rFonts w:eastAsia="Calibri"/>
                <w:b/>
                <w:color w:val="000000" w:themeColor="text1"/>
                <w:spacing w:val="2"/>
                <w:w w:val="101"/>
                <w:sz w:val="17"/>
              </w:rPr>
              <w:t>)</w:t>
            </w:r>
          </w:p>
        </w:tc>
        <w:tc>
          <w:tcPr>
            <w:tcW w:w="274" w:type="pct"/>
            <w:tcBorders>
              <w:top w:val="single" w:sz="4" w:space="0" w:color="auto"/>
              <w:bottom w:val="single" w:sz="12" w:space="0" w:color="auto"/>
            </w:tcBorders>
            <w:shd w:val="clear" w:color="auto" w:fill="auto"/>
          </w:tcPr>
          <w:p w14:paraId="5B69824B" w14:textId="0403E33E"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r>
              <w:rPr>
                <w:rFonts w:eastAsia="Calibri"/>
                <w:b/>
                <w:color w:val="000000" w:themeColor="text1"/>
                <w:spacing w:val="2"/>
                <w:w w:val="101"/>
                <w:sz w:val="17"/>
              </w:rPr>
              <w:t>6</w:t>
            </w:r>
            <w:r w:rsidRPr="00DE2C8C">
              <w:rPr>
                <w:rFonts w:eastAsia="Calibri"/>
                <w:b/>
                <w:color w:val="000000" w:themeColor="text1"/>
                <w:spacing w:val="2"/>
                <w:w w:val="101"/>
                <w:sz w:val="17"/>
              </w:rPr>
              <w:t>)</w:t>
            </w:r>
          </w:p>
        </w:tc>
        <w:tc>
          <w:tcPr>
            <w:tcW w:w="437" w:type="pct"/>
            <w:gridSpan w:val="2"/>
            <w:tcBorders>
              <w:top w:val="single" w:sz="4" w:space="0" w:color="auto"/>
              <w:bottom w:val="single" w:sz="12" w:space="0" w:color="auto"/>
            </w:tcBorders>
            <w:shd w:val="clear" w:color="auto" w:fill="auto"/>
          </w:tcPr>
          <w:p w14:paraId="79B8713A" w14:textId="183174E0"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16" w:type="pct"/>
            <w:tcBorders>
              <w:top w:val="single" w:sz="4" w:space="0" w:color="auto"/>
              <w:bottom w:val="single" w:sz="12" w:space="0" w:color="auto"/>
            </w:tcBorders>
            <w:shd w:val="clear" w:color="auto" w:fill="auto"/>
          </w:tcPr>
          <w:p w14:paraId="33DCB32F" w14:textId="657B312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3</w:t>
            </w:r>
          </w:p>
        </w:tc>
        <w:tc>
          <w:tcPr>
            <w:tcW w:w="315" w:type="pct"/>
            <w:gridSpan w:val="2"/>
            <w:tcBorders>
              <w:top w:val="single" w:sz="4" w:space="0" w:color="auto"/>
              <w:bottom w:val="single" w:sz="12" w:space="0" w:color="auto"/>
            </w:tcBorders>
            <w:shd w:val="clear" w:color="auto" w:fill="auto"/>
          </w:tcPr>
          <w:p w14:paraId="34D2E851" w14:textId="6846D498"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3</w:t>
            </w:r>
          </w:p>
        </w:tc>
        <w:tc>
          <w:tcPr>
            <w:tcW w:w="209" w:type="pct"/>
            <w:tcBorders>
              <w:top w:val="single" w:sz="4" w:space="0" w:color="auto"/>
              <w:bottom w:val="single" w:sz="12" w:space="0" w:color="auto"/>
            </w:tcBorders>
            <w:shd w:val="clear" w:color="auto" w:fill="auto"/>
          </w:tcPr>
          <w:p w14:paraId="1A2747E4" w14:textId="190F4AB7" w:rsidR="00FC560D" w:rsidRPr="00DE2C8C" w:rsidRDefault="00FC560D" w:rsidP="00F513E0">
            <w:pPr>
              <w:tabs>
                <w:tab w:val="left" w:pos="288"/>
                <w:tab w:val="left" w:pos="576"/>
                <w:tab w:val="left" w:pos="864"/>
                <w:tab w:val="left" w:pos="1152"/>
              </w:tabs>
              <w:spacing w:before="81" w:after="81" w:line="200" w:lineRule="exact"/>
              <w:ind w:right="40"/>
              <w:jc w:val="right"/>
              <w:rPr>
                <w:rFonts w:eastAsia="Calibri"/>
                <w:b/>
                <w:color w:val="000000" w:themeColor="text1"/>
                <w:spacing w:val="2"/>
                <w:w w:val="101"/>
                <w:sz w:val="17"/>
              </w:rPr>
            </w:pPr>
            <w:r w:rsidRPr="00DE2C8C">
              <w:rPr>
                <w:rFonts w:eastAsia="Calibri"/>
                <w:b/>
                <w:color w:val="000000" w:themeColor="text1"/>
                <w:spacing w:val="2"/>
                <w:w w:val="101"/>
                <w:sz w:val="17"/>
              </w:rPr>
              <w:t>(</w:t>
            </w:r>
            <w:r>
              <w:rPr>
                <w:rFonts w:eastAsia="Calibri"/>
                <w:b/>
                <w:color w:val="000000" w:themeColor="text1"/>
                <w:spacing w:val="2"/>
                <w:w w:val="101"/>
                <w:sz w:val="17"/>
              </w:rPr>
              <w:t>4</w:t>
            </w:r>
            <w:r w:rsidRPr="00DE2C8C">
              <w:rPr>
                <w:rFonts w:eastAsia="Calibri"/>
                <w:b/>
                <w:color w:val="000000" w:themeColor="text1"/>
                <w:spacing w:val="2"/>
                <w:w w:val="101"/>
                <w:sz w:val="17"/>
              </w:rPr>
              <w:t>)</w:t>
            </w:r>
          </w:p>
        </w:tc>
      </w:tr>
    </w:tbl>
    <w:p w14:paraId="72299D6F" w14:textId="77777777" w:rsidR="00725033" w:rsidRPr="00DE2C8C" w:rsidRDefault="00725033" w:rsidP="00725033">
      <w:pPr>
        <w:suppressAutoHyphens w:val="0"/>
        <w:spacing w:line="120" w:lineRule="exact"/>
        <w:rPr>
          <w:rFonts w:eastAsia="Calibri"/>
          <w:color w:val="000000" w:themeColor="text1"/>
          <w:sz w:val="10"/>
          <w14:ligatures w14:val="none"/>
        </w:rPr>
      </w:pPr>
    </w:p>
    <w:p w14:paraId="4189AD06" w14:textId="77777777" w:rsidR="00725033" w:rsidRPr="00DE2C8C" w:rsidRDefault="00725033" w:rsidP="00725033">
      <w:pPr>
        <w:suppressAutoHyphens w:val="0"/>
        <w:spacing w:line="120" w:lineRule="exact"/>
        <w:rPr>
          <w:rFonts w:eastAsia="Calibri"/>
          <w:color w:val="000000" w:themeColor="text1"/>
          <w:sz w:val="10"/>
          <w14:ligatures w14:val="none"/>
        </w:rPr>
      </w:pPr>
    </w:p>
    <w:p w14:paraId="647944E9" w14:textId="77777777" w:rsidR="00F74B2E" w:rsidRPr="00F74B2E" w:rsidRDefault="00725033" w:rsidP="005B4AA4">
      <w:pPr>
        <w:pStyle w:val="AUNAMA16Apr"/>
        <w:spacing w:after="160" w:line="259" w:lineRule="auto"/>
        <w:rPr>
          <w:b/>
          <w:bCs/>
          <w:color w:val="000000" w:themeColor="text1"/>
        </w:rPr>
      </w:pPr>
      <w:r w:rsidRPr="00F74B2E">
        <w:rPr>
          <w:w w:val="102"/>
        </w:rPr>
        <w:t>The Deputy Special Representative of the Secretary-General (Political Affairs) advises the Special Representative of the Secretary-General on political issues and the dynamics affecting the implementation of the mandate of the Mission and manages the political pillar. The Deputy Special Representative supports the implementation of the mandate through the provision of regular analyses of the political situation in the country and the region, by: (a) liaising with the international community, diplomatic community and NGOs in Afghanistan on political issues; (b) coordinating political priorities within the Mission and with United Nations Headquarters; and (c) providing good offices and outreach, particularly in the areas of political stability and regional cooperation.</w:t>
      </w:r>
    </w:p>
    <w:p w14:paraId="6DB76257" w14:textId="77777777" w:rsidR="00F74B2E" w:rsidRDefault="00F74B2E" w:rsidP="00F74B2E">
      <w:pPr>
        <w:pStyle w:val="AUNAMA16Apr"/>
        <w:numPr>
          <w:ilvl w:val="0"/>
          <w:numId w:val="0"/>
        </w:numPr>
        <w:spacing w:after="160" w:line="259" w:lineRule="auto"/>
        <w:ind w:left="1260"/>
        <w:rPr>
          <w:w w:val="102"/>
        </w:rPr>
      </w:pPr>
    </w:p>
    <w:p w14:paraId="1060BB30" w14:textId="7DF49F32" w:rsidR="00725033" w:rsidRPr="00F74B2E" w:rsidRDefault="00725033" w:rsidP="00F74B2E">
      <w:pPr>
        <w:pStyle w:val="H23"/>
        <w:rPr>
          <w:b w:val="0"/>
          <w:bCs/>
          <w:color w:val="000000" w:themeColor="text1"/>
          <w:lang w:val="en-GB"/>
        </w:rPr>
      </w:pPr>
      <w:r w:rsidRPr="00F74B2E">
        <w:rPr>
          <w:b w:val="0"/>
          <w:bCs/>
          <w:color w:val="000000" w:themeColor="text1"/>
          <w:lang w:val="en-GB"/>
        </w:rPr>
        <w:t>Table 1</w:t>
      </w:r>
      <w:r w:rsidR="003313E7">
        <w:rPr>
          <w:b w:val="0"/>
          <w:bCs/>
          <w:color w:val="000000" w:themeColor="text1"/>
          <w:lang w:val="en-GB"/>
        </w:rPr>
        <w:t>4</w:t>
      </w:r>
    </w:p>
    <w:p w14:paraId="69F9CC7E" w14:textId="77777777" w:rsidR="00725033" w:rsidRDefault="00725033" w:rsidP="00725033">
      <w:pPr>
        <w:pStyle w:val="H23"/>
        <w:rPr>
          <w:color w:val="000000" w:themeColor="text1"/>
          <w:lang w:val="en-GB"/>
        </w:rPr>
      </w:pPr>
      <w:r w:rsidRPr="00DE2C8C">
        <w:rPr>
          <w:color w:val="000000" w:themeColor="text1"/>
          <w:lang w:val="en-GB"/>
        </w:rPr>
        <w:t>Human resources: Deputy Special Representative of the Secretary-General (Political Affairs)</w:t>
      </w:r>
    </w:p>
    <w:p w14:paraId="32FBE7DB" w14:textId="77777777" w:rsidR="004479D6" w:rsidRPr="004479D6" w:rsidRDefault="004479D6" w:rsidP="004479D6"/>
    <w:tbl>
      <w:tblPr>
        <w:tblW w:w="5001" w:type="pct"/>
        <w:tblCellMar>
          <w:left w:w="0" w:type="dxa"/>
          <w:right w:w="0" w:type="dxa"/>
        </w:tblCellMar>
        <w:tblLook w:val="04A0" w:firstRow="1" w:lastRow="0" w:firstColumn="1" w:lastColumn="0" w:noHBand="0" w:noVBand="1"/>
      </w:tblPr>
      <w:tblGrid>
        <w:gridCol w:w="996"/>
        <w:gridCol w:w="1258"/>
        <w:gridCol w:w="801"/>
        <w:gridCol w:w="2992"/>
        <w:gridCol w:w="3795"/>
      </w:tblGrid>
      <w:tr w:rsidR="00725033" w:rsidRPr="00D635B0" w14:paraId="63AA06A4" w14:textId="77777777" w:rsidTr="00DC58AF">
        <w:trPr>
          <w:tblHeader/>
        </w:trPr>
        <w:tc>
          <w:tcPr>
            <w:tcW w:w="996" w:type="dxa"/>
            <w:tcBorders>
              <w:top w:val="single" w:sz="4" w:space="0" w:color="auto"/>
              <w:bottom w:val="single" w:sz="12" w:space="0" w:color="auto"/>
            </w:tcBorders>
            <w:shd w:val="clear" w:color="auto" w:fill="auto"/>
            <w:vAlign w:val="bottom"/>
          </w:tcPr>
          <w:p w14:paraId="70F82B18" w14:textId="77777777" w:rsidR="00725033" w:rsidRPr="00D635B0" w:rsidRDefault="00725033">
            <w:pPr>
              <w:spacing w:before="81" w:after="81" w:line="160" w:lineRule="exact"/>
              <w:ind w:left="144" w:right="40"/>
              <w:jc w:val="right"/>
              <w:rPr>
                <w:i/>
                <w:sz w:val="14"/>
              </w:rPr>
            </w:pPr>
          </w:p>
        </w:tc>
        <w:tc>
          <w:tcPr>
            <w:tcW w:w="1258" w:type="dxa"/>
            <w:tcBorders>
              <w:top w:val="single" w:sz="4" w:space="0" w:color="auto"/>
              <w:bottom w:val="single" w:sz="12" w:space="0" w:color="auto"/>
            </w:tcBorders>
            <w:shd w:val="clear" w:color="auto" w:fill="auto"/>
            <w:vAlign w:val="bottom"/>
          </w:tcPr>
          <w:p w14:paraId="7B9A2D34" w14:textId="77777777" w:rsidR="00725033" w:rsidRPr="00D635B0" w:rsidRDefault="00725033">
            <w:pPr>
              <w:spacing w:before="81" w:after="81" w:line="160" w:lineRule="exact"/>
              <w:ind w:left="144" w:right="40"/>
              <w:jc w:val="center"/>
              <w:rPr>
                <w:i/>
                <w:sz w:val="14"/>
              </w:rPr>
            </w:pPr>
            <w:r w:rsidRPr="00D635B0">
              <w:rPr>
                <w:i/>
                <w:sz w:val="14"/>
              </w:rPr>
              <w:t>Number/change</w:t>
            </w:r>
          </w:p>
        </w:tc>
        <w:tc>
          <w:tcPr>
            <w:tcW w:w="801" w:type="dxa"/>
            <w:tcBorders>
              <w:top w:val="single" w:sz="4" w:space="0" w:color="auto"/>
              <w:bottom w:val="single" w:sz="12" w:space="0" w:color="auto"/>
            </w:tcBorders>
            <w:shd w:val="clear" w:color="auto" w:fill="auto"/>
            <w:vAlign w:val="bottom"/>
          </w:tcPr>
          <w:p w14:paraId="64C51CE6" w14:textId="77777777" w:rsidR="00725033" w:rsidRPr="00D635B0" w:rsidRDefault="00725033">
            <w:pPr>
              <w:spacing w:before="81" w:after="81" w:line="160" w:lineRule="exact"/>
              <w:ind w:left="144" w:right="40"/>
              <w:rPr>
                <w:i/>
                <w:sz w:val="14"/>
              </w:rPr>
            </w:pPr>
            <w:r w:rsidRPr="00D635B0">
              <w:rPr>
                <w:i/>
                <w:sz w:val="14"/>
              </w:rPr>
              <w:t>Level</w:t>
            </w:r>
          </w:p>
        </w:tc>
        <w:tc>
          <w:tcPr>
            <w:tcW w:w="2992" w:type="dxa"/>
            <w:tcBorders>
              <w:top w:val="single" w:sz="4" w:space="0" w:color="auto"/>
              <w:bottom w:val="single" w:sz="12" w:space="0" w:color="auto"/>
            </w:tcBorders>
            <w:shd w:val="clear" w:color="auto" w:fill="auto"/>
            <w:vAlign w:val="bottom"/>
          </w:tcPr>
          <w:p w14:paraId="78F28AE1" w14:textId="77777777" w:rsidR="00725033" w:rsidRPr="00D635B0" w:rsidRDefault="00725033">
            <w:pPr>
              <w:spacing w:before="81" w:after="81" w:line="160" w:lineRule="exact"/>
              <w:ind w:left="144" w:right="40"/>
              <w:rPr>
                <w:i/>
                <w:sz w:val="14"/>
              </w:rPr>
            </w:pPr>
            <w:r w:rsidRPr="00D635B0">
              <w:rPr>
                <w:i/>
                <w:sz w:val="14"/>
              </w:rPr>
              <w:t>Functional title</w:t>
            </w:r>
          </w:p>
        </w:tc>
        <w:tc>
          <w:tcPr>
            <w:tcW w:w="3795" w:type="dxa"/>
            <w:tcBorders>
              <w:top w:val="single" w:sz="4" w:space="0" w:color="auto"/>
              <w:bottom w:val="single" w:sz="12" w:space="0" w:color="auto"/>
            </w:tcBorders>
            <w:shd w:val="clear" w:color="auto" w:fill="auto"/>
            <w:vAlign w:val="center"/>
          </w:tcPr>
          <w:p w14:paraId="0BC6C617" w14:textId="77777777" w:rsidR="00725033" w:rsidRPr="00D635B0" w:rsidRDefault="00725033">
            <w:pPr>
              <w:spacing w:before="81" w:after="81" w:line="160" w:lineRule="exact"/>
              <w:ind w:left="144" w:right="40"/>
              <w:rPr>
                <w:i/>
                <w:sz w:val="14"/>
              </w:rPr>
            </w:pPr>
            <w:r w:rsidRPr="00D635B0">
              <w:rPr>
                <w:i/>
                <w:sz w:val="14"/>
              </w:rPr>
              <w:t>Action</w:t>
            </w:r>
          </w:p>
        </w:tc>
      </w:tr>
      <w:tr w:rsidR="00725033" w:rsidRPr="00D635B0" w14:paraId="02F0ECDE" w14:textId="77777777" w:rsidTr="00DC58AF">
        <w:trPr>
          <w:trHeight w:hRule="exact" w:val="115"/>
          <w:tblHeader/>
        </w:trPr>
        <w:tc>
          <w:tcPr>
            <w:tcW w:w="996" w:type="dxa"/>
            <w:tcBorders>
              <w:top w:val="single" w:sz="12" w:space="0" w:color="auto"/>
            </w:tcBorders>
            <w:shd w:val="clear" w:color="auto" w:fill="auto"/>
            <w:vAlign w:val="bottom"/>
          </w:tcPr>
          <w:p w14:paraId="0CCDBAD1" w14:textId="77777777" w:rsidR="00725033" w:rsidRPr="00D635B0" w:rsidRDefault="00725033">
            <w:pPr>
              <w:spacing w:before="40" w:after="40" w:line="210" w:lineRule="exact"/>
              <w:ind w:right="40"/>
              <w:jc w:val="both"/>
              <w:rPr>
                <w:sz w:val="17"/>
              </w:rPr>
            </w:pPr>
          </w:p>
        </w:tc>
        <w:tc>
          <w:tcPr>
            <w:tcW w:w="1258" w:type="dxa"/>
            <w:tcBorders>
              <w:top w:val="single" w:sz="12" w:space="0" w:color="auto"/>
            </w:tcBorders>
            <w:shd w:val="clear" w:color="auto" w:fill="auto"/>
            <w:vAlign w:val="bottom"/>
          </w:tcPr>
          <w:p w14:paraId="4B84935B" w14:textId="77777777" w:rsidR="00725033" w:rsidRPr="00D635B0" w:rsidRDefault="00725033">
            <w:pPr>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3815E313" w14:textId="77777777" w:rsidR="00725033" w:rsidRPr="00D635B0" w:rsidRDefault="00725033">
            <w:pPr>
              <w:spacing w:before="40" w:after="40" w:line="210" w:lineRule="exact"/>
              <w:ind w:left="144" w:right="40"/>
              <w:jc w:val="right"/>
              <w:rPr>
                <w:sz w:val="17"/>
              </w:rPr>
            </w:pPr>
          </w:p>
        </w:tc>
        <w:tc>
          <w:tcPr>
            <w:tcW w:w="2992" w:type="dxa"/>
            <w:tcBorders>
              <w:top w:val="single" w:sz="12" w:space="0" w:color="auto"/>
            </w:tcBorders>
            <w:shd w:val="clear" w:color="auto" w:fill="auto"/>
            <w:vAlign w:val="bottom"/>
          </w:tcPr>
          <w:p w14:paraId="3AB521A6" w14:textId="77777777" w:rsidR="00725033" w:rsidRPr="00D635B0" w:rsidRDefault="00725033">
            <w:pPr>
              <w:spacing w:before="40" w:after="40" w:line="210" w:lineRule="exact"/>
              <w:ind w:left="144" w:right="40"/>
              <w:jc w:val="right"/>
              <w:rPr>
                <w:sz w:val="17"/>
              </w:rPr>
            </w:pPr>
          </w:p>
        </w:tc>
        <w:tc>
          <w:tcPr>
            <w:tcW w:w="3795" w:type="dxa"/>
            <w:tcBorders>
              <w:top w:val="single" w:sz="12" w:space="0" w:color="auto"/>
            </w:tcBorders>
            <w:shd w:val="clear" w:color="auto" w:fill="auto"/>
            <w:vAlign w:val="bottom"/>
          </w:tcPr>
          <w:p w14:paraId="51D8BDA9" w14:textId="77777777" w:rsidR="00725033" w:rsidRPr="00D635B0" w:rsidRDefault="00725033">
            <w:pPr>
              <w:spacing w:before="40" w:after="40" w:line="210" w:lineRule="exact"/>
              <w:ind w:left="144" w:right="40"/>
              <w:jc w:val="right"/>
              <w:rPr>
                <w:sz w:val="17"/>
              </w:rPr>
            </w:pPr>
          </w:p>
        </w:tc>
      </w:tr>
      <w:tr w:rsidR="00780ABB" w:rsidRPr="00D635B0" w14:paraId="0CEBF8F8" w14:textId="77777777">
        <w:trPr>
          <w:trHeight w:val="377"/>
        </w:trPr>
        <w:tc>
          <w:tcPr>
            <w:tcW w:w="9842" w:type="dxa"/>
            <w:gridSpan w:val="5"/>
            <w:tcBorders>
              <w:top w:val="single" w:sz="4" w:space="0" w:color="auto"/>
            </w:tcBorders>
            <w:shd w:val="clear" w:color="auto" w:fill="auto"/>
          </w:tcPr>
          <w:p w14:paraId="6FBBA669" w14:textId="7FEA2279" w:rsidR="00780ABB" w:rsidRPr="00DC35C7" w:rsidRDefault="00780ABB" w:rsidP="002179B5">
            <w:pPr>
              <w:keepNext/>
              <w:keepLines/>
              <w:tabs>
                <w:tab w:val="left" w:pos="288"/>
                <w:tab w:val="left" w:pos="576"/>
                <w:tab w:val="left" w:pos="864"/>
                <w:tab w:val="left" w:pos="1152"/>
              </w:tabs>
              <w:spacing w:before="40" w:line="200" w:lineRule="exact"/>
              <w:ind w:right="43"/>
              <w:rPr>
                <w:rFonts w:eastAsia="Calibri"/>
                <w:b/>
                <w:bCs/>
                <w:color w:val="000000" w:themeColor="text1"/>
                <w:sz w:val="17"/>
              </w:rPr>
            </w:pPr>
            <w:r w:rsidRPr="00DE2C8C">
              <w:rPr>
                <w:rFonts w:eastAsia="Calibri"/>
                <w:b/>
                <w:bCs/>
                <w:color w:val="000000" w:themeColor="text1"/>
                <w:sz w:val="17"/>
              </w:rPr>
              <w:t xml:space="preserve">Front Office </w:t>
            </w:r>
          </w:p>
        </w:tc>
      </w:tr>
      <w:tr w:rsidR="00780ABB" w:rsidRPr="00D635B0" w14:paraId="4B5F331F" w14:textId="77777777" w:rsidTr="00DC58AF">
        <w:trPr>
          <w:trHeight w:val="360"/>
        </w:trPr>
        <w:tc>
          <w:tcPr>
            <w:tcW w:w="996" w:type="dxa"/>
            <w:tcBorders>
              <w:bottom w:val="single" w:sz="4" w:space="0" w:color="auto"/>
            </w:tcBorders>
            <w:shd w:val="clear" w:color="auto" w:fill="auto"/>
          </w:tcPr>
          <w:p w14:paraId="53BAFF02" w14:textId="77777777" w:rsidR="00780ABB" w:rsidRDefault="00780ABB" w:rsidP="00780ABB">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D635B0">
              <w:rPr>
                <w:sz w:val="17"/>
              </w:rPr>
              <w:t>Post</w:t>
            </w:r>
          </w:p>
        </w:tc>
        <w:tc>
          <w:tcPr>
            <w:tcW w:w="1258" w:type="dxa"/>
            <w:tcBorders>
              <w:bottom w:val="single" w:sz="4" w:space="0" w:color="auto"/>
            </w:tcBorders>
            <w:shd w:val="clear" w:color="FFFFFF" w:fill="FFFFFF" w:themeFill="background1"/>
          </w:tcPr>
          <w:p w14:paraId="47D5E36A" w14:textId="77777777" w:rsidR="00780ABB" w:rsidRPr="00DE2C8C" w:rsidRDefault="00780ABB" w:rsidP="00780ABB">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szCs w:val="17"/>
              </w:rPr>
            </w:pPr>
            <w:r>
              <w:rPr>
                <w:rFonts w:eastAsia="Calibri"/>
                <w:sz w:val="17"/>
              </w:rPr>
              <w:t>-1</w:t>
            </w:r>
          </w:p>
        </w:tc>
        <w:tc>
          <w:tcPr>
            <w:tcW w:w="801" w:type="dxa"/>
            <w:tcBorders>
              <w:bottom w:val="single" w:sz="4" w:space="0" w:color="auto"/>
            </w:tcBorders>
            <w:shd w:val="clear" w:color="FFFFFF" w:fill="FFFFFF" w:themeFill="background1"/>
          </w:tcPr>
          <w:p w14:paraId="738244BA" w14:textId="77777777" w:rsidR="00780ABB" w:rsidRPr="00DE2C8C" w:rsidRDefault="00780ABB" w:rsidP="00780ABB">
            <w:pPr>
              <w:keepNext/>
              <w:keepLines/>
              <w:tabs>
                <w:tab w:val="left" w:pos="288"/>
                <w:tab w:val="left" w:pos="576"/>
                <w:tab w:val="left" w:pos="864"/>
                <w:tab w:val="left" w:pos="1152"/>
              </w:tabs>
              <w:spacing w:before="40" w:after="40" w:line="200" w:lineRule="exact"/>
              <w:ind w:left="144" w:right="43"/>
              <w:rPr>
                <w:rFonts w:eastAsia="Calibri"/>
                <w:color w:val="000000" w:themeColor="text1"/>
                <w:sz w:val="17"/>
                <w:szCs w:val="17"/>
                <w:lang w:val="en-US"/>
              </w:rPr>
            </w:pPr>
            <w:r>
              <w:rPr>
                <w:rFonts w:eastAsia="Calibri"/>
                <w:sz w:val="17"/>
                <w:lang w:val="es-ES"/>
              </w:rPr>
              <w:t>NPO</w:t>
            </w:r>
          </w:p>
        </w:tc>
        <w:tc>
          <w:tcPr>
            <w:tcW w:w="2992" w:type="dxa"/>
            <w:tcBorders>
              <w:bottom w:val="single" w:sz="4" w:space="0" w:color="auto"/>
            </w:tcBorders>
            <w:shd w:val="clear" w:color="FFFFFF" w:fill="FFFFFF" w:themeFill="background1"/>
          </w:tcPr>
          <w:p w14:paraId="67939100" w14:textId="68991F6F" w:rsidR="00780ABB" w:rsidRPr="00A67999" w:rsidRDefault="00780ABB" w:rsidP="00780ABB">
            <w:pPr>
              <w:tabs>
                <w:tab w:val="left" w:pos="288"/>
                <w:tab w:val="left" w:pos="576"/>
                <w:tab w:val="left" w:pos="864"/>
                <w:tab w:val="left" w:pos="1152"/>
              </w:tabs>
              <w:spacing w:before="40" w:after="81" w:line="210" w:lineRule="exact"/>
              <w:ind w:left="144" w:right="43"/>
              <w:rPr>
                <w:rFonts w:eastAsia="Calibri"/>
                <w:sz w:val="17"/>
                <w:szCs w:val="17"/>
              </w:rPr>
            </w:pPr>
            <w:r w:rsidRPr="00A67999">
              <w:rPr>
                <w:rFonts w:eastAsia="Calibri"/>
                <w:sz w:val="17"/>
                <w:szCs w:val="17"/>
              </w:rPr>
              <w:t>Political Affairs Officer</w:t>
            </w:r>
            <w:r w:rsidRPr="00A67999">
              <w:rPr>
                <w:rFonts w:eastAsia="Calibri"/>
                <w:sz w:val="17"/>
              </w:rPr>
              <w:t xml:space="preserve"> </w:t>
            </w:r>
          </w:p>
        </w:tc>
        <w:tc>
          <w:tcPr>
            <w:tcW w:w="3795" w:type="dxa"/>
            <w:tcBorders>
              <w:bottom w:val="single" w:sz="4" w:space="0" w:color="auto"/>
            </w:tcBorders>
            <w:shd w:val="clear" w:color="FFFFFF" w:fill="FFFFFF" w:themeFill="background1"/>
          </w:tcPr>
          <w:p w14:paraId="232E898A" w14:textId="64261554" w:rsidR="00780ABB" w:rsidRPr="00A67999" w:rsidRDefault="00780ABB" w:rsidP="00780ABB">
            <w:pPr>
              <w:tabs>
                <w:tab w:val="left" w:pos="288"/>
                <w:tab w:val="left" w:pos="576"/>
                <w:tab w:val="left" w:pos="864"/>
                <w:tab w:val="left" w:pos="1152"/>
              </w:tabs>
              <w:spacing w:before="40" w:after="81" w:line="210" w:lineRule="exact"/>
              <w:ind w:left="144" w:right="43"/>
              <w:rPr>
                <w:rFonts w:eastAsia="Calibri"/>
                <w:sz w:val="17"/>
                <w:szCs w:val="17"/>
              </w:rPr>
            </w:pPr>
            <w:r w:rsidRPr="00A67999">
              <w:rPr>
                <w:rFonts w:eastAsia="Calibri"/>
                <w:sz w:val="17"/>
              </w:rPr>
              <w:t>Reassignment to Office of DSRSG/</w:t>
            </w:r>
            <w:r w:rsidR="004B1952" w:rsidRPr="00A67999">
              <w:rPr>
                <w:rFonts w:eastAsia="Calibri"/>
                <w:sz w:val="17"/>
              </w:rPr>
              <w:t>RC/HC</w:t>
            </w:r>
          </w:p>
        </w:tc>
      </w:tr>
      <w:tr w:rsidR="00780ABB" w:rsidRPr="00D635B0" w14:paraId="0117A705" w14:textId="77777777" w:rsidTr="00DC58AF">
        <w:trPr>
          <w:trHeight w:val="360"/>
        </w:trPr>
        <w:tc>
          <w:tcPr>
            <w:tcW w:w="996" w:type="dxa"/>
            <w:tcBorders>
              <w:top w:val="single" w:sz="4" w:space="0" w:color="auto"/>
              <w:bottom w:val="single" w:sz="4" w:space="0" w:color="auto"/>
            </w:tcBorders>
            <w:shd w:val="clear" w:color="auto" w:fill="auto"/>
          </w:tcPr>
          <w:p w14:paraId="1E390AC0" w14:textId="77777777" w:rsidR="00780ABB" w:rsidRPr="00D635B0" w:rsidRDefault="00780ABB" w:rsidP="00780ABB">
            <w:pPr>
              <w:keepNext/>
              <w:keepLines/>
              <w:tabs>
                <w:tab w:val="left" w:pos="288"/>
                <w:tab w:val="left" w:pos="576"/>
                <w:tab w:val="left" w:pos="864"/>
                <w:tab w:val="left" w:pos="1152"/>
              </w:tabs>
              <w:spacing w:before="40" w:after="40" w:line="200" w:lineRule="exact"/>
              <w:ind w:left="288" w:right="43"/>
              <w:rPr>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0D5E1D1A" w14:textId="77777777" w:rsidR="00780ABB" w:rsidRPr="00900DA0" w:rsidRDefault="00780ABB" w:rsidP="00780ABB">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900DA0">
              <w:rPr>
                <w:rFonts w:eastAsia="Calibri"/>
                <w:b/>
                <w:bCs/>
                <w:sz w:val="17"/>
              </w:rPr>
              <w:t>-1</w:t>
            </w:r>
          </w:p>
        </w:tc>
        <w:tc>
          <w:tcPr>
            <w:tcW w:w="801" w:type="dxa"/>
            <w:tcBorders>
              <w:top w:val="single" w:sz="4" w:space="0" w:color="auto"/>
              <w:bottom w:val="single" w:sz="4" w:space="0" w:color="auto"/>
            </w:tcBorders>
            <w:shd w:val="clear" w:color="FFFFFF" w:fill="FFFFFF" w:themeFill="background1"/>
          </w:tcPr>
          <w:p w14:paraId="6E8F2E82" w14:textId="77777777" w:rsidR="00780ABB" w:rsidRDefault="00780ABB" w:rsidP="00780ABB">
            <w:pPr>
              <w:keepNext/>
              <w:keepLines/>
              <w:tabs>
                <w:tab w:val="left" w:pos="288"/>
                <w:tab w:val="left" w:pos="576"/>
                <w:tab w:val="left" w:pos="864"/>
                <w:tab w:val="left" w:pos="1152"/>
              </w:tabs>
              <w:spacing w:before="40" w:after="40" w:line="200" w:lineRule="exact"/>
              <w:ind w:left="144" w:right="43"/>
              <w:rPr>
                <w:rFonts w:eastAsia="Calibri"/>
                <w:sz w:val="17"/>
                <w:lang w:val="es-ES"/>
              </w:rPr>
            </w:pPr>
          </w:p>
        </w:tc>
        <w:tc>
          <w:tcPr>
            <w:tcW w:w="2992" w:type="dxa"/>
            <w:tcBorders>
              <w:top w:val="single" w:sz="4" w:space="0" w:color="auto"/>
              <w:bottom w:val="single" w:sz="4" w:space="0" w:color="auto"/>
            </w:tcBorders>
            <w:shd w:val="clear" w:color="FFFFFF" w:fill="FFFFFF" w:themeFill="background1"/>
          </w:tcPr>
          <w:p w14:paraId="05F816AF" w14:textId="77777777" w:rsidR="00780ABB" w:rsidRPr="00DE2C8C" w:rsidRDefault="00780ABB" w:rsidP="00780ABB">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c>
          <w:tcPr>
            <w:tcW w:w="3795" w:type="dxa"/>
            <w:tcBorders>
              <w:top w:val="single" w:sz="4" w:space="0" w:color="auto"/>
              <w:bottom w:val="single" w:sz="4" w:space="0" w:color="auto"/>
            </w:tcBorders>
            <w:shd w:val="clear" w:color="FFFFFF" w:fill="FFFFFF" w:themeFill="background1"/>
          </w:tcPr>
          <w:p w14:paraId="198AE8F4" w14:textId="77777777"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rPr>
            </w:pPr>
          </w:p>
        </w:tc>
      </w:tr>
      <w:tr w:rsidR="00780ABB" w:rsidRPr="00D635B0" w14:paraId="58E4352D" w14:textId="77777777">
        <w:trPr>
          <w:trHeight w:val="360"/>
        </w:trPr>
        <w:tc>
          <w:tcPr>
            <w:tcW w:w="9842" w:type="dxa"/>
            <w:gridSpan w:val="5"/>
            <w:tcBorders>
              <w:top w:val="single" w:sz="4" w:space="0" w:color="auto"/>
            </w:tcBorders>
            <w:shd w:val="clear" w:color="auto" w:fill="auto"/>
          </w:tcPr>
          <w:p w14:paraId="036F1E25" w14:textId="77777777" w:rsidR="00780ABB" w:rsidRPr="00D41C82" w:rsidRDefault="00780ABB" w:rsidP="00780ABB">
            <w:pPr>
              <w:keepNext/>
              <w:keepLines/>
              <w:tabs>
                <w:tab w:val="left" w:pos="288"/>
                <w:tab w:val="left" w:pos="576"/>
                <w:tab w:val="left" w:pos="864"/>
                <w:tab w:val="left" w:pos="1152"/>
              </w:tabs>
              <w:spacing w:before="40" w:after="40" w:line="200" w:lineRule="exact"/>
              <w:ind w:right="43"/>
              <w:rPr>
                <w:rFonts w:eastAsia="Calibri"/>
                <w:b/>
                <w:bCs/>
                <w:sz w:val="17"/>
                <w:szCs w:val="17"/>
              </w:rPr>
            </w:pPr>
            <w:r w:rsidRPr="00D41C82">
              <w:rPr>
                <w:rFonts w:eastAsia="Calibri"/>
                <w:b/>
                <w:bCs/>
                <w:sz w:val="17"/>
                <w:szCs w:val="17"/>
              </w:rPr>
              <w:t>Political Affairs Service</w:t>
            </w:r>
          </w:p>
        </w:tc>
      </w:tr>
      <w:tr w:rsidR="00780ABB" w:rsidRPr="00D635B0" w14:paraId="05A471FA" w14:textId="77777777" w:rsidTr="00DC58AF">
        <w:tc>
          <w:tcPr>
            <w:tcW w:w="996" w:type="dxa"/>
            <w:shd w:val="clear" w:color="auto" w:fill="auto"/>
          </w:tcPr>
          <w:p w14:paraId="45D8EC7A" w14:textId="77777777" w:rsidR="00780ABB" w:rsidRPr="00D635B0" w:rsidRDefault="00780ABB" w:rsidP="00780ABB">
            <w:pPr>
              <w:keepNext/>
              <w:keepLines/>
              <w:tabs>
                <w:tab w:val="left" w:pos="288"/>
                <w:tab w:val="left" w:pos="576"/>
                <w:tab w:val="left" w:pos="864"/>
                <w:tab w:val="left" w:pos="1152"/>
              </w:tabs>
              <w:spacing w:before="40" w:after="40" w:line="200" w:lineRule="exact"/>
              <w:ind w:right="43"/>
              <w:rPr>
                <w:sz w:val="17"/>
              </w:rPr>
            </w:pPr>
            <w:r>
              <w:rPr>
                <w:rFonts w:eastAsia="Calibri"/>
                <w:color w:val="000000" w:themeColor="text1"/>
                <w:sz w:val="17"/>
              </w:rPr>
              <w:t>Post</w:t>
            </w:r>
          </w:p>
        </w:tc>
        <w:tc>
          <w:tcPr>
            <w:tcW w:w="1258" w:type="dxa"/>
            <w:shd w:val="clear" w:color="FFFFFF" w:fill="FFFFFF" w:themeFill="background1"/>
          </w:tcPr>
          <w:p w14:paraId="2DF4D8D7" w14:textId="77777777" w:rsidR="00780ABB" w:rsidRPr="00DE2C8C" w:rsidRDefault="00780ABB" w:rsidP="00780ABB">
            <w:pPr>
              <w:tabs>
                <w:tab w:val="right" w:pos="1216"/>
              </w:tabs>
              <w:spacing w:before="40" w:after="81" w:line="210" w:lineRule="exact"/>
              <w:ind w:left="360" w:right="43"/>
              <w:jc w:val="right"/>
              <w:rPr>
                <w:rFonts w:eastAsia="Calibri"/>
                <w:color w:val="000000" w:themeColor="text1"/>
                <w:sz w:val="17"/>
                <w:szCs w:val="17"/>
              </w:rPr>
            </w:pPr>
            <w:r w:rsidRPr="00DE2C8C">
              <w:rPr>
                <w:rFonts w:eastAsia="Calibri"/>
                <w:color w:val="000000" w:themeColor="text1"/>
                <w:sz w:val="17"/>
                <w:szCs w:val="17"/>
              </w:rPr>
              <w:t>-1</w:t>
            </w:r>
          </w:p>
        </w:tc>
        <w:tc>
          <w:tcPr>
            <w:tcW w:w="801" w:type="dxa"/>
            <w:shd w:val="clear" w:color="FFFFFF" w:fill="FFFFFF" w:themeFill="background1"/>
          </w:tcPr>
          <w:p w14:paraId="252F85C0" w14:textId="77777777" w:rsidR="00780ABB" w:rsidRPr="00DE2C8C" w:rsidRDefault="00780ABB" w:rsidP="00780ABB">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sidRPr="00DE2C8C">
              <w:rPr>
                <w:rFonts w:eastAsia="Calibri"/>
                <w:color w:val="000000" w:themeColor="text1"/>
                <w:sz w:val="17"/>
                <w:szCs w:val="17"/>
                <w:lang w:val="en-US"/>
              </w:rPr>
              <w:t>P-5</w:t>
            </w:r>
          </w:p>
        </w:tc>
        <w:tc>
          <w:tcPr>
            <w:tcW w:w="2992" w:type="dxa"/>
            <w:shd w:val="clear" w:color="FFFFFF" w:fill="FFFFFF" w:themeFill="background1"/>
          </w:tcPr>
          <w:p w14:paraId="2B2AE1D4" w14:textId="77777777" w:rsidR="00780ABB" w:rsidRPr="00DE2C8C" w:rsidRDefault="00780ABB" w:rsidP="00780ABB">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szCs w:val="17"/>
              </w:rPr>
              <w:t>Senior Civil Affairs Officer</w:t>
            </w:r>
          </w:p>
        </w:tc>
        <w:tc>
          <w:tcPr>
            <w:tcW w:w="3795" w:type="dxa"/>
            <w:shd w:val="clear" w:color="FFFFFF" w:fill="FFFFFF" w:themeFill="background1"/>
          </w:tcPr>
          <w:p w14:paraId="27265C02" w14:textId="77777777" w:rsidR="00780ABB" w:rsidRPr="00DE2C8C" w:rsidRDefault="00780ABB" w:rsidP="00780ABB">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szCs w:val="17"/>
              </w:rPr>
              <w:t>Abolishment</w:t>
            </w:r>
          </w:p>
        </w:tc>
      </w:tr>
      <w:tr w:rsidR="00780ABB" w:rsidRPr="00D635B0" w14:paraId="3664B3E7" w14:textId="77777777" w:rsidTr="00957BEA">
        <w:tc>
          <w:tcPr>
            <w:tcW w:w="996" w:type="dxa"/>
            <w:shd w:val="clear" w:color="auto" w:fill="auto"/>
          </w:tcPr>
          <w:p w14:paraId="0F881CC1" w14:textId="77777777" w:rsidR="00780ABB" w:rsidRPr="00DE2C8C" w:rsidRDefault="00780ABB" w:rsidP="00780ABB">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877575">
              <w:rPr>
                <w:sz w:val="17"/>
              </w:rPr>
              <w:t>Post</w:t>
            </w:r>
          </w:p>
        </w:tc>
        <w:tc>
          <w:tcPr>
            <w:tcW w:w="1258" w:type="dxa"/>
            <w:shd w:val="clear" w:color="FFFFFF" w:fill="FFFFFF" w:themeFill="background1"/>
          </w:tcPr>
          <w:p w14:paraId="73C3CFA2" w14:textId="77777777" w:rsidR="00780ABB" w:rsidRPr="00D635B0" w:rsidRDefault="00780ABB" w:rsidP="00780ABB">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szCs w:val="17"/>
              </w:rPr>
              <w:t>+1</w:t>
            </w:r>
          </w:p>
        </w:tc>
        <w:tc>
          <w:tcPr>
            <w:tcW w:w="801" w:type="dxa"/>
            <w:shd w:val="clear" w:color="FFFFFF" w:fill="FFFFFF" w:themeFill="background1"/>
          </w:tcPr>
          <w:p w14:paraId="3A016A8B" w14:textId="77777777"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lang w:val="es-ES"/>
              </w:rPr>
            </w:pPr>
            <w:r w:rsidRPr="00DE2C8C">
              <w:rPr>
                <w:rFonts w:eastAsia="Calibri"/>
                <w:color w:val="000000" w:themeColor="text1"/>
                <w:sz w:val="17"/>
                <w:szCs w:val="17"/>
                <w:lang w:val="en-US"/>
              </w:rPr>
              <w:t>P-5</w:t>
            </w:r>
          </w:p>
        </w:tc>
        <w:tc>
          <w:tcPr>
            <w:tcW w:w="2992" w:type="dxa"/>
            <w:shd w:val="clear" w:color="FFFFFF" w:fill="FFFFFF" w:themeFill="background1"/>
          </w:tcPr>
          <w:p w14:paraId="63613787" w14:textId="77777777"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szCs w:val="17"/>
              </w:rPr>
              <w:t>Senior Political Affairs Officer</w:t>
            </w:r>
          </w:p>
        </w:tc>
        <w:tc>
          <w:tcPr>
            <w:tcW w:w="3795" w:type="dxa"/>
            <w:vMerge w:val="restart"/>
            <w:shd w:val="clear" w:color="FFFFFF" w:fill="FFFFFF" w:themeFill="background1"/>
            <w:vAlign w:val="bottom"/>
          </w:tcPr>
          <w:p w14:paraId="58F16686" w14:textId="4C68E4E7" w:rsidR="00780ABB" w:rsidRPr="00D635B0" w:rsidRDefault="00AE010C" w:rsidP="00957BEA">
            <w:pPr>
              <w:tabs>
                <w:tab w:val="left" w:pos="288"/>
                <w:tab w:val="left" w:pos="576"/>
                <w:tab w:val="left" w:pos="864"/>
                <w:tab w:val="left" w:pos="1152"/>
              </w:tabs>
              <w:spacing w:before="40" w:after="81" w:line="210" w:lineRule="exact"/>
              <w:ind w:left="144" w:right="43"/>
              <w:rPr>
                <w:rFonts w:eastAsia="Calibri"/>
                <w:sz w:val="17"/>
              </w:rPr>
            </w:pPr>
            <w:r w:rsidRPr="00DE2C8C">
              <w:rPr>
                <w:noProof/>
                <w:color w:val="000000" w:themeColor="text1"/>
                <w:w w:val="100"/>
                <w:sz w:val="16"/>
                <w:szCs w:val="16"/>
                <w:highlight w:val="yellow"/>
              </w:rPr>
              <mc:AlternateContent>
                <mc:Choice Requires="wps">
                  <w:drawing>
                    <wp:anchor distT="0" distB="0" distL="114300" distR="114300" simplePos="0" relativeHeight="251658343" behindDoc="0" locked="0" layoutInCell="1" allowOverlap="1" wp14:anchorId="6F224B3B" wp14:editId="7BF9C988">
                      <wp:simplePos x="0" y="0"/>
                      <wp:positionH relativeFrom="column">
                        <wp:posOffset>-16510</wp:posOffset>
                      </wp:positionH>
                      <wp:positionV relativeFrom="paragraph">
                        <wp:posOffset>-29210</wp:posOffset>
                      </wp:positionV>
                      <wp:extent cx="80010" cy="426085"/>
                      <wp:effectExtent l="0" t="0" r="15240" b="12065"/>
                      <wp:wrapNone/>
                      <wp:docPr id="1698454377" name="Right Brace 1698454377"/>
                      <wp:cNvGraphicFramePr/>
                      <a:graphic xmlns:a="http://schemas.openxmlformats.org/drawingml/2006/main">
                        <a:graphicData uri="http://schemas.microsoft.com/office/word/2010/wordprocessingShape">
                          <wps:wsp>
                            <wps:cNvSpPr/>
                            <wps:spPr>
                              <a:xfrm>
                                <a:off x="0" y="0"/>
                                <a:ext cx="80010" cy="426085"/>
                              </a:xfrm>
                              <a:prstGeom prst="rightBrace">
                                <a:avLst>
                                  <a:gd name="adj1" fmla="val 29080"/>
                                  <a:gd name="adj2" fmla="val 4843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15D18" id="Right Brace 1698454377" o:spid="_x0000_s1026" type="#_x0000_t88" style="position:absolute;margin-left:-1.3pt;margin-top:-2.3pt;width:6.3pt;height:33.5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" adj="1179,10462" strokecolor="black [3200]" strokeweight=".5pt">
                      <v:stroke joinstyle="miter"/>
                    </v:shape>
                  </w:pict>
                </mc:Fallback>
              </mc:AlternateContent>
            </w:r>
            <w:r w:rsidR="00780ABB" w:rsidRPr="00DE2C8C">
              <w:rPr>
                <w:rFonts w:eastAsia="Calibri"/>
                <w:color w:val="000000" w:themeColor="text1"/>
                <w:sz w:val="17"/>
                <w:szCs w:val="17"/>
              </w:rPr>
              <w:t>Redeployment</w:t>
            </w:r>
            <w:r w:rsidR="00780ABB">
              <w:rPr>
                <w:rFonts w:eastAsia="Calibri"/>
                <w:color w:val="000000" w:themeColor="text1"/>
                <w:sz w:val="17"/>
                <w:szCs w:val="17"/>
              </w:rPr>
              <w:t xml:space="preserve"> from </w:t>
            </w:r>
            <w:r w:rsidR="00780ABB" w:rsidRPr="00DE2C8C">
              <w:rPr>
                <w:rFonts w:eastAsia="Calibri"/>
                <w:color w:val="000000" w:themeColor="text1"/>
                <w:sz w:val="17"/>
                <w:szCs w:val="17"/>
              </w:rPr>
              <w:t xml:space="preserve">Strategic Engagement Advisory </w:t>
            </w:r>
            <w:r w:rsidR="00957BEA">
              <w:rPr>
                <w:rFonts w:eastAsia="Calibri"/>
                <w:color w:val="000000" w:themeColor="text1"/>
                <w:sz w:val="17"/>
                <w:szCs w:val="17"/>
              </w:rPr>
              <w:t>Unit</w:t>
            </w:r>
          </w:p>
          <w:p w14:paraId="239C1880" w14:textId="6039F152" w:rsidR="00780ABB" w:rsidRPr="00D635B0" w:rsidRDefault="00780ABB" w:rsidP="00957BEA">
            <w:pPr>
              <w:tabs>
                <w:tab w:val="left" w:pos="288"/>
                <w:tab w:val="left" w:pos="576"/>
                <w:tab w:val="left" w:pos="864"/>
                <w:tab w:val="left" w:pos="1152"/>
              </w:tabs>
              <w:spacing w:before="40" w:after="81" w:line="210" w:lineRule="exact"/>
              <w:ind w:left="144" w:right="43"/>
              <w:rPr>
                <w:rFonts w:eastAsia="Calibri"/>
                <w:sz w:val="17"/>
              </w:rPr>
            </w:pPr>
          </w:p>
        </w:tc>
      </w:tr>
      <w:tr w:rsidR="00780ABB" w:rsidRPr="00D635B0" w14:paraId="49AEE71A" w14:textId="77777777" w:rsidTr="00DC58AF">
        <w:tc>
          <w:tcPr>
            <w:tcW w:w="996" w:type="dxa"/>
            <w:shd w:val="clear" w:color="auto" w:fill="auto"/>
          </w:tcPr>
          <w:p w14:paraId="505670BF" w14:textId="77777777" w:rsidR="00780ABB" w:rsidRPr="00DE2C8C" w:rsidRDefault="00780ABB" w:rsidP="00780ABB">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877575">
              <w:rPr>
                <w:sz w:val="17"/>
              </w:rPr>
              <w:t>Post</w:t>
            </w:r>
          </w:p>
        </w:tc>
        <w:tc>
          <w:tcPr>
            <w:tcW w:w="1258" w:type="dxa"/>
            <w:shd w:val="clear" w:color="FFFFFF" w:fill="FFFFFF" w:themeFill="background1"/>
          </w:tcPr>
          <w:p w14:paraId="1F302256" w14:textId="77777777" w:rsidR="00780ABB" w:rsidRPr="00D635B0" w:rsidRDefault="00780ABB" w:rsidP="00780ABB">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szCs w:val="17"/>
              </w:rPr>
              <w:t>+1</w:t>
            </w:r>
          </w:p>
        </w:tc>
        <w:tc>
          <w:tcPr>
            <w:tcW w:w="801" w:type="dxa"/>
            <w:shd w:val="clear" w:color="FFFFFF" w:fill="FFFFFF" w:themeFill="background1"/>
          </w:tcPr>
          <w:p w14:paraId="14A1F3A5" w14:textId="77777777"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lang w:val="es-ES"/>
              </w:rPr>
            </w:pPr>
            <w:r w:rsidRPr="00DE2C8C">
              <w:rPr>
                <w:rFonts w:eastAsia="Calibri"/>
                <w:color w:val="000000" w:themeColor="text1"/>
                <w:sz w:val="17"/>
                <w:szCs w:val="17"/>
                <w:lang w:val="en-US"/>
              </w:rPr>
              <w:t>P-3</w:t>
            </w:r>
          </w:p>
        </w:tc>
        <w:tc>
          <w:tcPr>
            <w:tcW w:w="2992" w:type="dxa"/>
            <w:shd w:val="clear" w:color="FFFFFF" w:fill="FFFFFF" w:themeFill="background1"/>
          </w:tcPr>
          <w:p w14:paraId="240CAF79" w14:textId="77777777"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szCs w:val="17"/>
              </w:rPr>
              <w:t>Political Affairs Officer</w:t>
            </w:r>
          </w:p>
        </w:tc>
        <w:tc>
          <w:tcPr>
            <w:tcW w:w="3795" w:type="dxa"/>
            <w:vMerge/>
            <w:shd w:val="clear" w:color="FFFFFF" w:fill="FFFFFF" w:themeFill="background1"/>
          </w:tcPr>
          <w:p w14:paraId="15B48715" w14:textId="5B4F221D"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rPr>
            </w:pPr>
          </w:p>
        </w:tc>
      </w:tr>
      <w:tr w:rsidR="00780ABB" w:rsidRPr="00D635B0" w14:paraId="38824510" w14:textId="77777777" w:rsidTr="00DC58AF">
        <w:tc>
          <w:tcPr>
            <w:tcW w:w="996" w:type="dxa"/>
            <w:shd w:val="clear" w:color="auto" w:fill="auto"/>
          </w:tcPr>
          <w:p w14:paraId="55E4AC4E" w14:textId="77777777" w:rsidR="00780ABB" w:rsidRPr="00DE2C8C" w:rsidRDefault="00780ABB" w:rsidP="00780ABB">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877575">
              <w:rPr>
                <w:sz w:val="17"/>
              </w:rPr>
              <w:t>Post</w:t>
            </w:r>
          </w:p>
        </w:tc>
        <w:tc>
          <w:tcPr>
            <w:tcW w:w="1258" w:type="dxa"/>
            <w:shd w:val="clear" w:color="FFFFFF" w:fill="FFFFFF" w:themeFill="background1"/>
          </w:tcPr>
          <w:p w14:paraId="40B320B3" w14:textId="77777777" w:rsidR="00780ABB" w:rsidRPr="00D635B0" w:rsidRDefault="00780ABB" w:rsidP="00780ABB">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szCs w:val="17"/>
              </w:rPr>
              <w:t>+1</w:t>
            </w:r>
          </w:p>
        </w:tc>
        <w:tc>
          <w:tcPr>
            <w:tcW w:w="801" w:type="dxa"/>
            <w:shd w:val="clear" w:color="FFFFFF" w:fill="FFFFFF" w:themeFill="background1"/>
          </w:tcPr>
          <w:p w14:paraId="32FA503D" w14:textId="77777777"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lang w:val="es-ES"/>
              </w:rPr>
            </w:pPr>
            <w:r w:rsidRPr="00DE2C8C">
              <w:rPr>
                <w:rFonts w:eastAsia="Calibri"/>
                <w:color w:val="000000" w:themeColor="text1"/>
                <w:sz w:val="17"/>
                <w:szCs w:val="17"/>
                <w:lang w:val="en-US"/>
              </w:rPr>
              <w:t>NPO</w:t>
            </w:r>
          </w:p>
        </w:tc>
        <w:tc>
          <w:tcPr>
            <w:tcW w:w="2992" w:type="dxa"/>
            <w:shd w:val="clear" w:color="FFFFFF" w:fill="FFFFFF" w:themeFill="background1"/>
          </w:tcPr>
          <w:p w14:paraId="47E50C80" w14:textId="77777777"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szCs w:val="17"/>
              </w:rPr>
              <w:t>Associate Political Affairs Officer</w:t>
            </w:r>
          </w:p>
        </w:tc>
        <w:tc>
          <w:tcPr>
            <w:tcW w:w="3795" w:type="dxa"/>
            <w:vMerge/>
            <w:shd w:val="clear" w:color="FFFFFF" w:fill="FFFFFF" w:themeFill="background1"/>
          </w:tcPr>
          <w:p w14:paraId="391D6A42" w14:textId="11E7C3B2"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rPr>
            </w:pPr>
          </w:p>
        </w:tc>
      </w:tr>
      <w:tr w:rsidR="00780ABB" w:rsidRPr="00D635B0" w14:paraId="62F8AE7C" w14:textId="77777777" w:rsidTr="00DC58AF">
        <w:tc>
          <w:tcPr>
            <w:tcW w:w="996" w:type="dxa"/>
            <w:shd w:val="clear" w:color="auto" w:fill="auto"/>
          </w:tcPr>
          <w:p w14:paraId="78A03D8B" w14:textId="77777777" w:rsidR="00780ABB" w:rsidRPr="00DE2C8C" w:rsidRDefault="00780ABB" w:rsidP="00780ABB">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877575">
              <w:rPr>
                <w:sz w:val="17"/>
              </w:rPr>
              <w:t>Post</w:t>
            </w:r>
          </w:p>
        </w:tc>
        <w:tc>
          <w:tcPr>
            <w:tcW w:w="1258" w:type="dxa"/>
            <w:shd w:val="clear" w:color="FFFFFF" w:fill="FFFFFF" w:themeFill="background1"/>
          </w:tcPr>
          <w:p w14:paraId="3665E952" w14:textId="77777777" w:rsidR="00780ABB" w:rsidRPr="00D635B0" w:rsidRDefault="00780ABB" w:rsidP="00780ABB">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szCs w:val="17"/>
              </w:rPr>
              <w:t>-1</w:t>
            </w:r>
          </w:p>
        </w:tc>
        <w:tc>
          <w:tcPr>
            <w:tcW w:w="801" w:type="dxa"/>
            <w:shd w:val="clear" w:color="FFFFFF" w:fill="FFFFFF" w:themeFill="background1"/>
          </w:tcPr>
          <w:p w14:paraId="7EB4B0F2" w14:textId="77777777"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lang w:val="es-ES"/>
              </w:rPr>
            </w:pPr>
            <w:r w:rsidRPr="00DE2C8C">
              <w:rPr>
                <w:rFonts w:eastAsia="Calibri"/>
                <w:color w:val="000000" w:themeColor="text1"/>
                <w:sz w:val="17"/>
                <w:szCs w:val="17"/>
                <w:lang w:val="en-US"/>
              </w:rPr>
              <w:t>NPO</w:t>
            </w:r>
          </w:p>
        </w:tc>
        <w:tc>
          <w:tcPr>
            <w:tcW w:w="2992" w:type="dxa"/>
            <w:shd w:val="clear" w:color="FFFFFF" w:fill="FFFFFF" w:themeFill="background1"/>
          </w:tcPr>
          <w:p w14:paraId="74F54306" w14:textId="77777777"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szCs w:val="17"/>
              </w:rPr>
              <w:t>Associate Judicial Affairs Officer</w:t>
            </w:r>
          </w:p>
        </w:tc>
        <w:tc>
          <w:tcPr>
            <w:tcW w:w="3795" w:type="dxa"/>
            <w:shd w:val="clear" w:color="FFFFFF" w:fill="FFFFFF" w:themeFill="background1"/>
          </w:tcPr>
          <w:p w14:paraId="00193AFD" w14:textId="77777777" w:rsidR="00780ABB" w:rsidRPr="00D635B0" w:rsidRDefault="00780ABB" w:rsidP="00780ABB">
            <w:pPr>
              <w:tabs>
                <w:tab w:val="left" w:pos="288"/>
                <w:tab w:val="left" w:pos="576"/>
                <w:tab w:val="left" w:pos="864"/>
                <w:tab w:val="left" w:pos="1152"/>
              </w:tabs>
              <w:spacing w:before="40" w:after="81" w:line="210" w:lineRule="exact"/>
              <w:ind w:left="144" w:right="43"/>
              <w:rPr>
                <w:rFonts w:eastAsia="Calibri"/>
                <w:sz w:val="17"/>
              </w:rPr>
            </w:pPr>
            <w:r w:rsidRPr="00D635B0">
              <w:rPr>
                <w:rFonts w:eastAsia="Calibri"/>
                <w:sz w:val="17"/>
              </w:rPr>
              <w:t>Re</w:t>
            </w:r>
            <w:r>
              <w:rPr>
                <w:rFonts w:eastAsia="Calibri"/>
                <w:sz w:val="17"/>
              </w:rPr>
              <w:t xml:space="preserve">assignment to Kandahar Field Office </w:t>
            </w:r>
          </w:p>
        </w:tc>
      </w:tr>
      <w:tr w:rsidR="00DD7855" w:rsidRPr="00D635B0" w14:paraId="4945E8F9" w14:textId="77777777" w:rsidTr="00DC58AF">
        <w:tc>
          <w:tcPr>
            <w:tcW w:w="996" w:type="dxa"/>
            <w:shd w:val="clear" w:color="auto" w:fill="auto"/>
          </w:tcPr>
          <w:p w14:paraId="699F3CD7" w14:textId="78AE53E8" w:rsidR="00DD7855" w:rsidRPr="00DD7855" w:rsidRDefault="00DD7855" w:rsidP="00DD7855">
            <w:pPr>
              <w:keepNext/>
              <w:keepLines/>
              <w:tabs>
                <w:tab w:val="left" w:pos="288"/>
                <w:tab w:val="left" w:pos="576"/>
                <w:tab w:val="left" w:pos="864"/>
                <w:tab w:val="left" w:pos="1152"/>
              </w:tabs>
              <w:spacing w:before="40" w:after="40" w:line="200" w:lineRule="exact"/>
              <w:ind w:right="43"/>
              <w:rPr>
                <w:b/>
                <w:bCs/>
                <w:sz w:val="17"/>
              </w:rPr>
            </w:pPr>
            <w:r w:rsidRPr="00DD7855">
              <w:rPr>
                <w:b/>
                <w:bCs/>
                <w:sz w:val="17"/>
              </w:rPr>
              <w:t>Post</w:t>
            </w:r>
          </w:p>
        </w:tc>
        <w:tc>
          <w:tcPr>
            <w:tcW w:w="1258" w:type="dxa"/>
            <w:shd w:val="clear" w:color="FFFFFF" w:fill="FFFFFF" w:themeFill="background1"/>
          </w:tcPr>
          <w:p w14:paraId="1CEDFC25" w14:textId="52D5ED81" w:rsidR="00DD7855" w:rsidRPr="00DE2C8C" w:rsidRDefault="00DD7855" w:rsidP="00DD7855">
            <w:pPr>
              <w:tabs>
                <w:tab w:val="left" w:pos="1152"/>
                <w:tab w:val="right" w:pos="1216"/>
              </w:tabs>
              <w:spacing w:before="40" w:after="81" w:line="210" w:lineRule="exact"/>
              <w:ind w:left="144" w:right="43"/>
              <w:jc w:val="right"/>
              <w:rPr>
                <w:rFonts w:eastAsia="Calibri"/>
                <w:color w:val="000000" w:themeColor="text1"/>
                <w:sz w:val="17"/>
                <w:szCs w:val="17"/>
              </w:rPr>
            </w:pPr>
            <w:r w:rsidRPr="00DE2C8C">
              <w:rPr>
                <w:rFonts w:eastAsia="Calibri"/>
                <w:color w:val="000000" w:themeColor="text1"/>
                <w:sz w:val="17"/>
                <w:szCs w:val="17"/>
              </w:rPr>
              <w:t>-2</w:t>
            </w:r>
          </w:p>
        </w:tc>
        <w:tc>
          <w:tcPr>
            <w:tcW w:w="801" w:type="dxa"/>
            <w:shd w:val="clear" w:color="FFFFFF" w:fill="FFFFFF" w:themeFill="background1"/>
          </w:tcPr>
          <w:p w14:paraId="70EECA77" w14:textId="6E2D81B6" w:rsidR="00DD7855" w:rsidRPr="00DE2C8C" w:rsidRDefault="00560B7E" w:rsidP="00DD7855">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eastAsia="Calibri"/>
                <w:color w:val="000000" w:themeColor="text1"/>
                <w:sz w:val="17"/>
                <w:szCs w:val="17"/>
                <w:lang w:val="en-US"/>
              </w:rPr>
              <w:t>LL</w:t>
            </w:r>
          </w:p>
        </w:tc>
        <w:tc>
          <w:tcPr>
            <w:tcW w:w="2992" w:type="dxa"/>
            <w:shd w:val="clear" w:color="FFFFFF" w:fill="FFFFFF" w:themeFill="background1"/>
          </w:tcPr>
          <w:p w14:paraId="13DA2BD2" w14:textId="0D9BE807" w:rsidR="00DD7855" w:rsidRPr="00DE2C8C" w:rsidRDefault="00DD7855" w:rsidP="00DD7855">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szCs w:val="17"/>
              </w:rPr>
              <w:t>Political Affairs Assistant</w:t>
            </w:r>
          </w:p>
        </w:tc>
        <w:tc>
          <w:tcPr>
            <w:tcW w:w="3795" w:type="dxa"/>
            <w:shd w:val="clear" w:color="FFFFFF" w:fill="FFFFFF" w:themeFill="background1"/>
          </w:tcPr>
          <w:p w14:paraId="33CFE30B" w14:textId="3120FE6E"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szCs w:val="17"/>
              </w:rPr>
              <w:t>Abolishment</w:t>
            </w:r>
          </w:p>
        </w:tc>
      </w:tr>
      <w:tr w:rsidR="00DD7855" w:rsidRPr="00D635B0" w14:paraId="0849C4E9" w14:textId="77777777" w:rsidTr="00DC58AF">
        <w:tc>
          <w:tcPr>
            <w:tcW w:w="996" w:type="dxa"/>
            <w:tcBorders>
              <w:bottom w:val="single" w:sz="4" w:space="0" w:color="auto"/>
            </w:tcBorders>
            <w:shd w:val="clear" w:color="auto" w:fill="auto"/>
          </w:tcPr>
          <w:p w14:paraId="7CCAA039" w14:textId="77777777" w:rsidR="00DD7855" w:rsidRPr="00DE2C8C" w:rsidRDefault="00DD7855" w:rsidP="00DD7855">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877575">
              <w:rPr>
                <w:sz w:val="17"/>
              </w:rPr>
              <w:t>Pos</w:t>
            </w:r>
            <w:r>
              <w:rPr>
                <w:sz w:val="17"/>
              </w:rPr>
              <w:t>ition</w:t>
            </w:r>
          </w:p>
        </w:tc>
        <w:tc>
          <w:tcPr>
            <w:tcW w:w="1258" w:type="dxa"/>
            <w:tcBorders>
              <w:bottom w:val="single" w:sz="4" w:space="0" w:color="auto"/>
            </w:tcBorders>
            <w:shd w:val="clear" w:color="FFFFFF" w:fill="FFFFFF" w:themeFill="background1"/>
          </w:tcPr>
          <w:p w14:paraId="0471B1BB" w14:textId="77777777" w:rsidR="00DD7855" w:rsidRPr="00D635B0" w:rsidRDefault="00DD7855" w:rsidP="00DD7855">
            <w:pPr>
              <w:tabs>
                <w:tab w:val="left" w:pos="1152"/>
                <w:tab w:val="right" w:pos="1216"/>
              </w:tabs>
              <w:spacing w:before="40" w:after="81" w:line="210" w:lineRule="exact"/>
              <w:ind w:left="144" w:right="43"/>
              <w:jc w:val="right"/>
              <w:rPr>
                <w:rFonts w:eastAsia="Calibri"/>
                <w:sz w:val="17"/>
              </w:rPr>
            </w:pPr>
            <w:r>
              <w:rPr>
                <w:rFonts w:eastAsia="Calibri"/>
                <w:sz w:val="17"/>
              </w:rPr>
              <w:t>+3</w:t>
            </w:r>
          </w:p>
        </w:tc>
        <w:tc>
          <w:tcPr>
            <w:tcW w:w="801" w:type="dxa"/>
            <w:tcBorders>
              <w:bottom w:val="single" w:sz="4" w:space="0" w:color="auto"/>
            </w:tcBorders>
            <w:shd w:val="clear" w:color="FFFFFF" w:fill="FFFFFF" w:themeFill="background1"/>
          </w:tcPr>
          <w:p w14:paraId="18BC12B3" w14:textId="0A8713A9" w:rsidR="00DD7855" w:rsidRPr="00D635B0" w:rsidRDefault="009F424B" w:rsidP="00DD7855">
            <w:pPr>
              <w:tabs>
                <w:tab w:val="left" w:pos="288"/>
                <w:tab w:val="left" w:pos="576"/>
                <w:tab w:val="left" w:pos="864"/>
                <w:tab w:val="left" w:pos="1152"/>
              </w:tabs>
              <w:spacing w:before="40" w:after="81" w:line="210" w:lineRule="exact"/>
              <w:ind w:left="144" w:right="43"/>
              <w:rPr>
                <w:rFonts w:eastAsia="Calibri"/>
                <w:sz w:val="17"/>
                <w:lang w:val="es-ES"/>
              </w:rPr>
            </w:pPr>
            <w:r>
              <w:rPr>
                <w:rFonts w:eastAsia="Calibri"/>
                <w:color w:val="000000" w:themeColor="text1"/>
                <w:sz w:val="17"/>
                <w:szCs w:val="17"/>
                <w:lang w:val="en-US"/>
              </w:rPr>
              <w:t>n</w:t>
            </w:r>
            <w:r w:rsidR="00DD7855">
              <w:rPr>
                <w:rFonts w:eastAsia="Calibri"/>
                <w:color w:val="000000" w:themeColor="text1"/>
                <w:sz w:val="17"/>
                <w:szCs w:val="17"/>
                <w:lang w:val="en-US"/>
              </w:rPr>
              <w:t>UNV</w:t>
            </w:r>
          </w:p>
        </w:tc>
        <w:tc>
          <w:tcPr>
            <w:tcW w:w="2992" w:type="dxa"/>
            <w:tcBorders>
              <w:bottom w:val="single" w:sz="4" w:space="0" w:color="auto"/>
            </w:tcBorders>
            <w:shd w:val="clear" w:color="FFFFFF" w:fill="FFFFFF" w:themeFill="background1"/>
          </w:tcPr>
          <w:p w14:paraId="0226269C" w14:textId="77777777"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rPr>
            </w:pPr>
            <w:r>
              <w:rPr>
                <w:rFonts w:eastAsia="Calibri"/>
                <w:color w:val="000000" w:themeColor="text1"/>
                <w:sz w:val="17"/>
                <w:szCs w:val="17"/>
              </w:rPr>
              <w:t>Associate Political Affairs Officer</w:t>
            </w:r>
          </w:p>
        </w:tc>
        <w:tc>
          <w:tcPr>
            <w:tcW w:w="3795" w:type="dxa"/>
            <w:tcBorders>
              <w:bottom w:val="single" w:sz="4" w:space="0" w:color="auto"/>
            </w:tcBorders>
            <w:shd w:val="clear" w:color="FFFFFF" w:fill="FFFFFF" w:themeFill="background1"/>
          </w:tcPr>
          <w:p w14:paraId="0CA3F063" w14:textId="77777777"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Conversion</w:t>
            </w:r>
            <w:r>
              <w:rPr>
                <w:rFonts w:eastAsia="Calibri"/>
                <w:color w:val="000000" w:themeColor="text1"/>
                <w:sz w:val="17"/>
              </w:rPr>
              <w:t xml:space="preserve"> from </w:t>
            </w:r>
            <w:r w:rsidRPr="00DE2C8C">
              <w:rPr>
                <w:rFonts w:eastAsia="Calibri"/>
                <w:color w:val="000000" w:themeColor="text1"/>
                <w:sz w:val="17"/>
              </w:rPr>
              <w:t>extrabudgetary resource</w:t>
            </w:r>
            <w:r>
              <w:rPr>
                <w:rFonts w:eastAsia="Calibri"/>
                <w:color w:val="000000" w:themeColor="text1"/>
                <w:sz w:val="17"/>
              </w:rPr>
              <w:t>s</w:t>
            </w:r>
          </w:p>
        </w:tc>
      </w:tr>
      <w:tr w:rsidR="00DD7855" w:rsidRPr="00D635B0" w14:paraId="4ECCC9DA" w14:textId="77777777" w:rsidTr="00DC58AF">
        <w:tc>
          <w:tcPr>
            <w:tcW w:w="996" w:type="dxa"/>
            <w:tcBorders>
              <w:top w:val="single" w:sz="4" w:space="0" w:color="auto"/>
              <w:bottom w:val="single" w:sz="4" w:space="0" w:color="auto"/>
            </w:tcBorders>
            <w:shd w:val="clear" w:color="auto" w:fill="auto"/>
          </w:tcPr>
          <w:p w14:paraId="1113D8EF" w14:textId="77777777" w:rsidR="00DD7855" w:rsidRPr="00A902B9" w:rsidRDefault="00DD7855" w:rsidP="00DD7855">
            <w:pPr>
              <w:keepNext/>
              <w:keepLines/>
              <w:tabs>
                <w:tab w:val="left" w:pos="288"/>
                <w:tab w:val="left" w:pos="576"/>
                <w:tab w:val="left" w:pos="864"/>
                <w:tab w:val="left" w:pos="1152"/>
              </w:tabs>
              <w:spacing w:before="40" w:after="40" w:line="200" w:lineRule="exact"/>
              <w:ind w:left="288" w:right="43"/>
              <w:rPr>
                <w:b/>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4175F92E" w14:textId="6E3FACBB" w:rsidR="00DD7855" w:rsidRPr="00A902B9" w:rsidRDefault="00DD7855" w:rsidP="00DD7855">
            <w:pPr>
              <w:tabs>
                <w:tab w:val="left" w:pos="1152"/>
                <w:tab w:val="right" w:pos="1216"/>
              </w:tabs>
              <w:spacing w:before="40" w:after="81" w:line="210" w:lineRule="exact"/>
              <w:ind w:left="144" w:right="43"/>
              <w:jc w:val="right"/>
              <w:rPr>
                <w:b/>
                <w:sz w:val="17"/>
              </w:rPr>
            </w:pPr>
            <w:r>
              <w:rPr>
                <w:b/>
                <w:sz w:val="17"/>
              </w:rPr>
              <w:t>2</w:t>
            </w:r>
          </w:p>
        </w:tc>
        <w:tc>
          <w:tcPr>
            <w:tcW w:w="801" w:type="dxa"/>
            <w:tcBorders>
              <w:top w:val="single" w:sz="4" w:space="0" w:color="auto"/>
              <w:bottom w:val="single" w:sz="4" w:space="0" w:color="auto"/>
            </w:tcBorders>
            <w:shd w:val="clear" w:color="FFFFFF" w:fill="FFFFFF" w:themeFill="background1"/>
          </w:tcPr>
          <w:p w14:paraId="65E54109" w14:textId="77777777" w:rsidR="00DD7855" w:rsidRPr="00A902B9" w:rsidRDefault="00DD7855" w:rsidP="00DD7855">
            <w:pPr>
              <w:tabs>
                <w:tab w:val="left" w:pos="288"/>
                <w:tab w:val="left" w:pos="576"/>
                <w:tab w:val="left" w:pos="864"/>
                <w:tab w:val="left" w:pos="1152"/>
              </w:tabs>
              <w:spacing w:before="40" w:after="81" w:line="210" w:lineRule="exact"/>
              <w:ind w:left="144" w:right="43"/>
              <w:rPr>
                <w:b/>
                <w:sz w:val="17"/>
              </w:rPr>
            </w:pPr>
          </w:p>
        </w:tc>
        <w:tc>
          <w:tcPr>
            <w:tcW w:w="2992" w:type="dxa"/>
            <w:tcBorders>
              <w:top w:val="single" w:sz="4" w:space="0" w:color="auto"/>
              <w:bottom w:val="single" w:sz="4" w:space="0" w:color="auto"/>
            </w:tcBorders>
            <w:shd w:val="clear" w:color="FFFFFF" w:fill="FFFFFF" w:themeFill="background1"/>
          </w:tcPr>
          <w:p w14:paraId="26FCE29E" w14:textId="77777777" w:rsidR="00DD7855" w:rsidRPr="00A902B9" w:rsidRDefault="00DD7855" w:rsidP="00DD7855">
            <w:pPr>
              <w:tabs>
                <w:tab w:val="left" w:pos="288"/>
                <w:tab w:val="left" w:pos="576"/>
                <w:tab w:val="left" w:pos="864"/>
                <w:tab w:val="left" w:pos="1152"/>
              </w:tabs>
              <w:spacing w:before="40" w:after="81" w:line="210" w:lineRule="exact"/>
              <w:ind w:left="144" w:right="43"/>
              <w:rPr>
                <w:b/>
                <w:sz w:val="17"/>
              </w:rPr>
            </w:pPr>
          </w:p>
        </w:tc>
        <w:tc>
          <w:tcPr>
            <w:tcW w:w="3795" w:type="dxa"/>
            <w:tcBorders>
              <w:top w:val="single" w:sz="4" w:space="0" w:color="auto"/>
              <w:bottom w:val="single" w:sz="4" w:space="0" w:color="auto"/>
            </w:tcBorders>
            <w:shd w:val="clear" w:color="FFFFFF" w:fill="FFFFFF" w:themeFill="background1"/>
          </w:tcPr>
          <w:p w14:paraId="4E8E93E6" w14:textId="77777777" w:rsidR="00DD7855" w:rsidRPr="00A902B9" w:rsidRDefault="00DD7855" w:rsidP="00DD7855">
            <w:pPr>
              <w:tabs>
                <w:tab w:val="left" w:pos="288"/>
                <w:tab w:val="left" w:pos="576"/>
                <w:tab w:val="left" w:pos="864"/>
                <w:tab w:val="left" w:pos="1152"/>
              </w:tabs>
              <w:spacing w:before="40" w:after="81" w:line="210" w:lineRule="exact"/>
              <w:ind w:left="144" w:right="43"/>
              <w:rPr>
                <w:b/>
                <w:sz w:val="17"/>
              </w:rPr>
            </w:pPr>
          </w:p>
        </w:tc>
      </w:tr>
      <w:tr w:rsidR="00DD7855" w:rsidRPr="00D635B0" w14:paraId="432545B3" w14:textId="77777777">
        <w:tc>
          <w:tcPr>
            <w:tcW w:w="9842" w:type="dxa"/>
            <w:gridSpan w:val="5"/>
            <w:tcBorders>
              <w:top w:val="single" w:sz="4" w:space="0" w:color="auto"/>
            </w:tcBorders>
            <w:shd w:val="clear" w:color="auto" w:fill="auto"/>
          </w:tcPr>
          <w:p w14:paraId="21688E3C" w14:textId="77777777" w:rsidR="00DD7855" w:rsidRPr="000B7F91" w:rsidRDefault="00DD7855" w:rsidP="00DD7855">
            <w:pPr>
              <w:tabs>
                <w:tab w:val="left" w:pos="288"/>
                <w:tab w:val="left" w:pos="576"/>
                <w:tab w:val="left" w:pos="864"/>
                <w:tab w:val="left" w:pos="1152"/>
              </w:tabs>
              <w:spacing w:before="40" w:after="81" w:line="210" w:lineRule="exact"/>
              <w:ind w:right="43"/>
              <w:rPr>
                <w:rFonts w:eastAsia="Calibri"/>
                <w:b/>
                <w:bCs/>
                <w:sz w:val="17"/>
              </w:rPr>
            </w:pPr>
            <w:r w:rsidRPr="000B7F91">
              <w:rPr>
                <w:rFonts w:eastAsia="Calibri"/>
                <w:b/>
                <w:bCs/>
                <w:color w:val="000000" w:themeColor="text1"/>
                <w:sz w:val="17"/>
                <w:szCs w:val="17"/>
              </w:rPr>
              <w:t>Liaison Office in Islamabad</w:t>
            </w:r>
          </w:p>
        </w:tc>
      </w:tr>
      <w:tr w:rsidR="00DD7855" w:rsidRPr="00D635B0" w14:paraId="3B0A1AD7" w14:textId="77777777" w:rsidTr="00DC58AF">
        <w:tc>
          <w:tcPr>
            <w:tcW w:w="996" w:type="dxa"/>
            <w:tcBorders>
              <w:bottom w:val="single" w:sz="4" w:space="0" w:color="auto"/>
            </w:tcBorders>
            <w:shd w:val="clear" w:color="auto" w:fill="auto"/>
          </w:tcPr>
          <w:p w14:paraId="07EFBCD2" w14:textId="77777777" w:rsidR="00DD7855" w:rsidRPr="00DE2C8C" w:rsidRDefault="00DD7855" w:rsidP="00DD7855">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58333F">
              <w:rPr>
                <w:sz w:val="17"/>
              </w:rPr>
              <w:t>Post</w:t>
            </w:r>
          </w:p>
        </w:tc>
        <w:tc>
          <w:tcPr>
            <w:tcW w:w="1258" w:type="dxa"/>
            <w:tcBorders>
              <w:bottom w:val="single" w:sz="4" w:space="0" w:color="auto"/>
            </w:tcBorders>
            <w:shd w:val="clear" w:color="FFFFFF" w:fill="FFFFFF" w:themeFill="background1"/>
          </w:tcPr>
          <w:p w14:paraId="132B8122" w14:textId="77777777" w:rsidR="00DD7855" w:rsidRPr="0042373B" w:rsidRDefault="00DD7855" w:rsidP="00DD7855">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w:t>
            </w:r>
            <w:r>
              <w:rPr>
                <w:rFonts w:eastAsia="Calibri"/>
                <w:color w:val="000000" w:themeColor="text1"/>
                <w:sz w:val="17"/>
              </w:rPr>
              <w:t>1</w:t>
            </w:r>
          </w:p>
        </w:tc>
        <w:tc>
          <w:tcPr>
            <w:tcW w:w="801" w:type="dxa"/>
            <w:tcBorders>
              <w:bottom w:val="single" w:sz="4" w:space="0" w:color="auto"/>
            </w:tcBorders>
            <w:shd w:val="clear" w:color="FFFFFF" w:fill="FFFFFF" w:themeFill="background1"/>
          </w:tcPr>
          <w:p w14:paraId="0705BBB7" w14:textId="62D625A4" w:rsidR="00DD7855" w:rsidRPr="00D635B0" w:rsidRDefault="00560B7E" w:rsidP="00DD7855">
            <w:pPr>
              <w:tabs>
                <w:tab w:val="left" w:pos="288"/>
                <w:tab w:val="left" w:pos="576"/>
                <w:tab w:val="left" w:pos="864"/>
                <w:tab w:val="left" w:pos="1152"/>
              </w:tabs>
              <w:spacing w:before="40" w:after="40" w:line="200" w:lineRule="exact"/>
              <w:ind w:left="144" w:right="43"/>
              <w:rPr>
                <w:rFonts w:eastAsia="Calibri"/>
                <w:sz w:val="17"/>
                <w:lang w:val="es-ES"/>
              </w:rPr>
            </w:pPr>
            <w:r>
              <w:rPr>
                <w:rFonts w:eastAsia="Calibri"/>
                <w:color w:val="000000" w:themeColor="text1"/>
                <w:sz w:val="17"/>
              </w:rPr>
              <w:t>LL</w:t>
            </w:r>
          </w:p>
        </w:tc>
        <w:tc>
          <w:tcPr>
            <w:tcW w:w="2992" w:type="dxa"/>
            <w:tcBorders>
              <w:bottom w:val="single" w:sz="4" w:space="0" w:color="auto"/>
            </w:tcBorders>
            <w:shd w:val="clear" w:color="FFFFFF" w:fill="FFFFFF" w:themeFill="background1"/>
          </w:tcPr>
          <w:p w14:paraId="01FEFE1A" w14:textId="77777777" w:rsidR="00DD7855" w:rsidRPr="00D635B0" w:rsidRDefault="00DD7855" w:rsidP="00DD7855">
            <w:pPr>
              <w:tabs>
                <w:tab w:val="left" w:pos="288"/>
                <w:tab w:val="left" w:pos="576"/>
                <w:tab w:val="left" w:pos="864"/>
                <w:tab w:val="left" w:pos="1152"/>
              </w:tabs>
              <w:spacing w:before="40" w:after="40" w:line="200" w:lineRule="exact"/>
              <w:ind w:left="144" w:right="43"/>
              <w:rPr>
                <w:rFonts w:eastAsia="Calibri"/>
                <w:sz w:val="17"/>
              </w:rPr>
            </w:pPr>
            <w:r>
              <w:rPr>
                <w:rFonts w:eastAsia="Calibri"/>
                <w:color w:val="000000" w:themeColor="text1"/>
                <w:sz w:val="17"/>
                <w:szCs w:val="17"/>
              </w:rPr>
              <w:t>Protocol Assistant</w:t>
            </w:r>
          </w:p>
        </w:tc>
        <w:tc>
          <w:tcPr>
            <w:tcW w:w="3795" w:type="dxa"/>
            <w:tcBorders>
              <w:bottom w:val="single" w:sz="4" w:space="0" w:color="auto"/>
            </w:tcBorders>
            <w:shd w:val="clear" w:color="FFFFFF" w:fill="FFFFFF" w:themeFill="background1"/>
          </w:tcPr>
          <w:p w14:paraId="2E66DBC7" w14:textId="77777777"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Abolishment</w:t>
            </w:r>
          </w:p>
        </w:tc>
      </w:tr>
      <w:tr w:rsidR="00DD7855" w:rsidRPr="00D635B0" w14:paraId="2B3B33BD" w14:textId="77777777" w:rsidTr="00DC58AF">
        <w:tc>
          <w:tcPr>
            <w:tcW w:w="996" w:type="dxa"/>
            <w:tcBorders>
              <w:top w:val="single" w:sz="4" w:space="0" w:color="auto"/>
              <w:bottom w:val="single" w:sz="4" w:space="0" w:color="auto"/>
            </w:tcBorders>
            <w:shd w:val="clear" w:color="auto" w:fill="auto"/>
          </w:tcPr>
          <w:p w14:paraId="0DB487C5" w14:textId="77777777" w:rsidR="00DD7855" w:rsidRPr="00DE2C8C" w:rsidRDefault="00DD7855" w:rsidP="00DD7855">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61C945FD" w14:textId="77777777" w:rsidR="00DD7855" w:rsidRPr="001E18BB" w:rsidRDefault="00DD7855" w:rsidP="00DD7855">
            <w:pPr>
              <w:tabs>
                <w:tab w:val="left" w:pos="1152"/>
                <w:tab w:val="right" w:pos="1216"/>
              </w:tabs>
              <w:spacing w:before="40" w:after="81" w:line="210" w:lineRule="exact"/>
              <w:ind w:left="144" w:right="43"/>
              <w:jc w:val="right"/>
              <w:rPr>
                <w:rFonts w:eastAsia="Calibri"/>
                <w:b/>
                <w:bCs/>
                <w:sz w:val="17"/>
              </w:rPr>
            </w:pPr>
            <w:r w:rsidRPr="001E18BB">
              <w:rPr>
                <w:rFonts w:eastAsia="Calibri"/>
                <w:b/>
                <w:bCs/>
                <w:sz w:val="17"/>
              </w:rPr>
              <w:t>-1</w:t>
            </w:r>
          </w:p>
        </w:tc>
        <w:tc>
          <w:tcPr>
            <w:tcW w:w="801" w:type="dxa"/>
            <w:tcBorders>
              <w:top w:val="single" w:sz="4" w:space="0" w:color="auto"/>
              <w:bottom w:val="single" w:sz="4" w:space="0" w:color="auto"/>
            </w:tcBorders>
            <w:shd w:val="clear" w:color="FFFFFF" w:fill="FFFFFF" w:themeFill="background1"/>
          </w:tcPr>
          <w:p w14:paraId="018EE84F" w14:textId="77777777"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lang w:val="es-ES"/>
              </w:rPr>
            </w:pPr>
          </w:p>
        </w:tc>
        <w:tc>
          <w:tcPr>
            <w:tcW w:w="2992" w:type="dxa"/>
            <w:tcBorders>
              <w:top w:val="single" w:sz="4" w:space="0" w:color="auto"/>
              <w:bottom w:val="single" w:sz="4" w:space="0" w:color="auto"/>
            </w:tcBorders>
            <w:shd w:val="clear" w:color="FFFFFF" w:fill="FFFFFF" w:themeFill="background1"/>
          </w:tcPr>
          <w:p w14:paraId="6272D9AA" w14:textId="77777777"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rPr>
            </w:pPr>
          </w:p>
        </w:tc>
        <w:tc>
          <w:tcPr>
            <w:tcW w:w="3795" w:type="dxa"/>
            <w:tcBorders>
              <w:top w:val="single" w:sz="4" w:space="0" w:color="auto"/>
              <w:bottom w:val="single" w:sz="4" w:space="0" w:color="auto"/>
            </w:tcBorders>
            <w:shd w:val="clear" w:color="FFFFFF" w:fill="FFFFFF" w:themeFill="background1"/>
          </w:tcPr>
          <w:p w14:paraId="6B154D16" w14:textId="77777777"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rPr>
            </w:pPr>
          </w:p>
        </w:tc>
      </w:tr>
      <w:tr w:rsidR="00DD7855" w:rsidRPr="00D635B0" w14:paraId="45B12A59" w14:textId="77777777">
        <w:tc>
          <w:tcPr>
            <w:tcW w:w="9842" w:type="dxa"/>
            <w:gridSpan w:val="5"/>
            <w:tcBorders>
              <w:top w:val="single" w:sz="4" w:space="0" w:color="auto"/>
            </w:tcBorders>
            <w:shd w:val="clear" w:color="auto" w:fill="auto"/>
          </w:tcPr>
          <w:p w14:paraId="193C9F1F" w14:textId="77777777" w:rsidR="00DD7855" w:rsidRPr="00A43991" w:rsidRDefault="00DD7855" w:rsidP="00DD7855">
            <w:pPr>
              <w:tabs>
                <w:tab w:val="left" w:pos="288"/>
                <w:tab w:val="left" w:pos="576"/>
                <w:tab w:val="left" w:pos="864"/>
                <w:tab w:val="left" w:pos="1152"/>
              </w:tabs>
              <w:spacing w:before="40" w:after="81" w:line="210" w:lineRule="exact"/>
              <w:ind w:right="43"/>
              <w:rPr>
                <w:rFonts w:eastAsia="Calibri"/>
                <w:b/>
                <w:bCs/>
                <w:color w:val="000000" w:themeColor="text1"/>
                <w:sz w:val="17"/>
                <w:szCs w:val="17"/>
              </w:rPr>
            </w:pPr>
            <w:r w:rsidRPr="00A43991">
              <w:rPr>
                <w:rFonts w:eastAsia="Calibri"/>
                <w:b/>
                <w:bCs/>
                <w:color w:val="000000" w:themeColor="text1"/>
                <w:sz w:val="17"/>
                <w:szCs w:val="17"/>
              </w:rPr>
              <w:t>Strategic Engagement Advisory Unit</w:t>
            </w:r>
          </w:p>
        </w:tc>
      </w:tr>
      <w:tr w:rsidR="00DD7855" w:rsidRPr="00D635B0" w14:paraId="26A7ABD3" w14:textId="77777777" w:rsidTr="00957BEA">
        <w:tc>
          <w:tcPr>
            <w:tcW w:w="996" w:type="dxa"/>
            <w:shd w:val="clear" w:color="auto" w:fill="auto"/>
          </w:tcPr>
          <w:p w14:paraId="38B27A1D" w14:textId="77777777" w:rsidR="00DD7855" w:rsidRPr="00DE2C8C" w:rsidRDefault="00DD7855" w:rsidP="00DD7855">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Pr>
                <w:rFonts w:eastAsia="Calibri"/>
                <w:color w:val="000000" w:themeColor="text1"/>
                <w:sz w:val="17"/>
              </w:rPr>
              <w:t>Post</w:t>
            </w:r>
          </w:p>
        </w:tc>
        <w:tc>
          <w:tcPr>
            <w:tcW w:w="1258" w:type="dxa"/>
            <w:shd w:val="clear" w:color="FFFFFF" w:fill="FFFFFF" w:themeFill="background1"/>
          </w:tcPr>
          <w:p w14:paraId="320385F3" w14:textId="77777777" w:rsidR="00DD7855" w:rsidRPr="00D635B0" w:rsidRDefault="00DD7855" w:rsidP="00DD7855">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szCs w:val="17"/>
              </w:rPr>
              <w:t>-1</w:t>
            </w:r>
          </w:p>
        </w:tc>
        <w:tc>
          <w:tcPr>
            <w:tcW w:w="801" w:type="dxa"/>
            <w:shd w:val="clear" w:color="FFFFFF" w:fill="FFFFFF" w:themeFill="background1"/>
          </w:tcPr>
          <w:p w14:paraId="4C3685D5" w14:textId="77777777"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lang w:val="es-ES"/>
              </w:rPr>
            </w:pPr>
            <w:r w:rsidRPr="00DE2C8C">
              <w:rPr>
                <w:rFonts w:eastAsia="Calibri"/>
                <w:color w:val="000000" w:themeColor="text1"/>
                <w:sz w:val="17"/>
                <w:szCs w:val="17"/>
                <w:lang w:val="en-US"/>
              </w:rPr>
              <w:t>P-5</w:t>
            </w:r>
          </w:p>
        </w:tc>
        <w:tc>
          <w:tcPr>
            <w:tcW w:w="2992" w:type="dxa"/>
            <w:shd w:val="clear" w:color="FFFFFF" w:fill="FFFFFF" w:themeFill="background1"/>
          </w:tcPr>
          <w:p w14:paraId="62B90BF3" w14:textId="3CC40AD4"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szCs w:val="17"/>
              </w:rPr>
              <w:t>Senior Political Affairs Officer</w:t>
            </w:r>
          </w:p>
        </w:tc>
        <w:tc>
          <w:tcPr>
            <w:tcW w:w="3795" w:type="dxa"/>
            <w:vMerge w:val="restart"/>
            <w:shd w:val="clear" w:color="FFFFFF" w:fill="FFFFFF" w:themeFill="background1"/>
            <w:vAlign w:val="center"/>
          </w:tcPr>
          <w:p w14:paraId="700C65BB" w14:textId="5B0899C5" w:rsidR="00DD7855" w:rsidRPr="00D635B0" w:rsidRDefault="00911AF4" w:rsidP="00DD7855">
            <w:pPr>
              <w:tabs>
                <w:tab w:val="left" w:pos="288"/>
                <w:tab w:val="left" w:pos="576"/>
                <w:tab w:val="left" w:pos="864"/>
                <w:tab w:val="left" w:pos="1152"/>
              </w:tabs>
              <w:spacing w:before="40" w:after="81" w:line="210" w:lineRule="exact"/>
              <w:ind w:left="144" w:right="43"/>
              <w:rPr>
                <w:rFonts w:eastAsia="Calibri"/>
                <w:sz w:val="17"/>
              </w:rPr>
            </w:pPr>
            <w:r w:rsidRPr="00DE2C8C">
              <w:rPr>
                <w:noProof/>
                <w:color w:val="000000" w:themeColor="text1"/>
                <w:w w:val="100"/>
                <w:sz w:val="16"/>
                <w:szCs w:val="16"/>
                <w:highlight w:val="yellow"/>
              </w:rPr>
              <mc:AlternateContent>
                <mc:Choice Requires="wps">
                  <w:drawing>
                    <wp:anchor distT="0" distB="0" distL="114300" distR="114300" simplePos="0" relativeHeight="251658254" behindDoc="0" locked="0" layoutInCell="1" allowOverlap="1" wp14:anchorId="2E14320C" wp14:editId="45539EEF">
                      <wp:simplePos x="0" y="0"/>
                      <wp:positionH relativeFrom="column">
                        <wp:posOffset>-22225</wp:posOffset>
                      </wp:positionH>
                      <wp:positionV relativeFrom="paragraph">
                        <wp:posOffset>-74930</wp:posOffset>
                      </wp:positionV>
                      <wp:extent cx="80010" cy="426085"/>
                      <wp:effectExtent l="0" t="0" r="15240" b="12065"/>
                      <wp:wrapNone/>
                      <wp:docPr id="1999114152" name="Right Brace 1999114152"/>
                      <wp:cNvGraphicFramePr/>
                      <a:graphic xmlns:a="http://schemas.openxmlformats.org/drawingml/2006/main">
                        <a:graphicData uri="http://schemas.microsoft.com/office/word/2010/wordprocessingShape">
                          <wps:wsp>
                            <wps:cNvSpPr/>
                            <wps:spPr>
                              <a:xfrm>
                                <a:off x="0" y="0"/>
                                <a:ext cx="80010" cy="426085"/>
                              </a:xfrm>
                              <a:prstGeom prst="rightBrace">
                                <a:avLst>
                                  <a:gd name="adj1" fmla="val 29080"/>
                                  <a:gd name="adj2" fmla="val 4843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A504A" id="Right Brace 1999114152" o:spid="_x0000_s1026" type="#_x0000_t88" style="position:absolute;margin-left:-1.75pt;margin-top:-5.9pt;width:6.3pt;height:33.5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" adj="1179,10462" strokecolor="black [3200]" strokeweight=".5pt">
                      <v:stroke joinstyle="miter"/>
                    </v:shape>
                  </w:pict>
                </mc:Fallback>
              </mc:AlternateContent>
            </w:r>
            <w:r w:rsidR="00DD7855">
              <w:rPr>
                <w:rFonts w:eastAsia="Calibri"/>
                <w:color w:val="000000" w:themeColor="text1"/>
                <w:sz w:val="17"/>
              </w:rPr>
              <w:t>Redeployment to Political Affairs Service</w:t>
            </w:r>
          </w:p>
        </w:tc>
      </w:tr>
      <w:tr w:rsidR="00DD7855" w:rsidRPr="00D635B0" w14:paraId="26F2036B" w14:textId="77777777" w:rsidTr="00DC58AF">
        <w:tc>
          <w:tcPr>
            <w:tcW w:w="996" w:type="dxa"/>
            <w:shd w:val="clear" w:color="auto" w:fill="auto"/>
          </w:tcPr>
          <w:p w14:paraId="09777EEB" w14:textId="77777777" w:rsidR="00DD7855" w:rsidRPr="00DE2C8C" w:rsidRDefault="00DD7855" w:rsidP="00DD7855">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Pr>
                <w:rFonts w:eastAsia="Calibri"/>
                <w:color w:val="000000" w:themeColor="text1"/>
                <w:sz w:val="17"/>
              </w:rPr>
              <w:t>Post</w:t>
            </w:r>
          </w:p>
        </w:tc>
        <w:tc>
          <w:tcPr>
            <w:tcW w:w="1258" w:type="dxa"/>
            <w:shd w:val="clear" w:color="FFFFFF" w:fill="FFFFFF" w:themeFill="background1"/>
          </w:tcPr>
          <w:p w14:paraId="484CB8DD" w14:textId="77777777" w:rsidR="00DD7855" w:rsidRPr="00D635B0" w:rsidRDefault="00DD7855" w:rsidP="00DD7855">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szCs w:val="17"/>
              </w:rPr>
              <w:t>-1</w:t>
            </w:r>
          </w:p>
        </w:tc>
        <w:tc>
          <w:tcPr>
            <w:tcW w:w="801" w:type="dxa"/>
            <w:shd w:val="clear" w:color="FFFFFF" w:fill="FFFFFF" w:themeFill="background1"/>
          </w:tcPr>
          <w:p w14:paraId="425CD8AB" w14:textId="77777777"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lang w:val="es-ES"/>
              </w:rPr>
            </w:pPr>
            <w:r w:rsidRPr="00DE2C8C">
              <w:rPr>
                <w:rFonts w:eastAsia="Calibri"/>
                <w:color w:val="000000" w:themeColor="text1"/>
                <w:sz w:val="17"/>
                <w:szCs w:val="17"/>
                <w:lang w:val="en-US"/>
              </w:rPr>
              <w:t>P-3</w:t>
            </w:r>
          </w:p>
        </w:tc>
        <w:tc>
          <w:tcPr>
            <w:tcW w:w="2992" w:type="dxa"/>
            <w:shd w:val="clear" w:color="FFFFFF" w:fill="FFFFFF" w:themeFill="background1"/>
          </w:tcPr>
          <w:p w14:paraId="7EF0DE8D" w14:textId="09714FA1"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szCs w:val="17"/>
              </w:rPr>
              <w:t>Political Affairs Officer</w:t>
            </w:r>
          </w:p>
        </w:tc>
        <w:tc>
          <w:tcPr>
            <w:tcW w:w="3795" w:type="dxa"/>
            <w:vMerge/>
            <w:shd w:val="clear" w:color="FFFFFF" w:fill="FFFFFF" w:themeFill="background1"/>
          </w:tcPr>
          <w:p w14:paraId="7996BD88" w14:textId="62F4659E"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rPr>
            </w:pPr>
          </w:p>
        </w:tc>
      </w:tr>
      <w:tr w:rsidR="00DD7855" w:rsidRPr="00D635B0" w14:paraId="15BF0590" w14:textId="77777777" w:rsidTr="00DC58AF">
        <w:tc>
          <w:tcPr>
            <w:tcW w:w="996" w:type="dxa"/>
            <w:tcBorders>
              <w:bottom w:val="single" w:sz="4" w:space="0" w:color="auto"/>
            </w:tcBorders>
            <w:shd w:val="clear" w:color="auto" w:fill="auto"/>
          </w:tcPr>
          <w:p w14:paraId="2D79E0D6" w14:textId="77777777" w:rsidR="00DD7855" w:rsidRDefault="00DD7855" w:rsidP="00DD7855">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Pr>
                <w:rFonts w:eastAsia="Calibri"/>
                <w:color w:val="000000" w:themeColor="text1"/>
                <w:sz w:val="17"/>
              </w:rPr>
              <w:t>Post</w:t>
            </w:r>
          </w:p>
        </w:tc>
        <w:tc>
          <w:tcPr>
            <w:tcW w:w="1258" w:type="dxa"/>
            <w:tcBorders>
              <w:bottom w:val="single" w:sz="4" w:space="0" w:color="auto"/>
            </w:tcBorders>
            <w:shd w:val="clear" w:color="FFFFFF" w:fill="FFFFFF" w:themeFill="background1"/>
          </w:tcPr>
          <w:p w14:paraId="37B337BA" w14:textId="77777777" w:rsidR="00DD7855" w:rsidRPr="00DE2C8C" w:rsidRDefault="00DD7855" w:rsidP="00DD7855">
            <w:pPr>
              <w:tabs>
                <w:tab w:val="left" w:pos="1152"/>
                <w:tab w:val="right" w:pos="1216"/>
              </w:tabs>
              <w:spacing w:before="40" w:after="81" w:line="210" w:lineRule="exact"/>
              <w:ind w:left="144" w:right="43"/>
              <w:jc w:val="right"/>
              <w:rPr>
                <w:rFonts w:eastAsia="Calibri"/>
                <w:color w:val="000000" w:themeColor="text1"/>
                <w:sz w:val="17"/>
              </w:rPr>
            </w:pPr>
            <w:r w:rsidRPr="00DE2C8C">
              <w:rPr>
                <w:rFonts w:eastAsia="Calibri"/>
                <w:color w:val="000000" w:themeColor="text1"/>
                <w:sz w:val="17"/>
                <w:szCs w:val="17"/>
              </w:rPr>
              <w:t>-1</w:t>
            </w:r>
          </w:p>
        </w:tc>
        <w:tc>
          <w:tcPr>
            <w:tcW w:w="801" w:type="dxa"/>
            <w:tcBorders>
              <w:bottom w:val="single" w:sz="4" w:space="0" w:color="auto"/>
            </w:tcBorders>
            <w:shd w:val="clear" w:color="FFFFFF" w:fill="FFFFFF" w:themeFill="background1"/>
          </w:tcPr>
          <w:p w14:paraId="716DA712" w14:textId="77777777" w:rsidR="00DD7855" w:rsidRPr="00DE2C8C" w:rsidRDefault="00DD7855" w:rsidP="00DD7855">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szCs w:val="17"/>
                <w:lang w:val="en-US"/>
              </w:rPr>
              <w:t>NPO</w:t>
            </w:r>
          </w:p>
        </w:tc>
        <w:tc>
          <w:tcPr>
            <w:tcW w:w="2992" w:type="dxa"/>
            <w:tcBorders>
              <w:bottom w:val="single" w:sz="4" w:space="0" w:color="auto"/>
            </w:tcBorders>
            <w:shd w:val="clear" w:color="FFFFFF" w:fill="FFFFFF" w:themeFill="background1"/>
          </w:tcPr>
          <w:p w14:paraId="16AF48D7" w14:textId="77777777" w:rsidR="00DD7855" w:rsidRPr="00DE2C8C" w:rsidRDefault="00DD7855" w:rsidP="00DD7855">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szCs w:val="17"/>
              </w:rPr>
              <w:t>Associate Political Affairs Officer</w:t>
            </w:r>
          </w:p>
        </w:tc>
        <w:tc>
          <w:tcPr>
            <w:tcW w:w="3795" w:type="dxa"/>
            <w:vMerge/>
            <w:tcBorders>
              <w:bottom w:val="single" w:sz="4" w:space="0" w:color="auto"/>
            </w:tcBorders>
            <w:shd w:val="clear" w:color="FFFFFF" w:fill="FFFFFF" w:themeFill="background1"/>
          </w:tcPr>
          <w:p w14:paraId="5D8A17C7" w14:textId="54EB5469" w:rsidR="00DD7855" w:rsidRPr="00DE2C8C" w:rsidRDefault="00DD7855" w:rsidP="00DD7855">
            <w:pPr>
              <w:tabs>
                <w:tab w:val="left" w:pos="288"/>
                <w:tab w:val="left" w:pos="576"/>
                <w:tab w:val="left" w:pos="864"/>
                <w:tab w:val="left" w:pos="1152"/>
              </w:tabs>
              <w:spacing w:before="40" w:after="81" w:line="210" w:lineRule="exact"/>
              <w:ind w:left="144" w:right="43"/>
              <w:rPr>
                <w:rFonts w:eastAsia="Calibri"/>
                <w:color w:val="000000" w:themeColor="text1"/>
                <w:sz w:val="17"/>
              </w:rPr>
            </w:pPr>
          </w:p>
        </w:tc>
      </w:tr>
      <w:tr w:rsidR="00DD7855" w:rsidRPr="00D635B0" w14:paraId="353C9753" w14:textId="77777777" w:rsidTr="00DC58AF">
        <w:tc>
          <w:tcPr>
            <w:tcW w:w="996" w:type="dxa"/>
            <w:tcBorders>
              <w:top w:val="single" w:sz="4" w:space="0" w:color="auto"/>
              <w:bottom w:val="single" w:sz="4" w:space="0" w:color="auto"/>
            </w:tcBorders>
            <w:shd w:val="clear" w:color="auto" w:fill="auto"/>
          </w:tcPr>
          <w:p w14:paraId="5C4517BD" w14:textId="77777777" w:rsidR="00DD7855" w:rsidRDefault="00DD7855" w:rsidP="00DD7855">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61AC90DD" w14:textId="76306686" w:rsidR="00DD7855" w:rsidRPr="00332071" w:rsidRDefault="00DD7855" w:rsidP="00DD7855">
            <w:pPr>
              <w:tabs>
                <w:tab w:val="left" w:pos="1152"/>
                <w:tab w:val="right" w:pos="1216"/>
              </w:tabs>
              <w:spacing w:before="40" w:after="81" w:line="210" w:lineRule="exact"/>
              <w:ind w:left="144" w:right="43"/>
              <w:jc w:val="right"/>
              <w:rPr>
                <w:rFonts w:eastAsia="Calibri"/>
                <w:b/>
                <w:bCs/>
                <w:color w:val="000000" w:themeColor="text1"/>
                <w:sz w:val="17"/>
                <w:szCs w:val="17"/>
              </w:rPr>
            </w:pPr>
            <w:r w:rsidRPr="00332071">
              <w:rPr>
                <w:rFonts w:eastAsia="Calibri"/>
                <w:b/>
                <w:bCs/>
                <w:color w:val="000000" w:themeColor="text1"/>
                <w:sz w:val="17"/>
                <w:szCs w:val="17"/>
              </w:rPr>
              <w:t>-3</w:t>
            </w:r>
          </w:p>
        </w:tc>
        <w:tc>
          <w:tcPr>
            <w:tcW w:w="801" w:type="dxa"/>
            <w:tcBorders>
              <w:top w:val="single" w:sz="4" w:space="0" w:color="auto"/>
              <w:bottom w:val="single" w:sz="4" w:space="0" w:color="auto"/>
            </w:tcBorders>
            <w:shd w:val="clear" w:color="FFFFFF" w:fill="FFFFFF" w:themeFill="background1"/>
          </w:tcPr>
          <w:p w14:paraId="343E5B02" w14:textId="77777777" w:rsidR="00DD7855" w:rsidRPr="00DE2C8C" w:rsidRDefault="00DD7855" w:rsidP="00DD7855">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p>
        </w:tc>
        <w:tc>
          <w:tcPr>
            <w:tcW w:w="2992" w:type="dxa"/>
            <w:tcBorders>
              <w:top w:val="single" w:sz="4" w:space="0" w:color="auto"/>
              <w:bottom w:val="single" w:sz="4" w:space="0" w:color="auto"/>
            </w:tcBorders>
            <w:shd w:val="clear" w:color="FFFFFF" w:fill="FFFFFF" w:themeFill="background1"/>
          </w:tcPr>
          <w:p w14:paraId="573624B5" w14:textId="77777777" w:rsidR="00DD7855" w:rsidRPr="00DE2C8C" w:rsidRDefault="00DD7855" w:rsidP="00DD7855">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c>
          <w:tcPr>
            <w:tcW w:w="3795" w:type="dxa"/>
            <w:tcBorders>
              <w:top w:val="single" w:sz="4" w:space="0" w:color="auto"/>
              <w:bottom w:val="single" w:sz="4" w:space="0" w:color="auto"/>
            </w:tcBorders>
            <w:shd w:val="clear" w:color="FFFFFF" w:fill="FFFFFF" w:themeFill="background1"/>
          </w:tcPr>
          <w:p w14:paraId="532B0A72" w14:textId="77777777" w:rsidR="00DD7855" w:rsidRDefault="00DD7855" w:rsidP="00DD7855">
            <w:pPr>
              <w:tabs>
                <w:tab w:val="left" w:pos="288"/>
                <w:tab w:val="left" w:pos="576"/>
                <w:tab w:val="left" w:pos="864"/>
                <w:tab w:val="left" w:pos="1152"/>
              </w:tabs>
              <w:spacing w:before="40" w:after="81" w:line="210" w:lineRule="exact"/>
              <w:ind w:left="144" w:right="43"/>
              <w:rPr>
                <w:rFonts w:eastAsia="Calibri"/>
                <w:color w:val="000000" w:themeColor="text1"/>
                <w:sz w:val="17"/>
              </w:rPr>
            </w:pPr>
          </w:p>
        </w:tc>
      </w:tr>
      <w:tr w:rsidR="00DD7855" w:rsidRPr="00D635B0" w14:paraId="6266170D" w14:textId="77777777">
        <w:tc>
          <w:tcPr>
            <w:tcW w:w="9842" w:type="dxa"/>
            <w:gridSpan w:val="5"/>
            <w:tcBorders>
              <w:top w:val="single" w:sz="4" w:space="0" w:color="auto"/>
            </w:tcBorders>
            <w:shd w:val="clear" w:color="auto" w:fill="auto"/>
          </w:tcPr>
          <w:p w14:paraId="708611CF" w14:textId="77777777" w:rsidR="00DD7855" w:rsidRDefault="00DD7855" w:rsidP="00DD7855">
            <w:pPr>
              <w:tabs>
                <w:tab w:val="left" w:pos="288"/>
                <w:tab w:val="left" w:pos="576"/>
                <w:tab w:val="left" w:pos="864"/>
                <w:tab w:val="left" w:pos="1152"/>
              </w:tabs>
              <w:spacing w:before="40" w:after="81" w:line="210" w:lineRule="exact"/>
              <w:ind w:right="43"/>
              <w:rPr>
                <w:rFonts w:eastAsia="Calibri"/>
                <w:color w:val="000000" w:themeColor="text1"/>
                <w:sz w:val="17"/>
              </w:rPr>
            </w:pPr>
            <w:r w:rsidRPr="009D1956">
              <w:rPr>
                <w:rFonts w:eastAsia="Calibri"/>
                <w:b/>
                <w:bCs/>
                <w:color w:val="000000" w:themeColor="text1"/>
                <w:sz w:val="17"/>
                <w:szCs w:val="17"/>
              </w:rPr>
              <w:t>Joint Analysis and Reporting Sectio</w:t>
            </w:r>
            <w:r>
              <w:rPr>
                <w:rFonts w:eastAsia="Calibri"/>
                <w:b/>
                <w:bCs/>
                <w:color w:val="000000" w:themeColor="text1"/>
                <w:sz w:val="17"/>
                <w:szCs w:val="17"/>
              </w:rPr>
              <w:t>n</w:t>
            </w:r>
          </w:p>
        </w:tc>
      </w:tr>
      <w:tr w:rsidR="00DD7855" w:rsidRPr="00D635B0" w14:paraId="6D1D4ECA" w14:textId="77777777" w:rsidTr="00DC58AF">
        <w:tc>
          <w:tcPr>
            <w:tcW w:w="996" w:type="dxa"/>
            <w:tcBorders>
              <w:bottom w:val="single" w:sz="4" w:space="0" w:color="auto"/>
            </w:tcBorders>
            <w:shd w:val="clear" w:color="auto" w:fill="auto"/>
          </w:tcPr>
          <w:p w14:paraId="018F3A73" w14:textId="77777777" w:rsidR="00DD7855" w:rsidRPr="00DE2C8C" w:rsidRDefault="00DD7855" w:rsidP="00DD7855">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Pr>
                <w:rFonts w:eastAsia="Calibri"/>
                <w:color w:val="000000" w:themeColor="text1"/>
                <w:sz w:val="17"/>
              </w:rPr>
              <w:t>Post</w:t>
            </w:r>
          </w:p>
        </w:tc>
        <w:tc>
          <w:tcPr>
            <w:tcW w:w="1258" w:type="dxa"/>
            <w:tcBorders>
              <w:bottom w:val="single" w:sz="4" w:space="0" w:color="auto"/>
            </w:tcBorders>
            <w:shd w:val="clear" w:color="FFFFFF" w:fill="FFFFFF" w:themeFill="background1"/>
          </w:tcPr>
          <w:p w14:paraId="6EC1F064" w14:textId="77777777" w:rsidR="00DD7855" w:rsidRPr="00D635B0" w:rsidRDefault="00DD7855" w:rsidP="00DD7855">
            <w:pPr>
              <w:tabs>
                <w:tab w:val="left" w:pos="1152"/>
                <w:tab w:val="right" w:pos="1216"/>
              </w:tabs>
              <w:spacing w:before="40" w:after="81" w:line="210" w:lineRule="exact"/>
              <w:ind w:left="144" w:right="43"/>
              <w:jc w:val="right"/>
              <w:rPr>
                <w:rFonts w:eastAsia="Calibri"/>
                <w:sz w:val="17"/>
              </w:rPr>
            </w:pPr>
            <w:r w:rsidRPr="00DE2C8C">
              <w:rPr>
                <w:rFonts w:eastAsia="Calibri"/>
                <w:color w:val="000000" w:themeColor="text1"/>
                <w:sz w:val="17"/>
                <w:szCs w:val="17"/>
              </w:rPr>
              <w:t>-1</w:t>
            </w:r>
          </w:p>
        </w:tc>
        <w:tc>
          <w:tcPr>
            <w:tcW w:w="801" w:type="dxa"/>
            <w:tcBorders>
              <w:bottom w:val="single" w:sz="4" w:space="0" w:color="auto"/>
            </w:tcBorders>
            <w:shd w:val="clear" w:color="FFFFFF" w:fill="FFFFFF" w:themeFill="background1"/>
          </w:tcPr>
          <w:p w14:paraId="21302963" w14:textId="44EAA8C2" w:rsidR="00DD7855" w:rsidRPr="00D635B0" w:rsidRDefault="00560B7E" w:rsidP="00DD7855">
            <w:pPr>
              <w:tabs>
                <w:tab w:val="left" w:pos="288"/>
                <w:tab w:val="left" w:pos="576"/>
                <w:tab w:val="left" w:pos="864"/>
                <w:tab w:val="left" w:pos="1152"/>
              </w:tabs>
              <w:spacing w:before="40" w:after="81" w:line="210" w:lineRule="exact"/>
              <w:ind w:left="144" w:right="43"/>
              <w:rPr>
                <w:rFonts w:eastAsia="Calibri"/>
                <w:sz w:val="17"/>
                <w:lang w:val="es-ES"/>
              </w:rPr>
            </w:pPr>
            <w:r>
              <w:rPr>
                <w:rFonts w:eastAsia="Calibri"/>
                <w:color w:val="000000" w:themeColor="text1"/>
                <w:sz w:val="17"/>
                <w:szCs w:val="17"/>
                <w:lang w:val="en-US"/>
              </w:rPr>
              <w:t>LL</w:t>
            </w:r>
          </w:p>
        </w:tc>
        <w:tc>
          <w:tcPr>
            <w:tcW w:w="2992" w:type="dxa"/>
            <w:tcBorders>
              <w:bottom w:val="single" w:sz="4" w:space="0" w:color="auto"/>
            </w:tcBorders>
            <w:shd w:val="clear" w:color="FFFFFF" w:fill="FFFFFF" w:themeFill="background1"/>
          </w:tcPr>
          <w:p w14:paraId="4FB0801F" w14:textId="77777777"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szCs w:val="17"/>
              </w:rPr>
              <w:t>Political Affairs Assistant</w:t>
            </w:r>
          </w:p>
        </w:tc>
        <w:tc>
          <w:tcPr>
            <w:tcW w:w="3795" w:type="dxa"/>
            <w:tcBorders>
              <w:bottom w:val="single" w:sz="4" w:space="0" w:color="auto"/>
            </w:tcBorders>
            <w:shd w:val="clear" w:color="FFFFFF" w:fill="FFFFFF" w:themeFill="background1"/>
          </w:tcPr>
          <w:p w14:paraId="41301834" w14:textId="77777777" w:rsidR="00DD7855" w:rsidRPr="00D635B0" w:rsidRDefault="00DD7855" w:rsidP="00DD7855">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szCs w:val="17"/>
              </w:rPr>
              <w:t>Abolishment</w:t>
            </w:r>
          </w:p>
        </w:tc>
      </w:tr>
      <w:tr w:rsidR="00DD7855" w:rsidRPr="00D635B0" w14:paraId="731C69C7" w14:textId="77777777" w:rsidTr="00DC58AF">
        <w:tc>
          <w:tcPr>
            <w:tcW w:w="996" w:type="dxa"/>
            <w:tcBorders>
              <w:top w:val="single" w:sz="4" w:space="0" w:color="auto"/>
              <w:bottom w:val="single" w:sz="4" w:space="0" w:color="auto"/>
            </w:tcBorders>
            <w:shd w:val="clear" w:color="auto" w:fill="auto"/>
          </w:tcPr>
          <w:p w14:paraId="18649BAA" w14:textId="77777777" w:rsidR="00DD7855" w:rsidRDefault="00DD7855" w:rsidP="00DD7855">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66B47B08" w14:textId="7337BB14" w:rsidR="00DD7855" w:rsidRPr="00332071" w:rsidRDefault="00DD7855" w:rsidP="00DD7855">
            <w:pPr>
              <w:tabs>
                <w:tab w:val="left" w:pos="1152"/>
                <w:tab w:val="right" w:pos="1216"/>
              </w:tabs>
              <w:spacing w:before="40" w:after="81" w:line="210" w:lineRule="exact"/>
              <w:ind w:left="144" w:right="43"/>
              <w:jc w:val="right"/>
              <w:rPr>
                <w:rFonts w:eastAsia="Calibri"/>
                <w:b/>
                <w:bCs/>
                <w:color w:val="000000" w:themeColor="text1"/>
                <w:sz w:val="17"/>
                <w:szCs w:val="17"/>
              </w:rPr>
            </w:pPr>
            <w:r w:rsidRPr="00332071">
              <w:rPr>
                <w:rFonts w:eastAsia="Calibri"/>
                <w:b/>
                <w:bCs/>
                <w:color w:val="000000" w:themeColor="text1"/>
                <w:sz w:val="17"/>
                <w:szCs w:val="17"/>
              </w:rPr>
              <w:t>-1</w:t>
            </w:r>
          </w:p>
        </w:tc>
        <w:tc>
          <w:tcPr>
            <w:tcW w:w="801" w:type="dxa"/>
            <w:tcBorders>
              <w:top w:val="single" w:sz="4" w:space="0" w:color="auto"/>
              <w:bottom w:val="single" w:sz="4" w:space="0" w:color="auto"/>
            </w:tcBorders>
            <w:shd w:val="clear" w:color="FFFFFF" w:fill="FFFFFF" w:themeFill="background1"/>
          </w:tcPr>
          <w:p w14:paraId="34E0DD8A" w14:textId="77777777" w:rsidR="00DD7855" w:rsidRPr="00DE2C8C" w:rsidRDefault="00DD7855" w:rsidP="00DD7855">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p>
        </w:tc>
        <w:tc>
          <w:tcPr>
            <w:tcW w:w="2992" w:type="dxa"/>
            <w:tcBorders>
              <w:top w:val="single" w:sz="4" w:space="0" w:color="auto"/>
              <w:bottom w:val="single" w:sz="4" w:space="0" w:color="auto"/>
            </w:tcBorders>
            <w:shd w:val="clear" w:color="FFFFFF" w:fill="FFFFFF" w:themeFill="background1"/>
          </w:tcPr>
          <w:p w14:paraId="319FC5BC" w14:textId="77777777" w:rsidR="00DD7855" w:rsidRPr="00DE2C8C" w:rsidRDefault="00DD7855" w:rsidP="00DD7855">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c>
          <w:tcPr>
            <w:tcW w:w="3795" w:type="dxa"/>
            <w:tcBorders>
              <w:top w:val="single" w:sz="4" w:space="0" w:color="auto"/>
              <w:bottom w:val="single" w:sz="4" w:space="0" w:color="auto"/>
            </w:tcBorders>
            <w:shd w:val="clear" w:color="FFFFFF" w:fill="FFFFFF" w:themeFill="background1"/>
          </w:tcPr>
          <w:p w14:paraId="59718587" w14:textId="77777777" w:rsidR="00DD7855" w:rsidRPr="00DE2C8C" w:rsidRDefault="00DD7855" w:rsidP="00DD7855">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r>
      <w:tr w:rsidR="00DD7855" w:rsidRPr="00D635B0" w14:paraId="13B59C66" w14:textId="77777777" w:rsidTr="00DC58AF">
        <w:trPr>
          <w:trHeight w:val="197"/>
        </w:trPr>
        <w:tc>
          <w:tcPr>
            <w:tcW w:w="996" w:type="dxa"/>
            <w:tcBorders>
              <w:top w:val="single" w:sz="4" w:space="0" w:color="auto"/>
              <w:bottom w:val="single" w:sz="12" w:space="0" w:color="auto"/>
            </w:tcBorders>
            <w:shd w:val="clear" w:color="auto" w:fill="auto"/>
            <w:vAlign w:val="bottom"/>
          </w:tcPr>
          <w:p w14:paraId="2412DA0D" w14:textId="77777777" w:rsidR="00DD7855" w:rsidRPr="00D635B0" w:rsidRDefault="00DD7855" w:rsidP="00DD7855">
            <w:pPr>
              <w:tabs>
                <w:tab w:val="left" w:pos="288"/>
                <w:tab w:val="left" w:pos="576"/>
                <w:tab w:val="left" w:pos="864"/>
                <w:tab w:val="left" w:pos="1152"/>
              </w:tabs>
              <w:spacing w:before="81" w:after="81" w:line="210" w:lineRule="exact"/>
              <w:ind w:right="40"/>
              <w:jc w:val="both"/>
              <w:rPr>
                <w:b/>
                <w:sz w:val="17"/>
              </w:rPr>
            </w:pPr>
            <w:r w:rsidRPr="00D635B0">
              <w:rPr>
                <w:b/>
                <w:sz w:val="17"/>
              </w:rPr>
              <w:tab/>
              <w:t>Total</w:t>
            </w:r>
          </w:p>
        </w:tc>
        <w:tc>
          <w:tcPr>
            <w:tcW w:w="1258" w:type="dxa"/>
            <w:tcBorders>
              <w:top w:val="single" w:sz="4" w:space="0" w:color="auto"/>
              <w:bottom w:val="single" w:sz="12" w:space="0" w:color="auto"/>
            </w:tcBorders>
            <w:shd w:val="clear" w:color="auto" w:fill="auto"/>
            <w:vAlign w:val="bottom"/>
          </w:tcPr>
          <w:p w14:paraId="0243E7CA" w14:textId="4BCC1F2E" w:rsidR="00DD7855" w:rsidRPr="00D635B0" w:rsidRDefault="00DD7855" w:rsidP="00DD7855">
            <w:pPr>
              <w:tabs>
                <w:tab w:val="left" w:pos="288"/>
                <w:tab w:val="left" w:pos="576"/>
                <w:tab w:val="left" w:pos="864"/>
                <w:tab w:val="left" w:pos="1152"/>
              </w:tabs>
              <w:spacing w:before="81" w:after="81" w:line="210" w:lineRule="exact"/>
              <w:ind w:left="144" w:right="40"/>
              <w:jc w:val="right"/>
              <w:rPr>
                <w:b/>
                <w:sz w:val="17"/>
              </w:rPr>
            </w:pPr>
            <w:r w:rsidRPr="00C77D7B">
              <w:rPr>
                <w:b/>
                <w:sz w:val="17"/>
                <w:szCs w:val="17"/>
              </w:rPr>
              <w:t>–</w:t>
            </w:r>
            <w:r>
              <w:rPr>
                <w:b/>
                <w:sz w:val="17"/>
                <w:szCs w:val="17"/>
              </w:rPr>
              <w:t>4</w:t>
            </w:r>
          </w:p>
        </w:tc>
        <w:tc>
          <w:tcPr>
            <w:tcW w:w="801" w:type="dxa"/>
            <w:tcBorders>
              <w:top w:val="single" w:sz="4" w:space="0" w:color="auto"/>
              <w:bottom w:val="single" w:sz="12" w:space="0" w:color="auto"/>
            </w:tcBorders>
            <w:shd w:val="clear" w:color="auto" w:fill="auto"/>
            <w:vAlign w:val="bottom"/>
          </w:tcPr>
          <w:p w14:paraId="021FD34E" w14:textId="77777777" w:rsidR="00DD7855" w:rsidRPr="00D635B0" w:rsidRDefault="00DD7855" w:rsidP="00DD7855">
            <w:pPr>
              <w:tabs>
                <w:tab w:val="left" w:pos="288"/>
                <w:tab w:val="left" w:pos="576"/>
                <w:tab w:val="left" w:pos="864"/>
                <w:tab w:val="left" w:pos="1152"/>
              </w:tabs>
              <w:spacing w:before="81" w:after="81" w:line="210" w:lineRule="exact"/>
              <w:ind w:left="144" w:right="40"/>
              <w:rPr>
                <w:b/>
                <w:sz w:val="17"/>
              </w:rPr>
            </w:pPr>
          </w:p>
        </w:tc>
        <w:tc>
          <w:tcPr>
            <w:tcW w:w="2992" w:type="dxa"/>
            <w:tcBorders>
              <w:top w:val="single" w:sz="4" w:space="0" w:color="auto"/>
              <w:bottom w:val="single" w:sz="12" w:space="0" w:color="auto"/>
            </w:tcBorders>
            <w:shd w:val="clear" w:color="auto" w:fill="auto"/>
            <w:vAlign w:val="bottom"/>
          </w:tcPr>
          <w:p w14:paraId="19F9FD2E" w14:textId="77777777" w:rsidR="00DD7855" w:rsidRPr="00D635B0" w:rsidRDefault="00DD7855" w:rsidP="00DD7855">
            <w:pPr>
              <w:tabs>
                <w:tab w:val="left" w:pos="288"/>
                <w:tab w:val="left" w:pos="576"/>
                <w:tab w:val="left" w:pos="864"/>
                <w:tab w:val="left" w:pos="1152"/>
              </w:tabs>
              <w:spacing w:before="81" w:after="81" w:line="210" w:lineRule="exact"/>
              <w:ind w:left="144" w:right="40"/>
              <w:rPr>
                <w:b/>
                <w:bCs/>
                <w:sz w:val="17"/>
              </w:rPr>
            </w:pPr>
          </w:p>
        </w:tc>
        <w:tc>
          <w:tcPr>
            <w:tcW w:w="3795" w:type="dxa"/>
            <w:tcBorders>
              <w:top w:val="single" w:sz="4" w:space="0" w:color="auto"/>
              <w:bottom w:val="single" w:sz="12" w:space="0" w:color="auto"/>
            </w:tcBorders>
            <w:shd w:val="clear" w:color="auto" w:fill="auto"/>
            <w:vAlign w:val="bottom"/>
          </w:tcPr>
          <w:p w14:paraId="26728DC6" w14:textId="77777777" w:rsidR="00DD7855" w:rsidRPr="00D635B0" w:rsidRDefault="00DD7855" w:rsidP="00DD7855">
            <w:pPr>
              <w:tabs>
                <w:tab w:val="left" w:pos="288"/>
                <w:tab w:val="left" w:pos="576"/>
                <w:tab w:val="left" w:pos="864"/>
                <w:tab w:val="left" w:pos="1152"/>
              </w:tabs>
              <w:spacing w:before="81" w:after="81" w:line="210" w:lineRule="exact"/>
              <w:ind w:left="144" w:right="40"/>
              <w:rPr>
                <w:b/>
                <w:sz w:val="17"/>
              </w:rPr>
            </w:pPr>
          </w:p>
        </w:tc>
      </w:tr>
    </w:tbl>
    <w:p w14:paraId="393DB08C" w14:textId="77777777" w:rsidR="00725033" w:rsidRDefault="00725033" w:rsidP="00725033">
      <w:pPr>
        <w:suppressAutoHyphens w:val="0"/>
        <w:spacing w:line="120" w:lineRule="exact"/>
        <w:rPr>
          <w:rFonts w:eastAsia="Calibri"/>
          <w:color w:val="000000" w:themeColor="text1"/>
          <w:sz w:val="10"/>
          <w14:ligatures w14:val="none"/>
        </w:rPr>
      </w:pPr>
    </w:p>
    <w:p w14:paraId="0EAACD3E" w14:textId="77777777" w:rsidR="00725033" w:rsidRDefault="00725033" w:rsidP="00725033">
      <w:pPr>
        <w:suppressAutoHyphens w:val="0"/>
        <w:spacing w:line="120" w:lineRule="exact"/>
        <w:rPr>
          <w:rFonts w:eastAsia="Calibri"/>
          <w:color w:val="000000" w:themeColor="text1"/>
          <w:sz w:val="10"/>
          <w14:ligatures w14:val="none"/>
        </w:rPr>
      </w:pPr>
    </w:p>
    <w:p w14:paraId="72991B57" w14:textId="77777777" w:rsidR="005A08E3" w:rsidRPr="00DE2C8C" w:rsidRDefault="005A08E3" w:rsidP="00725033">
      <w:pPr>
        <w:suppressAutoHyphens w:val="0"/>
        <w:spacing w:line="120" w:lineRule="exact"/>
        <w:rPr>
          <w:rFonts w:eastAsia="Calibri"/>
          <w:color w:val="000000" w:themeColor="text1"/>
          <w:sz w:val="10"/>
          <w14:ligatures w14:val="none"/>
        </w:rPr>
      </w:pPr>
    </w:p>
    <w:p w14:paraId="499089F5" w14:textId="7939C3F7" w:rsidR="00725033" w:rsidRPr="00DE2C8C" w:rsidRDefault="00725033" w:rsidP="00133B08">
      <w:pPr>
        <w:pStyle w:val="AUNAMA16Apr"/>
        <w:rPr>
          <w:w w:val="102"/>
        </w:rPr>
      </w:pPr>
      <w:r w:rsidRPr="00DE2C8C">
        <w:rPr>
          <w:w w:val="102"/>
        </w:rPr>
        <w:t>The following changes are proposed for 2026:</w:t>
      </w:r>
    </w:p>
    <w:p w14:paraId="49094BF4" w14:textId="410CBAE8" w:rsidR="00725033" w:rsidRPr="00C61496" w:rsidRDefault="00780ABB" w:rsidP="00CA7919">
      <w:pPr>
        <w:pStyle w:val="kya"/>
        <w:numPr>
          <w:ilvl w:val="0"/>
          <w:numId w:val="45"/>
        </w:numPr>
        <w:spacing w:after="120" w:line="240" w:lineRule="exact"/>
        <w:contextualSpacing w:val="0"/>
      </w:pPr>
      <w:r w:rsidRPr="00091D24">
        <w:t>Front Office</w:t>
      </w:r>
      <w:r w:rsidR="00725033" w:rsidRPr="002779F8">
        <w:t>:</w:t>
      </w:r>
      <w:r w:rsidR="00C61496">
        <w:t xml:space="preserve"> </w:t>
      </w:r>
      <w:r w:rsidR="003D3494" w:rsidRPr="00091D24">
        <w:rPr>
          <w:b w:val="0"/>
          <w:bCs w:val="0"/>
          <w:spacing w:val="2"/>
          <w:w w:val="102"/>
        </w:rPr>
        <w:t xml:space="preserve">Reassignment of one post of Associate Political Affairs Officer (National Professional Officer) as Coordination Officer </w:t>
      </w:r>
      <w:r w:rsidR="00940D26">
        <w:rPr>
          <w:b w:val="0"/>
          <w:bCs w:val="0"/>
          <w:spacing w:val="2"/>
          <w:w w:val="102"/>
        </w:rPr>
        <w:t>(</w:t>
      </w:r>
      <w:r w:rsidR="00940D26" w:rsidRPr="00091D24">
        <w:rPr>
          <w:b w:val="0"/>
          <w:bCs w:val="0"/>
          <w:spacing w:val="2"/>
          <w:w w:val="102"/>
        </w:rPr>
        <w:t>National Professional Officer)</w:t>
      </w:r>
      <w:r w:rsidR="007A62B3">
        <w:rPr>
          <w:b w:val="0"/>
          <w:bCs w:val="0"/>
          <w:spacing w:val="2"/>
          <w:w w:val="102"/>
        </w:rPr>
        <w:t xml:space="preserve"> </w:t>
      </w:r>
      <w:r w:rsidR="003D3494" w:rsidRPr="00091D24">
        <w:rPr>
          <w:b w:val="0"/>
          <w:bCs w:val="0"/>
          <w:spacing w:val="2"/>
          <w:w w:val="102"/>
        </w:rPr>
        <w:t xml:space="preserve">to the </w:t>
      </w:r>
      <w:r w:rsidR="00F40405" w:rsidRPr="00091D24">
        <w:rPr>
          <w:b w:val="0"/>
          <w:bCs w:val="0"/>
          <w:spacing w:val="2"/>
          <w:w w:val="102"/>
        </w:rPr>
        <w:t>front o</w:t>
      </w:r>
      <w:r w:rsidR="003D3494" w:rsidRPr="00091D24">
        <w:rPr>
          <w:b w:val="0"/>
          <w:bCs w:val="0"/>
          <w:spacing w:val="2"/>
          <w:w w:val="102"/>
        </w:rPr>
        <w:t xml:space="preserve">ffice of </w:t>
      </w:r>
      <w:r w:rsidR="00F40405" w:rsidRPr="00091D24">
        <w:rPr>
          <w:b w:val="0"/>
          <w:bCs w:val="0"/>
          <w:spacing w:val="2"/>
          <w:w w:val="102"/>
        </w:rPr>
        <w:t>the</w:t>
      </w:r>
      <w:r w:rsidR="00F40405" w:rsidRPr="0056554C">
        <w:rPr>
          <w:b w:val="0"/>
          <w:bCs w:val="0"/>
          <w:color w:val="auto"/>
          <w:spacing w:val="2"/>
          <w:w w:val="102"/>
        </w:rPr>
        <w:t xml:space="preserve"> </w:t>
      </w:r>
      <w:r w:rsidR="003D3494" w:rsidRPr="0056554C">
        <w:rPr>
          <w:b w:val="0"/>
          <w:bCs w:val="0"/>
          <w:color w:val="auto"/>
          <w:spacing w:val="2"/>
          <w:w w:val="102"/>
        </w:rPr>
        <w:t xml:space="preserve">DSRSG </w:t>
      </w:r>
      <w:r w:rsidR="000B7087" w:rsidRPr="0056554C">
        <w:rPr>
          <w:b w:val="0"/>
          <w:bCs w:val="0"/>
          <w:color w:val="auto"/>
        </w:rPr>
        <w:t>/Resident Coordinator/Humanitarian Coordinator</w:t>
      </w:r>
      <w:r w:rsidR="000B7087" w:rsidRPr="0056554C">
        <w:rPr>
          <w:b w:val="0"/>
          <w:bCs w:val="0"/>
          <w:color w:val="auto"/>
          <w:spacing w:val="2"/>
          <w:w w:val="102"/>
        </w:rPr>
        <w:t xml:space="preserve"> </w:t>
      </w:r>
      <w:r w:rsidR="001F7593" w:rsidRPr="0056554C">
        <w:rPr>
          <w:b w:val="0"/>
          <w:bCs w:val="0"/>
          <w:color w:val="auto"/>
          <w:spacing w:val="2"/>
          <w:w w:val="102"/>
        </w:rPr>
        <w:t>t</w:t>
      </w:r>
      <w:r w:rsidR="001F7593">
        <w:rPr>
          <w:b w:val="0"/>
          <w:bCs w:val="0"/>
          <w:spacing w:val="2"/>
          <w:w w:val="102"/>
        </w:rPr>
        <w:t>o</w:t>
      </w:r>
      <w:r w:rsidR="00F64256" w:rsidRPr="00091D24">
        <w:rPr>
          <w:b w:val="0"/>
          <w:bCs w:val="0"/>
          <w:spacing w:val="2"/>
          <w:w w:val="102"/>
        </w:rPr>
        <w:t xml:space="preserve"> </w:t>
      </w:r>
      <w:r w:rsidR="003D3494" w:rsidRPr="00091D24">
        <w:rPr>
          <w:b w:val="0"/>
          <w:bCs w:val="0"/>
          <w:spacing w:val="2"/>
          <w:w w:val="102"/>
        </w:rPr>
        <w:t xml:space="preserve">enhance the coordination role </w:t>
      </w:r>
      <w:r w:rsidR="00F64256" w:rsidRPr="00091D24">
        <w:rPr>
          <w:b w:val="0"/>
          <w:bCs w:val="0"/>
          <w:spacing w:val="2"/>
          <w:w w:val="102"/>
        </w:rPr>
        <w:t xml:space="preserve">of the Office </w:t>
      </w:r>
      <w:r w:rsidR="003D3494" w:rsidRPr="00091D24">
        <w:rPr>
          <w:b w:val="0"/>
          <w:bCs w:val="0"/>
          <w:spacing w:val="2"/>
          <w:w w:val="102"/>
        </w:rPr>
        <w:t xml:space="preserve">in engaging with the </w:t>
      </w:r>
      <w:r w:rsidR="00A122B1" w:rsidRPr="00A122B1">
        <w:rPr>
          <w:b w:val="0"/>
          <w:bCs w:val="0"/>
          <w:iCs/>
          <w:spacing w:val="2"/>
          <w:w w:val="102"/>
        </w:rPr>
        <w:t>de facto</w:t>
      </w:r>
      <w:r w:rsidR="003D3494" w:rsidRPr="00091D24">
        <w:rPr>
          <w:b w:val="0"/>
          <w:bCs w:val="0"/>
          <w:spacing w:val="2"/>
          <w:w w:val="102"/>
        </w:rPr>
        <w:t xml:space="preserve"> authorities at the highest levels</w:t>
      </w:r>
      <w:r w:rsidR="000E65EC" w:rsidRPr="00091D24">
        <w:rPr>
          <w:b w:val="0"/>
          <w:bCs w:val="0"/>
          <w:spacing w:val="2"/>
          <w:w w:val="102"/>
        </w:rPr>
        <w:t xml:space="preserve"> </w:t>
      </w:r>
      <w:r w:rsidR="003D3494" w:rsidRPr="00091D24">
        <w:rPr>
          <w:b w:val="0"/>
          <w:bCs w:val="0"/>
          <w:spacing w:val="2"/>
          <w:w w:val="102"/>
        </w:rPr>
        <w:t xml:space="preserve">to ensure coherence, collaboration, efficient resource allocation, and </w:t>
      </w:r>
      <w:r w:rsidR="00E229B5">
        <w:rPr>
          <w:b w:val="0"/>
          <w:bCs w:val="0"/>
          <w:spacing w:val="2"/>
          <w:w w:val="102"/>
        </w:rPr>
        <w:t xml:space="preserve">to provide political support for the </w:t>
      </w:r>
      <w:r w:rsidR="003D3494" w:rsidRPr="00091D24">
        <w:rPr>
          <w:b w:val="0"/>
          <w:bCs w:val="0"/>
          <w:spacing w:val="2"/>
          <w:w w:val="102"/>
        </w:rPr>
        <w:t>optimal humanitarian and basic human needs outcomes in line with the responsibilities laid out in the operative paragraph 5 (a) and (b) of UN Security Council resolution 2626 (2022)</w:t>
      </w:r>
      <w:r w:rsidR="00E23D74">
        <w:rPr>
          <w:b w:val="0"/>
          <w:bCs w:val="0"/>
          <w:spacing w:val="2"/>
          <w:w w:val="102"/>
        </w:rPr>
        <w:t>;</w:t>
      </w:r>
    </w:p>
    <w:p w14:paraId="04AEA37B" w14:textId="77777777" w:rsidR="00C61496" w:rsidRPr="002779F8" w:rsidRDefault="00C61496" w:rsidP="00CA7919">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30" w:lineRule="exact"/>
        <w:ind w:left="1742"/>
        <w:jc w:val="both"/>
        <w:rPr>
          <w:color w:val="000000" w:themeColor="text1"/>
        </w:rPr>
      </w:pPr>
    </w:p>
    <w:p w14:paraId="06479D75" w14:textId="38AFF68E" w:rsidR="002779F8" w:rsidRPr="00091D24" w:rsidRDefault="002779F8" w:rsidP="00091D24">
      <w:pPr>
        <w:pStyle w:val="kya"/>
        <w:tabs>
          <w:tab w:val="left" w:pos="1620"/>
        </w:tabs>
      </w:pPr>
      <w:r w:rsidRPr="00091D24">
        <w:tab/>
        <w:t xml:space="preserve">Political Affairs Service: </w:t>
      </w:r>
    </w:p>
    <w:p w14:paraId="63166E8F" w14:textId="77777777" w:rsidR="002779F8" w:rsidRPr="002779F8" w:rsidRDefault="002779F8" w:rsidP="003D3494">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0"/>
        <w:jc w:val="both"/>
        <w:rPr>
          <w:color w:val="000000" w:themeColor="text1"/>
        </w:rPr>
      </w:pPr>
    </w:p>
    <w:p w14:paraId="04B3A237" w14:textId="73F83111" w:rsidR="00725033" w:rsidRPr="00DE2C8C" w:rsidRDefault="00725033" w:rsidP="0019488B">
      <w:pPr>
        <w:pStyle w:val="ListParagraph"/>
        <w:numPr>
          <w:ilvl w:val="0"/>
          <w:numId w:val="26"/>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ind w:left="2250" w:hanging="508"/>
        <w:jc w:val="both"/>
        <w:rPr>
          <w:color w:val="000000" w:themeColor="text1"/>
          <w:spacing w:val="2"/>
          <w:w w:val="102"/>
        </w:rPr>
      </w:pPr>
      <w:r w:rsidRPr="00DE2C8C">
        <w:rPr>
          <w:color w:val="000000" w:themeColor="text1"/>
          <w:spacing w:val="2"/>
          <w:w w:val="102"/>
        </w:rPr>
        <w:t xml:space="preserve">Abolishment of one post of Senior Civil Affairs Officer (P-5) due to </w:t>
      </w:r>
      <w:r w:rsidR="008321D0">
        <w:rPr>
          <w:color w:val="000000" w:themeColor="text1"/>
          <w:spacing w:val="2"/>
          <w:w w:val="102"/>
        </w:rPr>
        <w:t>t</w:t>
      </w:r>
      <w:r w:rsidR="002779F8">
        <w:rPr>
          <w:color w:val="000000" w:themeColor="text1"/>
          <w:spacing w:val="2"/>
          <w:w w:val="102"/>
        </w:rPr>
        <w:t xml:space="preserve">he </w:t>
      </w:r>
      <w:r w:rsidRPr="00DE2C8C">
        <w:rPr>
          <w:color w:val="000000" w:themeColor="text1"/>
          <w:spacing w:val="2"/>
          <w:w w:val="102"/>
        </w:rPr>
        <w:t>current restrictive operating environment and limited opportunities to support local communities</w:t>
      </w:r>
      <w:r w:rsidR="0020501C">
        <w:rPr>
          <w:color w:val="000000" w:themeColor="text1"/>
          <w:spacing w:val="2"/>
          <w:w w:val="102"/>
        </w:rPr>
        <w:t>,</w:t>
      </w:r>
      <w:r w:rsidRPr="00DE2C8C">
        <w:rPr>
          <w:color w:val="000000" w:themeColor="text1"/>
          <w:spacing w:val="2"/>
          <w:w w:val="102"/>
        </w:rPr>
        <w:t xml:space="preserve"> which are now primarily spearheaded at the local level through UNAMA field offices</w:t>
      </w:r>
      <w:r w:rsidR="00E23D74">
        <w:rPr>
          <w:color w:val="000000" w:themeColor="text1"/>
          <w:spacing w:val="2"/>
          <w:w w:val="102"/>
        </w:rPr>
        <w:t>;</w:t>
      </w:r>
      <w:r w:rsidRPr="00DE2C8C">
        <w:rPr>
          <w:color w:val="000000" w:themeColor="text1"/>
          <w:spacing w:val="2"/>
          <w:w w:val="102"/>
        </w:rPr>
        <w:t xml:space="preserve"> </w:t>
      </w:r>
    </w:p>
    <w:p w14:paraId="7E8E3F55" w14:textId="77777777" w:rsidR="00725033" w:rsidRPr="00DE2C8C" w:rsidRDefault="00725033" w:rsidP="00725033">
      <w:pPr>
        <w:pStyle w:val="ListParagraph"/>
        <w:rPr>
          <w:color w:val="000000" w:themeColor="text1"/>
          <w:spacing w:val="2"/>
          <w:w w:val="102"/>
        </w:rPr>
      </w:pPr>
    </w:p>
    <w:p w14:paraId="32208E53" w14:textId="6B601B66" w:rsidR="00725033" w:rsidRDefault="00725033" w:rsidP="0019488B">
      <w:pPr>
        <w:pStyle w:val="ListParagraph"/>
        <w:numPr>
          <w:ilvl w:val="0"/>
          <w:numId w:val="26"/>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ind w:left="2250" w:hanging="508"/>
        <w:jc w:val="both"/>
        <w:rPr>
          <w:color w:val="000000" w:themeColor="text1"/>
          <w:spacing w:val="2"/>
          <w:w w:val="102"/>
        </w:rPr>
      </w:pPr>
      <w:r>
        <w:rPr>
          <w:color w:val="000000" w:themeColor="text1"/>
          <w:spacing w:val="2"/>
          <w:w w:val="102"/>
        </w:rPr>
        <w:lastRenderedPageBreak/>
        <w:t xml:space="preserve">Redeployment of the three posts from the Strategic </w:t>
      </w:r>
      <w:r w:rsidRPr="00E44785">
        <w:rPr>
          <w:color w:val="000000" w:themeColor="text1"/>
          <w:spacing w:val="2"/>
          <w:w w:val="102"/>
        </w:rPr>
        <w:t xml:space="preserve">Engagement Advisory </w:t>
      </w:r>
      <w:r w:rsidR="00E229B5">
        <w:rPr>
          <w:color w:val="000000" w:themeColor="text1"/>
          <w:spacing w:val="2"/>
          <w:w w:val="102"/>
        </w:rPr>
        <w:t>Unit</w:t>
      </w:r>
      <w:r w:rsidR="00E229B5" w:rsidRPr="00E44785">
        <w:rPr>
          <w:color w:val="000000" w:themeColor="text1"/>
          <w:spacing w:val="2"/>
          <w:w w:val="102"/>
        </w:rPr>
        <w:t xml:space="preserve"> </w:t>
      </w:r>
      <w:r w:rsidRPr="00E44785">
        <w:rPr>
          <w:color w:val="000000" w:themeColor="text1"/>
          <w:spacing w:val="2"/>
          <w:w w:val="102"/>
        </w:rPr>
        <w:t xml:space="preserve">comprising of </w:t>
      </w:r>
      <w:r w:rsidR="0090066D">
        <w:rPr>
          <w:color w:val="000000" w:themeColor="text1"/>
          <w:spacing w:val="2"/>
          <w:w w:val="102"/>
        </w:rPr>
        <w:t xml:space="preserve">one </w:t>
      </w:r>
      <w:r w:rsidR="0090066D" w:rsidRPr="0090066D">
        <w:rPr>
          <w:color w:val="000000" w:themeColor="text1"/>
          <w:spacing w:val="2"/>
          <w:w w:val="102"/>
        </w:rPr>
        <w:t>Senior Political Affairs Officer</w:t>
      </w:r>
      <w:r w:rsidRPr="00E44785">
        <w:rPr>
          <w:color w:val="000000" w:themeColor="text1"/>
          <w:spacing w:val="2"/>
          <w:w w:val="102"/>
        </w:rPr>
        <w:t xml:space="preserve"> </w:t>
      </w:r>
      <w:r w:rsidR="0090066D">
        <w:rPr>
          <w:color w:val="000000" w:themeColor="text1"/>
          <w:spacing w:val="2"/>
          <w:w w:val="102"/>
        </w:rPr>
        <w:t>(</w:t>
      </w:r>
      <w:r w:rsidRPr="00E44785">
        <w:rPr>
          <w:color w:val="000000" w:themeColor="text1"/>
          <w:spacing w:val="2"/>
          <w:w w:val="102"/>
        </w:rPr>
        <w:t>P-5</w:t>
      </w:r>
      <w:r w:rsidR="0090066D">
        <w:rPr>
          <w:color w:val="000000" w:themeColor="text1"/>
          <w:spacing w:val="2"/>
          <w:w w:val="102"/>
        </w:rPr>
        <w:t>)</w:t>
      </w:r>
      <w:r w:rsidRPr="00E44785">
        <w:rPr>
          <w:color w:val="000000" w:themeColor="text1"/>
          <w:spacing w:val="2"/>
          <w:w w:val="102"/>
        </w:rPr>
        <w:t xml:space="preserve">, </w:t>
      </w:r>
      <w:r w:rsidR="006C1617">
        <w:rPr>
          <w:color w:val="000000" w:themeColor="text1"/>
          <w:spacing w:val="2"/>
          <w:w w:val="102"/>
        </w:rPr>
        <w:t xml:space="preserve">one </w:t>
      </w:r>
      <w:r w:rsidR="006C1617" w:rsidRPr="006C1617">
        <w:rPr>
          <w:color w:val="000000" w:themeColor="text1"/>
          <w:spacing w:val="2"/>
          <w:w w:val="102"/>
        </w:rPr>
        <w:t>Political Affairs Officer</w:t>
      </w:r>
      <w:r w:rsidRPr="00E44785">
        <w:rPr>
          <w:color w:val="000000" w:themeColor="text1"/>
          <w:spacing w:val="2"/>
          <w:w w:val="102"/>
        </w:rPr>
        <w:t xml:space="preserve"> </w:t>
      </w:r>
      <w:r w:rsidR="006C1617">
        <w:rPr>
          <w:color w:val="000000" w:themeColor="text1"/>
          <w:spacing w:val="2"/>
          <w:w w:val="102"/>
        </w:rPr>
        <w:t>(</w:t>
      </w:r>
      <w:r w:rsidRPr="00E44785">
        <w:rPr>
          <w:color w:val="000000" w:themeColor="text1"/>
          <w:spacing w:val="2"/>
          <w:w w:val="102"/>
        </w:rPr>
        <w:t>P-3</w:t>
      </w:r>
      <w:r w:rsidR="006C1617">
        <w:rPr>
          <w:color w:val="000000" w:themeColor="text1"/>
          <w:spacing w:val="2"/>
          <w:w w:val="102"/>
        </w:rPr>
        <w:t>)</w:t>
      </w:r>
      <w:r w:rsidRPr="00E44785">
        <w:rPr>
          <w:color w:val="000000" w:themeColor="text1"/>
          <w:spacing w:val="2"/>
          <w:w w:val="102"/>
        </w:rPr>
        <w:t xml:space="preserve"> and one </w:t>
      </w:r>
      <w:r w:rsidR="008F1A95" w:rsidRPr="008F1A95">
        <w:rPr>
          <w:color w:val="000000" w:themeColor="text1"/>
          <w:spacing w:val="2"/>
          <w:w w:val="102"/>
        </w:rPr>
        <w:t xml:space="preserve">Associate Political Affairs Officer </w:t>
      </w:r>
      <w:r w:rsidR="008F1A95">
        <w:rPr>
          <w:color w:val="000000" w:themeColor="text1"/>
          <w:spacing w:val="2"/>
          <w:w w:val="102"/>
        </w:rPr>
        <w:t>(</w:t>
      </w:r>
      <w:r w:rsidRPr="00E44785">
        <w:rPr>
          <w:color w:val="000000" w:themeColor="text1"/>
          <w:spacing w:val="2"/>
          <w:w w:val="102"/>
        </w:rPr>
        <w:t>National Professional Officer</w:t>
      </w:r>
      <w:r w:rsidR="008F1A95">
        <w:rPr>
          <w:color w:val="000000" w:themeColor="text1"/>
          <w:spacing w:val="2"/>
          <w:w w:val="102"/>
        </w:rPr>
        <w:t>)</w:t>
      </w:r>
      <w:r>
        <w:rPr>
          <w:color w:val="000000" w:themeColor="text1"/>
          <w:spacing w:val="2"/>
          <w:w w:val="102"/>
        </w:rPr>
        <w:t xml:space="preserve"> </w:t>
      </w:r>
      <w:r w:rsidR="000A3442">
        <w:rPr>
          <w:color w:val="000000" w:themeColor="text1"/>
          <w:spacing w:val="2"/>
          <w:w w:val="102"/>
        </w:rPr>
        <w:t xml:space="preserve">with a view that </w:t>
      </w:r>
      <w:r>
        <w:rPr>
          <w:color w:val="000000" w:themeColor="text1"/>
          <w:spacing w:val="2"/>
          <w:w w:val="102"/>
        </w:rPr>
        <w:t xml:space="preserve">the functions previously undertaken by the Strategic Engagement Advisory </w:t>
      </w:r>
      <w:r w:rsidR="00A10423">
        <w:rPr>
          <w:color w:val="000000" w:themeColor="text1"/>
          <w:spacing w:val="2"/>
          <w:w w:val="102"/>
        </w:rPr>
        <w:t xml:space="preserve">Unit </w:t>
      </w:r>
      <w:r w:rsidR="00E229B5">
        <w:rPr>
          <w:color w:val="000000" w:themeColor="text1"/>
          <w:spacing w:val="2"/>
          <w:w w:val="102"/>
        </w:rPr>
        <w:t xml:space="preserve">can </w:t>
      </w:r>
      <w:r>
        <w:rPr>
          <w:color w:val="000000" w:themeColor="text1"/>
          <w:spacing w:val="2"/>
          <w:w w:val="102"/>
        </w:rPr>
        <w:t>be integrated within the Political Affairs Service</w:t>
      </w:r>
      <w:r w:rsidR="00711746">
        <w:rPr>
          <w:color w:val="000000" w:themeColor="text1"/>
          <w:spacing w:val="2"/>
          <w:w w:val="102"/>
        </w:rPr>
        <w:t>. The integration aims</w:t>
      </w:r>
      <w:r>
        <w:rPr>
          <w:color w:val="000000" w:themeColor="text1"/>
          <w:spacing w:val="2"/>
          <w:w w:val="102"/>
        </w:rPr>
        <w:t xml:space="preserve"> </w:t>
      </w:r>
      <w:r w:rsidR="00D507AF">
        <w:rPr>
          <w:color w:val="000000" w:themeColor="text1"/>
          <w:spacing w:val="2"/>
          <w:w w:val="102"/>
        </w:rPr>
        <w:t xml:space="preserve">to reinforce the Mission’s comprehensive approach to engagement with the </w:t>
      </w:r>
      <w:r w:rsidR="00A122B1" w:rsidRPr="00A122B1">
        <w:rPr>
          <w:iCs/>
          <w:color w:val="000000" w:themeColor="text1"/>
          <w:spacing w:val="2"/>
          <w:w w:val="102"/>
        </w:rPr>
        <w:t>de facto</w:t>
      </w:r>
      <w:r w:rsidR="00D507AF">
        <w:rPr>
          <w:color w:val="000000" w:themeColor="text1"/>
          <w:spacing w:val="2"/>
          <w:w w:val="102"/>
        </w:rPr>
        <w:t xml:space="preserve"> authorities; provide timely advice on political dynamics and policy directions of the </w:t>
      </w:r>
      <w:r w:rsidR="00A122B1" w:rsidRPr="00A122B1">
        <w:rPr>
          <w:iCs/>
          <w:color w:val="000000" w:themeColor="text1"/>
          <w:spacing w:val="2"/>
          <w:w w:val="102"/>
        </w:rPr>
        <w:t>de facto</w:t>
      </w:r>
      <w:r w:rsidR="00D507AF">
        <w:rPr>
          <w:color w:val="000000" w:themeColor="text1"/>
          <w:spacing w:val="2"/>
          <w:w w:val="102"/>
        </w:rPr>
        <w:t xml:space="preserve"> authorities, enhance strategic and operational engagements with other Afghan political stakeholders;</w:t>
      </w:r>
      <w:r w:rsidR="002459DD">
        <w:rPr>
          <w:color w:val="000000" w:themeColor="text1"/>
          <w:spacing w:val="2"/>
          <w:w w:val="102"/>
        </w:rPr>
        <w:t xml:space="preserve"> and </w:t>
      </w:r>
      <w:r>
        <w:rPr>
          <w:color w:val="000000" w:themeColor="text1"/>
          <w:spacing w:val="2"/>
          <w:w w:val="102"/>
        </w:rPr>
        <w:t xml:space="preserve">to enhance </w:t>
      </w:r>
      <w:r w:rsidR="00B20032">
        <w:rPr>
          <w:color w:val="000000" w:themeColor="text1"/>
          <w:spacing w:val="2"/>
          <w:w w:val="102"/>
        </w:rPr>
        <w:t>collaboration</w:t>
      </w:r>
      <w:r w:rsidRPr="00555322">
        <w:rPr>
          <w:color w:val="000000" w:themeColor="text1"/>
          <w:spacing w:val="2"/>
          <w:w w:val="102"/>
        </w:rPr>
        <w:t xml:space="preserve"> with the field offices on sub-national political issues</w:t>
      </w:r>
      <w:r w:rsidR="00B33741">
        <w:rPr>
          <w:color w:val="000000" w:themeColor="text1"/>
          <w:spacing w:val="2"/>
          <w:w w:val="102"/>
        </w:rPr>
        <w:t>;</w:t>
      </w:r>
      <w:r>
        <w:rPr>
          <w:color w:val="000000" w:themeColor="text1"/>
          <w:spacing w:val="2"/>
          <w:w w:val="102"/>
        </w:rPr>
        <w:t xml:space="preserve"> </w:t>
      </w:r>
    </w:p>
    <w:p w14:paraId="2600D61A" w14:textId="77777777" w:rsidR="00725033" w:rsidRDefault="00725033" w:rsidP="00725033">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2102"/>
        <w:jc w:val="both"/>
        <w:rPr>
          <w:color w:val="000000" w:themeColor="text1"/>
          <w:spacing w:val="2"/>
          <w:w w:val="102"/>
        </w:rPr>
      </w:pPr>
    </w:p>
    <w:p w14:paraId="0A1657BD" w14:textId="767CE29A" w:rsidR="00725033" w:rsidRPr="0067491D" w:rsidRDefault="00725033" w:rsidP="0019488B">
      <w:pPr>
        <w:pStyle w:val="ListParagraph"/>
        <w:numPr>
          <w:ilvl w:val="0"/>
          <w:numId w:val="26"/>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ind w:left="2250" w:hanging="508"/>
        <w:jc w:val="both"/>
        <w:rPr>
          <w:color w:val="000000" w:themeColor="text1"/>
          <w:spacing w:val="2"/>
          <w:w w:val="102"/>
        </w:rPr>
      </w:pPr>
      <w:r w:rsidRPr="0067491D">
        <w:rPr>
          <w:color w:val="000000" w:themeColor="text1"/>
          <w:spacing w:val="2"/>
          <w:w w:val="102"/>
        </w:rPr>
        <w:t xml:space="preserve">Reassignment of one post of Associate Judicial Affairs Officer (National Professional Officer) as Assistant Programme Management Officer </w:t>
      </w:r>
      <w:r w:rsidR="00F376C1">
        <w:rPr>
          <w:color w:val="000000" w:themeColor="text1"/>
          <w:spacing w:val="2"/>
          <w:w w:val="102"/>
        </w:rPr>
        <w:t>(</w:t>
      </w:r>
      <w:r w:rsidR="00F376C1" w:rsidRPr="0067491D">
        <w:rPr>
          <w:color w:val="000000" w:themeColor="text1"/>
          <w:spacing w:val="2"/>
          <w:w w:val="102"/>
        </w:rPr>
        <w:t xml:space="preserve">National Professional Officer) </w:t>
      </w:r>
      <w:r w:rsidRPr="0067491D">
        <w:rPr>
          <w:color w:val="000000" w:themeColor="text1"/>
          <w:spacing w:val="2"/>
          <w:w w:val="102"/>
        </w:rPr>
        <w:t>in Kandahar field office</w:t>
      </w:r>
      <w:r w:rsidR="008D679E" w:rsidRPr="0067491D">
        <w:rPr>
          <w:color w:val="000000" w:themeColor="text1"/>
          <w:spacing w:val="2"/>
          <w:w w:val="102"/>
        </w:rPr>
        <w:t xml:space="preserve">, </w:t>
      </w:r>
      <w:r w:rsidR="005738D3">
        <w:rPr>
          <w:color w:val="000000" w:themeColor="text1"/>
          <w:spacing w:val="2"/>
          <w:w w:val="102"/>
        </w:rPr>
        <w:t>in</w:t>
      </w:r>
      <w:r w:rsidR="00BA4FC6" w:rsidRPr="002A3640">
        <w:rPr>
          <w:color w:val="000000" w:themeColor="text1"/>
          <w:w w:val="102"/>
          <w:lang w:val="en-US"/>
        </w:rPr>
        <w:t xml:space="preserve"> response to the need to have dedicated capacity support to the mine action programme at the regional leve</w:t>
      </w:r>
      <w:r w:rsidR="00BA4FC6">
        <w:rPr>
          <w:color w:val="000000" w:themeColor="text1"/>
          <w:w w:val="102"/>
          <w:lang w:val="en-US"/>
        </w:rPr>
        <w:t>l</w:t>
      </w:r>
      <w:r w:rsidR="00F376C1">
        <w:rPr>
          <w:color w:val="000000" w:themeColor="text1"/>
          <w:w w:val="102"/>
          <w:lang w:val="en-US"/>
        </w:rPr>
        <w:t>;</w:t>
      </w:r>
    </w:p>
    <w:p w14:paraId="1630B0CC" w14:textId="77777777" w:rsidR="00725033" w:rsidRPr="00EC7E80" w:rsidRDefault="00725033" w:rsidP="000400C8">
      <w:pPr>
        <w:pStyle w:val="ListParagraph"/>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ind w:left="2250"/>
        <w:jc w:val="both"/>
        <w:rPr>
          <w:color w:val="000000" w:themeColor="text1"/>
          <w:spacing w:val="2"/>
          <w:w w:val="102"/>
        </w:rPr>
      </w:pPr>
    </w:p>
    <w:p w14:paraId="2A38957D" w14:textId="13D8CD8B" w:rsidR="00291701" w:rsidRDefault="00291701" w:rsidP="0019488B">
      <w:pPr>
        <w:pStyle w:val="ListParagraph"/>
        <w:numPr>
          <w:ilvl w:val="0"/>
          <w:numId w:val="26"/>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ind w:left="2250" w:hanging="508"/>
        <w:jc w:val="both"/>
        <w:rPr>
          <w:color w:val="000000" w:themeColor="text1"/>
          <w:spacing w:val="2"/>
          <w:w w:val="102"/>
        </w:rPr>
      </w:pPr>
      <w:r w:rsidRPr="00DE2C8C">
        <w:rPr>
          <w:color w:val="000000" w:themeColor="text1"/>
          <w:spacing w:val="2"/>
          <w:w w:val="102"/>
        </w:rPr>
        <w:t xml:space="preserve">Abolishment of two posts of Political Affairs Assistant </w:t>
      </w:r>
      <w:r w:rsidRPr="00DD2611">
        <w:rPr>
          <w:color w:val="000000" w:themeColor="text1"/>
          <w:spacing w:val="2"/>
          <w:w w:val="102"/>
        </w:rPr>
        <w:t>(</w:t>
      </w:r>
      <w:r w:rsidR="00F57C8A">
        <w:rPr>
          <w:color w:val="000000" w:themeColor="text1"/>
          <w:spacing w:val="2"/>
          <w:w w:val="102"/>
        </w:rPr>
        <w:t>Local level</w:t>
      </w:r>
      <w:r w:rsidRPr="00DD2611">
        <w:rPr>
          <w:color w:val="000000" w:themeColor="text1"/>
          <w:spacing w:val="2"/>
          <w:w w:val="102"/>
        </w:rPr>
        <w:t>)</w:t>
      </w:r>
      <w:r w:rsidR="00846CED">
        <w:rPr>
          <w:color w:val="000000" w:themeColor="text1"/>
          <w:spacing w:val="2"/>
          <w:w w:val="102"/>
        </w:rPr>
        <w:t>,</w:t>
      </w:r>
      <w:r w:rsidRPr="00DE2C8C">
        <w:rPr>
          <w:color w:val="000000" w:themeColor="text1"/>
          <w:spacing w:val="2"/>
          <w:w w:val="102"/>
        </w:rPr>
        <w:t xml:space="preserve"> following a review of current workload arrangements</w:t>
      </w:r>
      <w:r w:rsidR="00846CED">
        <w:t>;</w:t>
      </w:r>
      <w:r w:rsidRPr="00DE2C8C">
        <w:rPr>
          <w:color w:val="000000" w:themeColor="text1"/>
          <w:spacing w:val="2"/>
          <w:w w:val="102"/>
        </w:rPr>
        <w:t xml:space="preserve"> </w:t>
      </w:r>
      <w:r w:rsidR="009D1F44">
        <w:rPr>
          <w:color w:val="000000" w:themeColor="text1"/>
          <w:spacing w:val="2"/>
          <w:w w:val="102"/>
        </w:rPr>
        <w:t>and</w:t>
      </w:r>
    </w:p>
    <w:p w14:paraId="2229FE9D" w14:textId="77777777" w:rsidR="00291701" w:rsidRPr="00291701" w:rsidRDefault="00291701" w:rsidP="00291701">
      <w:pPr>
        <w:pStyle w:val="ListParagraph"/>
        <w:rPr>
          <w:color w:val="000000" w:themeColor="text1"/>
          <w:spacing w:val="2"/>
          <w:w w:val="102"/>
        </w:rPr>
      </w:pPr>
    </w:p>
    <w:p w14:paraId="682A33A9" w14:textId="5C9595C6" w:rsidR="00725033" w:rsidRDefault="00725033" w:rsidP="0019488B">
      <w:pPr>
        <w:pStyle w:val="ListParagraph"/>
        <w:numPr>
          <w:ilvl w:val="0"/>
          <w:numId w:val="26"/>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ind w:left="2250" w:hanging="508"/>
        <w:jc w:val="both"/>
        <w:rPr>
          <w:color w:val="000000" w:themeColor="text1"/>
          <w:spacing w:val="2"/>
          <w:w w:val="102"/>
        </w:rPr>
      </w:pPr>
      <w:r w:rsidRPr="007A2EF4">
        <w:rPr>
          <w:color w:val="000000" w:themeColor="text1"/>
          <w:spacing w:val="2"/>
          <w:w w:val="102"/>
        </w:rPr>
        <w:t>Conversion of three positions of Associate Political Affairs Officer (national United Nations Volunteer) from extrabudgetary resources</w:t>
      </w:r>
      <w:r w:rsidRPr="00DE2C8C">
        <w:rPr>
          <w:color w:val="000000" w:themeColor="text1"/>
          <w:spacing w:val="2"/>
          <w:w w:val="102"/>
        </w:rPr>
        <w:t xml:space="preserve"> to regular budget funding, as referred to in paragraph </w:t>
      </w:r>
      <w:r w:rsidRPr="00046447">
        <w:rPr>
          <w:color w:val="000000" w:themeColor="text1"/>
          <w:spacing w:val="2"/>
          <w:w w:val="102"/>
        </w:rPr>
        <w:t>3</w:t>
      </w:r>
      <w:r w:rsidR="0018727E">
        <w:rPr>
          <w:color w:val="000000" w:themeColor="text1"/>
          <w:spacing w:val="2"/>
          <w:w w:val="102"/>
        </w:rPr>
        <w:t>0</w:t>
      </w:r>
      <w:r w:rsidRPr="00046447">
        <w:rPr>
          <w:color w:val="000000" w:themeColor="text1"/>
          <w:spacing w:val="2"/>
          <w:w w:val="102"/>
        </w:rPr>
        <w:t>,</w:t>
      </w:r>
      <w:r w:rsidRPr="00DE2C8C">
        <w:rPr>
          <w:color w:val="000000" w:themeColor="text1"/>
          <w:spacing w:val="2"/>
          <w:w w:val="102"/>
        </w:rPr>
        <w:t xml:space="preserve"> to monitor, support and report on activities related to political inclusion and security related activities by the </w:t>
      </w:r>
      <w:r w:rsidR="00A122B1" w:rsidRPr="00A122B1">
        <w:rPr>
          <w:iCs/>
          <w:color w:val="000000" w:themeColor="text1"/>
          <w:spacing w:val="2"/>
          <w:w w:val="102"/>
        </w:rPr>
        <w:t>de facto</w:t>
      </w:r>
      <w:r w:rsidRPr="00DE2C8C">
        <w:rPr>
          <w:color w:val="000000" w:themeColor="text1"/>
          <w:spacing w:val="2"/>
          <w:w w:val="102"/>
        </w:rPr>
        <w:t xml:space="preserve"> security forces, facilitate engagement with different actors, and to support data collection and management as the basis for political economy analysis</w:t>
      </w:r>
      <w:r w:rsidR="00846CED">
        <w:rPr>
          <w:color w:val="000000" w:themeColor="text1"/>
          <w:spacing w:val="2"/>
          <w:w w:val="102"/>
        </w:rPr>
        <w:t>;</w:t>
      </w:r>
      <w:r w:rsidRPr="00DE2C8C">
        <w:rPr>
          <w:color w:val="000000" w:themeColor="text1"/>
          <w:spacing w:val="2"/>
          <w:w w:val="102"/>
        </w:rPr>
        <w:t xml:space="preserve"> </w:t>
      </w:r>
    </w:p>
    <w:p w14:paraId="0DDCF47D" w14:textId="77777777" w:rsidR="00BC0B75" w:rsidRPr="007A4FA1" w:rsidRDefault="00BC0B75" w:rsidP="007A4FA1">
      <w:pPr>
        <w:pStyle w:val="ListParagraph"/>
        <w:rPr>
          <w:color w:val="000000" w:themeColor="text1"/>
          <w:spacing w:val="2"/>
          <w:w w:val="102"/>
        </w:rPr>
      </w:pPr>
    </w:p>
    <w:p w14:paraId="15CC8E34" w14:textId="0CE3A07B" w:rsidR="007A4FA1" w:rsidRPr="00BC0B75" w:rsidRDefault="00725033" w:rsidP="00CA7919">
      <w:pPr>
        <w:pStyle w:val="kya"/>
        <w:tabs>
          <w:tab w:val="left" w:pos="1800"/>
        </w:tabs>
        <w:spacing w:after="120" w:line="240" w:lineRule="exact"/>
        <w:contextualSpacing w:val="0"/>
        <w:rPr>
          <w:b w:val="0"/>
          <w:bCs w:val="0"/>
        </w:rPr>
      </w:pPr>
      <w:r w:rsidRPr="00BC0B75">
        <w:t xml:space="preserve">Liaison Office in Islamabad: </w:t>
      </w:r>
      <w:r w:rsidRPr="00BC0B75">
        <w:rPr>
          <w:b w:val="0"/>
          <w:bCs w:val="0"/>
        </w:rPr>
        <w:t xml:space="preserve">Abolishment of one post of Protocol Assistant </w:t>
      </w:r>
      <w:r w:rsidR="00DD2611" w:rsidRPr="00BC0B75">
        <w:rPr>
          <w:b w:val="0"/>
          <w:bCs w:val="0"/>
        </w:rPr>
        <w:t>(</w:t>
      </w:r>
      <w:r w:rsidR="00F57C8A">
        <w:rPr>
          <w:b w:val="0"/>
          <w:bCs w:val="0"/>
        </w:rPr>
        <w:t>Local level</w:t>
      </w:r>
      <w:r w:rsidR="00DD2611" w:rsidRPr="00BC0B75">
        <w:rPr>
          <w:b w:val="0"/>
          <w:bCs w:val="0"/>
        </w:rPr>
        <w:t>)</w:t>
      </w:r>
      <w:r w:rsidRPr="00BC0B75">
        <w:rPr>
          <w:b w:val="0"/>
          <w:bCs w:val="0"/>
        </w:rPr>
        <w:t xml:space="preserve">, following </w:t>
      </w:r>
      <w:r w:rsidR="00E229B5">
        <w:rPr>
          <w:b w:val="0"/>
          <w:bCs w:val="0"/>
        </w:rPr>
        <w:t xml:space="preserve">a </w:t>
      </w:r>
      <w:r w:rsidRPr="00BC0B75">
        <w:rPr>
          <w:b w:val="0"/>
          <w:bCs w:val="0"/>
        </w:rPr>
        <w:t>review of the workload of the Office</w:t>
      </w:r>
      <w:r w:rsidR="007C6886">
        <w:rPr>
          <w:b w:val="0"/>
          <w:bCs w:val="0"/>
        </w:rPr>
        <w:t>;</w:t>
      </w:r>
      <w:r w:rsidRPr="00BC0B75">
        <w:rPr>
          <w:b w:val="0"/>
          <w:bCs w:val="0"/>
        </w:rPr>
        <w:t xml:space="preserve"> </w:t>
      </w:r>
    </w:p>
    <w:p w14:paraId="05AD2B7C" w14:textId="09C737CA" w:rsidR="007A4FA1" w:rsidRPr="00BC0B75" w:rsidRDefault="00725033" w:rsidP="003B58F3">
      <w:pPr>
        <w:pStyle w:val="kya"/>
        <w:spacing w:after="120" w:line="240" w:lineRule="exact"/>
        <w:contextualSpacing w:val="0"/>
        <w:rPr>
          <w:b w:val="0"/>
          <w:bCs w:val="0"/>
        </w:rPr>
      </w:pPr>
      <w:r w:rsidRPr="007A4FA1">
        <w:t xml:space="preserve">Strategic Engagement Advisory </w:t>
      </w:r>
      <w:r w:rsidR="007A4FA1" w:rsidRPr="007A4FA1">
        <w:t>Unit</w:t>
      </w:r>
      <w:r w:rsidRPr="007A4FA1">
        <w:t xml:space="preserve">: </w:t>
      </w:r>
      <w:r w:rsidRPr="00BC0B75">
        <w:rPr>
          <w:b w:val="0"/>
          <w:bCs w:val="0"/>
        </w:rPr>
        <w:t xml:space="preserve">Redeployment of the three </w:t>
      </w:r>
      <w:r w:rsidR="004F221A">
        <w:rPr>
          <w:b w:val="0"/>
          <w:bCs w:val="0"/>
        </w:rPr>
        <w:t>posts</w:t>
      </w:r>
      <w:r w:rsidR="00CC3FCD" w:rsidRPr="00BC0B75">
        <w:rPr>
          <w:b w:val="0"/>
          <w:bCs w:val="0"/>
        </w:rPr>
        <w:t xml:space="preserve"> </w:t>
      </w:r>
      <w:r w:rsidR="004F221A">
        <w:rPr>
          <w:b w:val="0"/>
          <w:bCs w:val="0"/>
        </w:rPr>
        <w:t>(</w:t>
      </w:r>
      <w:r w:rsidRPr="00BC0B75">
        <w:rPr>
          <w:b w:val="0"/>
          <w:bCs w:val="0"/>
        </w:rPr>
        <w:t>1 P-5, 1 P-3 and one National Professional Officer</w:t>
      </w:r>
      <w:r w:rsidR="004F221A">
        <w:rPr>
          <w:b w:val="0"/>
          <w:bCs w:val="0"/>
        </w:rPr>
        <w:t>)</w:t>
      </w:r>
      <w:r w:rsidRPr="00BC0B75">
        <w:rPr>
          <w:b w:val="0"/>
          <w:bCs w:val="0"/>
        </w:rPr>
        <w:t xml:space="preserve"> to the Political Affairs Service</w:t>
      </w:r>
      <w:r w:rsidR="007A4FA1" w:rsidRPr="00BC0B75">
        <w:rPr>
          <w:b w:val="0"/>
          <w:bCs w:val="0"/>
        </w:rPr>
        <w:t>, as described in paragraph</w:t>
      </w:r>
      <w:r w:rsidR="00957BEA" w:rsidRPr="00BC0B75">
        <w:rPr>
          <w:b w:val="0"/>
          <w:bCs w:val="0"/>
        </w:rPr>
        <w:t xml:space="preserve"> </w:t>
      </w:r>
      <w:r w:rsidR="00957BEA" w:rsidRPr="00046447">
        <w:rPr>
          <w:b w:val="0"/>
          <w:bCs w:val="0"/>
        </w:rPr>
        <w:t>3</w:t>
      </w:r>
      <w:r w:rsidR="00DC3478">
        <w:rPr>
          <w:b w:val="0"/>
          <w:bCs w:val="0"/>
        </w:rPr>
        <w:t>8</w:t>
      </w:r>
      <w:r w:rsidR="00957BEA" w:rsidRPr="00046447">
        <w:rPr>
          <w:b w:val="0"/>
          <w:bCs w:val="0"/>
        </w:rPr>
        <w:t>(b)(ii)</w:t>
      </w:r>
      <w:r w:rsidR="00957BEA" w:rsidRPr="00BC0B75">
        <w:rPr>
          <w:b w:val="0"/>
          <w:bCs w:val="0"/>
        </w:rPr>
        <w:t xml:space="preserve"> above.</w:t>
      </w:r>
      <w:r w:rsidR="007A4FA1" w:rsidRPr="00BC0B75">
        <w:rPr>
          <w:b w:val="0"/>
          <w:bCs w:val="0"/>
        </w:rPr>
        <w:t xml:space="preserve"> </w:t>
      </w:r>
    </w:p>
    <w:p w14:paraId="709F14F1" w14:textId="16FCB938" w:rsidR="00725033" w:rsidRPr="007A4FA1" w:rsidRDefault="00725033" w:rsidP="003B58F3">
      <w:pPr>
        <w:pStyle w:val="kya"/>
        <w:spacing w:after="120" w:line="240" w:lineRule="exact"/>
        <w:contextualSpacing w:val="0"/>
      </w:pPr>
      <w:r w:rsidRPr="007A4FA1">
        <w:t>Joint Analysis and Reporting Section:</w:t>
      </w:r>
      <w:r w:rsidRPr="00BC0B75">
        <w:rPr>
          <w:b w:val="0"/>
          <w:bCs w:val="0"/>
        </w:rPr>
        <w:t xml:space="preserve"> Abolishment of one post of Political Affairs Assistant </w:t>
      </w:r>
      <w:r w:rsidR="00DD2611" w:rsidRPr="00BC0B75">
        <w:rPr>
          <w:b w:val="0"/>
          <w:bCs w:val="0"/>
        </w:rPr>
        <w:t>(</w:t>
      </w:r>
      <w:r w:rsidR="00F57C8A">
        <w:rPr>
          <w:b w:val="0"/>
          <w:bCs w:val="0"/>
        </w:rPr>
        <w:t>Local level</w:t>
      </w:r>
      <w:r w:rsidR="00DD2611" w:rsidRPr="00BC0B75">
        <w:rPr>
          <w:b w:val="0"/>
          <w:bCs w:val="0"/>
        </w:rPr>
        <w:t>)</w:t>
      </w:r>
      <w:r w:rsidRPr="00BC0B75">
        <w:rPr>
          <w:b w:val="0"/>
          <w:bCs w:val="0"/>
        </w:rPr>
        <w:t xml:space="preserve"> as the pos</w:t>
      </w:r>
      <w:r w:rsidR="008544C1" w:rsidRPr="00BC0B75">
        <w:rPr>
          <w:b w:val="0"/>
          <w:bCs w:val="0"/>
        </w:rPr>
        <w:t>t</w:t>
      </w:r>
      <w:r w:rsidRPr="00BC0B75">
        <w:rPr>
          <w:b w:val="0"/>
          <w:bCs w:val="0"/>
        </w:rPr>
        <w:t xml:space="preserve"> has been vacant and the functions can be adequately covered by the existing staff within the Section.</w:t>
      </w:r>
    </w:p>
    <w:p w14:paraId="21F35F35"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color w:val="000000" w:themeColor="text1"/>
          <w:sz w:val="10"/>
        </w:rPr>
      </w:pPr>
      <w:r w:rsidRPr="00DE2C8C">
        <w:rPr>
          <w:color w:val="000000" w:themeColor="text1"/>
        </w:rPr>
        <w:tab/>
      </w:r>
      <w:r w:rsidRPr="00DE2C8C">
        <w:rPr>
          <w:color w:val="000000" w:themeColor="text1"/>
        </w:rPr>
        <w:tab/>
      </w:r>
      <w:r w:rsidRPr="00DE2C8C">
        <w:rPr>
          <w:rFonts w:eastAsia="Calibri"/>
          <w:b/>
          <w:bCs/>
          <w:color w:val="000000" w:themeColor="text1"/>
        </w:rPr>
        <w:t xml:space="preserve"> </w:t>
      </w:r>
    </w:p>
    <w:p w14:paraId="10983F43" w14:textId="77777777" w:rsidR="00725033" w:rsidRPr="00DE2C8C" w:rsidRDefault="00725033" w:rsidP="00725033">
      <w:pPr>
        <w:pStyle w:val="H23"/>
        <w:ind w:right="120"/>
        <w:rPr>
          <w:color w:val="000000" w:themeColor="text1"/>
          <w:lang w:val="en-GB"/>
        </w:rPr>
      </w:pPr>
      <w:r w:rsidRPr="00DE2C8C">
        <w:rPr>
          <w:color w:val="000000" w:themeColor="text1"/>
          <w:lang w:val="en-GB"/>
        </w:rPr>
        <w:tab/>
      </w:r>
      <w:r w:rsidRPr="00DE2C8C">
        <w:rPr>
          <w:color w:val="000000" w:themeColor="text1"/>
          <w:lang w:val="en-GB"/>
        </w:rPr>
        <w:tab/>
        <w:t>Office of the Deputy Special Representative of the Secretary-General/Resident Coordinator/ Humanitarian Coordinator</w:t>
      </w:r>
    </w:p>
    <w:p w14:paraId="3BBF99FF" w14:textId="77777777" w:rsidR="00725033" w:rsidRPr="00DE2C8C" w:rsidRDefault="00725033" w:rsidP="00725033">
      <w:pPr>
        <w:suppressAutoHyphens w:val="0"/>
        <w:spacing w:line="120" w:lineRule="exact"/>
        <w:rPr>
          <w:rFonts w:eastAsia="Calibri"/>
          <w:color w:val="000000" w:themeColor="text1"/>
          <w:sz w:val="10"/>
          <w14:ligatures w14:val="none"/>
        </w:rPr>
      </w:pPr>
    </w:p>
    <w:p w14:paraId="4083AF5E" w14:textId="185BEB70" w:rsidR="00725033" w:rsidRPr="00DE2C8C" w:rsidRDefault="00725033" w:rsidP="00725033">
      <w:pPr>
        <w:pStyle w:val="H23"/>
        <w:rPr>
          <w:b w:val="0"/>
          <w:bCs/>
          <w:color w:val="000000" w:themeColor="text1"/>
          <w:lang w:val="en-GB"/>
        </w:rPr>
      </w:pPr>
      <w:r w:rsidRPr="00DE2C8C">
        <w:rPr>
          <w:b w:val="0"/>
          <w:bCs/>
          <w:color w:val="000000" w:themeColor="text1"/>
          <w:lang w:val="en-GB"/>
        </w:rPr>
        <w:t>Table 1</w:t>
      </w:r>
      <w:r w:rsidR="003313E7">
        <w:rPr>
          <w:b w:val="0"/>
          <w:bCs/>
          <w:color w:val="000000" w:themeColor="text1"/>
          <w:lang w:val="en-GB"/>
        </w:rPr>
        <w:t>5</w:t>
      </w:r>
    </w:p>
    <w:p w14:paraId="16EB79ED" w14:textId="77777777" w:rsidR="00725033" w:rsidRPr="00DE2C8C" w:rsidRDefault="00725033" w:rsidP="00725033">
      <w:pPr>
        <w:pStyle w:val="H23"/>
        <w:ind w:left="0" w:right="30" w:firstLine="0"/>
        <w:rPr>
          <w:color w:val="000000" w:themeColor="text1"/>
          <w:lang w:val="en-GB"/>
        </w:rPr>
      </w:pPr>
      <w:r w:rsidRPr="00DE2C8C">
        <w:rPr>
          <w:color w:val="000000" w:themeColor="text1"/>
          <w:lang w:val="en-GB"/>
        </w:rPr>
        <w:t xml:space="preserve">Staffing requirements: Office of the Deputy Special Representative of the Secretary-General/Resident Coordinator/Humanitarian Coordinator </w:t>
      </w:r>
    </w:p>
    <w:p w14:paraId="62B1253B" w14:textId="77777777" w:rsidR="00725033" w:rsidRPr="00DE2C8C" w:rsidRDefault="00725033" w:rsidP="00725033">
      <w:pPr>
        <w:suppressAutoHyphens w:val="0"/>
        <w:spacing w:line="120" w:lineRule="exact"/>
        <w:rPr>
          <w:rFonts w:eastAsia="Calibri"/>
          <w:color w:val="000000" w:themeColor="text1"/>
          <w:sz w:val="10"/>
          <w14:ligatures w14:val="none"/>
        </w:rPr>
      </w:pPr>
    </w:p>
    <w:p w14:paraId="40EE21C0" w14:textId="77777777" w:rsidR="00725033" w:rsidRPr="00DE2C8C" w:rsidRDefault="00725033" w:rsidP="00725033">
      <w:pPr>
        <w:suppressAutoHyphens w:val="0"/>
        <w:spacing w:line="120" w:lineRule="exact"/>
        <w:rPr>
          <w:rFonts w:eastAsia="Calibri"/>
          <w:color w:val="000000" w:themeColor="text1"/>
          <w:sz w:val="10"/>
          <w14:ligatures w14:val="none"/>
        </w:rPr>
      </w:pPr>
    </w:p>
    <w:tbl>
      <w:tblPr>
        <w:tblStyle w:val="TableGrid1"/>
        <w:tblW w:w="9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54"/>
        <w:gridCol w:w="95"/>
        <w:gridCol w:w="256"/>
        <w:gridCol w:w="457"/>
        <w:gridCol w:w="359"/>
        <w:gridCol w:w="361"/>
        <w:gridCol w:w="360"/>
        <w:gridCol w:w="364"/>
        <w:gridCol w:w="361"/>
        <w:gridCol w:w="358"/>
        <w:gridCol w:w="361"/>
        <w:gridCol w:w="512"/>
        <w:gridCol w:w="49"/>
        <w:gridCol w:w="62"/>
        <w:gridCol w:w="359"/>
        <w:gridCol w:w="433"/>
        <w:gridCol w:w="379"/>
        <w:gridCol w:w="652"/>
        <w:gridCol w:w="180"/>
        <w:gridCol w:w="750"/>
        <w:gridCol w:w="633"/>
        <w:gridCol w:w="680"/>
        <w:gridCol w:w="13"/>
        <w:gridCol w:w="548"/>
        <w:gridCol w:w="13"/>
        <w:gridCol w:w="37"/>
      </w:tblGrid>
      <w:tr w:rsidR="00DB7D52" w:rsidRPr="00DE2C8C" w14:paraId="6A8AD99A" w14:textId="77777777" w:rsidTr="00FC560D">
        <w:trPr>
          <w:gridAfter w:val="2"/>
          <w:wAfter w:w="50" w:type="dxa"/>
          <w:tblHeader/>
        </w:trPr>
        <w:tc>
          <w:tcPr>
            <w:tcW w:w="1254" w:type="dxa"/>
            <w:tcBorders>
              <w:top w:val="single" w:sz="4" w:space="0" w:color="auto"/>
            </w:tcBorders>
            <w:shd w:val="clear" w:color="auto" w:fill="auto"/>
            <w:vAlign w:val="bottom"/>
          </w:tcPr>
          <w:p w14:paraId="0A918A03" w14:textId="77777777" w:rsidR="00DB7D52" w:rsidRPr="00DE2C8C" w:rsidRDefault="00DB7D52" w:rsidP="00F21C0C">
            <w:pPr>
              <w:spacing w:before="81" w:after="81" w:line="160" w:lineRule="exact"/>
              <w:ind w:left="42" w:right="40" w:hanging="22"/>
              <w:rPr>
                <w:rFonts w:eastAsia="Calibri"/>
                <w:i/>
                <w:color w:val="000000" w:themeColor="text1"/>
                <w:sz w:val="14"/>
              </w:rPr>
            </w:pPr>
          </w:p>
        </w:tc>
        <w:tc>
          <w:tcPr>
            <w:tcW w:w="95" w:type="dxa"/>
            <w:tcBorders>
              <w:top w:val="single" w:sz="4" w:space="0" w:color="auto"/>
            </w:tcBorders>
            <w:shd w:val="clear" w:color="auto" w:fill="auto"/>
            <w:vAlign w:val="bottom"/>
          </w:tcPr>
          <w:p w14:paraId="1636658D" w14:textId="77777777" w:rsidR="00DB7D52" w:rsidRPr="00DE2C8C" w:rsidRDefault="00DB7D52" w:rsidP="00F21C0C">
            <w:pPr>
              <w:spacing w:before="81" w:after="81" w:line="160" w:lineRule="exact"/>
              <w:ind w:left="42" w:hanging="22"/>
              <w:jc w:val="center"/>
              <w:rPr>
                <w:rFonts w:eastAsia="Calibri"/>
                <w:i/>
                <w:color w:val="000000" w:themeColor="text1"/>
                <w:spacing w:val="2"/>
                <w:w w:val="101"/>
                <w:sz w:val="14"/>
              </w:rPr>
            </w:pPr>
          </w:p>
        </w:tc>
        <w:tc>
          <w:tcPr>
            <w:tcW w:w="3749" w:type="dxa"/>
            <w:gridSpan w:val="10"/>
            <w:tcBorders>
              <w:top w:val="single" w:sz="4" w:space="0" w:color="auto"/>
              <w:bottom w:val="single" w:sz="4" w:space="0" w:color="auto"/>
            </w:tcBorders>
            <w:shd w:val="clear" w:color="auto" w:fill="auto"/>
            <w:vAlign w:val="bottom"/>
          </w:tcPr>
          <w:p w14:paraId="2FFE7CE4" w14:textId="1C46B95F" w:rsidR="00DB7D52" w:rsidRPr="00DE2C8C" w:rsidRDefault="00DB7D52" w:rsidP="00F21C0C">
            <w:pPr>
              <w:spacing w:before="81" w:after="81" w:line="160" w:lineRule="exact"/>
              <w:ind w:left="42" w:hanging="22"/>
              <w:jc w:val="center"/>
              <w:rPr>
                <w:rFonts w:eastAsia="Calibri"/>
                <w:i/>
                <w:color w:val="000000" w:themeColor="text1"/>
                <w:spacing w:val="2"/>
                <w:w w:val="101"/>
                <w:sz w:val="14"/>
              </w:rPr>
            </w:pPr>
            <w:r>
              <w:rPr>
                <w:rFonts w:eastAsia="Calibri"/>
                <w:i/>
                <w:color w:val="000000" w:themeColor="text1"/>
                <w:spacing w:val="2"/>
                <w:w w:val="101"/>
                <w:sz w:val="14"/>
              </w:rPr>
              <w:t>International staff</w:t>
            </w:r>
          </w:p>
        </w:tc>
        <w:tc>
          <w:tcPr>
            <w:tcW w:w="111" w:type="dxa"/>
            <w:gridSpan w:val="2"/>
          </w:tcPr>
          <w:p w14:paraId="7424B59B" w14:textId="77777777" w:rsidR="00DB7D52" w:rsidRPr="00DE2C8C" w:rsidRDefault="00DB7D52" w:rsidP="00F21C0C">
            <w:pPr>
              <w:spacing w:before="81" w:after="81" w:line="160" w:lineRule="exact"/>
              <w:ind w:left="42" w:hanging="22"/>
              <w:jc w:val="center"/>
              <w:rPr>
                <w:rFonts w:eastAsia="Calibri"/>
                <w:i/>
                <w:color w:val="000000" w:themeColor="text1"/>
                <w:spacing w:val="2"/>
                <w:w w:val="101"/>
                <w:sz w:val="14"/>
              </w:rPr>
            </w:pPr>
          </w:p>
        </w:tc>
        <w:tc>
          <w:tcPr>
            <w:tcW w:w="1823" w:type="dxa"/>
            <w:gridSpan w:val="4"/>
            <w:tcBorders>
              <w:bottom w:val="single" w:sz="4" w:space="0" w:color="auto"/>
            </w:tcBorders>
          </w:tcPr>
          <w:p w14:paraId="03C3DE86" w14:textId="5FFA0A0F" w:rsidR="00DB7D52" w:rsidRPr="00DE2C8C" w:rsidRDefault="00DB7D52" w:rsidP="00F21C0C">
            <w:pPr>
              <w:spacing w:before="81" w:after="81" w:line="160" w:lineRule="exact"/>
              <w:ind w:left="42" w:hanging="22"/>
              <w:jc w:val="center"/>
              <w:rPr>
                <w:rFonts w:eastAsia="Calibri"/>
                <w:i/>
                <w:color w:val="000000" w:themeColor="text1"/>
                <w:spacing w:val="2"/>
                <w:w w:val="101"/>
                <w:sz w:val="14"/>
              </w:rPr>
            </w:pPr>
            <w:r w:rsidRPr="00DE2C8C">
              <w:rPr>
                <w:rFonts w:eastAsia="Calibri"/>
                <w:i/>
                <w:color w:val="000000" w:themeColor="text1"/>
                <w:spacing w:val="2"/>
                <w:w w:val="101"/>
                <w:sz w:val="14"/>
              </w:rPr>
              <w:t>National staff</w:t>
            </w:r>
          </w:p>
        </w:tc>
        <w:tc>
          <w:tcPr>
            <w:tcW w:w="180" w:type="dxa"/>
            <w:shd w:val="clear" w:color="auto" w:fill="auto"/>
            <w:vAlign w:val="bottom"/>
          </w:tcPr>
          <w:p w14:paraId="25C70C81" w14:textId="28273909" w:rsidR="00DB7D52" w:rsidRPr="00DE2C8C" w:rsidRDefault="00DB7D52" w:rsidP="00F21C0C">
            <w:pPr>
              <w:spacing w:before="81" w:after="81" w:line="160" w:lineRule="exact"/>
              <w:ind w:left="42" w:hanging="22"/>
              <w:jc w:val="center"/>
              <w:rPr>
                <w:rFonts w:eastAsia="Calibri"/>
                <w:i/>
                <w:color w:val="000000" w:themeColor="text1"/>
                <w:spacing w:val="2"/>
                <w:w w:val="101"/>
                <w:sz w:val="14"/>
              </w:rPr>
            </w:pPr>
          </w:p>
        </w:tc>
        <w:tc>
          <w:tcPr>
            <w:tcW w:w="2076" w:type="dxa"/>
            <w:gridSpan w:val="4"/>
            <w:tcBorders>
              <w:top w:val="single" w:sz="4" w:space="0" w:color="auto"/>
              <w:bottom w:val="single" w:sz="4" w:space="0" w:color="auto"/>
            </w:tcBorders>
            <w:shd w:val="clear" w:color="auto" w:fill="auto"/>
            <w:vAlign w:val="bottom"/>
          </w:tcPr>
          <w:p w14:paraId="37BA0000" w14:textId="6A344CA7" w:rsidR="00DB7D52" w:rsidRPr="00DE2C8C" w:rsidRDefault="00DB7D52" w:rsidP="00F21C0C">
            <w:pPr>
              <w:spacing w:before="81" w:after="81" w:line="160" w:lineRule="exact"/>
              <w:ind w:left="42" w:hanging="22"/>
              <w:jc w:val="center"/>
              <w:rPr>
                <w:rFonts w:eastAsia="Calibri"/>
                <w:i/>
                <w:color w:val="000000" w:themeColor="text1"/>
                <w:spacing w:val="2"/>
                <w:w w:val="101"/>
                <w:sz w:val="14"/>
              </w:rPr>
            </w:pPr>
            <w:r w:rsidRPr="00DE2C8C">
              <w:rPr>
                <w:rFonts w:eastAsia="Calibri"/>
                <w:i/>
                <w:color w:val="000000" w:themeColor="text1"/>
                <w:spacing w:val="2"/>
                <w:w w:val="101"/>
                <w:sz w:val="14"/>
              </w:rPr>
              <w:t>United Nations Volunteers</w:t>
            </w:r>
          </w:p>
        </w:tc>
        <w:tc>
          <w:tcPr>
            <w:tcW w:w="548" w:type="dxa"/>
            <w:tcBorders>
              <w:top w:val="single" w:sz="4" w:space="0" w:color="auto"/>
            </w:tcBorders>
            <w:shd w:val="clear" w:color="auto" w:fill="auto"/>
            <w:vAlign w:val="bottom"/>
          </w:tcPr>
          <w:p w14:paraId="759EDCD5" w14:textId="77777777" w:rsidR="00DB7D52" w:rsidRPr="00DE2C8C" w:rsidRDefault="00DB7D52" w:rsidP="00F21C0C">
            <w:pPr>
              <w:spacing w:before="81" w:after="81" w:line="160" w:lineRule="exact"/>
              <w:ind w:left="42" w:right="40" w:hanging="22"/>
              <w:jc w:val="right"/>
              <w:rPr>
                <w:rFonts w:eastAsia="Calibri"/>
                <w:i/>
                <w:color w:val="000000" w:themeColor="text1"/>
                <w:spacing w:val="2"/>
                <w:w w:val="101"/>
                <w:sz w:val="14"/>
              </w:rPr>
            </w:pPr>
          </w:p>
        </w:tc>
      </w:tr>
      <w:tr w:rsidR="00FC560D" w:rsidRPr="00DE2C8C" w14:paraId="74D95428" w14:textId="77777777" w:rsidTr="00FC560D">
        <w:trPr>
          <w:tblHeader/>
        </w:trPr>
        <w:tc>
          <w:tcPr>
            <w:tcW w:w="1254" w:type="dxa"/>
            <w:tcBorders>
              <w:bottom w:val="single" w:sz="12" w:space="0" w:color="auto"/>
            </w:tcBorders>
            <w:shd w:val="clear" w:color="auto" w:fill="auto"/>
            <w:vAlign w:val="bottom"/>
          </w:tcPr>
          <w:p w14:paraId="6BCADD75" w14:textId="77777777" w:rsidR="00927653" w:rsidRPr="00DE2C8C" w:rsidRDefault="00927653" w:rsidP="00F21C0C">
            <w:pPr>
              <w:spacing w:before="81" w:after="81" w:line="160" w:lineRule="exact"/>
              <w:ind w:left="42" w:right="40" w:hanging="22"/>
              <w:rPr>
                <w:rFonts w:eastAsia="Calibri"/>
                <w:i/>
                <w:color w:val="000000" w:themeColor="text1"/>
                <w:sz w:val="14"/>
              </w:rPr>
            </w:pPr>
          </w:p>
        </w:tc>
        <w:tc>
          <w:tcPr>
            <w:tcW w:w="351" w:type="dxa"/>
            <w:gridSpan w:val="2"/>
            <w:tcBorders>
              <w:top w:val="single" w:sz="4" w:space="0" w:color="auto"/>
              <w:bottom w:val="single" w:sz="12" w:space="0" w:color="auto"/>
            </w:tcBorders>
            <w:shd w:val="clear" w:color="auto" w:fill="auto"/>
            <w:vAlign w:val="bottom"/>
          </w:tcPr>
          <w:p w14:paraId="609EBCA6"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USG</w:t>
            </w:r>
          </w:p>
        </w:tc>
        <w:tc>
          <w:tcPr>
            <w:tcW w:w="457" w:type="dxa"/>
            <w:tcBorders>
              <w:top w:val="single" w:sz="4" w:space="0" w:color="auto"/>
              <w:bottom w:val="single" w:sz="12" w:space="0" w:color="auto"/>
            </w:tcBorders>
            <w:shd w:val="clear" w:color="auto" w:fill="auto"/>
            <w:vAlign w:val="bottom"/>
          </w:tcPr>
          <w:p w14:paraId="44B822EB"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ASG</w:t>
            </w:r>
            <w:r w:rsidRPr="00DE2C8C">
              <w:rPr>
                <w:rFonts w:eastAsia="Calibri"/>
                <w:i/>
                <w:color w:val="000000" w:themeColor="text1"/>
                <w:spacing w:val="2"/>
                <w:w w:val="101"/>
                <w:sz w:val="14"/>
                <w:vertAlign w:val="superscript"/>
              </w:rPr>
              <w:t>a</w:t>
            </w:r>
          </w:p>
        </w:tc>
        <w:tc>
          <w:tcPr>
            <w:tcW w:w="359" w:type="dxa"/>
            <w:tcBorders>
              <w:top w:val="single" w:sz="4" w:space="0" w:color="auto"/>
              <w:bottom w:val="single" w:sz="12" w:space="0" w:color="auto"/>
            </w:tcBorders>
            <w:shd w:val="clear" w:color="auto" w:fill="auto"/>
            <w:vAlign w:val="bottom"/>
          </w:tcPr>
          <w:p w14:paraId="67205973"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D-2</w:t>
            </w:r>
          </w:p>
        </w:tc>
        <w:tc>
          <w:tcPr>
            <w:tcW w:w="361" w:type="dxa"/>
            <w:tcBorders>
              <w:top w:val="single" w:sz="4" w:space="0" w:color="auto"/>
              <w:bottom w:val="single" w:sz="12" w:space="0" w:color="auto"/>
            </w:tcBorders>
            <w:shd w:val="clear" w:color="auto" w:fill="auto"/>
            <w:vAlign w:val="bottom"/>
          </w:tcPr>
          <w:p w14:paraId="5F1486F0"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D-1</w:t>
            </w:r>
          </w:p>
        </w:tc>
        <w:tc>
          <w:tcPr>
            <w:tcW w:w="360" w:type="dxa"/>
            <w:tcBorders>
              <w:top w:val="single" w:sz="4" w:space="0" w:color="auto"/>
              <w:bottom w:val="single" w:sz="12" w:space="0" w:color="auto"/>
            </w:tcBorders>
            <w:shd w:val="clear" w:color="auto" w:fill="auto"/>
            <w:vAlign w:val="bottom"/>
          </w:tcPr>
          <w:p w14:paraId="31899030"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P-5</w:t>
            </w:r>
          </w:p>
        </w:tc>
        <w:tc>
          <w:tcPr>
            <w:tcW w:w="364" w:type="dxa"/>
            <w:tcBorders>
              <w:top w:val="single" w:sz="4" w:space="0" w:color="auto"/>
              <w:bottom w:val="single" w:sz="12" w:space="0" w:color="auto"/>
            </w:tcBorders>
            <w:shd w:val="clear" w:color="auto" w:fill="auto"/>
            <w:vAlign w:val="bottom"/>
          </w:tcPr>
          <w:p w14:paraId="056D439A"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P-4</w:t>
            </w:r>
          </w:p>
        </w:tc>
        <w:tc>
          <w:tcPr>
            <w:tcW w:w="361" w:type="dxa"/>
            <w:tcBorders>
              <w:top w:val="single" w:sz="4" w:space="0" w:color="auto"/>
              <w:bottom w:val="single" w:sz="12" w:space="0" w:color="auto"/>
            </w:tcBorders>
            <w:shd w:val="clear" w:color="auto" w:fill="auto"/>
            <w:vAlign w:val="bottom"/>
          </w:tcPr>
          <w:p w14:paraId="4BC72D55"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P-3</w:t>
            </w:r>
          </w:p>
        </w:tc>
        <w:tc>
          <w:tcPr>
            <w:tcW w:w="358" w:type="dxa"/>
            <w:tcBorders>
              <w:top w:val="single" w:sz="4" w:space="0" w:color="auto"/>
              <w:bottom w:val="single" w:sz="12" w:space="0" w:color="auto"/>
            </w:tcBorders>
            <w:shd w:val="clear" w:color="auto" w:fill="auto"/>
            <w:vAlign w:val="bottom"/>
          </w:tcPr>
          <w:p w14:paraId="3322ED2C"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P-2</w:t>
            </w:r>
          </w:p>
        </w:tc>
        <w:tc>
          <w:tcPr>
            <w:tcW w:w="361" w:type="dxa"/>
            <w:tcBorders>
              <w:top w:val="single" w:sz="4" w:space="0" w:color="auto"/>
              <w:bottom w:val="single" w:sz="12" w:space="0" w:color="auto"/>
            </w:tcBorders>
            <w:shd w:val="clear" w:color="auto" w:fill="auto"/>
            <w:vAlign w:val="bottom"/>
          </w:tcPr>
          <w:p w14:paraId="5DF17BE9"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FS</w:t>
            </w:r>
          </w:p>
        </w:tc>
        <w:tc>
          <w:tcPr>
            <w:tcW w:w="561" w:type="dxa"/>
            <w:gridSpan w:val="2"/>
            <w:tcBorders>
              <w:top w:val="single" w:sz="4" w:space="0" w:color="auto"/>
              <w:bottom w:val="single" w:sz="12" w:space="0" w:color="auto"/>
            </w:tcBorders>
            <w:shd w:val="clear" w:color="auto" w:fill="auto"/>
            <w:vAlign w:val="bottom"/>
          </w:tcPr>
          <w:p w14:paraId="65A9034C"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62" w:type="dxa"/>
            <w:tcBorders>
              <w:bottom w:val="single" w:sz="12" w:space="0" w:color="auto"/>
            </w:tcBorders>
          </w:tcPr>
          <w:p w14:paraId="1C7451B3" w14:textId="77777777" w:rsidR="00927653" w:rsidRDefault="00927653" w:rsidP="00F21C0C">
            <w:pPr>
              <w:spacing w:before="81" w:after="81" w:line="160" w:lineRule="exact"/>
              <w:ind w:left="42" w:right="40" w:hanging="22"/>
              <w:jc w:val="right"/>
              <w:rPr>
                <w:rFonts w:eastAsia="Calibri"/>
                <w:i/>
                <w:color w:val="000000" w:themeColor="text1"/>
                <w:spacing w:val="2"/>
                <w:w w:val="101"/>
                <w:sz w:val="14"/>
              </w:rPr>
            </w:pPr>
          </w:p>
        </w:tc>
        <w:tc>
          <w:tcPr>
            <w:tcW w:w="359" w:type="dxa"/>
            <w:tcBorders>
              <w:bottom w:val="single" w:sz="12" w:space="0" w:color="auto"/>
            </w:tcBorders>
          </w:tcPr>
          <w:p w14:paraId="7AEF7BA2" w14:textId="5E451CF2"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Pr>
                <w:rFonts w:eastAsia="Calibri"/>
                <w:i/>
                <w:color w:val="000000" w:themeColor="text1"/>
                <w:spacing w:val="2"/>
                <w:w w:val="101"/>
                <w:sz w:val="14"/>
              </w:rPr>
              <w:t>GS</w:t>
            </w:r>
          </w:p>
        </w:tc>
        <w:tc>
          <w:tcPr>
            <w:tcW w:w="433" w:type="dxa"/>
            <w:tcBorders>
              <w:bottom w:val="single" w:sz="12" w:space="0" w:color="auto"/>
            </w:tcBorders>
            <w:shd w:val="clear" w:color="auto" w:fill="auto"/>
            <w:vAlign w:val="bottom"/>
          </w:tcPr>
          <w:p w14:paraId="1FF0715F" w14:textId="06BF7B72"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NPO</w:t>
            </w:r>
          </w:p>
        </w:tc>
        <w:tc>
          <w:tcPr>
            <w:tcW w:w="379" w:type="dxa"/>
            <w:tcBorders>
              <w:bottom w:val="single" w:sz="12" w:space="0" w:color="auto"/>
            </w:tcBorders>
            <w:shd w:val="clear" w:color="auto" w:fill="auto"/>
            <w:vAlign w:val="bottom"/>
          </w:tcPr>
          <w:p w14:paraId="663A1F87" w14:textId="54F36922"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Pr>
                <w:rFonts w:eastAsia="Calibri"/>
                <w:i/>
                <w:color w:val="000000" w:themeColor="text1"/>
                <w:spacing w:val="2"/>
                <w:w w:val="101"/>
                <w:sz w:val="14"/>
              </w:rPr>
              <w:t>LL</w:t>
            </w:r>
          </w:p>
        </w:tc>
        <w:tc>
          <w:tcPr>
            <w:tcW w:w="652" w:type="dxa"/>
            <w:tcBorders>
              <w:bottom w:val="single" w:sz="12" w:space="0" w:color="auto"/>
            </w:tcBorders>
            <w:shd w:val="clear" w:color="auto" w:fill="auto"/>
            <w:vAlign w:val="bottom"/>
          </w:tcPr>
          <w:p w14:paraId="5ED86BF6"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930" w:type="dxa"/>
            <w:gridSpan w:val="2"/>
            <w:tcBorders>
              <w:bottom w:val="single" w:sz="12" w:space="0" w:color="auto"/>
            </w:tcBorders>
            <w:shd w:val="clear" w:color="auto" w:fill="auto"/>
            <w:vAlign w:val="bottom"/>
          </w:tcPr>
          <w:p w14:paraId="2FB2A81E"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International</w:t>
            </w:r>
          </w:p>
        </w:tc>
        <w:tc>
          <w:tcPr>
            <w:tcW w:w="633" w:type="dxa"/>
            <w:tcBorders>
              <w:bottom w:val="single" w:sz="12" w:space="0" w:color="auto"/>
            </w:tcBorders>
            <w:shd w:val="clear" w:color="auto" w:fill="auto"/>
            <w:vAlign w:val="bottom"/>
          </w:tcPr>
          <w:p w14:paraId="73E84204"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National</w:t>
            </w:r>
          </w:p>
        </w:tc>
        <w:tc>
          <w:tcPr>
            <w:tcW w:w="680" w:type="dxa"/>
            <w:tcBorders>
              <w:bottom w:val="single" w:sz="12" w:space="0" w:color="auto"/>
            </w:tcBorders>
            <w:shd w:val="clear" w:color="auto" w:fill="auto"/>
            <w:vAlign w:val="bottom"/>
          </w:tcPr>
          <w:p w14:paraId="3039795B"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611" w:type="dxa"/>
            <w:gridSpan w:val="4"/>
            <w:tcBorders>
              <w:bottom w:val="single" w:sz="12" w:space="0" w:color="auto"/>
            </w:tcBorders>
            <w:shd w:val="clear" w:color="auto" w:fill="auto"/>
            <w:vAlign w:val="bottom"/>
          </w:tcPr>
          <w:p w14:paraId="27F17319" w14:textId="77777777" w:rsidR="00927653" w:rsidRPr="00DE2C8C" w:rsidRDefault="00927653" w:rsidP="00F21C0C">
            <w:pPr>
              <w:spacing w:before="81" w:after="81" w:line="160" w:lineRule="exact"/>
              <w:ind w:left="42" w:right="40" w:hanging="22"/>
              <w:jc w:val="right"/>
              <w:rPr>
                <w:rFonts w:eastAsia="Calibri"/>
                <w:i/>
                <w:color w:val="000000" w:themeColor="text1"/>
                <w:spacing w:val="2"/>
                <w:w w:val="101"/>
                <w:sz w:val="14"/>
              </w:rPr>
            </w:pPr>
            <w:r w:rsidRPr="00DE2C8C">
              <w:rPr>
                <w:rFonts w:eastAsia="Calibri"/>
                <w:i/>
                <w:color w:val="000000" w:themeColor="text1"/>
                <w:spacing w:val="2"/>
                <w:w w:val="101"/>
                <w:sz w:val="14"/>
              </w:rPr>
              <w:t>Total</w:t>
            </w:r>
          </w:p>
        </w:tc>
      </w:tr>
      <w:tr w:rsidR="00FC560D" w:rsidRPr="00DE2C8C" w14:paraId="1153BFF1" w14:textId="77777777" w:rsidTr="00FC560D">
        <w:trPr>
          <w:trHeight w:hRule="exact" w:val="115"/>
          <w:tblHeader/>
        </w:trPr>
        <w:tc>
          <w:tcPr>
            <w:tcW w:w="1254" w:type="dxa"/>
            <w:tcBorders>
              <w:top w:val="single" w:sz="12" w:space="0" w:color="auto"/>
            </w:tcBorders>
            <w:shd w:val="clear" w:color="auto" w:fill="auto"/>
            <w:vAlign w:val="bottom"/>
          </w:tcPr>
          <w:p w14:paraId="507E66B6" w14:textId="77777777" w:rsidR="00927653" w:rsidRPr="00DE2C8C" w:rsidRDefault="00927653" w:rsidP="00F21C0C">
            <w:pPr>
              <w:spacing w:before="40" w:after="40" w:line="210" w:lineRule="exact"/>
              <w:ind w:left="42" w:right="40" w:hanging="22"/>
              <w:rPr>
                <w:rFonts w:eastAsia="Calibri"/>
                <w:color w:val="000000" w:themeColor="text1"/>
                <w:sz w:val="17"/>
              </w:rPr>
            </w:pPr>
          </w:p>
        </w:tc>
        <w:tc>
          <w:tcPr>
            <w:tcW w:w="351" w:type="dxa"/>
            <w:gridSpan w:val="2"/>
            <w:tcBorders>
              <w:top w:val="single" w:sz="12" w:space="0" w:color="auto"/>
            </w:tcBorders>
            <w:shd w:val="clear" w:color="auto" w:fill="auto"/>
            <w:vAlign w:val="bottom"/>
          </w:tcPr>
          <w:p w14:paraId="1C37286A"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457" w:type="dxa"/>
            <w:tcBorders>
              <w:top w:val="single" w:sz="12" w:space="0" w:color="auto"/>
            </w:tcBorders>
            <w:shd w:val="clear" w:color="auto" w:fill="auto"/>
            <w:vAlign w:val="bottom"/>
          </w:tcPr>
          <w:p w14:paraId="0B162B40"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359" w:type="dxa"/>
            <w:tcBorders>
              <w:top w:val="single" w:sz="12" w:space="0" w:color="auto"/>
            </w:tcBorders>
            <w:shd w:val="clear" w:color="auto" w:fill="auto"/>
            <w:vAlign w:val="bottom"/>
          </w:tcPr>
          <w:p w14:paraId="6C85E753"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361" w:type="dxa"/>
            <w:tcBorders>
              <w:top w:val="single" w:sz="12" w:space="0" w:color="auto"/>
            </w:tcBorders>
            <w:shd w:val="clear" w:color="auto" w:fill="auto"/>
            <w:vAlign w:val="bottom"/>
          </w:tcPr>
          <w:p w14:paraId="68085A61"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360" w:type="dxa"/>
            <w:tcBorders>
              <w:top w:val="single" w:sz="12" w:space="0" w:color="auto"/>
            </w:tcBorders>
            <w:shd w:val="clear" w:color="auto" w:fill="auto"/>
            <w:vAlign w:val="bottom"/>
          </w:tcPr>
          <w:p w14:paraId="23802590"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364" w:type="dxa"/>
            <w:tcBorders>
              <w:top w:val="single" w:sz="12" w:space="0" w:color="auto"/>
            </w:tcBorders>
            <w:shd w:val="clear" w:color="auto" w:fill="auto"/>
            <w:vAlign w:val="bottom"/>
          </w:tcPr>
          <w:p w14:paraId="062DD57D"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361" w:type="dxa"/>
            <w:tcBorders>
              <w:top w:val="single" w:sz="12" w:space="0" w:color="auto"/>
            </w:tcBorders>
            <w:shd w:val="clear" w:color="auto" w:fill="auto"/>
            <w:vAlign w:val="bottom"/>
          </w:tcPr>
          <w:p w14:paraId="2763DD86"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358" w:type="dxa"/>
            <w:tcBorders>
              <w:top w:val="single" w:sz="12" w:space="0" w:color="auto"/>
            </w:tcBorders>
            <w:shd w:val="clear" w:color="auto" w:fill="auto"/>
            <w:vAlign w:val="bottom"/>
          </w:tcPr>
          <w:p w14:paraId="3D36319A"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361" w:type="dxa"/>
            <w:tcBorders>
              <w:top w:val="single" w:sz="12" w:space="0" w:color="auto"/>
            </w:tcBorders>
            <w:shd w:val="clear" w:color="auto" w:fill="auto"/>
            <w:vAlign w:val="bottom"/>
          </w:tcPr>
          <w:p w14:paraId="6319A534"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561" w:type="dxa"/>
            <w:gridSpan w:val="2"/>
            <w:tcBorders>
              <w:top w:val="single" w:sz="12" w:space="0" w:color="auto"/>
            </w:tcBorders>
            <w:shd w:val="clear" w:color="auto" w:fill="auto"/>
            <w:vAlign w:val="bottom"/>
          </w:tcPr>
          <w:p w14:paraId="5DAE792E"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62" w:type="dxa"/>
            <w:tcBorders>
              <w:top w:val="single" w:sz="12" w:space="0" w:color="auto"/>
            </w:tcBorders>
          </w:tcPr>
          <w:p w14:paraId="142A5988"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359" w:type="dxa"/>
            <w:tcBorders>
              <w:top w:val="single" w:sz="12" w:space="0" w:color="auto"/>
            </w:tcBorders>
          </w:tcPr>
          <w:p w14:paraId="70FBFC49" w14:textId="71BDA9DC"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433" w:type="dxa"/>
            <w:tcBorders>
              <w:top w:val="single" w:sz="12" w:space="0" w:color="auto"/>
            </w:tcBorders>
            <w:shd w:val="clear" w:color="auto" w:fill="auto"/>
            <w:vAlign w:val="bottom"/>
          </w:tcPr>
          <w:p w14:paraId="096BAF22" w14:textId="78585D30"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379" w:type="dxa"/>
            <w:tcBorders>
              <w:top w:val="single" w:sz="12" w:space="0" w:color="auto"/>
            </w:tcBorders>
            <w:shd w:val="clear" w:color="auto" w:fill="auto"/>
            <w:vAlign w:val="bottom"/>
          </w:tcPr>
          <w:p w14:paraId="032A6187"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652" w:type="dxa"/>
            <w:tcBorders>
              <w:top w:val="single" w:sz="12" w:space="0" w:color="auto"/>
            </w:tcBorders>
            <w:shd w:val="clear" w:color="auto" w:fill="auto"/>
            <w:vAlign w:val="bottom"/>
          </w:tcPr>
          <w:p w14:paraId="0BEC3809"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930" w:type="dxa"/>
            <w:gridSpan w:val="2"/>
            <w:tcBorders>
              <w:top w:val="single" w:sz="12" w:space="0" w:color="auto"/>
            </w:tcBorders>
            <w:shd w:val="clear" w:color="auto" w:fill="auto"/>
            <w:vAlign w:val="bottom"/>
          </w:tcPr>
          <w:p w14:paraId="002E6966"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633" w:type="dxa"/>
            <w:tcBorders>
              <w:top w:val="single" w:sz="12" w:space="0" w:color="auto"/>
            </w:tcBorders>
            <w:shd w:val="clear" w:color="auto" w:fill="auto"/>
            <w:vAlign w:val="bottom"/>
          </w:tcPr>
          <w:p w14:paraId="0F8E140A"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680" w:type="dxa"/>
            <w:tcBorders>
              <w:top w:val="single" w:sz="12" w:space="0" w:color="auto"/>
            </w:tcBorders>
            <w:shd w:val="clear" w:color="auto" w:fill="auto"/>
            <w:vAlign w:val="bottom"/>
          </w:tcPr>
          <w:p w14:paraId="58A36B60"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c>
          <w:tcPr>
            <w:tcW w:w="611" w:type="dxa"/>
            <w:gridSpan w:val="4"/>
            <w:tcBorders>
              <w:top w:val="single" w:sz="12" w:space="0" w:color="auto"/>
            </w:tcBorders>
            <w:shd w:val="clear" w:color="auto" w:fill="auto"/>
            <w:vAlign w:val="bottom"/>
          </w:tcPr>
          <w:p w14:paraId="105B157B" w14:textId="77777777" w:rsidR="00927653" w:rsidRPr="00DE2C8C" w:rsidRDefault="00927653" w:rsidP="00F21C0C">
            <w:pPr>
              <w:spacing w:before="40" w:after="40" w:line="210" w:lineRule="exact"/>
              <w:ind w:left="42" w:right="40" w:hanging="22"/>
              <w:jc w:val="right"/>
              <w:rPr>
                <w:rFonts w:eastAsia="Calibri"/>
                <w:color w:val="000000" w:themeColor="text1"/>
                <w:spacing w:val="2"/>
                <w:w w:val="101"/>
                <w:sz w:val="17"/>
              </w:rPr>
            </w:pPr>
          </w:p>
        </w:tc>
      </w:tr>
      <w:tr w:rsidR="00927653" w:rsidRPr="00DE2C8C" w14:paraId="7076E252" w14:textId="77777777" w:rsidTr="00FC560D">
        <w:trPr>
          <w:gridAfter w:val="1"/>
          <w:wAfter w:w="37" w:type="dxa"/>
        </w:trPr>
        <w:tc>
          <w:tcPr>
            <w:tcW w:w="9849" w:type="dxa"/>
            <w:gridSpan w:val="25"/>
          </w:tcPr>
          <w:p w14:paraId="7A74DE08" w14:textId="65196D62" w:rsidR="00927653" w:rsidRPr="00DE2C8C" w:rsidRDefault="00927653" w:rsidP="00F21C0C">
            <w:pPr>
              <w:tabs>
                <w:tab w:val="left" w:pos="288"/>
                <w:tab w:val="left" w:pos="576"/>
                <w:tab w:val="left" w:pos="864"/>
                <w:tab w:val="left" w:pos="1152"/>
              </w:tabs>
              <w:spacing w:before="40" w:after="40" w:line="210" w:lineRule="exact"/>
              <w:ind w:left="42" w:right="40" w:hanging="22"/>
              <w:rPr>
                <w:rFonts w:eastAsia="Calibri"/>
                <w:color w:val="000000" w:themeColor="text1"/>
                <w:spacing w:val="2"/>
                <w:w w:val="101"/>
                <w:sz w:val="17"/>
              </w:rPr>
            </w:pPr>
            <w:r w:rsidRPr="00DE2C8C">
              <w:rPr>
                <w:rFonts w:ascii="Times New Roman Bold" w:eastAsia="Calibri" w:hAnsi="Times New Roman Bold" w:cs="Times New Roman Bold"/>
                <w:color w:val="000000" w:themeColor="text1"/>
                <w:spacing w:val="2"/>
                <w:w w:val="102"/>
                <w:sz w:val="17"/>
              </w:rPr>
              <w:t xml:space="preserve">Front Office of the Deputy Special Representative of the Secretary-General/Resident Coordinator/Humanitarian </w:t>
            </w:r>
            <w:r>
              <w:rPr>
                <w:rFonts w:ascii="Times New Roman Bold" w:eastAsia="Calibri" w:hAnsi="Times New Roman Bold" w:cs="Times New Roman Bold"/>
                <w:color w:val="000000" w:themeColor="text1"/>
                <w:spacing w:val="2"/>
                <w:w w:val="102"/>
                <w:sz w:val="17"/>
              </w:rPr>
              <w:t>C</w:t>
            </w:r>
            <w:r w:rsidRPr="00DE2C8C">
              <w:rPr>
                <w:rFonts w:ascii="Times New Roman Bold" w:eastAsia="Calibri" w:hAnsi="Times New Roman Bold" w:cs="Times New Roman Bold"/>
                <w:color w:val="000000" w:themeColor="text1"/>
                <w:spacing w:val="2"/>
                <w:w w:val="102"/>
                <w:sz w:val="17"/>
              </w:rPr>
              <w:t>oordinator</w:t>
            </w:r>
          </w:p>
        </w:tc>
      </w:tr>
      <w:tr w:rsidR="00FC560D" w:rsidRPr="00DE2C8C" w14:paraId="00C35BD6" w14:textId="77777777">
        <w:tc>
          <w:tcPr>
            <w:tcW w:w="1254" w:type="dxa"/>
            <w:shd w:val="clear" w:color="auto" w:fill="auto"/>
            <w:vAlign w:val="bottom"/>
          </w:tcPr>
          <w:p w14:paraId="2D40AA61" w14:textId="2AE4C556" w:rsidR="00FC560D" w:rsidRPr="00DE2C8C" w:rsidRDefault="00FC560D" w:rsidP="00FC560D">
            <w:pPr>
              <w:tabs>
                <w:tab w:val="left" w:pos="288"/>
                <w:tab w:val="left" w:pos="576"/>
                <w:tab w:val="left" w:pos="864"/>
                <w:tab w:val="left" w:pos="1152"/>
              </w:tabs>
              <w:spacing w:before="40" w:after="40" w:line="210" w:lineRule="exact"/>
              <w:ind w:left="42" w:right="40" w:hanging="22"/>
              <w:rPr>
                <w:rFonts w:eastAsia="Calibri"/>
                <w:color w:val="000000" w:themeColor="text1"/>
                <w:sz w:val="17"/>
              </w:rPr>
            </w:pPr>
            <w:r w:rsidRPr="00DE2C8C">
              <w:rPr>
                <w:rFonts w:eastAsia="Calibri"/>
                <w:color w:val="000000" w:themeColor="text1"/>
                <w:sz w:val="17"/>
              </w:rPr>
              <w:t>Approved 2025</w:t>
            </w:r>
          </w:p>
        </w:tc>
        <w:tc>
          <w:tcPr>
            <w:tcW w:w="351" w:type="dxa"/>
            <w:gridSpan w:val="2"/>
            <w:shd w:val="clear" w:color="auto" w:fill="auto"/>
            <w:vAlign w:val="bottom"/>
          </w:tcPr>
          <w:p w14:paraId="24D504B6" w14:textId="25733DAD"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7" w:type="dxa"/>
            <w:shd w:val="clear" w:color="auto" w:fill="auto"/>
            <w:vAlign w:val="bottom"/>
          </w:tcPr>
          <w:p w14:paraId="1B2279CF" w14:textId="5111C99F"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59" w:type="dxa"/>
            <w:shd w:val="clear" w:color="auto" w:fill="auto"/>
            <w:vAlign w:val="bottom"/>
          </w:tcPr>
          <w:p w14:paraId="14A7BCD0" w14:textId="3270C64F"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shd w:val="clear" w:color="auto" w:fill="auto"/>
            <w:vAlign w:val="bottom"/>
          </w:tcPr>
          <w:p w14:paraId="02033D66" w14:textId="2B748D9B"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0" w:type="dxa"/>
            <w:shd w:val="clear" w:color="auto" w:fill="auto"/>
            <w:vAlign w:val="bottom"/>
          </w:tcPr>
          <w:p w14:paraId="5157309E" w14:textId="31694309"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r w:rsidRPr="00DE2C8C">
              <w:rPr>
                <w:rFonts w:eastAsia="Calibri"/>
                <w:i/>
                <w:iCs/>
                <w:color w:val="000000" w:themeColor="text1"/>
                <w:spacing w:val="2"/>
                <w:w w:val="101"/>
                <w:sz w:val="17"/>
                <w:vertAlign w:val="superscript"/>
              </w:rPr>
              <w:t>b</w:t>
            </w:r>
          </w:p>
        </w:tc>
        <w:tc>
          <w:tcPr>
            <w:tcW w:w="364" w:type="dxa"/>
            <w:shd w:val="clear" w:color="auto" w:fill="auto"/>
            <w:vAlign w:val="bottom"/>
          </w:tcPr>
          <w:p w14:paraId="18F110F1" w14:textId="2E3D6DF0"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3</w:t>
            </w:r>
            <w:r w:rsidRPr="00DE2C8C">
              <w:rPr>
                <w:rFonts w:eastAsia="Calibri"/>
                <w:i/>
                <w:iCs/>
                <w:color w:val="000000" w:themeColor="text1"/>
                <w:spacing w:val="2"/>
                <w:w w:val="101"/>
                <w:sz w:val="17"/>
                <w:vertAlign w:val="superscript"/>
              </w:rPr>
              <w:t>b</w:t>
            </w:r>
          </w:p>
        </w:tc>
        <w:tc>
          <w:tcPr>
            <w:tcW w:w="361" w:type="dxa"/>
            <w:shd w:val="clear" w:color="auto" w:fill="auto"/>
            <w:vAlign w:val="bottom"/>
          </w:tcPr>
          <w:p w14:paraId="7323BB79" w14:textId="05AF5679"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58" w:type="dxa"/>
            <w:shd w:val="clear" w:color="auto" w:fill="auto"/>
            <w:vAlign w:val="bottom"/>
          </w:tcPr>
          <w:p w14:paraId="3CDC0D90" w14:textId="329521F8"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shd w:val="clear" w:color="auto" w:fill="auto"/>
            <w:vAlign w:val="bottom"/>
          </w:tcPr>
          <w:p w14:paraId="610129D9" w14:textId="1E4501E9"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561" w:type="dxa"/>
            <w:gridSpan w:val="2"/>
            <w:shd w:val="clear" w:color="auto" w:fill="auto"/>
            <w:vAlign w:val="bottom"/>
          </w:tcPr>
          <w:p w14:paraId="04AF5030" w14:textId="586700D0"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9</w:t>
            </w:r>
          </w:p>
        </w:tc>
        <w:tc>
          <w:tcPr>
            <w:tcW w:w="62" w:type="dxa"/>
          </w:tcPr>
          <w:p w14:paraId="5506EC2D"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p>
        </w:tc>
        <w:tc>
          <w:tcPr>
            <w:tcW w:w="359" w:type="dxa"/>
            <w:vAlign w:val="bottom"/>
          </w:tcPr>
          <w:p w14:paraId="7521F231" w14:textId="7EBDD7E4"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33" w:type="dxa"/>
            <w:shd w:val="clear" w:color="auto" w:fill="auto"/>
            <w:vAlign w:val="bottom"/>
          </w:tcPr>
          <w:p w14:paraId="54A3F98F" w14:textId="2DC8383B"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r w:rsidRPr="00DE2C8C">
              <w:rPr>
                <w:rFonts w:eastAsia="Calibri"/>
                <w:i/>
                <w:iCs/>
                <w:color w:val="000000" w:themeColor="text1"/>
                <w:spacing w:val="2"/>
                <w:w w:val="101"/>
                <w:sz w:val="17"/>
                <w:vertAlign w:val="superscript"/>
              </w:rPr>
              <w:t>b</w:t>
            </w:r>
          </w:p>
        </w:tc>
        <w:tc>
          <w:tcPr>
            <w:tcW w:w="379" w:type="dxa"/>
            <w:shd w:val="clear" w:color="auto" w:fill="auto"/>
            <w:vAlign w:val="bottom"/>
          </w:tcPr>
          <w:p w14:paraId="31A9BEAA" w14:textId="7A1E0AE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4</w:t>
            </w:r>
            <w:r w:rsidRPr="00DE2C8C">
              <w:rPr>
                <w:rFonts w:eastAsia="Calibri"/>
                <w:i/>
                <w:iCs/>
                <w:color w:val="000000" w:themeColor="text1"/>
                <w:spacing w:val="2"/>
                <w:w w:val="101"/>
                <w:sz w:val="17"/>
                <w:vertAlign w:val="superscript"/>
              </w:rPr>
              <w:t>b</w:t>
            </w:r>
          </w:p>
        </w:tc>
        <w:tc>
          <w:tcPr>
            <w:tcW w:w="652" w:type="dxa"/>
            <w:shd w:val="clear" w:color="auto" w:fill="auto"/>
            <w:vAlign w:val="bottom"/>
          </w:tcPr>
          <w:p w14:paraId="58043FD2" w14:textId="6D952A9E"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5</w:t>
            </w:r>
          </w:p>
        </w:tc>
        <w:tc>
          <w:tcPr>
            <w:tcW w:w="930" w:type="dxa"/>
            <w:gridSpan w:val="2"/>
            <w:shd w:val="clear" w:color="auto" w:fill="auto"/>
            <w:vAlign w:val="bottom"/>
          </w:tcPr>
          <w:p w14:paraId="361140BE" w14:textId="0E90D322"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33" w:type="dxa"/>
            <w:shd w:val="clear" w:color="auto" w:fill="auto"/>
            <w:vAlign w:val="bottom"/>
          </w:tcPr>
          <w:p w14:paraId="4EED909D" w14:textId="650069D5"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80" w:type="dxa"/>
            <w:shd w:val="clear" w:color="auto" w:fill="auto"/>
            <w:vAlign w:val="bottom"/>
          </w:tcPr>
          <w:p w14:paraId="0AD1BDD7" w14:textId="5BE91035"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11" w:type="dxa"/>
            <w:gridSpan w:val="4"/>
            <w:shd w:val="clear" w:color="auto" w:fill="auto"/>
            <w:vAlign w:val="bottom"/>
          </w:tcPr>
          <w:p w14:paraId="2B6C9CAD" w14:textId="171F9673"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14</w:t>
            </w:r>
          </w:p>
        </w:tc>
      </w:tr>
      <w:tr w:rsidR="00FC560D" w:rsidRPr="00DE2C8C" w14:paraId="4D6564DD" w14:textId="77777777">
        <w:tc>
          <w:tcPr>
            <w:tcW w:w="1254" w:type="dxa"/>
            <w:tcBorders>
              <w:bottom w:val="single" w:sz="4" w:space="0" w:color="auto"/>
            </w:tcBorders>
            <w:shd w:val="clear" w:color="auto" w:fill="auto"/>
            <w:vAlign w:val="bottom"/>
          </w:tcPr>
          <w:p w14:paraId="1BD56917"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rPr>
                <w:rFonts w:eastAsia="Calibri"/>
                <w:color w:val="000000" w:themeColor="text1"/>
                <w:sz w:val="17"/>
              </w:rPr>
            </w:pPr>
            <w:r w:rsidRPr="00DE2C8C">
              <w:rPr>
                <w:rFonts w:eastAsia="Calibri"/>
                <w:color w:val="000000" w:themeColor="text1"/>
                <w:sz w:val="17"/>
              </w:rPr>
              <w:t>Proposed 2026</w:t>
            </w:r>
          </w:p>
        </w:tc>
        <w:tc>
          <w:tcPr>
            <w:tcW w:w="351" w:type="dxa"/>
            <w:gridSpan w:val="2"/>
            <w:tcBorders>
              <w:bottom w:val="single" w:sz="4" w:space="0" w:color="auto"/>
            </w:tcBorders>
            <w:shd w:val="clear" w:color="auto" w:fill="auto"/>
            <w:vAlign w:val="bottom"/>
          </w:tcPr>
          <w:p w14:paraId="652D5039"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7" w:type="dxa"/>
            <w:tcBorders>
              <w:bottom w:val="single" w:sz="4" w:space="0" w:color="auto"/>
            </w:tcBorders>
            <w:shd w:val="clear" w:color="auto" w:fill="auto"/>
            <w:vAlign w:val="bottom"/>
          </w:tcPr>
          <w:p w14:paraId="166B95BE"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59" w:type="dxa"/>
            <w:tcBorders>
              <w:bottom w:val="single" w:sz="4" w:space="0" w:color="auto"/>
            </w:tcBorders>
            <w:shd w:val="clear" w:color="auto" w:fill="auto"/>
            <w:vAlign w:val="bottom"/>
          </w:tcPr>
          <w:p w14:paraId="385C573E"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tcBorders>
              <w:bottom w:val="single" w:sz="4" w:space="0" w:color="auto"/>
            </w:tcBorders>
            <w:shd w:val="clear" w:color="auto" w:fill="auto"/>
            <w:vAlign w:val="bottom"/>
          </w:tcPr>
          <w:p w14:paraId="498BA85C"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0" w:type="dxa"/>
            <w:tcBorders>
              <w:bottom w:val="single" w:sz="4" w:space="0" w:color="auto"/>
            </w:tcBorders>
            <w:shd w:val="clear" w:color="auto" w:fill="auto"/>
            <w:vAlign w:val="bottom"/>
          </w:tcPr>
          <w:p w14:paraId="0DC6AC2A"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r w:rsidRPr="00DE2C8C">
              <w:rPr>
                <w:rFonts w:eastAsia="Calibri"/>
                <w:i/>
                <w:iCs/>
                <w:color w:val="000000" w:themeColor="text1"/>
                <w:spacing w:val="2"/>
                <w:w w:val="101"/>
                <w:sz w:val="17"/>
                <w:vertAlign w:val="superscript"/>
              </w:rPr>
              <w:t>b</w:t>
            </w:r>
          </w:p>
        </w:tc>
        <w:tc>
          <w:tcPr>
            <w:tcW w:w="364" w:type="dxa"/>
            <w:tcBorders>
              <w:bottom w:val="single" w:sz="4" w:space="0" w:color="auto"/>
            </w:tcBorders>
            <w:shd w:val="clear" w:color="auto" w:fill="auto"/>
            <w:vAlign w:val="bottom"/>
          </w:tcPr>
          <w:p w14:paraId="19C77976"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3</w:t>
            </w:r>
            <w:r w:rsidRPr="00DE2C8C">
              <w:rPr>
                <w:rFonts w:eastAsia="Calibri"/>
                <w:i/>
                <w:iCs/>
                <w:color w:val="000000" w:themeColor="text1"/>
                <w:spacing w:val="2"/>
                <w:w w:val="101"/>
                <w:sz w:val="17"/>
                <w:vertAlign w:val="superscript"/>
              </w:rPr>
              <w:t>b</w:t>
            </w:r>
          </w:p>
        </w:tc>
        <w:tc>
          <w:tcPr>
            <w:tcW w:w="361" w:type="dxa"/>
            <w:tcBorders>
              <w:bottom w:val="single" w:sz="4" w:space="0" w:color="auto"/>
            </w:tcBorders>
            <w:shd w:val="clear" w:color="auto" w:fill="auto"/>
            <w:vAlign w:val="bottom"/>
          </w:tcPr>
          <w:p w14:paraId="148B722C"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358" w:type="dxa"/>
            <w:tcBorders>
              <w:bottom w:val="single" w:sz="4" w:space="0" w:color="auto"/>
            </w:tcBorders>
            <w:shd w:val="clear" w:color="auto" w:fill="auto"/>
            <w:vAlign w:val="bottom"/>
          </w:tcPr>
          <w:p w14:paraId="44A7AE58"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tcBorders>
              <w:bottom w:val="single" w:sz="4" w:space="0" w:color="auto"/>
            </w:tcBorders>
            <w:shd w:val="clear" w:color="auto" w:fill="auto"/>
            <w:vAlign w:val="bottom"/>
          </w:tcPr>
          <w:p w14:paraId="6FD82DD3"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561" w:type="dxa"/>
            <w:gridSpan w:val="2"/>
            <w:tcBorders>
              <w:bottom w:val="single" w:sz="4" w:space="0" w:color="auto"/>
            </w:tcBorders>
            <w:shd w:val="clear" w:color="auto" w:fill="auto"/>
            <w:vAlign w:val="bottom"/>
          </w:tcPr>
          <w:p w14:paraId="122833CC"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10</w:t>
            </w:r>
          </w:p>
        </w:tc>
        <w:tc>
          <w:tcPr>
            <w:tcW w:w="62" w:type="dxa"/>
            <w:tcBorders>
              <w:bottom w:val="single" w:sz="4" w:space="0" w:color="auto"/>
            </w:tcBorders>
          </w:tcPr>
          <w:p w14:paraId="73D1366F"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p>
        </w:tc>
        <w:tc>
          <w:tcPr>
            <w:tcW w:w="359" w:type="dxa"/>
            <w:tcBorders>
              <w:bottom w:val="single" w:sz="4" w:space="0" w:color="auto"/>
            </w:tcBorders>
            <w:vAlign w:val="bottom"/>
          </w:tcPr>
          <w:p w14:paraId="31A2C0FA" w14:textId="54103E50"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33" w:type="dxa"/>
            <w:tcBorders>
              <w:bottom w:val="single" w:sz="4" w:space="0" w:color="auto"/>
            </w:tcBorders>
            <w:shd w:val="clear" w:color="auto" w:fill="auto"/>
            <w:vAlign w:val="bottom"/>
          </w:tcPr>
          <w:p w14:paraId="2B57C1B9" w14:textId="2BFD5B42"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3</w:t>
            </w:r>
            <w:r w:rsidRPr="00DE2C8C">
              <w:rPr>
                <w:rFonts w:eastAsia="Calibri"/>
                <w:i/>
                <w:iCs/>
                <w:color w:val="000000" w:themeColor="text1"/>
                <w:spacing w:val="2"/>
                <w:w w:val="101"/>
                <w:sz w:val="17"/>
                <w:vertAlign w:val="superscript"/>
              </w:rPr>
              <w:t>b</w:t>
            </w:r>
          </w:p>
        </w:tc>
        <w:tc>
          <w:tcPr>
            <w:tcW w:w="379" w:type="dxa"/>
            <w:tcBorders>
              <w:bottom w:val="single" w:sz="4" w:space="0" w:color="auto"/>
            </w:tcBorders>
            <w:shd w:val="clear" w:color="auto" w:fill="auto"/>
            <w:vAlign w:val="bottom"/>
          </w:tcPr>
          <w:p w14:paraId="60AF9AEA"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4</w:t>
            </w:r>
            <w:r w:rsidRPr="00DE2C8C">
              <w:rPr>
                <w:rFonts w:eastAsia="Calibri"/>
                <w:i/>
                <w:iCs/>
                <w:color w:val="000000" w:themeColor="text1"/>
                <w:spacing w:val="2"/>
                <w:w w:val="101"/>
                <w:sz w:val="17"/>
                <w:vertAlign w:val="superscript"/>
              </w:rPr>
              <w:t>b</w:t>
            </w:r>
          </w:p>
        </w:tc>
        <w:tc>
          <w:tcPr>
            <w:tcW w:w="652" w:type="dxa"/>
            <w:tcBorders>
              <w:bottom w:val="single" w:sz="4" w:space="0" w:color="auto"/>
            </w:tcBorders>
            <w:shd w:val="clear" w:color="auto" w:fill="auto"/>
            <w:vAlign w:val="bottom"/>
          </w:tcPr>
          <w:p w14:paraId="4BD6F280"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7</w:t>
            </w:r>
          </w:p>
        </w:tc>
        <w:tc>
          <w:tcPr>
            <w:tcW w:w="930" w:type="dxa"/>
            <w:gridSpan w:val="2"/>
            <w:tcBorders>
              <w:bottom w:val="single" w:sz="4" w:space="0" w:color="auto"/>
            </w:tcBorders>
            <w:shd w:val="clear" w:color="auto" w:fill="auto"/>
            <w:vAlign w:val="bottom"/>
          </w:tcPr>
          <w:p w14:paraId="1021FD22"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33" w:type="dxa"/>
            <w:tcBorders>
              <w:bottom w:val="single" w:sz="4" w:space="0" w:color="auto"/>
            </w:tcBorders>
            <w:shd w:val="clear" w:color="auto" w:fill="auto"/>
            <w:vAlign w:val="bottom"/>
          </w:tcPr>
          <w:p w14:paraId="02F8B2A9"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80" w:type="dxa"/>
            <w:tcBorders>
              <w:bottom w:val="single" w:sz="4" w:space="0" w:color="auto"/>
            </w:tcBorders>
            <w:shd w:val="clear" w:color="auto" w:fill="auto"/>
            <w:vAlign w:val="bottom"/>
          </w:tcPr>
          <w:p w14:paraId="19EA9E71"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11" w:type="dxa"/>
            <w:gridSpan w:val="4"/>
            <w:tcBorders>
              <w:bottom w:val="single" w:sz="4" w:space="0" w:color="auto"/>
            </w:tcBorders>
            <w:shd w:val="clear" w:color="auto" w:fill="auto"/>
            <w:vAlign w:val="bottom"/>
          </w:tcPr>
          <w:p w14:paraId="58CD0C80"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17</w:t>
            </w:r>
          </w:p>
        </w:tc>
      </w:tr>
      <w:tr w:rsidR="00FC560D" w:rsidRPr="00DE2C8C" w14:paraId="0DE9C6CC" w14:textId="77777777">
        <w:tc>
          <w:tcPr>
            <w:tcW w:w="1254" w:type="dxa"/>
            <w:tcBorders>
              <w:top w:val="single" w:sz="4" w:space="0" w:color="auto"/>
              <w:bottom w:val="single" w:sz="4" w:space="0" w:color="auto"/>
            </w:tcBorders>
            <w:shd w:val="clear" w:color="auto" w:fill="auto"/>
            <w:vAlign w:val="bottom"/>
          </w:tcPr>
          <w:p w14:paraId="45DB4E5F"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rPr>
                <w:rFonts w:eastAsia="Calibri"/>
                <w:b/>
                <w:color w:val="000000" w:themeColor="text1"/>
                <w:sz w:val="17"/>
              </w:rPr>
            </w:pPr>
            <w:r w:rsidRPr="00DE2C8C">
              <w:rPr>
                <w:rFonts w:eastAsia="Calibri"/>
                <w:b/>
                <w:color w:val="000000" w:themeColor="text1"/>
                <w:sz w:val="17"/>
              </w:rPr>
              <w:tab/>
              <w:t xml:space="preserve">Change </w:t>
            </w:r>
          </w:p>
        </w:tc>
        <w:tc>
          <w:tcPr>
            <w:tcW w:w="351" w:type="dxa"/>
            <w:gridSpan w:val="2"/>
            <w:tcBorders>
              <w:top w:val="single" w:sz="4" w:space="0" w:color="auto"/>
              <w:bottom w:val="single" w:sz="4" w:space="0" w:color="auto"/>
            </w:tcBorders>
            <w:shd w:val="clear" w:color="auto" w:fill="auto"/>
            <w:vAlign w:val="bottom"/>
          </w:tcPr>
          <w:p w14:paraId="095A756C"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57" w:type="dxa"/>
            <w:tcBorders>
              <w:top w:val="single" w:sz="4" w:space="0" w:color="auto"/>
              <w:bottom w:val="single" w:sz="4" w:space="0" w:color="auto"/>
            </w:tcBorders>
            <w:shd w:val="clear" w:color="auto" w:fill="auto"/>
            <w:vAlign w:val="bottom"/>
          </w:tcPr>
          <w:p w14:paraId="6E575AB7"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59" w:type="dxa"/>
            <w:tcBorders>
              <w:top w:val="single" w:sz="4" w:space="0" w:color="auto"/>
              <w:bottom w:val="single" w:sz="4" w:space="0" w:color="auto"/>
            </w:tcBorders>
            <w:shd w:val="clear" w:color="auto" w:fill="auto"/>
            <w:vAlign w:val="bottom"/>
          </w:tcPr>
          <w:p w14:paraId="28401E4F"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1" w:type="dxa"/>
            <w:tcBorders>
              <w:top w:val="single" w:sz="4" w:space="0" w:color="auto"/>
              <w:bottom w:val="single" w:sz="4" w:space="0" w:color="auto"/>
            </w:tcBorders>
            <w:shd w:val="clear" w:color="auto" w:fill="auto"/>
            <w:vAlign w:val="bottom"/>
          </w:tcPr>
          <w:p w14:paraId="3ED7920B"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0" w:type="dxa"/>
            <w:tcBorders>
              <w:top w:val="single" w:sz="4" w:space="0" w:color="auto"/>
              <w:bottom w:val="single" w:sz="4" w:space="0" w:color="auto"/>
            </w:tcBorders>
            <w:shd w:val="clear" w:color="auto" w:fill="auto"/>
          </w:tcPr>
          <w:p w14:paraId="6F0A8590"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4" w:type="dxa"/>
            <w:tcBorders>
              <w:top w:val="single" w:sz="4" w:space="0" w:color="auto"/>
              <w:bottom w:val="single" w:sz="4" w:space="0" w:color="auto"/>
            </w:tcBorders>
            <w:shd w:val="clear" w:color="auto" w:fill="auto"/>
          </w:tcPr>
          <w:p w14:paraId="01B2CFCA"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1" w:type="dxa"/>
            <w:tcBorders>
              <w:top w:val="single" w:sz="4" w:space="0" w:color="auto"/>
              <w:bottom w:val="single" w:sz="4" w:space="0" w:color="auto"/>
            </w:tcBorders>
            <w:shd w:val="clear" w:color="auto" w:fill="auto"/>
          </w:tcPr>
          <w:p w14:paraId="43DA3034"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358" w:type="dxa"/>
            <w:tcBorders>
              <w:top w:val="single" w:sz="4" w:space="0" w:color="auto"/>
              <w:bottom w:val="single" w:sz="4" w:space="0" w:color="auto"/>
            </w:tcBorders>
            <w:shd w:val="clear" w:color="auto" w:fill="auto"/>
          </w:tcPr>
          <w:p w14:paraId="24782119"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1" w:type="dxa"/>
            <w:tcBorders>
              <w:top w:val="single" w:sz="4" w:space="0" w:color="auto"/>
              <w:bottom w:val="single" w:sz="4" w:space="0" w:color="auto"/>
            </w:tcBorders>
            <w:shd w:val="clear" w:color="auto" w:fill="auto"/>
          </w:tcPr>
          <w:p w14:paraId="2F9A7D45"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561" w:type="dxa"/>
            <w:gridSpan w:val="2"/>
            <w:tcBorders>
              <w:top w:val="single" w:sz="4" w:space="0" w:color="auto"/>
              <w:bottom w:val="single" w:sz="4" w:space="0" w:color="auto"/>
            </w:tcBorders>
            <w:shd w:val="clear" w:color="auto" w:fill="auto"/>
          </w:tcPr>
          <w:p w14:paraId="15796925"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62" w:type="dxa"/>
            <w:tcBorders>
              <w:top w:val="single" w:sz="4" w:space="0" w:color="auto"/>
              <w:bottom w:val="single" w:sz="4" w:space="0" w:color="auto"/>
            </w:tcBorders>
          </w:tcPr>
          <w:p w14:paraId="5BE042EE"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p>
        </w:tc>
        <w:tc>
          <w:tcPr>
            <w:tcW w:w="359" w:type="dxa"/>
            <w:tcBorders>
              <w:top w:val="single" w:sz="4" w:space="0" w:color="auto"/>
              <w:bottom w:val="single" w:sz="4" w:space="0" w:color="auto"/>
            </w:tcBorders>
            <w:vAlign w:val="bottom"/>
          </w:tcPr>
          <w:p w14:paraId="2A00B007" w14:textId="0E335FE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33" w:type="dxa"/>
            <w:tcBorders>
              <w:top w:val="single" w:sz="4" w:space="0" w:color="auto"/>
              <w:bottom w:val="single" w:sz="4" w:space="0" w:color="auto"/>
            </w:tcBorders>
            <w:shd w:val="clear" w:color="auto" w:fill="auto"/>
          </w:tcPr>
          <w:p w14:paraId="6DC3767F" w14:textId="118803A6"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2</w:t>
            </w:r>
          </w:p>
        </w:tc>
        <w:tc>
          <w:tcPr>
            <w:tcW w:w="379" w:type="dxa"/>
            <w:tcBorders>
              <w:top w:val="single" w:sz="4" w:space="0" w:color="auto"/>
              <w:bottom w:val="single" w:sz="4" w:space="0" w:color="auto"/>
            </w:tcBorders>
            <w:shd w:val="clear" w:color="auto" w:fill="auto"/>
          </w:tcPr>
          <w:p w14:paraId="7EA5DFF7"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52" w:type="dxa"/>
            <w:tcBorders>
              <w:top w:val="single" w:sz="4" w:space="0" w:color="auto"/>
              <w:bottom w:val="single" w:sz="4" w:space="0" w:color="auto"/>
            </w:tcBorders>
            <w:shd w:val="clear" w:color="auto" w:fill="auto"/>
          </w:tcPr>
          <w:p w14:paraId="3C8E146C"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2</w:t>
            </w:r>
          </w:p>
        </w:tc>
        <w:tc>
          <w:tcPr>
            <w:tcW w:w="930" w:type="dxa"/>
            <w:gridSpan w:val="2"/>
            <w:tcBorders>
              <w:top w:val="single" w:sz="4" w:space="0" w:color="auto"/>
              <w:bottom w:val="single" w:sz="4" w:space="0" w:color="auto"/>
            </w:tcBorders>
            <w:shd w:val="clear" w:color="auto" w:fill="auto"/>
          </w:tcPr>
          <w:p w14:paraId="31B2394B"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33" w:type="dxa"/>
            <w:tcBorders>
              <w:top w:val="single" w:sz="4" w:space="0" w:color="auto"/>
              <w:bottom w:val="single" w:sz="4" w:space="0" w:color="auto"/>
            </w:tcBorders>
            <w:shd w:val="clear" w:color="auto" w:fill="auto"/>
          </w:tcPr>
          <w:p w14:paraId="1D4CC5B8"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80" w:type="dxa"/>
            <w:tcBorders>
              <w:top w:val="single" w:sz="4" w:space="0" w:color="auto"/>
              <w:bottom w:val="single" w:sz="4" w:space="0" w:color="auto"/>
            </w:tcBorders>
            <w:shd w:val="clear" w:color="auto" w:fill="auto"/>
          </w:tcPr>
          <w:p w14:paraId="2549E4A9"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11" w:type="dxa"/>
            <w:gridSpan w:val="4"/>
            <w:tcBorders>
              <w:top w:val="single" w:sz="4" w:space="0" w:color="auto"/>
              <w:bottom w:val="single" w:sz="4" w:space="0" w:color="auto"/>
            </w:tcBorders>
            <w:shd w:val="clear" w:color="auto" w:fill="auto"/>
          </w:tcPr>
          <w:p w14:paraId="1ED5DF71" w14:textId="77777777" w:rsidR="00FC560D" w:rsidRPr="00DE2C8C" w:rsidRDefault="00FC560D" w:rsidP="00FC560D">
            <w:pPr>
              <w:tabs>
                <w:tab w:val="left" w:pos="288"/>
                <w:tab w:val="left" w:pos="576"/>
                <w:tab w:val="left" w:pos="864"/>
                <w:tab w:val="left" w:pos="1152"/>
              </w:tabs>
              <w:spacing w:before="81" w:after="81" w:line="210" w:lineRule="exact"/>
              <w:ind w:left="42" w:right="40" w:hanging="22"/>
              <w:jc w:val="right"/>
              <w:rPr>
                <w:rFonts w:eastAsia="Calibri"/>
                <w:b/>
                <w:color w:val="000000" w:themeColor="text1"/>
                <w:spacing w:val="2"/>
                <w:w w:val="101"/>
                <w:sz w:val="17"/>
              </w:rPr>
            </w:pPr>
            <w:r w:rsidRPr="00DE2C8C">
              <w:rPr>
                <w:rFonts w:eastAsia="Calibri"/>
                <w:b/>
                <w:color w:val="000000" w:themeColor="text1"/>
                <w:spacing w:val="2"/>
                <w:w w:val="101"/>
                <w:sz w:val="17"/>
              </w:rPr>
              <w:t>3</w:t>
            </w:r>
          </w:p>
        </w:tc>
      </w:tr>
      <w:tr w:rsidR="00F472C8" w:rsidRPr="00DE2C8C" w14:paraId="24C253F6" w14:textId="77777777" w:rsidTr="00FC560D">
        <w:tc>
          <w:tcPr>
            <w:tcW w:w="9886" w:type="dxa"/>
            <w:gridSpan w:val="26"/>
            <w:shd w:val="clear" w:color="auto" w:fill="auto"/>
            <w:vAlign w:val="bottom"/>
          </w:tcPr>
          <w:p w14:paraId="2A83FE5F" w14:textId="011F795A" w:rsidR="00F472C8" w:rsidRPr="00DE2C8C" w:rsidRDefault="005A51DD" w:rsidP="00F472C8">
            <w:pPr>
              <w:tabs>
                <w:tab w:val="left" w:pos="288"/>
                <w:tab w:val="left" w:pos="576"/>
                <w:tab w:val="left" w:pos="864"/>
                <w:tab w:val="left" w:pos="1152"/>
              </w:tabs>
              <w:spacing w:before="40" w:after="40" w:line="210" w:lineRule="exact"/>
              <w:ind w:left="42" w:right="40" w:hanging="22"/>
              <w:rPr>
                <w:rFonts w:eastAsia="Calibri"/>
                <w:color w:val="000000" w:themeColor="text1"/>
                <w:spacing w:val="2"/>
                <w:w w:val="101"/>
                <w:sz w:val="17"/>
              </w:rPr>
            </w:pPr>
            <w:r w:rsidRPr="00DE2C8C">
              <w:rPr>
                <w:rFonts w:eastAsia="Calibri"/>
                <w:b/>
                <w:bCs/>
                <w:color w:val="000000" w:themeColor="text1"/>
                <w:sz w:val="17"/>
              </w:rPr>
              <w:t>Resident Coordinator Office/United Nations Country Team Unit</w:t>
            </w:r>
          </w:p>
        </w:tc>
      </w:tr>
      <w:tr w:rsidR="00FC560D" w:rsidRPr="00DE2C8C" w14:paraId="247AAE87" w14:textId="77777777" w:rsidTr="00FC560D">
        <w:tc>
          <w:tcPr>
            <w:tcW w:w="1254" w:type="dxa"/>
            <w:shd w:val="clear" w:color="auto" w:fill="auto"/>
            <w:vAlign w:val="bottom"/>
          </w:tcPr>
          <w:p w14:paraId="69422702"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rPr>
                <w:rFonts w:eastAsia="Calibri"/>
                <w:color w:val="000000" w:themeColor="text1"/>
                <w:sz w:val="17"/>
              </w:rPr>
            </w:pPr>
            <w:r w:rsidRPr="00DE2C8C">
              <w:rPr>
                <w:rFonts w:eastAsia="Calibri"/>
                <w:color w:val="000000" w:themeColor="text1"/>
                <w:sz w:val="17"/>
              </w:rPr>
              <w:t>Approved 2025</w:t>
            </w:r>
          </w:p>
        </w:tc>
        <w:tc>
          <w:tcPr>
            <w:tcW w:w="351" w:type="dxa"/>
            <w:gridSpan w:val="2"/>
            <w:shd w:val="clear" w:color="auto" w:fill="auto"/>
            <w:vAlign w:val="bottom"/>
          </w:tcPr>
          <w:p w14:paraId="29DF5457"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7" w:type="dxa"/>
            <w:shd w:val="clear" w:color="auto" w:fill="auto"/>
            <w:vAlign w:val="bottom"/>
          </w:tcPr>
          <w:p w14:paraId="77B3548F"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59" w:type="dxa"/>
            <w:shd w:val="clear" w:color="auto" w:fill="auto"/>
            <w:vAlign w:val="bottom"/>
          </w:tcPr>
          <w:p w14:paraId="35BFF2AD"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shd w:val="clear" w:color="auto" w:fill="auto"/>
            <w:vAlign w:val="bottom"/>
          </w:tcPr>
          <w:p w14:paraId="1FCDB316"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0" w:type="dxa"/>
            <w:shd w:val="clear" w:color="auto" w:fill="auto"/>
            <w:vAlign w:val="bottom"/>
          </w:tcPr>
          <w:p w14:paraId="315C1D79"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4" w:type="dxa"/>
            <w:shd w:val="clear" w:color="auto" w:fill="auto"/>
            <w:vAlign w:val="bottom"/>
          </w:tcPr>
          <w:p w14:paraId="35E37390"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shd w:val="clear" w:color="auto" w:fill="auto"/>
            <w:vAlign w:val="bottom"/>
          </w:tcPr>
          <w:p w14:paraId="71D53586"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58" w:type="dxa"/>
            <w:shd w:val="clear" w:color="auto" w:fill="auto"/>
            <w:vAlign w:val="bottom"/>
          </w:tcPr>
          <w:p w14:paraId="1B734A32"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shd w:val="clear" w:color="auto" w:fill="auto"/>
            <w:vAlign w:val="bottom"/>
          </w:tcPr>
          <w:p w14:paraId="30F22506"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561" w:type="dxa"/>
            <w:gridSpan w:val="2"/>
            <w:shd w:val="clear" w:color="auto" w:fill="auto"/>
            <w:vAlign w:val="bottom"/>
          </w:tcPr>
          <w:p w14:paraId="47920346"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2" w:type="dxa"/>
          </w:tcPr>
          <w:p w14:paraId="299F572F"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p>
        </w:tc>
        <w:tc>
          <w:tcPr>
            <w:tcW w:w="359" w:type="dxa"/>
            <w:vAlign w:val="bottom"/>
          </w:tcPr>
          <w:p w14:paraId="602A6ED9" w14:textId="73366425"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33" w:type="dxa"/>
            <w:shd w:val="clear" w:color="auto" w:fill="auto"/>
            <w:vAlign w:val="bottom"/>
          </w:tcPr>
          <w:p w14:paraId="47946CD8" w14:textId="799EE7AA"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9" w:type="dxa"/>
            <w:shd w:val="clear" w:color="auto" w:fill="auto"/>
            <w:vAlign w:val="bottom"/>
          </w:tcPr>
          <w:p w14:paraId="24208133"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652" w:type="dxa"/>
            <w:shd w:val="clear" w:color="auto" w:fill="auto"/>
            <w:vAlign w:val="bottom"/>
          </w:tcPr>
          <w:p w14:paraId="0E093621"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930" w:type="dxa"/>
            <w:gridSpan w:val="2"/>
            <w:shd w:val="clear" w:color="auto" w:fill="auto"/>
            <w:vAlign w:val="bottom"/>
          </w:tcPr>
          <w:p w14:paraId="126E5719"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33" w:type="dxa"/>
            <w:shd w:val="clear" w:color="auto" w:fill="auto"/>
            <w:vAlign w:val="bottom"/>
          </w:tcPr>
          <w:p w14:paraId="2E101C05"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80" w:type="dxa"/>
            <w:shd w:val="clear" w:color="auto" w:fill="auto"/>
            <w:vAlign w:val="bottom"/>
          </w:tcPr>
          <w:p w14:paraId="3B0FBFA9"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11" w:type="dxa"/>
            <w:gridSpan w:val="4"/>
            <w:shd w:val="clear" w:color="auto" w:fill="auto"/>
            <w:vAlign w:val="bottom"/>
          </w:tcPr>
          <w:p w14:paraId="66389A0C" w14:textId="77777777" w:rsidR="00FC560D" w:rsidRPr="00DE2C8C" w:rsidRDefault="00FC560D" w:rsidP="00FC560D">
            <w:pPr>
              <w:tabs>
                <w:tab w:val="left" w:pos="288"/>
                <w:tab w:val="left" w:pos="576"/>
                <w:tab w:val="left" w:pos="864"/>
                <w:tab w:val="left" w:pos="1152"/>
              </w:tabs>
              <w:spacing w:before="40" w:after="40"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r>
      <w:tr w:rsidR="00FC560D" w:rsidRPr="00DE2C8C" w14:paraId="07DBA938" w14:textId="77777777" w:rsidTr="00FC560D">
        <w:tc>
          <w:tcPr>
            <w:tcW w:w="1254" w:type="dxa"/>
            <w:tcBorders>
              <w:bottom w:val="single" w:sz="4" w:space="0" w:color="auto"/>
            </w:tcBorders>
            <w:shd w:val="clear" w:color="auto" w:fill="auto"/>
            <w:vAlign w:val="bottom"/>
          </w:tcPr>
          <w:p w14:paraId="118647AA"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rPr>
                <w:rFonts w:eastAsia="Calibri"/>
                <w:color w:val="000000" w:themeColor="text1"/>
                <w:sz w:val="17"/>
              </w:rPr>
            </w:pPr>
            <w:r w:rsidRPr="00DE2C8C">
              <w:rPr>
                <w:rFonts w:eastAsia="Calibri"/>
                <w:color w:val="000000" w:themeColor="text1"/>
                <w:sz w:val="17"/>
              </w:rPr>
              <w:t>Proposed 2026</w:t>
            </w:r>
          </w:p>
        </w:tc>
        <w:tc>
          <w:tcPr>
            <w:tcW w:w="351" w:type="dxa"/>
            <w:gridSpan w:val="2"/>
            <w:tcBorders>
              <w:bottom w:val="single" w:sz="4" w:space="0" w:color="auto"/>
            </w:tcBorders>
            <w:shd w:val="clear" w:color="auto" w:fill="auto"/>
            <w:vAlign w:val="bottom"/>
          </w:tcPr>
          <w:p w14:paraId="6777F755"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7" w:type="dxa"/>
            <w:tcBorders>
              <w:bottom w:val="single" w:sz="4" w:space="0" w:color="auto"/>
            </w:tcBorders>
            <w:shd w:val="clear" w:color="auto" w:fill="auto"/>
            <w:vAlign w:val="bottom"/>
          </w:tcPr>
          <w:p w14:paraId="00586906"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59" w:type="dxa"/>
            <w:tcBorders>
              <w:bottom w:val="single" w:sz="4" w:space="0" w:color="auto"/>
            </w:tcBorders>
            <w:shd w:val="clear" w:color="auto" w:fill="auto"/>
            <w:vAlign w:val="bottom"/>
          </w:tcPr>
          <w:p w14:paraId="5AC1C94B"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tcBorders>
              <w:bottom w:val="single" w:sz="4" w:space="0" w:color="auto"/>
            </w:tcBorders>
            <w:shd w:val="clear" w:color="auto" w:fill="auto"/>
            <w:vAlign w:val="bottom"/>
          </w:tcPr>
          <w:p w14:paraId="57543257"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0" w:type="dxa"/>
            <w:tcBorders>
              <w:bottom w:val="single" w:sz="4" w:space="0" w:color="auto"/>
            </w:tcBorders>
            <w:shd w:val="clear" w:color="auto" w:fill="auto"/>
            <w:vAlign w:val="bottom"/>
          </w:tcPr>
          <w:p w14:paraId="541C11A4"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4" w:type="dxa"/>
            <w:tcBorders>
              <w:bottom w:val="single" w:sz="4" w:space="0" w:color="auto"/>
            </w:tcBorders>
            <w:shd w:val="clear" w:color="auto" w:fill="auto"/>
            <w:vAlign w:val="bottom"/>
          </w:tcPr>
          <w:p w14:paraId="53DD98D8"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tcBorders>
              <w:bottom w:val="single" w:sz="4" w:space="0" w:color="auto"/>
            </w:tcBorders>
            <w:shd w:val="clear" w:color="auto" w:fill="auto"/>
            <w:vAlign w:val="bottom"/>
          </w:tcPr>
          <w:p w14:paraId="773D6F41"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58" w:type="dxa"/>
            <w:tcBorders>
              <w:bottom w:val="single" w:sz="4" w:space="0" w:color="auto"/>
            </w:tcBorders>
            <w:shd w:val="clear" w:color="auto" w:fill="auto"/>
            <w:vAlign w:val="bottom"/>
          </w:tcPr>
          <w:p w14:paraId="0AE21A2F"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tcBorders>
              <w:bottom w:val="single" w:sz="4" w:space="0" w:color="auto"/>
            </w:tcBorders>
            <w:shd w:val="clear" w:color="auto" w:fill="auto"/>
            <w:vAlign w:val="bottom"/>
          </w:tcPr>
          <w:p w14:paraId="1F13436F"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561" w:type="dxa"/>
            <w:gridSpan w:val="2"/>
            <w:tcBorders>
              <w:bottom w:val="single" w:sz="4" w:space="0" w:color="auto"/>
            </w:tcBorders>
            <w:shd w:val="clear" w:color="auto" w:fill="auto"/>
            <w:vAlign w:val="bottom"/>
          </w:tcPr>
          <w:p w14:paraId="6E410107"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2" w:type="dxa"/>
            <w:tcBorders>
              <w:bottom w:val="single" w:sz="4" w:space="0" w:color="auto"/>
            </w:tcBorders>
          </w:tcPr>
          <w:p w14:paraId="282EFE28"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p>
        </w:tc>
        <w:tc>
          <w:tcPr>
            <w:tcW w:w="359" w:type="dxa"/>
            <w:tcBorders>
              <w:bottom w:val="single" w:sz="4" w:space="0" w:color="auto"/>
            </w:tcBorders>
            <w:vAlign w:val="bottom"/>
          </w:tcPr>
          <w:p w14:paraId="498B1272" w14:textId="08ACC486"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33" w:type="dxa"/>
            <w:tcBorders>
              <w:bottom w:val="single" w:sz="4" w:space="0" w:color="auto"/>
            </w:tcBorders>
            <w:shd w:val="clear" w:color="auto" w:fill="auto"/>
            <w:vAlign w:val="bottom"/>
          </w:tcPr>
          <w:p w14:paraId="4ED14973" w14:textId="36432910"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9" w:type="dxa"/>
            <w:tcBorders>
              <w:bottom w:val="single" w:sz="4" w:space="0" w:color="auto"/>
            </w:tcBorders>
            <w:shd w:val="clear" w:color="auto" w:fill="auto"/>
            <w:vAlign w:val="bottom"/>
          </w:tcPr>
          <w:p w14:paraId="4DFBADCC"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652" w:type="dxa"/>
            <w:tcBorders>
              <w:bottom w:val="single" w:sz="4" w:space="0" w:color="auto"/>
            </w:tcBorders>
            <w:shd w:val="clear" w:color="auto" w:fill="auto"/>
            <w:vAlign w:val="bottom"/>
          </w:tcPr>
          <w:p w14:paraId="4B474FF6"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930" w:type="dxa"/>
            <w:gridSpan w:val="2"/>
            <w:tcBorders>
              <w:bottom w:val="single" w:sz="4" w:space="0" w:color="auto"/>
            </w:tcBorders>
            <w:shd w:val="clear" w:color="auto" w:fill="auto"/>
            <w:vAlign w:val="bottom"/>
          </w:tcPr>
          <w:p w14:paraId="09D37CF1"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33" w:type="dxa"/>
            <w:tcBorders>
              <w:bottom w:val="single" w:sz="4" w:space="0" w:color="auto"/>
            </w:tcBorders>
            <w:shd w:val="clear" w:color="auto" w:fill="auto"/>
            <w:vAlign w:val="bottom"/>
          </w:tcPr>
          <w:p w14:paraId="116CE499"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80" w:type="dxa"/>
            <w:tcBorders>
              <w:bottom w:val="single" w:sz="4" w:space="0" w:color="auto"/>
            </w:tcBorders>
            <w:shd w:val="clear" w:color="auto" w:fill="auto"/>
            <w:vAlign w:val="bottom"/>
          </w:tcPr>
          <w:p w14:paraId="198A7A28"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11" w:type="dxa"/>
            <w:gridSpan w:val="4"/>
            <w:tcBorders>
              <w:bottom w:val="single" w:sz="4" w:space="0" w:color="auto"/>
            </w:tcBorders>
            <w:shd w:val="clear" w:color="auto" w:fill="auto"/>
            <w:vAlign w:val="bottom"/>
          </w:tcPr>
          <w:p w14:paraId="707D0953" w14:textId="77777777" w:rsidR="00FC560D" w:rsidRPr="00DE2C8C" w:rsidRDefault="00FC560D" w:rsidP="00FC560D">
            <w:pPr>
              <w:tabs>
                <w:tab w:val="left" w:pos="288"/>
                <w:tab w:val="left" w:pos="576"/>
                <w:tab w:val="left" w:pos="864"/>
                <w:tab w:val="left" w:pos="1152"/>
              </w:tabs>
              <w:spacing w:before="40" w:after="81" w:line="210" w:lineRule="exact"/>
              <w:ind w:left="42" w:right="40"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r>
      <w:tr w:rsidR="00FC560D" w:rsidRPr="00DE2C8C" w14:paraId="64586E23" w14:textId="77777777" w:rsidTr="00FC560D">
        <w:tc>
          <w:tcPr>
            <w:tcW w:w="1254" w:type="dxa"/>
            <w:tcBorders>
              <w:top w:val="single" w:sz="4" w:space="0" w:color="auto"/>
              <w:bottom w:val="single" w:sz="4" w:space="0" w:color="auto"/>
            </w:tcBorders>
            <w:shd w:val="clear" w:color="auto" w:fill="auto"/>
            <w:vAlign w:val="bottom"/>
          </w:tcPr>
          <w:p w14:paraId="10F78AC2"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rPr>
                <w:rFonts w:eastAsia="Calibri"/>
                <w:b/>
                <w:color w:val="000000" w:themeColor="text1"/>
                <w:sz w:val="17"/>
              </w:rPr>
            </w:pPr>
            <w:r w:rsidRPr="00DE2C8C">
              <w:rPr>
                <w:rFonts w:eastAsia="Calibri"/>
                <w:b/>
                <w:color w:val="000000" w:themeColor="text1"/>
                <w:sz w:val="17"/>
              </w:rPr>
              <w:lastRenderedPageBreak/>
              <w:tab/>
              <w:t xml:space="preserve">Change </w:t>
            </w:r>
          </w:p>
        </w:tc>
        <w:tc>
          <w:tcPr>
            <w:tcW w:w="351" w:type="dxa"/>
            <w:gridSpan w:val="2"/>
            <w:tcBorders>
              <w:top w:val="single" w:sz="4" w:space="0" w:color="auto"/>
              <w:bottom w:val="single" w:sz="4" w:space="0" w:color="auto"/>
            </w:tcBorders>
            <w:shd w:val="clear" w:color="auto" w:fill="auto"/>
            <w:vAlign w:val="bottom"/>
          </w:tcPr>
          <w:p w14:paraId="0392FDE9"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457" w:type="dxa"/>
            <w:tcBorders>
              <w:top w:val="single" w:sz="4" w:space="0" w:color="auto"/>
              <w:bottom w:val="single" w:sz="4" w:space="0" w:color="auto"/>
            </w:tcBorders>
            <w:shd w:val="clear" w:color="auto" w:fill="auto"/>
            <w:vAlign w:val="bottom"/>
          </w:tcPr>
          <w:p w14:paraId="3923876C"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359" w:type="dxa"/>
            <w:tcBorders>
              <w:top w:val="single" w:sz="4" w:space="0" w:color="auto"/>
              <w:bottom w:val="single" w:sz="4" w:space="0" w:color="auto"/>
            </w:tcBorders>
            <w:shd w:val="clear" w:color="auto" w:fill="auto"/>
            <w:vAlign w:val="bottom"/>
          </w:tcPr>
          <w:p w14:paraId="230F016B"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361" w:type="dxa"/>
            <w:tcBorders>
              <w:top w:val="single" w:sz="4" w:space="0" w:color="auto"/>
              <w:bottom w:val="single" w:sz="4" w:space="0" w:color="auto"/>
            </w:tcBorders>
            <w:shd w:val="clear" w:color="auto" w:fill="auto"/>
            <w:vAlign w:val="bottom"/>
          </w:tcPr>
          <w:p w14:paraId="11B62EC8"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360" w:type="dxa"/>
            <w:tcBorders>
              <w:top w:val="single" w:sz="4" w:space="0" w:color="auto"/>
              <w:bottom w:val="single" w:sz="4" w:space="0" w:color="auto"/>
            </w:tcBorders>
            <w:shd w:val="clear" w:color="auto" w:fill="auto"/>
            <w:vAlign w:val="bottom"/>
          </w:tcPr>
          <w:p w14:paraId="152D5805"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364" w:type="dxa"/>
            <w:tcBorders>
              <w:top w:val="single" w:sz="4" w:space="0" w:color="auto"/>
              <w:bottom w:val="single" w:sz="4" w:space="0" w:color="auto"/>
            </w:tcBorders>
            <w:shd w:val="clear" w:color="auto" w:fill="auto"/>
            <w:vAlign w:val="bottom"/>
          </w:tcPr>
          <w:p w14:paraId="0796757C"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361" w:type="dxa"/>
            <w:tcBorders>
              <w:top w:val="single" w:sz="4" w:space="0" w:color="auto"/>
              <w:bottom w:val="single" w:sz="4" w:space="0" w:color="auto"/>
            </w:tcBorders>
            <w:shd w:val="clear" w:color="auto" w:fill="auto"/>
            <w:vAlign w:val="bottom"/>
          </w:tcPr>
          <w:p w14:paraId="3225DC55"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358" w:type="dxa"/>
            <w:tcBorders>
              <w:top w:val="single" w:sz="4" w:space="0" w:color="auto"/>
              <w:bottom w:val="single" w:sz="4" w:space="0" w:color="auto"/>
            </w:tcBorders>
            <w:shd w:val="clear" w:color="auto" w:fill="auto"/>
            <w:vAlign w:val="bottom"/>
          </w:tcPr>
          <w:p w14:paraId="71826AE3"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361" w:type="dxa"/>
            <w:tcBorders>
              <w:top w:val="single" w:sz="4" w:space="0" w:color="auto"/>
              <w:bottom w:val="single" w:sz="4" w:space="0" w:color="auto"/>
            </w:tcBorders>
            <w:shd w:val="clear" w:color="auto" w:fill="auto"/>
            <w:vAlign w:val="bottom"/>
          </w:tcPr>
          <w:p w14:paraId="334B87A4"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561" w:type="dxa"/>
            <w:gridSpan w:val="2"/>
            <w:tcBorders>
              <w:top w:val="single" w:sz="4" w:space="0" w:color="auto"/>
              <w:bottom w:val="single" w:sz="4" w:space="0" w:color="auto"/>
            </w:tcBorders>
            <w:shd w:val="clear" w:color="auto" w:fill="auto"/>
            <w:vAlign w:val="bottom"/>
          </w:tcPr>
          <w:p w14:paraId="48B5E8B7"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62" w:type="dxa"/>
            <w:tcBorders>
              <w:top w:val="single" w:sz="4" w:space="0" w:color="auto"/>
              <w:bottom w:val="single" w:sz="4" w:space="0" w:color="auto"/>
            </w:tcBorders>
          </w:tcPr>
          <w:p w14:paraId="6B3BECBF"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p>
        </w:tc>
        <w:tc>
          <w:tcPr>
            <w:tcW w:w="359" w:type="dxa"/>
            <w:tcBorders>
              <w:top w:val="single" w:sz="4" w:space="0" w:color="auto"/>
              <w:bottom w:val="single" w:sz="4" w:space="0" w:color="auto"/>
            </w:tcBorders>
            <w:vAlign w:val="bottom"/>
          </w:tcPr>
          <w:p w14:paraId="6C65BD1C" w14:textId="66FBFD81"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33" w:type="dxa"/>
            <w:tcBorders>
              <w:top w:val="single" w:sz="4" w:space="0" w:color="auto"/>
              <w:bottom w:val="single" w:sz="4" w:space="0" w:color="auto"/>
            </w:tcBorders>
            <w:shd w:val="clear" w:color="auto" w:fill="auto"/>
            <w:vAlign w:val="bottom"/>
          </w:tcPr>
          <w:p w14:paraId="05AD87BB" w14:textId="62BC49BD"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379" w:type="dxa"/>
            <w:tcBorders>
              <w:top w:val="single" w:sz="4" w:space="0" w:color="auto"/>
              <w:bottom w:val="single" w:sz="4" w:space="0" w:color="auto"/>
            </w:tcBorders>
            <w:shd w:val="clear" w:color="auto" w:fill="auto"/>
            <w:vAlign w:val="bottom"/>
          </w:tcPr>
          <w:p w14:paraId="6D3CBCD7"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652" w:type="dxa"/>
            <w:tcBorders>
              <w:top w:val="single" w:sz="4" w:space="0" w:color="auto"/>
              <w:bottom w:val="single" w:sz="4" w:space="0" w:color="auto"/>
            </w:tcBorders>
            <w:shd w:val="clear" w:color="auto" w:fill="auto"/>
            <w:vAlign w:val="bottom"/>
          </w:tcPr>
          <w:p w14:paraId="4E256EE1"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930" w:type="dxa"/>
            <w:gridSpan w:val="2"/>
            <w:tcBorders>
              <w:top w:val="single" w:sz="4" w:space="0" w:color="auto"/>
              <w:bottom w:val="single" w:sz="4" w:space="0" w:color="auto"/>
            </w:tcBorders>
            <w:shd w:val="clear" w:color="auto" w:fill="auto"/>
            <w:vAlign w:val="bottom"/>
          </w:tcPr>
          <w:p w14:paraId="0D1B8170"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633" w:type="dxa"/>
            <w:tcBorders>
              <w:top w:val="single" w:sz="4" w:space="0" w:color="auto"/>
              <w:bottom w:val="single" w:sz="4" w:space="0" w:color="auto"/>
            </w:tcBorders>
            <w:shd w:val="clear" w:color="auto" w:fill="auto"/>
            <w:vAlign w:val="bottom"/>
          </w:tcPr>
          <w:p w14:paraId="7341550A"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680" w:type="dxa"/>
            <w:tcBorders>
              <w:top w:val="single" w:sz="4" w:space="0" w:color="auto"/>
              <w:bottom w:val="single" w:sz="4" w:space="0" w:color="auto"/>
            </w:tcBorders>
            <w:shd w:val="clear" w:color="auto" w:fill="auto"/>
            <w:vAlign w:val="bottom"/>
          </w:tcPr>
          <w:p w14:paraId="2C68590B"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c>
          <w:tcPr>
            <w:tcW w:w="611" w:type="dxa"/>
            <w:gridSpan w:val="4"/>
            <w:tcBorders>
              <w:top w:val="single" w:sz="4" w:space="0" w:color="auto"/>
              <w:bottom w:val="single" w:sz="4" w:space="0" w:color="auto"/>
            </w:tcBorders>
            <w:shd w:val="clear" w:color="auto" w:fill="auto"/>
            <w:vAlign w:val="bottom"/>
          </w:tcPr>
          <w:p w14:paraId="3A2CD0F1"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z w:val="17"/>
              </w:rPr>
            </w:pPr>
            <w:r w:rsidRPr="00DE2C8C">
              <w:rPr>
                <w:rFonts w:eastAsia="Calibri"/>
                <w:b/>
                <w:color w:val="000000" w:themeColor="text1"/>
                <w:spacing w:val="2"/>
                <w:w w:val="101"/>
                <w:sz w:val="17"/>
              </w:rPr>
              <w:t>–</w:t>
            </w:r>
          </w:p>
        </w:tc>
      </w:tr>
      <w:tr w:rsidR="00927653" w:rsidRPr="00DE2C8C" w14:paraId="3B8C00E5" w14:textId="77777777" w:rsidTr="00FC560D">
        <w:tc>
          <w:tcPr>
            <w:tcW w:w="3867" w:type="dxa"/>
            <w:gridSpan w:val="9"/>
            <w:shd w:val="clear" w:color="auto" w:fill="auto"/>
          </w:tcPr>
          <w:p w14:paraId="2F862496" w14:textId="777777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rPr>
                <w:rFonts w:eastAsia="Calibri"/>
                <w:b/>
                <w:bCs/>
                <w:color w:val="000000" w:themeColor="text1"/>
                <w:spacing w:val="2"/>
                <w:w w:val="101"/>
                <w:sz w:val="17"/>
              </w:rPr>
            </w:pPr>
            <w:r w:rsidRPr="00DE2C8C">
              <w:rPr>
                <w:rFonts w:eastAsia="Calibri"/>
                <w:b/>
                <w:bCs/>
                <w:color w:val="000000" w:themeColor="text1"/>
                <w:sz w:val="17"/>
              </w:rPr>
              <w:t>Aid Coordination Coherence Section</w:t>
            </w:r>
          </w:p>
        </w:tc>
        <w:tc>
          <w:tcPr>
            <w:tcW w:w="358" w:type="dxa"/>
            <w:shd w:val="clear" w:color="auto" w:fill="auto"/>
            <w:vAlign w:val="bottom"/>
          </w:tcPr>
          <w:p w14:paraId="4836493C" w14:textId="777777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361" w:type="dxa"/>
            <w:shd w:val="clear" w:color="auto" w:fill="auto"/>
            <w:vAlign w:val="bottom"/>
          </w:tcPr>
          <w:p w14:paraId="65A46C38" w14:textId="777777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561" w:type="dxa"/>
            <w:gridSpan w:val="2"/>
            <w:shd w:val="clear" w:color="auto" w:fill="auto"/>
            <w:vAlign w:val="bottom"/>
          </w:tcPr>
          <w:p w14:paraId="6218A91C" w14:textId="777777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62" w:type="dxa"/>
          </w:tcPr>
          <w:p w14:paraId="292D94C3" w14:textId="777777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359" w:type="dxa"/>
          </w:tcPr>
          <w:p w14:paraId="6B6D8848" w14:textId="6FDDC0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433" w:type="dxa"/>
            <w:shd w:val="clear" w:color="auto" w:fill="auto"/>
            <w:vAlign w:val="bottom"/>
          </w:tcPr>
          <w:p w14:paraId="671C8D08" w14:textId="328D226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379" w:type="dxa"/>
            <w:shd w:val="clear" w:color="auto" w:fill="auto"/>
            <w:vAlign w:val="bottom"/>
          </w:tcPr>
          <w:p w14:paraId="4D5B6165" w14:textId="777777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652" w:type="dxa"/>
            <w:shd w:val="clear" w:color="auto" w:fill="auto"/>
            <w:vAlign w:val="bottom"/>
          </w:tcPr>
          <w:p w14:paraId="45B43256" w14:textId="777777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930" w:type="dxa"/>
            <w:gridSpan w:val="2"/>
            <w:shd w:val="clear" w:color="auto" w:fill="auto"/>
            <w:vAlign w:val="bottom"/>
          </w:tcPr>
          <w:p w14:paraId="2CFBF47F" w14:textId="777777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633" w:type="dxa"/>
            <w:shd w:val="clear" w:color="auto" w:fill="auto"/>
            <w:vAlign w:val="bottom"/>
          </w:tcPr>
          <w:p w14:paraId="58DF6B26" w14:textId="777777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680" w:type="dxa"/>
            <w:shd w:val="clear" w:color="auto" w:fill="auto"/>
            <w:vAlign w:val="bottom"/>
          </w:tcPr>
          <w:p w14:paraId="0E1E87CB" w14:textId="777777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611" w:type="dxa"/>
            <w:gridSpan w:val="4"/>
            <w:shd w:val="clear" w:color="auto" w:fill="auto"/>
            <w:vAlign w:val="bottom"/>
          </w:tcPr>
          <w:p w14:paraId="444C3B4E" w14:textId="77777777" w:rsidR="00927653" w:rsidRPr="00DE2C8C" w:rsidRDefault="00927653" w:rsidP="00F21C0C">
            <w:pPr>
              <w:keepNext/>
              <w:keepLines/>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r>
      <w:tr w:rsidR="00FC560D" w:rsidRPr="00DE2C8C" w14:paraId="2FF49CAF" w14:textId="77777777">
        <w:tc>
          <w:tcPr>
            <w:tcW w:w="1254" w:type="dxa"/>
            <w:shd w:val="clear" w:color="auto" w:fill="auto"/>
            <w:vAlign w:val="bottom"/>
          </w:tcPr>
          <w:p w14:paraId="050B17B4"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rPr>
                <w:rFonts w:eastAsia="Calibri"/>
                <w:color w:val="000000" w:themeColor="text1"/>
                <w:sz w:val="17"/>
              </w:rPr>
            </w:pPr>
            <w:r w:rsidRPr="00DE2C8C">
              <w:rPr>
                <w:rFonts w:eastAsia="Calibri"/>
                <w:color w:val="000000" w:themeColor="text1"/>
                <w:sz w:val="17"/>
              </w:rPr>
              <w:t>Approved 2025</w:t>
            </w:r>
          </w:p>
        </w:tc>
        <w:tc>
          <w:tcPr>
            <w:tcW w:w="351" w:type="dxa"/>
            <w:gridSpan w:val="2"/>
            <w:shd w:val="clear" w:color="auto" w:fill="auto"/>
            <w:vAlign w:val="bottom"/>
          </w:tcPr>
          <w:p w14:paraId="159904F2"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7" w:type="dxa"/>
            <w:shd w:val="clear" w:color="auto" w:fill="auto"/>
            <w:vAlign w:val="bottom"/>
          </w:tcPr>
          <w:p w14:paraId="2A5F865E"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59" w:type="dxa"/>
            <w:shd w:val="clear" w:color="auto" w:fill="auto"/>
            <w:vAlign w:val="bottom"/>
          </w:tcPr>
          <w:p w14:paraId="2DB27E72"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shd w:val="clear" w:color="auto" w:fill="auto"/>
            <w:vAlign w:val="bottom"/>
          </w:tcPr>
          <w:p w14:paraId="33A99B07"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0" w:type="dxa"/>
            <w:shd w:val="clear" w:color="auto" w:fill="auto"/>
            <w:vAlign w:val="bottom"/>
          </w:tcPr>
          <w:p w14:paraId="0CAD3D8D"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4" w:type="dxa"/>
            <w:shd w:val="clear" w:color="auto" w:fill="auto"/>
            <w:vAlign w:val="bottom"/>
          </w:tcPr>
          <w:p w14:paraId="6D1F142D"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1" w:type="dxa"/>
            <w:shd w:val="clear" w:color="auto" w:fill="auto"/>
            <w:vAlign w:val="bottom"/>
          </w:tcPr>
          <w:p w14:paraId="5C55E6E6"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58" w:type="dxa"/>
            <w:shd w:val="clear" w:color="auto" w:fill="auto"/>
            <w:vAlign w:val="bottom"/>
          </w:tcPr>
          <w:p w14:paraId="6687FCC3"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shd w:val="clear" w:color="auto" w:fill="auto"/>
            <w:vAlign w:val="bottom"/>
          </w:tcPr>
          <w:p w14:paraId="09F8C4AC"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561" w:type="dxa"/>
            <w:gridSpan w:val="2"/>
            <w:shd w:val="clear" w:color="auto" w:fill="auto"/>
            <w:vAlign w:val="bottom"/>
          </w:tcPr>
          <w:p w14:paraId="6675500E"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62" w:type="dxa"/>
          </w:tcPr>
          <w:p w14:paraId="2DFC0568"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p>
        </w:tc>
        <w:tc>
          <w:tcPr>
            <w:tcW w:w="359" w:type="dxa"/>
            <w:vAlign w:val="bottom"/>
          </w:tcPr>
          <w:p w14:paraId="35241C86" w14:textId="00105336"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33" w:type="dxa"/>
            <w:shd w:val="clear" w:color="auto" w:fill="auto"/>
            <w:vAlign w:val="bottom"/>
          </w:tcPr>
          <w:p w14:paraId="3D8D1BCD" w14:textId="1AF7F2A3"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9" w:type="dxa"/>
            <w:shd w:val="clear" w:color="auto" w:fill="auto"/>
            <w:vAlign w:val="bottom"/>
          </w:tcPr>
          <w:p w14:paraId="697064D5"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652" w:type="dxa"/>
            <w:shd w:val="clear" w:color="auto" w:fill="auto"/>
            <w:vAlign w:val="bottom"/>
          </w:tcPr>
          <w:p w14:paraId="17D925A9"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930" w:type="dxa"/>
            <w:gridSpan w:val="2"/>
            <w:shd w:val="clear" w:color="auto" w:fill="auto"/>
            <w:vAlign w:val="bottom"/>
          </w:tcPr>
          <w:p w14:paraId="0086758D"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33" w:type="dxa"/>
            <w:shd w:val="clear" w:color="auto" w:fill="auto"/>
            <w:vAlign w:val="bottom"/>
          </w:tcPr>
          <w:p w14:paraId="41585BB1"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80" w:type="dxa"/>
            <w:shd w:val="clear" w:color="auto" w:fill="auto"/>
            <w:vAlign w:val="bottom"/>
          </w:tcPr>
          <w:p w14:paraId="75C27B5A"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11" w:type="dxa"/>
            <w:gridSpan w:val="4"/>
            <w:shd w:val="clear" w:color="auto" w:fill="auto"/>
            <w:vAlign w:val="bottom"/>
          </w:tcPr>
          <w:p w14:paraId="41032022" w14:textId="77777777" w:rsidR="00FC560D" w:rsidRPr="00DE2C8C" w:rsidRDefault="00FC560D" w:rsidP="00FC560D">
            <w:pPr>
              <w:keepNext/>
              <w:keepLines/>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5</w:t>
            </w:r>
          </w:p>
        </w:tc>
      </w:tr>
      <w:tr w:rsidR="00FC560D" w:rsidRPr="00DE2C8C" w14:paraId="33CF5D18" w14:textId="77777777">
        <w:tc>
          <w:tcPr>
            <w:tcW w:w="1254" w:type="dxa"/>
            <w:tcBorders>
              <w:bottom w:val="single" w:sz="4" w:space="0" w:color="auto"/>
            </w:tcBorders>
            <w:shd w:val="clear" w:color="auto" w:fill="auto"/>
            <w:vAlign w:val="bottom"/>
          </w:tcPr>
          <w:p w14:paraId="562BA15E"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rPr>
                <w:rFonts w:eastAsia="Calibri"/>
                <w:color w:val="000000" w:themeColor="text1"/>
                <w:sz w:val="17"/>
              </w:rPr>
            </w:pPr>
            <w:r w:rsidRPr="00DE2C8C">
              <w:rPr>
                <w:rFonts w:eastAsia="Calibri"/>
                <w:color w:val="000000" w:themeColor="text1"/>
                <w:sz w:val="17"/>
              </w:rPr>
              <w:t>Proposed 2026</w:t>
            </w:r>
          </w:p>
        </w:tc>
        <w:tc>
          <w:tcPr>
            <w:tcW w:w="351" w:type="dxa"/>
            <w:gridSpan w:val="2"/>
            <w:tcBorders>
              <w:bottom w:val="single" w:sz="4" w:space="0" w:color="auto"/>
            </w:tcBorders>
            <w:shd w:val="clear" w:color="auto" w:fill="auto"/>
            <w:vAlign w:val="bottom"/>
          </w:tcPr>
          <w:p w14:paraId="62DA6B0A"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7" w:type="dxa"/>
            <w:tcBorders>
              <w:bottom w:val="single" w:sz="4" w:space="0" w:color="auto"/>
            </w:tcBorders>
            <w:shd w:val="clear" w:color="auto" w:fill="auto"/>
            <w:vAlign w:val="bottom"/>
          </w:tcPr>
          <w:p w14:paraId="70493AF1"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59" w:type="dxa"/>
            <w:tcBorders>
              <w:bottom w:val="single" w:sz="4" w:space="0" w:color="auto"/>
            </w:tcBorders>
            <w:shd w:val="clear" w:color="auto" w:fill="auto"/>
            <w:vAlign w:val="bottom"/>
          </w:tcPr>
          <w:p w14:paraId="4467275C"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tcBorders>
              <w:bottom w:val="single" w:sz="4" w:space="0" w:color="auto"/>
            </w:tcBorders>
            <w:shd w:val="clear" w:color="auto" w:fill="auto"/>
            <w:vAlign w:val="bottom"/>
          </w:tcPr>
          <w:p w14:paraId="445DDF58"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0" w:type="dxa"/>
            <w:tcBorders>
              <w:bottom w:val="single" w:sz="4" w:space="0" w:color="auto"/>
            </w:tcBorders>
            <w:shd w:val="clear" w:color="auto" w:fill="auto"/>
            <w:vAlign w:val="bottom"/>
          </w:tcPr>
          <w:p w14:paraId="604E1486"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4" w:type="dxa"/>
            <w:tcBorders>
              <w:bottom w:val="single" w:sz="4" w:space="0" w:color="auto"/>
            </w:tcBorders>
            <w:shd w:val="clear" w:color="auto" w:fill="auto"/>
            <w:vAlign w:val="bottom"/>
          </w:tcPr>
          <w:p w14:paraId="2E76458D"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1" w:type="dxa"/>
            <w:tcBorders>
              <w:bottom w:val="single" w:sz="4" w:space="0" w:color="auto"/>
            </w:tcBorders>
            <w:shd w:val="clear" w:color="auto" w:fill="auto"/>
            <w:vAlign w:val="bottom"/>
          </w:tcPr>
          <w:p w14:paraId="0A570925"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58" w:type="dxa"/>
            <w:tcBorders>
              <w:bottom w:val="single" w:sz="4" w:space="0" w:color="auto"/>
            </w:tcBorders>
            <w:shd w:val="clear" w:color="auto" w:fill="auto"/>
            <w:vAlign w:val="bottom"/>
          </w:tcPr>
          <w:p w14:paraId="48067887"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tcBorders>
              <w:bottom w:val="single" w:sz="4" w:space="0" w:color="auto"/>
            </w:tcBorders>
            <w:shd w:val="clear" w:color="auto" w:fill="auto"/>
            <w:vAlign w:val="bottom"/>
          </w:tcPr>
          <w:p w14:paraId="3B4AB3B3"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561" w:type="dxa"/>
            <w:gridSpan w:val="2"/>
            <w:tcBorders>
              <w:bottom w:val="single" w:sz="4" w:space="0" w:color="auto"/>
            </w:tcBorders>
            <w:shd w:val="clear" w:color="auto" w:fill="auto"/>
            <w:vAlign w:val="bottom"/>
          </w:tcPr>
          <w:p w14:paraId="1EBEC85F"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62" w:type="dxa"/>
            <w:tcBorders>
              <w:bottom w:val="single" w:sz="4" w:space="0" w:color="auto"/>
            </w:tcBorders>
          </w:tcPr>
          <w:p w14:paraId="693DACE5"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p>
        </w:tc>
        <w:tc>
          <w:tcPr>
            <w:tcW w:w="359" w:type="dxa"/>
            <w:tcBorders>
              <w:bottom w:val="single" w:sz="4" w:space="0" w:color="auto"/>
            </w:tcBorders>
            <w:vAlign w:val="bottom"/>
          </w:tcPr>
          <w:p w14:paraId="73367A05" w14:textId="0D54E7AE"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33" w:type="dxa"/>
            <w:tcBorders>
              <w:bottom w:val="single" w:sz="4" w:space="0" w:color="auto"/>
            </w:tcBorders>
            <w:shd w:val="clear" w:color="auto" w:fill="auto"/>
            <w:vAlign w:val="bottom"/>
          </w:tcPr>
          <w:p w14:paraId="1819AE78" w14:textId="35114951"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9" w:type="dxa"/>
            <w:tcBorders>
              <w:bottom w:val="single" w:sz="4" w:space="0" w:color="auto"/>
            </w:tcBorders>
            <w:shd w:val="clear" w:color="auto" w:fill="auto"/>
            <w:vAlign w:val="bottom"/>
          </w:tcPr>
          <w:p w14:paraId="2C46EFC9"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652" w:type="dxa"/>
            <w:tcBorders>
              <w:bottom w:val="single" w:sz="4" w:space="0" w:color="auto"/>
            </w:tcBorders>
            <w:shd w:val="clear" w:color="auto" w:fill="auto"/>
            <w:vAlign w:val="bottom"/>
          </w:tcPr>
          <w:p w14:paraId="3869C2B8"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930" w:type="dxa"/>
            <w:gridSpan w:val="2"/>
            <w:tcBorders>
              <w:bottom w:val="single" w:sz="4" w:space="0" w:color="auto"/>
            </w:tcBorders>
            <w:shd w:val="clear" w:color="auto" w:fill="auto"/>
            <w:vAlign w:val="bottom"/>
          </w:tcPr>
          <w:p w14:paraId="4C5FD85F"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33" w:type="dxa"/>
            <w:tcBorders>
              <w:bottom w:val="single" w:sz="4" w:space="0" w:color="auto"/>
            </w:tcBorders>
            <w:shd w:val="clear" w:color="auto" w:fill="auto"/>
            <w:vAlign w:val="bottom"/>
          </w:tcPr>
          <w:p w14:paraId="13FC91F3"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80" w:type="dxa"/>
            <w:tcBorders>
              <w:bottom w:val="single" w:sz="4" w:space="0" w:color="auto"/>
            </w:tcBorders>
            <w:shd w:val="clear" w:color="auto" w:fill="auto"/>
            <w:vAlign w:val="bottom"/>
          </w:tcPr>
          <w:p w14:paraId="5B77DE28"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11" w:type="dxa"/>
            <w:gridSpan w:val="4"/>
            <w:tcBorders>
              <w:bottom w:val="single" w:sz="4" w:space="0" w:color="auto"/>
            </w:tcBorders>
            <w:shd w:val="clear" w:color="auto" w:fill="auto"/>
            <w:vAlign w:val="bottom"/>
          </w:tcPr>
          <w:p w14:paraId="20929E4B"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5</w:t>
            </w:r>
          </w:p>
        </w:tc>
      </w:tr>
      <w:tr w:rsidR="00FC560D" w:rsidRPr="00DE2C8C" w14:paraId="21A5563C" w14:textId="77777777">
        <w:tc>
          <w:tcPr>
            <w:tcW w:w="1254" w:type="dxa"/>
            <w:tcBorders>
              <w:top w:val="single" w:sz="4" w:space="0" w:color="auto"/>
              <w:bottom w:val="single" w:sz="4" w:space="0" w:color="auto"/>
            </w:tcBorders>
            <w:shd w:val="clear" w:color="auto" w:fill="auto"/>
            <w:vAlign w:val="bottom"/>
          </w:tcPr>
          <w:p w14:paraId="35331DE3"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rPr>
                <w:rFonts w:eastAsia="Calibri"/>
                <w:b/>
                <w:color w:val="000000" w:themeColor="text1"/>
                <w:sz w:val="17"/>
              </w:rPr>
            </w:pPr>
            <w:r w:rsidRPr="00DE2C8C">
              <w:rPr>
                <w:rFonts w:eastAsia="Calibri"/>
                <w:b/>
                <w:color w:val="000000" w:themeColor="text1"/>
                <w:sz w:val="17"/>
              </w:rPr>
              <w:tab/>
              <w:t xml:space="preserve">Change </w:t>
            </w:r>
          </w:p>
        </w:tc>
        <w:tc>
          <w:tcPr>
            <w:tcW w:w="351" w:type="dxa"/>
            <w:gridSpan w:val="2"/>
            <w:tcBorders>
              <w:top w:val="single" w:sz="4" w:space="0" w:color="auto"/>
              <w:bottom w:val="single" w:sz="4" w:space="0" w:color="auto"/>
            </w:tcBorders>
            <w:shd w:val="clear" w:color="auto" w:fill="auto"/>
            <w:vAlign w:val="bottom"/>
          </w:tcPr>
          <w:p w14:paraId="050E61D7"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57" w:type="dxa"/>
            <w:tcBorders>
              <w:top w:val="single" w:sz="4" w:space="0" w:color="auto"/>
              <w:bottom w:val="single" w:sz="4" w:space="0" w:color="auto"/>
            </w:tcBorders>
            <w:shd w:val="clear" w:color="auto" w:fill="auto"/>
            <w:vAlign w:val="bottom"/>
          </w:tcPr>
          <w:p w14:paraId="13CC1674"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59" w:type="dxa"/>
            <w:tcBorders>
              <w:top w:val="single" w:sz="4" w:space="0" w:color="auto"/>
              <w:bottom w:val="single" w:sz="4" w:space="0" w:color="auto"/>
            </w:tcBorders>
            <w:shd w:val="clear" w:color="auto" w:fill="auto"/>
            <w:vAlign w:val="bottom"/>
          </w:tcPr>
          <w:p w14:paraId="17860D1A"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1" w:type="dxa"/>
            <w:tcBorders>
              <w:top w:val="single" w:sz="4" w:space="0" w:color="auto"/>
              <w:bottom w:val="single" w:sz="4" w:space="0" w:color="auto"/>
            </w:tcBorders>
            <w:shd w:val="clear" w:color="auto" w:fill="auto"/>
            <w:vAlign w:val="bottom"/>
          </w:tcPr>
          <w:p w14:paraId="0CB15153"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0" w:type="dxa"/>
            <w:tcBorders>
              <w:top w:val="single" w:sz="4" w:space="0" w:color="auto"/>
              <w:bottom w:val="single" w:sz="4" w:space="0" w:color="auto"/>
            </w:tcBorders>
            <w:shd w:val="clear" w:color="auto" w:fill="auto"/>
            <w:vAlign w:val="bottom"/>
          </w:tcPr>
          <w:p w14:paraId="09899D72"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4" w:type="dxa"/>
            <w:tcBorders>
              <w:top w:val="single" w:sz="4" w:space="0" w:color="auto"/>
              <w:bottom w:val="single" w:sz="4" w:space="0" w:color="auto"/>
            </w:tcBorders>
            <w:shd w:val="clear" w:color="auto" w:fill="auto"/>
            <w:vAlign w:val="bottom"/>
          </w:tcPr>
          <w:p w14:paraId="7F69CC0B"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1" w:type="dxa"/>
            <w:tcBorders>
              <w:top w:val="single" w:sz="4" w:space="0" w:color="auto"/>
              <w:bottom w:val="single" w:sz="4" w:space="0" w:color="auto"/>
            </w:tcBorders>
            <w:shd w:val="clear" w:color="auto" w:fill="auto"/>
            <w:vAlign w:val="bottom"/>
          </w:tcPr>
          <w:p w14:paraId="18C5B397"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58" w:type="dxa"/>
            <w:tcBorders>
              <w:top w:val="single" w:sz="4" w:space="0" w:color="auto"/>
              <w:bottom w:val="single" w:sz="4" w:space="0" w:color="auto"/>
            </w:tcBorders>
            <w:shd w:val="clear" w:color="auto" w:fill="auto"/>
            <w:vAlign w:val="bottom"/>
          </w:tcPr>
          <w:p w14:paraId="7387696A"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1" w:type="dxa"/>
            <w:tcBorders>
              <w:top w:val="single" w:sz="4" w:space="0" w:color="auto"/>
              <w:bottom w:val="single" w:sz="4" w:space="0" w:color="auto"/>
            </w:tcBorders>
            <w:shd w:val="clear" w:color="auto" w:fill="auto"/>
            <w:vAlign w:val="bottom"/>
          </w:tcPr>
          <w:p w14:paraId="2CE4053D"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561" w:type="dxa"/>
            <w:gridSpan w:val="2"/>
            <w:tcBorders>
              <w:top w:val="single" w:sz="4" w:space="0" w:color="auto"/>
              <w:bottom w:val="single" w:sz="4" w:space="0" w:color="auto"/>
            </w:tcBorders>
            <w:shd w:val="clear" w:color="auto" w:fill="auto"/>
            <w:vAlign w:val="bottom"/>
          </w:tcPr>
          <w:p w14:paraId="064C1220"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2" w:type="dxa"/>
            <w:tcBorders>
              <w:top w:val="single" w:sz="4" w:space="0" w:color="auto"/>
              <w:bottom w:val="single" w:sz="4" w:space="0" w:color="auto"/>
            </w:tcBorders>
          </w:tcPr>
          <w:p w14:paraId="32AA6B42"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p>
        </w:tc>
        <w:tc>
          <w:tcPr>
            <w:tcW w:w="359" w:type="dxa"/>
            <w:tcBorders>
              <w:top w:val="single" w:sz="4" w:space="0" w:color="auto"/>
              <w:bottom w:val="single" w:sz="4" w:space="0" w:color="auto"/>
            </w:tcBorders>
            <w:vAlign w:val="bottom"/>
          </w:tcPr>
          <w:p w14:paraId="0FA179A1" w14:textId="0D48C65F"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33" w:type="dxa"/>
            <w:tcBorders>
              <w:top w:val="single" w:sz="4" w:space="0" w:color="auto"/>
              <w:bottom w:val="single" w:sz="4" w:space="0" w:color="auto"/>
            </w:tcBorders>
            <w:shd w:val="clear" w:color="auto" w:fill="auto"/>
            <w:vAlign w:val="bottom"/>
          </w:tcPr>
          <w:p w14:paraId="2F600F3F" w14:textId="4F4470A0"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9" w:type="dxa"/>
            <w:tcBorders>
              <w:top w:val="single" w:sz="4" w:space="0" w:color="auto"/>
              <w:bottom w:val="single" w:sz="4" w:space="0" w:color="auto"/>
            </w:tcBorders>
            <w:shd w:val="clear" w:color="auto" w:fill="auto"/>
            <w:vAlign w:val="bottom"/>
          </w:tcPr>
          <w:p w14:paraId="1335B184"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52" w:type="dxa"/>
            <w:tcBorders>
              <w:top w:val="single" w:sz="4" w:space="0" w:color="auto"/>
              <w:bottom w:val="single" w:sz="4" w:space="0" w:color="auto"/>
            </w:tcBorders>
            <w:shd w:val="clear" w:color="auto" w:fill="auto"/>
            <w:vAlign w:val="bottom"/>
          </w:tcPr>
          <w:p w14:paraId="0DE7CF53"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930" w:type="dxa"/>
            <w:gridSpan w:val="2"/>
            <w:tcBorders>
              <w:top w:val="single" w:sz="4" w:space="0" w:color="auto"/>
              <w:bottom w:val="single" w:sz="4" w:space="0" w:color="auto"/>
            </w:tcBorders>
            <w:shd w:val="clear" w:color="auto" w:fill="auto"/>
            <w:vAlign w:val="bottom"/>
          </w:tcPr>
          <w:p w14:paraId="110969BD"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33" w:type="dxa"/>
            <w:tcBorders>
              <w:top w:val="single" w:sz="4" w:space="0" w:color="auto"/>
              <w:bottom w:val="single" w:sz="4" w:space="0" w:color="auto"/>
            </w:tcBorders>
            <w:shd w:val="clear" w:color="auto" w:fill="auto"/>
            <w:vAlign w:val="bottom"/>
          </w:tcPr>
          <w:p w14:paraId="312A2F2F"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80" w:type="dxa"/>
            <w:tcBorders>
              <w:top w:val="single" w:sz="4" w:space="0" w:color="auto"/>
              <w:bottom w:val="single" w:sz="4" w:space="0" w:color="auto"/>
            </w:tcBorders>
            <w:shd w:val="clear" w:color="auto" w:fill="auto"/>
            <w:vAlign w:val="bottom"/>
          </w:tcPr>
          <w:p w14:paraId="3A60E867"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11" w:type="dxa"/>
            <w:gridSpan w:val="4"/>
            <w:tcBorders>
              <w:top w:val="single" w:sz="4" w:space="0" w:color="auto"/>
              <w:bottom w:val="single" w:sz="4" w:space="0" w:color="auto"/>
            </w:tcBorders>
            <w:shd w:val="clear" w:color="auto" w:fill="auto"/>
            <w:vAlign w:val="bottom"/>
          </w:tcPr>
          <w:p w14:paraId="32C09874"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r>
      <w:tr w:rsidR="00927653" w:rsidRPr="00DE2C8C" w14:paraId="2CA1D75B" w14:textId="77777777" w:rsidTr="00FC560D">
        <w:tc>
          <w:tcPr>
            <w:tcW w:w="3506" w:type="dxa"/>
            <w:gridSpan w:val="8"/>
            <w:tcBorders>
              <w:top w:val="single" w:sz="4" w:space="0" w:color="auto"/>
            </w:tcBorders>
            <w:shd w:val="clear" w:color="auto" w:fill="auto"/>
          </w:tcPr>
          <w:p w14:paraId="5EEA0932"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rPr>
                <w:rFonts w:eastAsia="Calibri"/>
                <w:b/>
                <w:bCs/>
                <w:color w:val="000000" w:themeColor="text1"/>
                <w:spacing w:val="2"/>
                <w:w w:val="101"/>
                <w:sz w:val="17"/>
              </w:rPr>
            </w:pPr>
            <w:r w:rsidRPr="00DE2C8C">
              <w:rPr>
                <w:rFonts w:eastAsia="Calibri"/>
                <w:b/>
                <w:bCs/>
                <w:color w:val="000000" w:themeColor="text1"/>
                <w:sz w:val="17"/>
              </w:rPr>
              <w:t>Risk Management Coordination Section</w:t>
            </w:r>
          </w:p>
        </w:tc>
        <w:tc>
          <w:tcPr>
            <w:tcW w:w="361" w:type="dxa"/>
            <w:tcBorders>
              <w:top w:val="single" w:sz="4" w:space="0" w:color="auto"/>
            </w:tcBorders>
            <w:shd w:val="clear" w:color="auto" w:fill="auto"/>
            <w:vAlign w:val="bottom"/>
          </w:tcPr>
          <w:p w14:paraId="536FB55B"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358" w:type="dxa"/>
            <w:tcBorders>
              <w:top w:val="single" w:sz="4" w:space="0" w:color="auto"/>
            </w:tcBorders>
            <w:shd w:val="clear" w:color="auto" w:fill="auto"/>
            <w:vAlign w:val="bottom"/>
          </w:tcPr>
          <w:p w14:paraId="7F8D3700"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361" w:type="dxa"/>
            <w:tcBorders>
              <w:top w:val="single" w:sz="4" w:space="0" w:color="auto"/>
            </w:tcBorders>
            <w:shd w:val="clear" w:color="auto" w:fill="auto"/>
            <w:vAlign w:val="bottom"/>
          </w:tcPr>
          <w:p w14:paraId="6783FE1F"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561" w:type="dxa"/>
            <w:gridSpan w:val="2"/>
            <w:tcBorders>
              <w:top w:val="single" w:sz="4" w:space="0" w:color="auto"/>
            </w:tcBorders>
            <w:shd w:val="clear" w:color="auto" w:fill="auto"/>
            <w:vAlign w:val="bottom"/>
          </w:tcPr>
          <w:p w14:paraId="49760E2E"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62" w:type="dxa"/>
            <w:tcBorders>
              <w:top w:val="single" w:sz="4" w:space="0" w:color="auto"/>
            </w:tcBorders>
          </w:tcPr>
          <w:p w14:paraId="343EC507"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359" w:type="dxa"/>
            <w:tcBorders>
              <w:top w:val="single" w:sz="4" w:space="0" w:color="auto"/>
            </w:tcBorders>
          </w:tcPr>
          <w:p w14:paraId="6EF5536D" w14:textId="4FB029C2"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433" w:type="dxa"/>
            <w:tcBorders>
              <w:top w:val="single" w:sz="4" w:space="0" w:color="auto"/>
            </w:tcBorders>
            <w:shd w:val="clear" w:color="auto" w:fill="auto"/>
            <w:vAlign w:val="bottom"/>
          </w:tcPr>
          <w:p w14:paraId="510ACF4E" w14:textId="64DF8B71"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379" w:type="dxa"/>
            <w:tcBorders>
              <w:top w:val="single" w:sz="4" w:space="0" w:color="auto"/>
            </w:tcBorders>
            <w:shd w:val="clear" w:color="auto" w:fill="auto"/>
            <w:vAlign w:val="bottom"/>
          </w:tcPr>
          <w:p w14:paraId="26BFBFF3"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652" w:type="dxa"/>
            <w:tcBorders>
              <w:top w:val="single" w:sz="4" w:space="0" w:color="auto"/>
            </w:tcBorders>
            <w:shd w:val="clear" w:color="auto" w:fill="auto"/>
            <w:vAlign w:val="bottom"/>
          </w:tcPr>
          <w:p w14:paraId="2533943D"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930" w:type="dxa"/>
            <w:gridSpan w:val="2"/>
            <w:tcBorders>
              <w:top w:val="single" w:sz="4" w:space="0" w:color="auto"/>
            </w:tcBorders>
            <w:shd w:val="clear" w:color="auto" w:fill="auto"/>
            <w:vAlign w:val="bottom"/>
          </w:tcPr>
          <w:p w14:paraId="46CA9C29"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633" w:type="dxa"/>
            <w:tcBorders>
              <w:top w:val="single" w:sz="4" w:space="0" w:color="auto"/>
            </w:tcBorders>
            <w:shd w:val="clear" w:color="auto" w:fill="auto"/>
            <w:vAlign w:val="bottom"/>
          </w:tcPr>
          <w:p w14:paraId="65D5ACFB"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680" w:type="dxa"/>
            <w:tcBorders>
              <w:top w:val="single" w:sz="4" w:space="0" w:color="auto"/>
            </w:tcBorders>
            <w:shd w:val="clear" w:color="auto" w:fill="auto"/>
            <w:vAlign w:val="bottom"/>
          </w:tcPr>
          <w:p w14:paraId="5159FC17"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c>
          <w:tcPr>
            <w:tcW w:w="611" w:type="dxa"/>
            <w:gridSpan w:val="4"/>
            <w:tcBorders>
              <w:top w:val="single" w:sz="4" w:space="0" w:color="auto"/>
            </w:tcBorders>
            <w:shd w:val="clear" w:color="auto" w:fill="auto"/>
            <w:vAlign w:val="bottom"/>
          </w:tcPr>
          <w:p w14:paraId="0428CF35" w14:textId="77777777" w:rsidR="00927653" w:rsidRPr="00DE2C8C" w:rsidRDefault="00927653" w:rsidP="00F21C0C">
            <w:pPr>
              <w:tabs>
                <w:tab w:val="left" w:pos="288"/>
                <w:tab w:val="left" w:pos="576"/>
                <w:tab w:val="left" w:pos="864"/>
                <w:tab w:val="left" w:pos="1152"/>
              </w:tabs>
              <w:spacing w:before="81" w:after="40" w:line="200" w:lineRule="exact"/>
              <w:ind w:left="42" w:right="43" w:hanging="22"/>
              <w:jc w:val="right"/>
              <w:rPr>
                <w:rFonts w:eastAsia="Calibri"/>
                <w:color w:val="000000" w:themeColor="text1"/>
                <w:spacing w:val="2"/>
                <w:w w:val="101"/>
                <w:sz w:val="17"/>
              </w:rPr>
            </w:pPr>
          </w:p>
        </w:tc>
      </w:tr>
      <w:tr w:rsidR="00FC560D" w:rsidRPr="00DE2C8C" w14:paraId="48001CB0" w14:textId="77777777" w:rsidTr="00FC560D">
        <w:tc>
          <w:tcPr>
            <w:tcW w:w="1254" w:type="dxa"/>
            <w:shd w:val="clear" w:color="auto" w:fill="auto"/>
            <w:vAlign w:val="bottom"/>
          </w:tcPr>
          <w:p w14:paraId="57CF9340"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rPr>
                <w:rFonts w:eastAsia="Calibri"/>
                <w:color w:val="000000" w:themeColor="text1"/>
                <w:sz w:val="17"/>
              </w:rPr>
            </w:pPr>
            <w:r w:rsidRPr="00DE2C8C">
              <w:rPr>
                <w:rFonts w:eastAsia="Calibri"/>
                <w:color w:val="000000" w:themeColor="text1"/>
                <w:sz w:val="17"/>
              </w:rPr>
              <w:t>Approved 2025</w:t>
            </w:r>
          </w:p>
        </w:tc>
        <w:tc>
          <w:tcPr>
            <w:tcW w:w="351" w:type="dxa"/>
            <w:gridSpan w:val="2"/>
            <w:shd w:val="clear" w:color="auto" w:fill="auto"/>
            <w:vAlign w:val="bottom"/>
          </w:tcPr>
          <w:p w14:paraId="5150EC3E"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7" w:type="dxa"/>
            <w:shd w:val="clear" w:color="auto" w:fill="auto"/>
            <w:vAlign w:val="bottom"/>
          </w:tcPr>
          <w:p w14:paraId="2883F93E"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59" w:type="dxa"/>
            <w:shd w:val="clear" w:color="auto" w:fill="auto"/>
            <w:vAlign w:val="bottom"/>
          </w:tcPr>
          <w:p w14:paraId="69FD7685"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shd w:val="clear" w:color="auto" w:fill="auto"/>
            <w:vAlign w:val="bottom"/>
          </w:tcPr>
          <w:p w14:paraId="3BB8B298"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0" w:type="dxa"/>
            <w:shd w:val="clear" w:color="auto" w:fill="auto"/>
            <w:vAlign w:val="bottom"/>
          </w:tcPr>
          <w:p w14:paraId="37A848BC"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4" w:type="dxa"/>
            <w:shd w:val="clear" w:color="auto" w:fill="auto"/>
            <w:vAlign w:val="bottom"/>
          </w:tcPr>
          <w:p w14:paraId="4DFB3421"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1" w:type="dxa"/>
            <w:shd w:val="clear" w:color="auto" w:fill="auto"/>
            <w:vAlign w:val="bottom"/>
          </w:tcPr>
          <w:p w14:paraId="390BBC0B"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58" w:type="dxa"/>
            <w:shd w:val="clear" w:color="auto" w:fill="auto"/>
            <w:vAlign w:val="bottom"/>
          </w:tcPr>
          <w:p w14:paraId="1239B49C"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shd w:val="clear" w:color="auto" w:fill="auto"/>
            <w:vAlign w:val="bottom"/>
          </w:tcPr>
          <w:p w14:paraId="4AD28A81"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561" w:type="dxa"/>
            <w:gridSpan w:val="2"/>
            <w:shd w:val="clear" w:color="auto" w:fill="auto"/>
            <w:vAlign w:val="bottom"/>
          </w:tcPr>
          <w:p w14:paraId="638647EC"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62" w:type="dxa"/>
          </w:tcPr>
          <w:p w14:paraId="396AD050"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p>
        </w:tc>
        <w:tc>
          <w:tcPr>
            <w:tcW w:w="359" w:type="dxa"/>
          </w:tcPr>
          <w:p w14:paraId="31C24AD1" w14:textId="23CE38EE"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p>
        </w:tc>
        <w:tc>
          <w:tcPr>
            <w:tcW w:w="433" w:type="dxa"/>
            <w:shd w:val="clear" w:color="auto" w:fill="auto"/>
            <w:vAlign w:val="bottom"/>
          </w:tcPr>
          <w:p w14:paraId="31820605" w14:textId="0DF60248"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379" w:type="dxa"/>
            <w:shd w:val="clear" w:color="auto" w:fill="auto"/>
            <w:vAlign w:val="bottom"/>
          </w:tcPr>
          <w:p w14:paraId="642DCD20"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652" w:type="dxa"/>
            <w:shd w:val="clear" w:color="auto" w:fill="auto"/>
            <w:vAlign w:val="bottom"/>
          </w:tcPr>
          <w:p w14:paraId="4C232043"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930" w:type="dxa"/>
            <w:gridSpan w:val="2"/>
            <w:shd w:val="clear" w:color="auto" w:fill="auto"/>
            <w:vAlign w:val="bottom"/>
          </w:tcPr>
          <w:p w14:paraId="7A9989CC"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33" w:type="dxa"/>
            <w:shd w:val="clear" w:color="auto" w:fill="auto"/>
            <w:vAlign w:val="bottom"/>
          </w:tcPr>
          <w:p w14:paraId="6F4840AE"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80" w:type="dxa"/>
            <w:shd w:val="clear" w:color="auto" w:fill="auto"/>
            <w:vAlign w:val="bottom"/>
          </w:tcPr>
          <w:p w14:paraId="41E650DE"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11" w:type="dxa"/>
            <w:gridSpan w:val="4"/>
            <w:shd w:val="clear" w:color="auto" w:fill="auto"/>
            <w:vAlign w:val="bottom"/>
          </w:tcPr>
          <w:p w14:paraId="3BB91FA7" w14:textId="77777777" w:rsidR="00927653" w:rsidRPr="00DE2C8C" w:rsidRDefault="00927653" w:rsidP="00F21C0C">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6</w:t>
            </w:r>
          </w:p>
        </w:tc>
      </w:tr>
      <w:tr w:rsidR="00FC560D" w:rsidRPr="00DE2C8C" w14:paraId="6880B29B" w14:textId="77777777" w:rsidTr="00FC560D">
        <w:tc>
          <w:tcPr>
            <w:tcW w:w="1254" w:type="dxa"/>
            <w:tcBorders>
              <w:bottom w:val="single" w:sz="4" w:space="0" w:color="auto"/>
            </w:tcBorders>
            <w:shd w:val="clear" w:color="auto" w:fill="auto"/>
            <w:vAlign w:val="bottom"/>
          </w:tcPr>
          <w:p w14:paraId="47596FAB"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rPr>
                <w:rFonts w:eastAsia="Calibri"/>
                <w:color w:val="000000" w:themeColor="text1"/>
                <w:sz w:val="17"/>
              </w:rPr>
            </w:pPr>
            <w:r w:rsidRPr="00DE2C8C">
              <w:rPr>
                <w:rFonts w:eastAsia="Calibri"/>
                <w:color w:val="000000" w:themeColor="text1"/>
                <w:sz w:val="17"/>
              </w:rPr>
              <w:t>Proposed 2026</w:t>
            </w:r>
          </w:p>
        </w:tc>
        <w:tc>
          <w:tcPr>
            <w:tcW w:w="351" w:type="dxa"/>
            <w:gridSpan w:val="2"/>
            <w:tcBorders>
              <w:bottom w:val="single" w:sz="4" w:space="0" w:color="auto"/>
            </w:tcBorders>
            <w:shd w:val="clear" w:color="auto" w:fill="auto"/>
            <w:vAlign w:val="bottom"/>
          </w:tcPr>
          <w:p w14:paraId="4D1DC3E5"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7" w:type="dxa"/>
            <w:tcBorders>
              <w:bottom w:val="single" w:sz="4" w:space="0" w:color="auto"/>
            </w:tcBorders>
            <w:shd w:val="clear" w:color="auto" w:fill="auto"/>
            <w:vAlign w:val="bottom"/>
          </w:tcPr>
          <w:p w14:paraId="09F0FAB1"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59" w:type="dxa"/>
            <w:tcBorders>
              <w:bottom w:val="single" w:sz="4" w:space="0" w:color="auto"/>
            </w:tcBorders>
            <w:shd w:val="clear" w:color="auto" w:fill="auto"/>
            <w:vAlign w:val="bottom"/>
          </w:tcPr>
          <w:p w14:paraId="7CCE0B40"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tcBorders>
              <w:bottom w:val="single" w:sz="4" w:space="0" w:color="auto"/>
            </w:tcBorders>
            <w:shd w:val="clear" w:color="auto" w:fill="auto"/>
            <w:vAlign w:val="bottom"/>
          </w:tcPr>
          <w:p w14:paraId="079283E0"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0" w:type="dxa"/>
            <w:tcBorders>
              <w:bottom w:val="single" w:sz="4" w:space="0" w:color="auto"/>
            </w:tcBorders>
            <w:shd w:val="clear" w:color="auto" w:fill="auto"/>
            <w:vAlign w:val="bottom"/>
          </w:tcPr>
          <w:p w14:paraId="1AD9D1F6"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4" w:type="dxa"/>
            <w:tcBorders>
              <w:bottom w:val="single" w:sz="4" w:space="0" w:color="auto"/>
            </w:tcBorders>
            <w:shd w:val="clear" w:color="auto" w:fill="auto"/>
            <w:vAlign w:val="bottom"/>
          </w:tcPr>
          <w:p w14:paraId="31589CF0"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361" w:type="dxa"/>
            <w:tcBorders>
              <w:bottom w:val="single" w:sz="4" w:space="0" w:color="auto"/>
            </w:tcBorders>
            <w:shd w:val="clear" w:color="auto" w:fill="auto"/>
            <w:vAlign w:val="bottom"/>
          </w:tcPr>
          <w:p w14:paraId="2F898379"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58" w:type="dxa"/>
            <w:tcBorders>
              <w:bottom w:val="single" w:sz="4" w:space="0" w:color="auto"/>
            </w:tcBorders>
            <w:shd w:val="clear" w:color="auto" w:fill="auto"/>
            <w:vAlign w:val="bottom"/>
          </w:tcPr>
          <w:p w14:paraId="49857C18"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tcBorders>
              <w:bottom w:val="single" w:sz="4" w:space="0" w:color="auto"/>
            </w:tcBorders>
            <w:shd w:val="clear" w:color="auto" w:fill="auto"/>
            <w:vAlign w:val="bottom"/>
          </w:tcPr>
          <w:p w14:paraId="20F674F8"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561" w:type="dxa"/>
            <w:gridSpan w:val="2"/>
            <w:tcBorders>
              <w:bottom w:val="single" w:sz="4" w:space="0" w:color="auto"/>
            </w:tcBorders>
            <w:shd w:val="clear" w:color="auto" w:fill="auto"/>
            <w:vAlign w:val="bottom"/>
          </w:tcPr>
          <w:p w14:paraId="47498C25"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62" w:type="dxa"/>
            <w:tcBorders>
              <w:bottom w:val="single" w:sz="4" w:space="0" w:color="auto"/>
            </w:tcBorders>
          </w:tcPr>
          <w:p w14:paraId="42CE8986" w14:textId="77777777"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p>
        </w:tc>
        <w:tc>
          <w:tcPr>
            <w:tcW w:w="359" w:type="dxa"/>
            <w:tcBorders>
              <w:bottom w:val="single" w:sz="4" w:space="0" w:color="auto"/>
            </w:tcBorders>
          </w:tcPr>
          <w:p w14:paraId="7A5D466A" w14:textId="112490AA"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p>
        </w:tc>
        <w:tc>
          <w:tcPr>
            <w:tcW w:w="433" w:type="dxa"/>
            <w:tcBorders>
              <w:bottom w:val="single" w:sz="4" w:space="0" w:color="auto"/>
            </w:tcBorders>
            <w:shd w:val="clear" w:color="auto" w:fill="auto"/>
            <w:vAlign w:val="bottom"/>
          </w:tcPr>
          <w:p w14:paraId="6B925270" w14:textId="494515AC"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379" w:type="dxa"/>
            <w:tcBorders>
              <w:bottom w:val="single" w:sz="4" w:space="0" w:color="auto"/>
            </w:tcBorders>
            <w:shd w:val="clear" w:color="auto" w:fill="auto"/>
            <w:vAlign w:val="bottom"/>
          </w:tcPr>
          <w:p w14:paraId="67717B36" w14:textId="64031405"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Pr>
                <w:rFonts w:eastAsia="Calibri"/>
                <w:color w:val="000000" w:themeColor="text1"/>
                <w:spacing w:val="2"/>
                <w:w w:val="101"/>
                <w:sz w:val="17"/>
              </w:rPr>
              <w:t>2</w:t>
            </w:r>
          </w:p>
        </w:tc>
        <w:tc>
          <w:tcPr>
            <w:tcW w:w="652" w:type="dxa"/>
            <w:tcBorders>
              <w:bottom w:val="single" w:sz="4" w:space="0" w:color="auto"/>
            </w:tcBorders>
            <w:shd w:val="clear" w:color="auto" w:fill="auto"/>
            <w:vAlign w:val="bottom"/>
          </w:tcPr>
          <w:p w14:paraId="0790AF72" w14:textId="2E232EE0"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Pr>
                <w:rFonts w:eastAsia="Calibri"/>
                <w:color w:val="000000" w:themeColor="text1"/>
                <w:spacing w:val="2"/>
                <w:w w:val="101"/>
                <w:sz w:val="17"/>
              </w:rPr>
              <w:t>4</w:t>
            </w:r>
          </w:p>
        </w:tc>
        <w:tc>
          <w:tcPr>
            <w:tcW w:w="930" w:type="dxa"/>
            <w:gridSpan w:val="2"/>
            <w:tcBorders>
              <w:bottom w:val="single" w:sz="4" w:space="0" w:color="auto"/>
            </w:tcBorders>
            <w:shd w:val="clear" w:color="auto" w:fill="auto"/>
            <w:vAlign w:val="bottom"/>
          </w:tcPr>
          <w:p w14:paraId="54A7604F" w14:textId="5FBFF6D0"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33" w:type="dxa"/>
            <w:tcBorders>
              <w:bottom w:val="single" w:sz="4" w:space="0" w:color="auto"/>
            </w:tcBorders>
            <w:shd w:val="clear" w:color="auto" w:fill="auto"/>
            <w:vAlign w:val="bottom"/>
          </w:tcPr>
          <w:p w14:paraId="3426A3DF" w14:textId="7339B792"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80" w:type="dxa"/>
            <w:tcBorders>
              <w:bottom w:val="single" w:sz="4" w:space="0" w:color="auto"/>
            </w:tcBorders>
            <w:shd w:val="clear" w:color="auto" w:fill="auto"/>
            <w:vAlign w:val="bottom"/>
          </w:tcPr>
          <w:p w14:paraId="49696E70" w14:textId="3F09E580"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11" w:type="dxa"/>
            <w:gridSpan w:val="4"/>
            <w:tcBorders>
              <w:bottom w:val="single" w:sz="4" w:space="0" w:color="auto"/>
            </w:tcBorders>
            <w:shd w:val="clear" w:color="auto" w:fill="auto"/>
            <w:vAlign w:val="bottom"/>
          </w:tcPr>
          <w:p w14:paraId="6CBEA304" w14:textId="5B9514E0" w:rsidR="00927653" w:rsidRPr="00DE2C8C" w:rsidRDefault="00927653" w:rsidP="00F21C0C">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Pr>
                <w:rFonts w:eastAsia="Calibri"/>
                <w:color w:val="000000" w:themeColor="text1"/>
                <w:spacing w:val="2"/>
                <w:w w:val="101"/>
                <w:sz w:val="17"/>
              </w:rPr>
              <w:t>7</w:t>
            </w:r>
          </w:p>
        </w:tc>
      </w:tr>
      <w:tr w:rsidR="00FC560D" w:rsidRPr="00DE2C8C" w14:paraId="12DCB30B" w14:textId="77777777" w:rsidTr="00FC560D">
        <w:tc>
          <w:tcPr>
            <w:tcW w:w="1254" w:type="dxa"/>
            <w:tcBorders>
              <w:top w:val="single" w:sz="4" w:space="0" w:color="auto"/>
              <w:bottom w:val="single" w:sz="4" w:space="0" w:color="auto"/>
            </w:tcBorders>
            <w:shd w:val="clear" w:color="auto" w:fill="auto"/>
            <w:vAlign w:val="bottom"/>
          </w:tcPr>
          <w:p w14:paraId="2C50E2B7"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rPr>
                <w:rFonts w:eastAsia="Calibri"/>
                <w:b/>
                <w:color w:val="000000" w:themeColor="text1"/>
                <w:sz w:val="17"/>
              </w:rPr>
            </w:pPr>
            <w:r w:rsidRPr="00DE2C8C">
              <w:rPr>
                <w:rFonts w:eastAsia="Calibri"/>
                <w:b/>
                <w:color w:val="000000" w:themeColor="text1"/>
                <w:sz w:val="17"/>
              </w:rPr>
              <w:tab/>
              <w:t xml:space="preserve">Change </w:t>
            </w:r>
          </w:p>
        </w:tc>
        <w:tc>
          <w:tcPr>
            <w:tcW w:w="351" w:type="dxa"/>
            <w:gridSpan w:val="2"/>
            <w:tcBorders>
              <w:top w:val="single" w:sz="4" w:space="0" w:color="auto"/>
              <w:bottom w:val="single" w:sz="4" w:space="0" w:color="auto"/>
            </w:tcBorders>
            <w:shd w:val="clear" w:color="auto" w:fill="auto"/>
            <w:vAlign w:val="bottom"/>
          </w:tcPr>
          <w:p w14:paraId="36164A5E"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57" w:type="dxa"/>
            <w:tcBorders>
              <w:top w:val="single" w:sz="4" w:space="0" w:color="auto"/>
              <w:bottom w:val="single" w:sz="4" w:space="0" w:color="auto"/>
            </w:tcBorders>
            <w:shd w:val="clear" w:color="auto" w:fill="auto"/>
            <w:vAlign w:val="bottom"/>
          </w:tcPr>
          <w:p w14:paraId="102FC15B"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59" w:type="dxa"/>
            <w:tcBorders>
              <w:top w:val="single" w:sz="4" w:space="0" w:color="auto"/>
              <w:bottom w:val="single" w:sz="4" w:space="0" w:color="auto"/>
            </w:tcBorders>
            <w:shd w:val="clear" w:color="auto" w:fill="auto"/>
            <w:vAlign w:val="bottom"/>
          </w:tcPr>
          <w:p w14:paraId="1319854C"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1" w:type="dxa"/>
            <w:tcBorders>
              <w:top w:val="single" w:sz="4" w:space="0" w:color="auto"/>
              <w:bottom w:val="single" w:sz="4" w:space="0" w:color="auto"/>
            </w:tcBorders>
            <w:shd w:val="clear" w:color="auto" w:fill="auto"/>
            <w:vAlign w:val="bottom"/>
          </w:tcPr>
          <w:p w14:paraId="551B61CA"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0" w:type="dxa"/>
            <w:tcBorders>
              <w:top w:val="single" w:sz="4" w:space="0" w:color="auto"/>
              <w:bottom w:val="single" w:sz="4" w:space="0" w:color="auto"/>
            </w:tcBorders>
            <w:shd w:val="clear" w:color="auto" w:fill="auto"/>
            <w:vAlign w:val="bottom"/>
          </w:tcPr>
          <w:p w14:paraId="16837088"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4" w:type="dxa"/>
            <w:tcBorders>
              <w:top w:val="single" w:sz="4" w:space="0" w:color="auto"/>
              <w:bottom w:val="single" w:sz="4" w:space="0" w:color="auto"/>
            </w:tcBorders>
            <w:shd w:val="clear" w:color="auto" w:fill="auto"/>
            <w:vAlign w:val="bottom"/>
          </w:tcPr>
          <w:p w14:paraId="4B80C555"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361" w:type="dxa"/>
            <w:tcBorders>
              <w:top w:val="single" w:sz="4" w:space="0" w:color="auto"/>
              <w:bottom w:val="single" w:sz="4" w:space="0" w:color="auto"/>
            </w:tcBorders>
            <w:shd w:val="clear" w:color="auto" w:fill="auto"/>
            <w:vAlign w:val="bottom"/>
          </w:tcPr>
          <w:p w14:paraId="261F2300"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58" w:type="dxa"/>
            <w:tcBorders>
              <w:top w:val="single" w:sz="4" w:space="0" w:color="auto"/>
              <w:bottom w:val="single" w:sz="4" w:space="0" w:color="auto"/>
            </w:tcBorders>
            <w:shd w:val="clear" w:color="auto" w:fill="auto"/>
            <w:vAlign w:val="bottom"/>
          </w:tcPr>
          <w:p w14:paraId="138E77AB"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1" w:type="dxa"/>
            <w:tcBorders>
              <w:top w:val="single" w:sz="4" w:space="0" w:color="auto"/>
              <w:bottom w:val="single" w:sz="4" w:space="0" w:color="auto"/>
            </w:tcBorders>
            <w:shd w:val="clear" w:color="auto" w:fill="auto"/>
            <w:vAlign w:val="bottom"/>
          </w:tcPr>
          <w:p w14:paraId="5B91853B"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561" w:type="dxa"/>
            <w:gridSpan w:val="2"/>
            <w:tcBorders>
              <w:top w:val="single" w:sz="4" w:space="0" w:color="auto"/>
              <w:bottom w:val="single" w:sz="4" w:space="0" w:color="auto"/>
            </w:tcBorders>
            <w:shd w:val="clear" w:color="auto" w:fill="auto"/>
            <w:vAlign w:val="bottom"/>
          </w:tcPr>
          <w:p w14:paraId="3A29C3AC"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62" w:type="dxa"/>
            <w:tcBorders>
              <w:top w:val="single" w:sz="4" w:space="0" w:color="auto"/>
              <w:bottom w:val="single" w:sz="4" w:space="0" w:color="auto"/>
            </w:tcBorders>
          </w:tcPr>
          <w:p w14:paraId="63D5A932" w14:textId="7777777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p>
        </w:tc>
        <w:tc>
          <w:tcPr>
            <w:tcW w:w="359" w:type="dxa"/>
            <w:tcBorders>
              <w:top w:val="single" w:sz="4" w:space="0" w:color="auto"/>
              <w:bottom w:val="single" w:sz="4" w:space="0" w:color="auto"/>
            </w:tcBorders>
          </w:tcPr>
          <w:p w14:paraId="46E51155" w14:textId="1B63EF07"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p>
        </w:tc>
        <w:tc>
          <w:tcPr>
            <w:tcW w:w="433" w:type="dxa"/>
            <w:tcBorders>
              <w:top w:val="single" w:sz="4" w:space="0" w:color="auto"/>
              <w:bottom w:val="single" w:sz="4" w:space="0" w:color="auto"/>
            </w:tcBorders>
            <w:shd w:val="clear" w:color="auto" w:fill="auto"/>
            <w:vAlign w:val="bottom"/>
          </w:tcPr>
          <w:p w14:paraId="6F44633D" w14:textId="30BC67C1"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9" w:type="dxa"/>
            <w:tcBorders>
              <w:top w:val="single" w:sz="4" w:space="0" w:color="auto"/>
              <w:bottom w:val="single" w:sz="4" w:space="0" w:color="auto"/>
            </w:tcBorders>
            <w:shd w:val="clear" w:color="auto" w:fill="auto"/>
            <w:vAlign w:val="bottom"/>
          </w:tcPr>
          <w:p w14:paraId="2DA01F7C" w14:textId="678D53B1"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r w:rsidDel="00B767B0">
              <w:rPr>
                <w:rFonts w:eastAsia="Calibri"/>
                <w:b/>
                <w:color w:val="000000" w:themeColor="text1"/>
                <w:spacing w:val="2"/>
                <w:w w:val="101"/>
                <w:sz w:val="17"/>
              </w:rPr>
              <w:t xml:space="preserve"> </w:t>
            </w:r>
          </w:p>
        </w:tc>
        <w:tc>
          <w:tcPr>
            <w:tcW w:w="652" w:type="dxa"/>
            <w:tcBorders>
              <w:top w:val="single" w:sz="4" w:space="0" w:color="auto"/>
              <w:bottom w:val="single" w:sz="4" w:space="0" w:color="auto"/>
            </w:tcBorders>
            <w:shd w:val="clear" w:color="auto" w:fill="auto"/>
            <w:vAlign w:val="bottom"/>
          </w:tcPr>
          <w:p w14:paraId="72E4A97E" w14:textId="623C1D7B"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r w:rsidDel="00B767B0">
              <w:rPr>
                <w:rFonts w:eastAsia="Calibri"/>
                <w:b/>
                <w:color w:val="000000" w:themeColor="text1"/>
                <w:spacing w:val="2"/>
                <w:w w:val="101"/>
                <w:sz w:val="17"/>
              </w:rPr>
              <w:t xml:space="preserve"> </w:t>
            </w:r>
          </w:p>
        </w:tc>
        <w:tc>
          <w:tcPr>
            <w:tcW w:w="930" w:type="dxa"/>
            <w:gridSpan w:val="2"/>
            <w:tcBorders>
              <w:top w:val="single" w:sz="4" w:space="0" w:color="auto"/>
              <w:bottom w:val="single" w:sz="4" w:space="0" w:color="auto"/>
            </w:tcBorders>
            <w:shd w:val="clear" w:color="auto" w:fill="auto"/>
            <w:vAlign w:val="bottom"/>
          </w:tcPr>
          <w:p w14:paraId="4947319F" w14:textId="425655FF"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33" w:type="dxa"/>
            <w:tcBorders>
              <w:top w:val="single" w:sz="4" w:space="0" w:color="auto"/>
              <w:bottom w:val="single" w:sz="4" w:space="0" w:color="auto"/>
            </w:tcBorders>
            <w:shd w:val="clear" w:color="auto" w:fill="auto"/>
            <w:vAlign w:val="bottom"/>
          </w:tcPr>
          <w:p w14:paraId="4B477B80" w14:textId="4C4E213F"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80" w:type="dxa"/>
            <w:tcBorders>
              <w:top w:val="single" w:sz="4" w:space="0" w:color="auto"/>
              <w:bottom w:val="single" w:sz="4" w:space="0" w:color="auto"/>
            </w:tcBorders>
            <w:shd w:val="clear" w:color="auto" w:fill="auto"/>
            <w:vAlign w:val="bottom"/>
          </w:tcPr>
          <w:p w14:paraId="1059B612" w14:textId="76C4A9D1"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11" w:type="dxa"/>
            <w:gridSpan w:val="4"/>
            <w:tcBorders>
              <w:top w:val="single" w:sz="4" w:space="0" w:color="auto"/>
              <w:bottom w:val="single" w:sz="4" w:space="0" w:color="auto"/>
            </w:tcBorders>
            <w:shd w:val="clear" w:color="auto" w:fill="auto"/>
            <w:vAlign w:val="bottom"/>
          </w:tcPr>
          <w:p w14:paraId="5CAA7879" w14:textId="1811ECE4" w:rsidR="00927653" w:rsidRPr="00DE2C8C" w:rsidRDefault="00927653" w:rsidP="00F21C0C">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Pr>
                <w:rFonts w:eastAsia="Calibri"/>
                <w:b/>
                <w:color w:val="000000" w:themeColor="text1"/>
                <w:spacing w:val="2"/>
                <w:w w:val="101"/>
                <w:sz w:val="17"/>
              </w:rPr>
              <w:t>1</w:t>
            </w:r>
          </w:p>
        </w:tc>
      </w:tr>
      <w:tr w:rsidR="00DB7D52" w:rsidRPr="00DE2C8C" w14:paraId="50BDCAF8" w14:textId="77777777" w:rsidTr="00FC560D">
        <w:tc>
          <w:tcPr>
            <w:tcW w:w="9886" w:type="dxa"/>
            <w:gridSpan w:val="26"/>
            <w:shd w:val="clear" w:color="auto" w:fill="auto"/>
            <w:vAlign w:val="bottom"/>
          </w:tcPr>
          <w:p w14:paraId="5B010230" w14:textId="123C6B33" w:rsidR="00DB7D52" w:rsidRPr="00DE2C8C" w:rsidRDefault="00DB7D52" w:rsidP="00DB7D52">
            <w:pPr>
              <w:tabs>
                <w:tab w:val="left" w:pos="288"/>
                <w:tab w:val="left" w:pos="576"/>
                <w:tab w:val="left" w:pos="864"/>
                <w:tab w:val="left" w:pos="1152"/>
              </w:tabs>
              <w:spacing w:before="40" w:after="40" w:line="200" w:lineRule="exact"/>
              <w:ind w:left="42" w:right="43" w:hanging="22"/>
              <w:rPr>
                <w:rFonts w:eastAsia="Calibri"/>
                <w:color w:val="000000" w:themeColor="text1"/>
                <w:spacing w:val="2"/>
                <w:w w:val="101"/>
                <w:sz w:val="17"/>
              </w:rPr>
            </w:pPr>
            <w:r w:rsidRPr="00DE2C8C">
              <w:rPr>
                <w:rFonts w:ascii="Times New Roman Bold" w:eastAsia="Calibri" w:hAnsi="Times New Roman Bold" w:cs="Times New Roman Bold"/>
                <w:color w:val="000000" w:themeColor="text1"/>
                <w:spacing w:val="2"/>
                <w:w w:val="102"/>
                <w:sz w:val="17"/>
              </w:rPr>
              <w:t>Total, Office of the Deputy Special Representative of the Secretary-General/Resident Coordinator/Humanitarian Coordinator (development pillar)</w:t>
            </w:r>
          </w:p>
        </w:tc>
      </w:tr>
      <w:tr w:rsidR="00FC560D" w:rsidRPr="00DE2C8C" w14:paraId="24D19248" w14:textId="77777777">
        <w:tc>
          <w:tcPr>
            <w:tcW w:w="1254" w:type="dxa"/>
            <w:shd w:val="clear" w:color="auto" w:fill="auto"/>
            <w:vAlign w:val="bottom"/>
          </w:tcPr>
          <w:p w14:paraId="7E58398F" w14:textId="2FAE73CB" w:rsidR="00FC560D" w:rsidRPr="00DE2C8C" w:rsidRDefault="00FC560D" w:rsidP="00FC560D">
            <w:pPr>
              <w:tabs>
                <w:tab w:val="left" w:pos="288"/>
                <w:tab w:val="left" w:pos="576"/>
                <w:tab w:val="left" w:pos="864"/>
                <w:tab w:val="left" w:pos="1152"/>
              </w:tabs>
              <w:spacing w:before="40" w:after="40" w:line="200" w:lineRule="exact"/>
              <w:ind w:left="42" w:right="43" w:hanging="22"/>
              <w:rPr>
                <w:rFonts w:eastAsia="Calibri"/>
                <w:color w:val="000000" w:themeColor="text1"/>
                <w:sz w:val="17"/>
              </w:rPr>
            </w:pPr>
            <w:r w:rsidRPr="00DE2C8C">
              <w:rPr>
                <w:rFonts w:eastAsia="Calibri"/>
                <w:color w:val="000000" w:themeColor="text1"/>
                <w:sz w:val="17"/>
              </w:rPr>
              <w:t>Approved 2025</w:t>
            </w:r>
          </w:p>
        </w:tc>
        <w:tc>
          <w:tcPr>
            <w:tcW w:w="351" w:type="dxa"/>
            <w:gridSpan w:val="2"/>
            <w:shd w:val="clear" w:color="auto" w:fill="auto"/>
            <w:vAlign w:val="bottom"/>
          </w:tcPr>
          <w:p w14:paraId="19A5252D" w14:textId="529D101B"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7" w:type="dxa"/>
            <w:shd w:val="clear" w:color="auto" w:fill="auto"/>
            <w:vAlign w:val="bottom"/>
          </w:tcPr>
          <w:p w14:paraId="6F8FFD7F" w14:textId="6E7FC215"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59" w:type="dxa"/>
            <w:shd w:val="clear" w:color="auto" w:fill="auto"/>
            <w:vAlign w:val="bottom"/>
          </w:tcPr>
          <w:p w14:paraId="01FCDC4A" w14:textId="36459D82"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shd w:val="clear" w:color="auto" w:fill="auto"/>
            <w:vAlign w:val="bottom"/>
          </w:tcPr>
          <w:p w14:paraId="5C9BACC4" w14:textId="27B86410"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0" w:type="dxa"/>
            <w:shd w:val="clear" w:color="auto" w:fill="auto"/>
            <w:vAlign w:val="bottom"/>
          </w:tcPr>
          <w:p w14:paraId="5B3FC9A6" w14:textId="67E37980"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364" w:type="dxa"/>
            <w:shd w:val="clear" w:color="auto" w:fill="auto"/>
            <w:vAlign w:val="bottom"/>
          </w:tcPr>
          <w:p w14:paraId="3927CC1B" w14:textId="1CB90C7A"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5</w:t>
            </w:r>
          </w:p>
        </w:tc>
        <w:tc>
          <w:tcPr>
            <w:tcW w:w="361" w:type="dxa"/>
            <w:shd w:val="clear" w:color="auto" w:fill="auto"/>
            <w:vAlign w:val="bottom"/>
          </w:tcPr>
          <w:p w14:paraId="46CE09BD" w14:textId="02206A28"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358" w:type="dxa"/>
            <w:shd w:val="clear" w:color="auto" w:fill="auto"/>
            <w:vAlign w:val="bottom"/>
          </w:tcPr>
          <w:p w14:paraId="69588102" w14:textId="30953F19"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shd w:val="clear" w:color="auto" w:fill="auto"/>
            <w:vAlign w:val="bottom"/>
          </w:tcPr>
          <w:p w14:paraId="035A1268" w14:textId="68A26F42"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561" w:type="dxa"/>
            <w:gridSpan w:val="2"/>
            <w:shd w:val="clear" w:color="auto" w:fill="auto"/>
            <w:vAlign w:val="bottom"/>
          </w:tcPr>
          <w:p w14:paraId="3180C9BE" w14:textId="3A932B44"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14</w:t>
            </w:r>
          </w:p>
        </w:tc>
        <w:tc>
          <w:tcPr>
            <w:tcW w:w="62" w:type="dxa"/>
          </w:tcPr>
          <w:p w14:paraId="34C84D13" w14:textId="77777777"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p>
        </w:tc>
        <w:tc>
          <w:tcPr>
            <w:tcW w:w="359" w:type="dxa"/>
            <w:vAlign w:val="bottom"/>
          </w:tcPr>
          <w:p w14:paraId="03419D95" w14:textId="4D97F11C"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33" w:type="dxa"/>
            <w:shd w:val="clear" w:color="auto" w:fill="auto"/>
            <w:vAlign w:val="bottom"/>
          </w:tcPr>
          <w:p w14:paraId="07472224" w14:textId="3AEFA5F2"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5</w:t>
            </w:r>
          </w:p>
        </w:tc>
        <w:tc>
          <w:tcPr>
            <w:tcW w:w="379" w:type="dxa"/>
            <w:shd w:val="clear" w:color="auto" w:fill="auto"/>
            <w:vAlign w:val="bottom"/>
          </w:tcPr>
          <w:p w14:paraId="4EF57DB8" w14:textId="16BE1161"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8</w:t>
            </w:r>
          </w:p>
        </w:tc>
        <w:tc>
          <w:tcPr>
            <w:tcW w:w="652" w:type="dxa"/>
            <w:shd w:val="clear" w:color="auto" w:fill="auto"/>
            <w:vAlign w:val="bottom"/>
          </w:tcPr>
          <w:p w14:paraId="3AE4E6FC" w14:textId="14AD6F43"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13</w:t>
            </w:r>
          </w:p>
        </w:tc>
        <w:tc>
          <w:tcPr>
            <w:tcW w:w="930" w:type="dxa"/>
            <w:gridSpan w:val="2"/>
            <w:shd w:val="clear" w:color="auto" w:fill="auto"/>
            <w:vAlign w:val="bottom"/>
          </w:tcPr>
          <w:p w14:paraId="7A7E125B" w14:textId="5C921995"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33" w:type="dxa"/>
            <w:shd w:val="clear" w:color="auto" w:fill="auto"/>
            <w:vAlign w:val="bottom"/>
          </w:tcPr>
          <w:p w14:paraId="519331D5" w14:textId="6BEC4477"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80" w:type="dxa"/>
            <w:shd w:val="clear" w:color="auto" w:fill="auto"/>
            <w:vAlign w:val="bottom"/>
          </w:tcPr>
          <w:p w14:paraId="16EB8D20" w14:textId="620B732D"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11" w:type="dxa"/>
            <w:gridSpan w:val="4"/>
            <w:shd w:val="clear" w:color="auto" w:fill="auto"/>
            <w:vAlign w:val="bottom"/>
          </w:tcPr>
          <w:p w14:paraId="6591C8CF" w14:textId="6C4E7F8E" w:rsidR="00FC560D" w:rsidRPr="00DE2C8C" w:rsidRDefault="00FC560D" w:rsidP="00FC560D">
            <w:pPr>
              <w:tabs>
                <w:tab w:val="left" w:pos="288"/>
                <w:tab w:val="left" w:pos="576"/>
                <w:tab w:val="left" w:pos="864"/>
                <w:tab w:val="left" w:pos="1152"/>
              </w:tabs>
              <w:spacing w:before="40" w:after="40"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27</w:t>
            </w:r>
          </w:p>
        </w:tc>
      </w:tr>
      <w:tr w:rsidR="00FC560D" w:rsidRPr="00DE2C8C" w14:paraId="27977089" w14:textId="77777777">
        <w:tc>
          <w:tcPr>
            <w:tcW w:w="1254" w:type="dxa"/>
            <w:tcBorders>
              <w:bottom w:val="single" w:sz="4" w:space="0" w:color="auto"/>
            </w:tcBorders>
            <w:shd w:val="clear" w:color="auto" w:fill="auto"/>
            <w:vAlign w:val="bottom"/>
          </w:tcPr>
          <w:p w14:paraId="1C207CA3"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rPr>
                <w:rFonts w:eastAsia="Calibri"/>
                <w:color w:val="000000" w:themeColor="text1"/>
                <w:sz w:val="17"/>
              </w:rPr>
            </w:pPr>
            <w:r w:rsidRPr="00DE2C8C">
              <w:rPr>
                <w:rFonts w:eastAsia="Calibri"/>
                <w:color w:val="000000" w:themeColor="text1"/>
                <w:sz w:val="17"/>
              </w:rPr>
              <w:t>Proposed 2026</w:t>
            </w:r>
          </w:p>
        </w:tc>
        <w:tc>
          <w:tcPr>
            <w:tcW w:w="351" w:type="dxa"/>
            <w:gridSpan w:val="2"/>
            <w:tcBorders>
              <w:bottom w:val="single" w:sz="4" w:space="0" w:color="auto"/>
            </w:tcBorders>
            <w:shd w:val="clear" w:color="auto" w:fill="auto"/>
            <w:vAlign w:val="bottom"/>
          </w:tcPr>
          <w:p w14:paraId="255A4C50"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7" w:type="dxa"/>
            <w:tcBorders>
              <w:bottom w:val="single" w:sz="4" w:space="0" w:color="auto"/>
            </w:tcBorders>
            <w:shd w:val="clear" w:color="auto" w:fill="auto"/>
            <w:vAlign w:val="bottom"/>
          </w:tcPr>
          <w:p w14:paraId="142E5D66"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59" w:type="dxa"/>
            <w:tcBorders>
              <w:bottom w:val="single" w:sz="4" w:space="0" w:color="auto"/>
            </w:tcBorders>
            <w:shd w:val="clear" w:color="auto" w:fill="auto"/>
            <w:vAlign w:val="bottom"/>
          </w:tcPr>
          <w:p w14:paraId="51C1DEB5"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tcBorders>
              <w:bottom w:val="single" w:sz="4" w:space="0" w:color="auto"/>
            </w:tcBorders>
            <w:shd w:val="clear" w:color="auto" w:fill="auto"/>
            <w:vAlign w:val="bottom"/>
          </w:tcPr>
          <w:p w14:paraId="158998A1"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60" w:type="dxa"/>
            <w:tcBorders>
              <w:bottom w:val="single" w:sz="4" w:space="0" w:color="auto"/>
            </w:tcBorders>
            <w:shd w:val="clear" w:color="auto" w:fill="auto"/>
            <w:vAlign w:val="bottom"/>
          </w:tcPr>
          <w:p w14:paraId="5AB107EB"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364" w:type="dxa"/>
            <w:tcBorders>
              <w:bottom w:val="single" w:sz="4" w:space="0" w:color="auto"/>
            </w:tcBorders>
            <w:shd w:val="clear" w:color="auto" w:fill="auto"/>
            <w:vAlign w:val="bottom"/>
          </w:tcPr>
          <w:p w14:paraId="54899B63"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6</w:t>
            </w:r>
          </w:p>
        </w:tc>
        <w:tc>
          <w:tcPr>
            <w:tcW w:w="361" w:type="dxa"/>
            <w:tcBorders>
              <w:bottom w:val="single" w:sz="4" w:space="0" w:color="auto"/>
            </w:tcBorders>
            <w:shd w:val="clear" w:color="auto" w:fill="auto"/>
            <w:vAlign w:val="bottom"/>
          </w:tcPr>
          <w:p w14:paraId="3E1AF6B6"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358" w:type="dxa"/>
            <w:tcBorders>
              <w:bottom w:val="single" w:sz="4" w:space="0" w:color="auto"/>
            </w:tcBorders>
            <w:shd w:val="clear" w:color="auto" w:fill="auto"/>
            <w:vAlign w:val="bottom"/>
          </w:tcPr>
          <w:p w14:paraId="2B77847A"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61" w:type="dxa"/>
            <w:tcBorders>
              <w:bottom w:val="single" w:sz="4" w:space="0" w:color="auto"/>
            </w:tcBorders>
            <w:shd w:val="clear" w:color="auto" w:fill="auto"/>
            <w:vAlign w:val="bottom"/>
          </w:tcPr>
          <w:p w14:paraId="2322066D"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561" w:type="dxa"/>
            <w:gridSpan w:val="2"/>
            <w:tcBorders>
              <w:bottom w:val="single" w:sz="4" w:space="0" w:color="auto"/>
            </w:tcBorders>
            <w:shd w:val="clear" w:color="auto" w:fill="auto"/>
            <w:vAlign w:val="bottom"/>
          </w:tcPr>
          <w:p w14:paraId="75C85B06"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16</w:t>
            </w:r>
          </w:p>
        </w:tc>
        <w:tc>
          <w:tcPr>
            <w:tcW w:w="62" w:type="dxa"/>
            <w:tcBorders>
              <w:bottom w:val="single" w:sz="4" w:space="0" w:color="auto"/>
            </w:tcBorders>
          </w:tcPr>
          <w:p w14:paraId="4E8F26BA" w14:textId="77777777"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p>
        </w:tc>
        <w:tc>
          <w:tcPr>
            <w:tcW w:w="359" w:type="dxa"/>
            <w:tcBorders>
              <w:bottom w:val="single" w:sz="4" w:space="0" w:color="auto"/>
            </w:tcBorders>
            <w:vAlign w:val="bottom"/>
          </w:tcPr>
          <w:p w14:paraId="4D2D9F31" w14:textId="5909A659"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33" w:type="dxa"/>
            <w:tcBorders>
              <w:bottom w:val="single" w:sz="4" w:space="0" w:color="auto"/>
            </w:tcBorders>
            <w:shd w:val="clear" w:color="auto" w:fill="auto"/>
            <w:vAlign w:val="bottom"/>
          </w:tcPr>
          <w:p w14:paraId="2258E7E6" w14:textId="37016FDF"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7</w:t>
            </w:r>
          </w:p>
        </w:tc>
        <w:tc>
          <w:tcPr>
            <w:tcW w:w="379" w:type="dxa"/>
            <w:tcBorders>
              <w:bottom w:val="single" w:sz="4" w:space="0" w:color="auto"/>
            </w:tcBorders>
            <w:shd w:val="clear" w:color="auto" w:fill="auto"/>
            <w:vAlign w:val="bottom"/>
          </w:tcPr>
          <w:p w14:paraId="47C519A0" w14:textId="40EB444D"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Pr>
                <w:rFonts w:eastAsia="Calibri"/>
                <w:color w:val="000000" w:themeColor="text1"/>
                <w:spacing w:val="2"/>
                <w:w w:val="101"/>
                <w:sz w:val="17"/>
              </w:rPr>
              <w:t>8</w:t>
            </w:r>
          </w:p>
        </w:tc>
        <w:tc>
          <w:tcPr>
            <w:tcW w:w="652" w:type="dxa"/>
            <w:tcBorders>
              <w:bottom w:val="single" w:sz="4" w:space="0" w:color="auto"/>
            </w:tcBorders>
            <w:shd w:val="clear" w:color="auto" w:fill="auto"/>
            <w:vAlign w:val="bottom"/>
          </w:tcPr>
          <w:p w14:paraId="6F74FC5E" w14:textId="74C39978"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1</w:t>
            </w:r>
            <w:r>
              <w:rPr>
                <w:rFonts w:eastAsia="Calibri"/>
                <w:color w:val="000000" w:themeColor="text1"/>
                <w:spacing w:val="2"/>
                <w:w w:val="101"/>
                <w:sz w:val="17"/>
              </w:rPr>
              <w:t>5</w:t>
            </w:r>
          </w:p>
        </w:tc>
        <w:tc>
          <w:tcPr>
            <w:tcW w:w="930" w:type="dxa"/>
            <w:gridSpan w:val="2"/>
            <w:tcBorders>
              <w:bottom w:val="single" w:sz="4" w:space="0" w:color="auto"/>
            </w:tcBorders>
            <w:shd w:val="clear" w:color="auto" w:fill="auto"/>
            <w:vAlign w:val="bottom"/>
          </w:tcPr>
          <w:p w14:paraId="76029BE7" w14:textId="48E3AE8D"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33" w:type="dxa"/>
            <w:tcBorders>
              <w:bottom w:val="single" w:sz="4" w:space="0" w:color="auto"/>
            </w:tcBorders>
            <w:shd w:val="clear" w:color="auto" w:fill="auto"/>
            <w:vAlign w:val="bottom"/>
          </w:tcPr>
          <w:p w14:paraId="5D23F390" w14:textId="272D959D"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80" w:type="dxa"/>
            <w:tcBorders>
              <w:bottom w:val="single" w:sz="4" w:space="0" w:color="auto"/>
            </w:tcBorders>
            <w:shd w:val="clear" w:color="auto" w:fill="auto"/>
            <w:vAlign w:val="bottom"/>
          </w:tcPr>
          <w:p w14:paraId="4743C4E3" w14:textId="7056B83A"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611" w:type="dxa"/>
            <w:gridSpan w:val="4"/>
            <w:tcBorders>
              <w:bottom w:val="single" w:sz="4" w:space="0" w:color="auto"/>
            </w:tcBorders>
            <w:shd w:val="clear" w:color="auto" w:fill="auto"/>
            <w:vAlign w:val="bottom"/>
          </w:tcPr>
          <w:p w14:paraId="0DE50FAF" w14:textId="2C9D2F36" w:rsidR="00FC560D" w:rsidRPr="00DE2C8C" w:rsidRDefault="00FC560D" w:rsidP="00FC560D">
            <w:pPr>
              <w:tabs>
                <w:tab w:val="left" w:pos="288"/>
                <w:tab w:val="left" w:pos="576"/>
                <w:tab w:val="left" w:pos="864"/>
                <w:tab w:val="left" w:pos="1152"/>
              </w:tabs>
              <w:spacing w:before="40" w:after="81" w:line="200" w:lineRule="exact"/>
              <w:ind w:left="42" w:right="43" w:hanging="22"/>
              <w:jc w:val="right"/>
              <w:rPr>
                <w:rFonts w:eastAsia="Calibri"/>
                <w:color w:val="000000" w:themeColor="text1"/>
                <w:spacing w:val="2"/>
                <w:w w:val="101"/>
                <w:sz w:val="17"/>
              </w:rPr>
            </w:pPr>
            <w:r w:rsidRPr="00DE2C8C">
              <w:rPr>
                <w:rFonts w:eastAsia="Calibri"/>
                <w:color w:val="000000" w:themeColor="text1"/>
                <w:spacing w:val="2"/>
                <w:w w:val="101"/>
                <w:sz w:val="17"/>
              </w:rPr>
              <w:t>3</w:t>
            </w:r>
            <w:r>
              <w:rPr>
                <w:rFonts w:eastAsia="Calibri"/>
                <w:color w:val="000000" w:themeColor="text1"/>
                <w:spacing w:val="2"/>
                <w:w w:val="101"/>
                <w:sz w:val="17"/>
              </w:rPr>
              <w:t>1</w:t>
            </w:r>
          </w:p>
        </w:tc>
      </w:tr>
      <w:tr w:rsidR="00FC560D" w:rsidRPr="00DE2C8C" w14:paraId="6C0A48B4" w14:textId="77777777">
        <w:tc>
          <w:tcPr>
            <w:tcW w:w="1254" w:type="dxa"/>
            <w:tcBorders>
              <w:top w:val="single" w:sz="4" w:space="0" w:color="auto"/>
              <w:bottom w:val="single" w:sz="12" w:space="0" w:color="auto"/>
            </w:tcBorders>
            <w:shd w:val="clear" w:color="auto" w:fill="auto"/>
            <w:vAlign w:val="bottom"/>
          </w:tcPr>
          <w:p w14:paraId="77C507F1"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rPr>
                <w:rFonts w:eastAsia="Calibri"/>
                <w:b/>
                <w:color w:val="000000" w:themeColor="text1"/>
                <w:sz w:val="17"/>
              </w:rPr>
            </w:pPr>
            <w:r w:rsidRPr="00DE2C8C">
              <w:rPr>
                <w:rFonts w:eastAsia="Calibri"/>
                <w:b/>
                <w:color w:val="000000" w:themeColor="text1"/>
                <w:sz w:val="17"/>
              </w:rPr>
              <w:tab/>
              <w:t xml:space="preserve">Change </w:t>
            </w:r>
          </w:p>
        </w:tc>
        <w:tc>
          <w:tcPr>
            <w:tcW w:w="351" w:type="dxa"/>
            <w:gridSpan w:val="2"/>
            <w:tcBorders>
              <w:top w:val="single" w:sz="4" w:space="0" w:color="auto"/>
              <w:bottom w:val="single" w:sz="12" w:space="0" w:color="auto"/>
            </w:tcBorders>
            <w:shd w:val="clear" w:color="auto" w:fill="auto"/>
            <w:vAlign w:val="bottom"/>
          </w:tcPr>
          <w:p w14:paraId="5CCE9006"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57" w:type="dxa"/>
            <w:tcBorders>
              <w:top w:val="single" w:sz="4" w:space="0" w:color="auto"/>
              <w:bottom w:val="single" w:sz="12" w:space="0" w:color="auto"/>
            </w:tcBorders>
            <w:shd w:val="clear" w:color="auto" w:fill="auto"/>
            <w:vAlign w:val="bottom"/>
          </w:tcPr>
          <w:p w14:paraId="7B783089"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59" w:type="dxa"/>
            <w:tcBorders>
              <w:top w:val="single" w:sz="4" w:space="0" w:color="auto"/>
              <w:bottom w:val="single" w:sz="12" w:space="0" w:color="auto"/>
            </w:tcBorders>
            <w:shd w:val="clear" w:color="auto" w:fill="auto"/>
          </w:tcPr>
          <w:p w14:paraId="4CEAE95C"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1" w:type="dxa"/>
            <w:tcBorders>
              <w:top w:val="single" w:sz="4" w:space="0" w:color="auto"/>
              <w:bottom w:val="single" w:sz="12" w:space="0" w:color="auto"/>
            </w:tcBorders>
            <w:shd w:val="clear" w:color="auto" w:fill="auto"/>
          </w:tcPr>
          <w:p w14:paraId="6B075658"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0" w:type="dxa"/>
            <w:tcBorders>
              <w:top w:val="single" w:sz="4" w:space="0" w:color="auto"/>
              <w:bottom w:val="single" w:sz="12" w:space="0" w:color="auto"/>
            </w:tcBorders>
            <w:shd w:val="clear" w:color="auto" w:fill="auto"/>
          </w:tcPr>
          <w:p w14:paraId="13886BB4"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4" w:type="dxa"/>
            <w:tcBorders>
              <w:top w:val="single" w:sz="4" w:space="0" w:color="auto"/>
              <w:bottom w:val="single" w:sz="12" w:space="0" w:color="auto"/>
            </w:tcBorders>
            <w:shd w:val="clear" w:color="auto" w:fill="auto"/>
          </w:tcPr>
          <w:p w14:paraId="73988412"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361" w:type="dxa"/>
            <w:tcBorders>
              <w:top w:val="single" w:sz="4" w:space="0" w:color="auto"/>
              <w:bottom w:val="single" w:sz="12" w:space="0" w:color="auto"/>
            </w:tcBorders>
            <w:shd w:val="clear" w:color="auto" w:fill="auto"/>
          </w:tcPr>
          <w:p w14:paraId="3D0FA2C5"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358" w:type="dxa"/>
            <w:tcBorders>
              <w:top w:val="single" w:sz="4" w:space="0" w:color="auto"/>
              <w:bottom w:val="single" w:sz="12" w:space="0" w:color="auto"/>
            </w:tcBorders>
            <w:shd w:val="clear" w:color="auto" w:fill="auto"/>
          </w:tcPr>
          <w:p w14:paraId="1BE43FB4"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61" w:type="dxa"/>
            <w:tcBorders>
              <w:top w:val="single" w:sz="4" w:space="0" w:color="auto"/>
              <w:bottom w:val="single" w:sz="12" w:space="0" w:color="auto"/>
            </w:tcBorders>
            <w:shd w:val="clear" w:color="auto" w:fill="auto"/>
          </w:tcPr>
          <w:p w14:paraId="1E6C9198"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561" w:type="dxa"/>
            <w:gridSpan w:val="2"/>
            <w:tcBorders>
              <w:top w:val="single" w:sz="4" w:space="0" w:color="auto"/>
              <w:bottom w:val="single" w:sz="12" w:space="0" w:color="auto"/>
            </w:tcBorders>
            <w:shd w:val="clear" w:color="auto" w:fill="auto"/>
          </w:tcPr>
          <w:p w14:paraId="743DEBA9"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2</w:t>
            </w:r>
          </w:p>
        </w:tc>
        <w:tc>
          <w:tcPr>
            <w:tcW w:w="62" w:type="dxa"/>
            <w:tcBorders>
              <w:top w:val="single" w:sz="4" w:space="0" w:color="auto"/>
              <w:bottom w:val="single" w:sz="12" w:space="0" w:color="auto"/>
            </w:tcBorders>
          </w:tcPr>
          <w:p w14:paraId="1E56CC49" w14:textId="77777777"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p>
        </w:tc>
        <w:tc>
          <w:tcPr>
            <w:tcW w:w="359" w:type="dxa"/>
            <w:tcBorders>
              <w:top w:val="single" w:sz="4" w:space="0" w:color="auto"/>
              <w:bottom w:val="single" w:sz="12" w:space="0" w:color="auto"/>
            </w:tcBorders>
            <w:vAlign w:val="bottom"/>
          </w:tcPr>
          <w:p w14:paraId="5C786FD6" w14:textId="623F82BD"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33" w:type="dxa"/>
            <w:tcBorders>
              <w:top w:val="single" w:sz="4" w:space="0" w:color="auto"/>
              <w:bottom w:val="single" w:sz="12" w:space="0" w:color="auto"/>
            </w:tcBorders>
            <w:shd w:val="clear" w:color="auto" w:fill="auto"/>
          </w:tcPr>
          <w:p w14:paraId="0686AF9B" w14:textId="1A9836BB"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2</w:t>
            </w:r>
          </w:p>
        </w:tc>
        <w:tc>
          <w:tcPr>
            <w:tcW w:w="379" w:type="dxa"/>
            <w:tcBorders>
              <w:top w:val="single" w:sz="4" w:space="0" w:color="auto"/>
              <w:bottom w:val="single" w:sz="12" w:space="0" w:color="auto"/>
            </w:tcBorders>
            <w:shd w:val="clear" w:color="auto" w:fill="auto"/>
          </w:tcPr>
          <w:p w14:paraId="780B6E80" w14:textId="3D0252E6"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r w:rsidDel="00B767B0">
              <w:rPr>
                <w:rFonts w:eastAsia="Calibri"/>
                <w:b/>
                <w:color w:val="000000" w:themeColor="text1"/>
                <w:spacing w:val="2"/>
                <w:w w:val="101"/>
                <w:sz w:val="17"/>
              </w:rPr>
              <w:t xml:space="preserve"> </w:t>
            </w:r>
          </w:p>
        </w:tc>
        <w:tc>
          <w:tcPr>
            <w:tcW w:w="652" w:type="dxa"/>
            <w:tcBorders>
              <w:top w:val="single" w:sz="4" w:space="0" w:color="auto"/>
              <w:bottom w:val="single" w:sz="12" w:space="0" w:color="auto"/>
            </w:tcBorders>
            <w:shd w:val="clear" w:color="auto" w:fill="auto"/>
          </w:tcPr>
          <w:p w14:paraId="699B103F" w14:textId="4CC2E275"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Pr>
                <w:rFonts w:eastAsia="Calibri"/>
                <w:b/>
                <w:color w:val="000000" w:themeColor="text1"/>
                <w:spacing w:val="2"/>
                <w:w w:val="101"/>
                <w:sz w:val="17"/>
              </w:rPr>
              <w:t>2</w:t>
            </w:r>
          </w:p>
        </w:tc>
        <w:tc>
          <w:tcPr>
            <w:tcW w:w="930" w:type="dxa"/>
            <w:gridSpan w:val="2"/>
            <w:tcBorders>
              <w:top w:val="single" w:sz="4" w:space="0" w:color="auto"/>
              <w:bottom w:val="single" w:sz="12" w:space="0" w:color="auto"/>
            </w:tcBorders>
            <w:shd w:val="clear" w:color="auto" w:fill="auto"/>
          </w:tcPr>
          <w:p w14:paraId="7CCB2284" w14:textId="3CE8DDFE"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33" w:type="dxa"/>
            <w:tcBorders>
              <w:top w:val="single" w:sz="4" w:space="0" w:color="auto"/>
              <w:bottom w:val="single" w:sz="12" w:space="0" w:color="auto"/>
            </w:tcBorders>
            <w:shd w:val="clear" w:color="auto" w:fill="auto"/>
          </w:tcPr>
          <w:p w14:paraId="17F815CC" w14:textId="2C3F31BA"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80" w:type="dxa"/>
            <w:tcBorders>
              <w:top w:val="single" w:sz="4" w:space="0" w:color="auto"/>
              <w:bottom w:val="single" w:sz="12" w:space="0" w:color="auto"/>
            </w:tcBorders>
            <w:shd w:val="clear" w:color="auto" w:fill="auto"/>
          </w:tcPr>
          <w:p w14:paraId="2368DFB2" w14:textId="74CFA25A"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11" w:type="dxa"/>
            <w:gridSpan w:val="4"/>
            <w:tcBorders>
              <w:top w:val="single" w:sz="4" w:space="0" w:color="auto"/>
              <w:bottom w:val="single" w:sz="12" w:space="0" w:color="auto"/>
            </w:tcBorders>
            <w:shd w:val="clear" w:color="auto" w:fill="auto"/>
          </w:tcPr>
          <w:p w14:paraId="095A6611" w14:textId="41D6874D" w:rsidR="00FC560D" w:rsidRPr="00DE2C8C" w:rsidRDefault="00FC560D" w:rsidP="00FC560D">
            <w:pPr>
              <w:tabs>
                <w:tab w:val="left" w:pos="288"/>
                <w:tab w:val="left" w:pos="576"/>
                <w:tab w:val="left" w:pos="864"/>
                <w:tab w:val="left" w:pos="1152"/>
              </w:tabs>
              <w:spacing w:before="81" w:after="81" w:line="200" w:lineRule="exact"/>
              <w:ind w:left="42" w:right="43" w:hanging="22"/>
              <w:jc w:val="right"/>
              <w:rPr>
                <w:rFonts w:eastAsia="Calibri"/>
                <w:b/>
                <w:color w:val="000000" w:themeColor="text1"/>
                <w:spacing w:val="2"/>
                <w:w w:val="101"/>
                <w:sz w:val="17"/>
              </w:rPr>
            </w:pPr>
            <w:r>
              <w:rPr>
                <w:rFonts w:eastAsia="Calibri"/>
                <w:b/>
                <w:color w:val="000000" w:themeColor="text1"/>
                <w:spacing w:val="2"/>
                <w:w w:val="101"/>
                <w:sz w:val="17"/>
              </w:rPr>
              <w:t>4</w:t>
            </w:r>
          </w:p>
        </w:tc>
      </w:tr>
    </w:tbl>
    <w:p w14:paraId="619419E0" w14:textId="77777777" w:rsidR="00725033" w:rsidRPr="00DE2C8C" w:rsidRDefault="00725033" w:rsidP="00725033">
      <w:pPr>
        <w:suppressAutoHyphens w:val="0"/>
        <w:spacing w:line="120" w:lineRule="exact"/>
        <w:rPr>
          <w:rFonts w:eastAsia="Calibri"/>
          <w:color w:val="000000" w:themeColor="text1"/>
          <w:sz w:val="10"/>
          <w14:ligatures w14:val="none"/>
        </w:rPr>
      </w:pPr>
    </w:p>
    <w:p w14:paraId="09B18337" w14:textId="77777777" w:rsidR="00725033" w:rsidRPr="00DE2C8C" w:rsidRDefault="00725033" w:rsidP="00725033">
      <w:pPr>
        <w:widowControl w:val="0"/>
        <w:tabs>
          <w:tab w:val="right" w:pos="216"/>
          <w:tab w:val="left" w:pos="288"/>
          <w:tab w:val="right" w:pos="576"/>
          <w:tab w:val="left" w:pos="648"/>
        </w:tabs>
        <w:spacing w:line="210" w:lineRule="exact"/>
        <w:ind w:left="288" w:hanging="288"/>
        <w:rPr>
          <w:rFonts w:eastAsia="Calibri"/>
          <w:color w:val="000000" w:themeColor="text1"/>
          <w:spacing w:val="5"/>
          <w:sz w:val="17"/>
          <w14:ligatures w14:val="none"/>
        </w:rPr>
      </w:pPr>
      <w:r w:rsidRPr="00DE2C8C">
        <w:rPr>
          <w:rFonts w:eastAsia="Calibri"/>
          <w:color w:val="000000" w:themeColor="text1"/>
          <w:spacing w:val="5"/>
          <w:sz w:val="17"/>
          <w14:ligatures w14:val="none"/>
        </w:rPr>
        <w:tab/>
      </w:r>
      <w:r w:rsidRPr="00DE2C8C">
        <w:rPr>
          <w:rFonts w:eastAsia="Calibri"/>
          <w:i/>
          <w:color w:val="000000" w:themeColor="text1"/>
          <w:spacing w:val="5"/>
          <w:sz w:val="17"/>
          <w:vertAlign w:val="superscript"/>
          <w14:ligatures w14:val="none"/>
        </w:rPr>
        <w:t>a</w:t>
      </w:r>
      <w:r w:rsidRPr="00DE2C8C">
        <w:rPr>
          <w:rFonts w:eastAsia="Calibri"/>
          <w:color w:val="000000" w:themeColor="text1"/>
          <w:spacing w:val="5"/>
          <w:sz w:val="17"/>
          <w14:ligatures w14:val="none"/>
        </w:rPr>
        <w:tab/>
        <w:t>Funded at 50 per cent and cost-shared with the Development Coordination Office.</w:t>
      </w:r>
    </w:p>
    <w:p w14:paraId="7A038A7A" w14:textId="38C7F1F8" w:rsidR="00725033" w:rsidRPr="00DE2C8C" w:rsidRDefault="00725033" w:rsidP="00725033">
      <w:pPr>
        <w:widowControl w:val="0"/>
        <w:tabs>
          <w:tab w:val="right" w:pos="216"/>
          <w:tab w:val="left" w:pos="288"/>
          <w:tab w:val="right" w:pos="576"/>
          <w:tab w:val="left" w:pos="648"/>
        </w:tabs>
        <w:spacing w:line="210" w:lineRule="exact"/>
        <w:ind w:left="288" w:hanging="288"/>
        <w:rPr>
          <w:rFonts w:eastAsia="Calibri"/>
          <w:color w:val="000000" w:themeColor="text1"/>
          <w:spacing w:val="5"/>
          <w:sz w:val="17"/>
          <w14:ligatures w14:val="none"/>
        </w:rPr>
      </w:pPr>
      <w:r w:rsidRPr="00DE2C8C">
        <w:rPr>
          <w:rFonts w:eastAsia="Calibri"/>
          <w:color w:val="000000" w:themeColor="text1"/>
          <w:spacing w:val="5"/>
          <w:sz w:val="17"/>
          <w14:ligatures w14:val="none"/>
        </w:rPr>
        <w:tab/>
      </w:r>
      <w:r w:rsidRPr="00DE2C8C">
        <w:rPr>
          <w:rFonts w:eastAsia="Calibri"/>
          <w:i/>
          <w:iCs/>
          <w:color w:val="000000" w:themeColor="text1"/>
          <w:spacing w:val="5"/>
          <w:sz w:val="17"/>
          <w:vertAlign w:val="superscript"/>
          <w14:ligatures w14:val="none"/>
        </w:rPr>
        <w:t>b</w:t>
      </w:r>
      <w:r w:rsidRPr="00DE2C8C">
        <w:rPr>
          <w:rFonts w:eastAsia="Calibri"/>
          <w:color w:val="000000" w:themeColor="text1"/>
          <w:spacing w:val="5"/>
          <w:sz w:val="17"/>
          <w14:ligatures w14:val="none"/>
        </w:rPr>
        <w:tab/>
      </w:r>
      <w:r w:rsidR="00D53671" w:rsidRPr="00DE2C8C">
        <w:rPr>
          <w:rFonts w:eastAsia="Calibri"/>
          <w:color w:val="000000" w:themeColor="text1"/>
          <w:spacing w:val="5"/>
          <w:sz w:val="17"/>
          <w14:ligatures w14:val="none"/>
        </w:rPr>
        <w:t xml:space="preserve">Includes </w:t>
      </w:r>
      <w:r w:rsidR="00D53671">
        <w:rPr>
          <w:rFonts w:eastAsia="Calibri"/>
          <w:color w:val="000000" w:themeColor="text1"/>
          <w:spacing w:val="5"/>
          <w:sz w:val="17"/>
          <w14:ligatures w14:val="none"/>
        </w:rPr>
        <w:t xml:space="preserve">one </w:t>
      </w:r>
      <w:r w:rsidR="00D53671" w:rsidRPr="00DE2C8C">
        <w:rPr>
          <w:rFonts w:eastAsia="Calibri"/>
          <w:color w:val="000000" w:themeColor="text1"/>
          <w:spacing w:val="5"/>
          <w:sz w:val="17"/>
          <w14:ligatures w14:val="none"/>
        </w:rPr>
        <w:t xml:space="preserve">P-5, one P-4, one NPO and one </w:t>
      </w:r>
      <w:r w:rsidR="00D53671">
        <w:rPr>
          <w:rFonts w:eastAsia="Calibri"/>
          <w:color w:val="000000" w:themeColor="text1"/>
          <w:spacing w:val="5"/>
          <w:sz w:val="17"/>
          <w14:ligatures w14:val="none"/>
        </w:rPr>
        <w:t>LL</w:t>
      </w:r>
      <w:r w:rsidR="00D53671" w:rsidRPr="00DE2C8C">
        <w:rPr>
          <w:rFonts w:eastAsia="Calibri"/>
          <w:color w:val="000000" w:themeColor="text1"/>
          <w:spacing w:val="5"/>
          <w:sz w:val="17"/>
          <w14:ligatures w14:val="none"/>
        </w:rPr>
        <w:t xml:space="preserve"> position</w:t>
      </w:r>
      <w:r w:rsidR="00D53671">
        <w:rPr>
          <w:rFonts w:eastAsia="Calibri"/>
          <w:color w:val="000000" w:themeColor="text1"/>
          <w:spacing w:val="5"/>
          <w:sz w:val="17"/>
          <w14:ligatures w14:val="none"/>
        </w:rPr>
        <w:t>s</w:t>
      </w:r>
      <w:r w:rsidR="00D53671" w:rsidRPr="00DE2C8C">
        <w:rPr>
          <w:rFonts w:eastAsia="Calibri"/>
          <w:color w:val="000000" w:themeColor="text1"/>
          <w:spacing w:val="5"/>
          <w:sz w:val="17"/>
          <w14:ligatures w14:val="none"/>
        </w:rPr>
        <w:t xml:space="preserve"> approved as general temporary assistance.</w:t>
      </w:r>
    </w:p>
    <w:p w14:paraId="74E45EAE" w14:textId="77777777" w:rsidR="00725033" w:rsidRPr="00DE2C8C" w:rsidRDefault="00725033" w:rsidP="00725033">
      <w:pPr>
        <w:suppressAutoHyphens w:val="0"/>
        <w:spacing w:line="120" w:lineRule="exact"/>
        <w:rPr>
          <w:rFonts w:eastAsia="Calibri"/>
          <w:color w:val="000000" w:themeColor="text1"/>
          <w:sz w:val="10"/>
          <w14:ligatures w14:val="none"/>
        </w:rPr>
      </w:pPr>
    </w:p>
    <w:p w14:paraId="78113CDB" w14:textId="77777777" w:rsidR="00725033" w:rsidRPr="00DE2C8C" w:rsidRDefault="00725033" w:rsidP="00725033">
      <w:pPr>
        <w:suppressAutoHyphens w:val="0"/>
        <w:spacing w:line="120" w:lineRule="exact"/>
        <w:rPr>
          <w:rFonts w:eastAsia="Calibri"/>
          <w:color w:val="000000" w:themeColor="text1"/>
          <w:sz w:val="10"/>
          <w14:ligatures w14:val="none"/>
        </w:rPr>
      </w:pPr>
    </w:p>
    <w:p w14:paraId="4858A34E" w14:textId="1FDC0108" w:rsidR="00725033" w:rsidRPr="00DE2C8C" w:rsidRDefault="00725033" w:rsidP="00133B08">
      <w:pPr>
        <w:pStyle w:val="AUNAMA16Apr"/>
        <w:rPr>
          <w:w w:val="102"/>
        </w:rPr>
      </w:pPr>
      <w:r w:rsidRPr="00DE2C8C">
        <w:rPr>
          <w:w w:val="102"/>
        </w:rPr>
        <w:t xml:space="preserve">The Deputy Special Representative of the Secretary-General/Resident Coordinator/Humanitarian Coordinator is responsible for maintaining links with the United Nations country team as part of the </w:t>
      </w:r>
      <w:r w:rsidRPr="00DE2C8C">
        <w:rPr>
          <w:spacing w:val="2"/>
          <w:w w:val="102"/>
        </w:rPr>
        <w:t>role of Resident Coordinator and Humanitarian Coordinator. The Security Council, in paragraph 5 (a),</w:t>
      </w:r>
      <w:r w:rsidRPr="00DE2C8C">
        <w:rPr>
          <w:w w:val="102"/>
        </w:rPr>
        <w:t xml:space="preserve"> (b), (i) and (j) of its resolution </w:t>
      </w:r>
      <w:hyperlink r:id="rId39" w:history="1">
        <w:r w:rsidRPr="00DE2C8C">
          <w:rPr>
            <w:rStyle w:val="Hyperlink"/>
            <w:rFonts w:eastAsia="Calibri"/>
            <w:color w:val="000000" w:themeColor="text1"/>
            <w:spacing w:val="2"/>
            <w:w w:val="102"/>
            <w14:ligatures w14:val="none"/>
          </w:rPr>
          <w:t>2626 (2022)</w:t>
        </w:r>
      </w:hyperlink>
      <w:r w:rsidRPr="00DE2C8C">
        <w:rPr>
          <w:w w:val="102"/>
        </w:rPr>
        <w:t>, mandated the Deputy Special Representative to coordinate and facilitate the provision of humanitarian assistance and financial resources to support humanitarian activities; coordinate international donors and organizations in relation to basic human needs; coordinate the overall risk management approach of the United Nations in Afghanistan; and coordinate explosive ordnance threat mitigation measures in support of humanitarian and development initiatives.</w:t>
      </w:r>
    </w:p>
    <w:p w14:paraId="0B7DCA05" w14:textId="27E6FFE7" w:rsidR="00725033" w:rsidRPr="00DE2C8C" w:rsidRDefault="00725033" w:rsidP="00725033">
      <w:pPr>
        <w:pStyle w:val="H23"/>
        <w:rPr>
          <w:b w:val="0"/>
          <w:bCs/>
          <w:color w:val="000000" w:themeColor="text1"/>
          <w:lang w:val="en-GB"/>
        </w:rPr>
      </w:pPr>
      <w:r w:rsidRPr="00DE2C8C">
        <w:rPr>
          <w:b w:val="0"/>
          <w:bCs/>
          <w:color w:val="000000" w:themeColor="text1"/>
          <w:lang w:val="en-GB"/>
        </w:rPr>
        <w:t>Table 1</w:t>
      </w:r>
      <w:r w:rsidR="003313E7">
        <w:rPr>
          <w:b w:val="0"/>
          <w:bCs/>
          <w:color w:val="000000" w:themeColor="text1"/>
          <w:lang w:val="en-GB"/>
        </w:rPr>
        <w:t>6</w:t>
      </w:r>
    </w:p>
    <w:p w14:paraId="73BBDDC2" w14:textId="77777777" w:rsidR="00725033" w:rsidRDefault="00725033" w:rsidP="00725033">
      <w:pPr>
        <w:pStyle w:val="H23"/>
        <w:ind w:left="0" w:right="300" w:firstLine="0"/>
        <w:rPr>
          <w:color w:val="000000" w:themeColor="text1"/>
          <w:lang w:val="en-GB"/>
        </w:rPr>
      </w:pPr>
      <w:r w:rsidRPr="00DE2C8C">
        <w:rPr>
          <w:color w:val="000000" w:themeColor="text1"/>
          <w:lang w:val="en-GB"/>
        </w:rPr>
        <w:t>Human resources: Deputy Special Representative of the Secretary-General/Resident Coordinator/ Humanitarian Coordinator (development pillar)</w:t>
      </w:r>
    </w:p>
    <w:p w14:paraId="0937414F" w14:textId="77777777" w:rsidR="00725033" w:rsidRPr="0043505E" w:rsidRDefault="00725033" w:rsidP="00725033"/>
    <w:tbl>
      <w:tblPr>
        <w:tblW w:w="5001" w:type="pct"/>
        <w:tblCellMar>
          <w:left w:w="0" w:type="dxa"/>
          <w:right w:w="0" w:type="dxa"/>
        </w:tblCellMar>
        <w:tblLook w:val="04A0" w:firstRow="1" w:lastRow="0" w:firstColumn="1" w:lastColumn="0" w:noHBand="0" w:noVBand="1"/>
      </w:tblPr>
      <w:tblGrid>
        <w:gridCol w:w="996"/>
        <w:gridCol w:w="1258"/>
        <w:gridCol w:w="801"/>
        <w:gridCol w:w="2995"/>
        <w:gridCol w:w="3792"/>
      </w:tblGrid>
      <w:tr w:rsidR="00725033" w:rsidRPr="00D635B0" w14:paraId="61FC68D9" w14:textId="77777777" w:rsidTr="0BA49A81">
        <w:trPr>
          <w:tblHeader/>
        </w:trPr>
        <w:tc>
          <w:tcPr>
            <w:tcW w:w="996" w:type="dxa"/>
            <w:tcBorders>
              <w:top w:val="single" w:sz="4" w:space="0" w:color="auto"/>
              <w:bottom w:val="single" w:sz="12" w:space="0" w:color="auto"/>
            </w:tcBorders>
            <w:shd w:val="clear" w:color="auto" w:fill="auto"/>
            <w:vAlign w:val="bottom"/>
          </w:tcPr>
          <w:p w14:paraId="27D1217B" w14:textId="77777777" w:rsidR="00725033" w:rsidRPr="00D635B0" w:rsidRDefault="00725033">
            <w:pPr>
              <w:spacing w:before="81" w:after="81" w:line="160" w:lineRule="exact"/>
              <w:ind w:left="144" w:right="40"/>
              <w:jc w:val="right"/>
              <w:rPr>
                <w:i/>
                <w:sz w:val="14"/>
              </w:rPr>
            </w:pPr>
          </w:p>
        </w:tc>
        <w:tc>
          <w:tcPr>
            <w:tcW w:w="1258" w:type="dxa"/>
            <w:tcBorders>
              <w:top w:val="single" w:sz="4" w:space="0" w:color="auto"/>
              <w:bottom w:val="single" w:sz="12" w:space="0" w:color="auto"/>
            </w:tcBorders>
            <w:shd w:val="clear" w:color="auto" w:fill="auto"/>
            <w:vAlign w:val="bottom"/>
          </w:tcPr>
          <w:p w14:paraId="1CFE44DA" w14:textId="77777777" w:rsidR="00725033" w:rsidRPr="00D635B0" w:rsidRDefault="00725033">
            <w:pPr>
              <w:spacing w:before="81" w:after="81" w:line="160" w:lineRule="exact"/>
              <w:ind w:left="144" w:right="40"/>
              <w:jc w:val="center"/>
              <w:rPr>
                <w:i/>
                <w:sz w:val="14"/>
              </w:rPr>
            </w:pPr>
            <w:r w:rsidRPr="00D635B0">
              <w:rPr>
                <w:i/>
                <w:sz w:val="14"/>
              </w:rPr>
              <w:t>Number/change</w:t>
            </w:r>
          </w:p>
        </w:tc>
        <w:tc>
          <w:tcPr>
            <w:tcW w:w="801" w:type="dxa"/>
            <w:tcBorders>
              <w:top w:val="single" w:sz="4" w:space="0" w:color="auto"/>
              <w:bottom w:val="single" w:sz="12" w:space="0" w:color="auto"/>
            </w:tcBorders>
            <w:shd w:val="clear" w:color="auto" w:fill="auto"/>
            <w:vAlign w:val="bottom"/>
          </w:tcPr>
          <w:p w14:paraId="61A41884" w14:textId="77777777" w:rsidR="00725033" w:rsidRPr="00D635B0" w:rsidRDefault="00725033">
            <w:pPr>
              <w:spacing w:before="81" w:after="81" w:line="160" w:lineRule="exact"/>
              <w:ind w:left="144" w:right="40"/>
              <w:rPr>
                <w:i/>
                <w:sz w:val="14"/>
              </w:rPr>
            </w:pPr>
            <w:r w:rsidRPr="00D635B0">
              <w:rPr>
                <w:i/>
                <w:sz w:val="14"/>
              </w:rPr>
              <w:t>Level</w:t>
            </w:r>
          </w:p>
        </w:tc>
        <w:tc>
          <w:tcPr>
            <w:tcW w:w="2995" w:type="dxa"/>
            <w:tcBorders>
              <w:top w:val="single" w:sz="4" w:space="0" w:color="auto"/>
              <w:bottom w:val="single" w:sz="12" w:space="0" w:color="auto"/>
            </w:tcBorders>
            <w:shd w:val="clear" w:color="auto" w:fill="auto"/>
            <w:vAlign w:val="bottom"/>
          </w:tcPr>
          <w:p w14:paraId="6F4D5811" w14:textId="77777777" w:rsidR="00725033" w:rsidRPr="00D635B0" w:rsidRDefault="00725033">
            <w:pPr>
              <w:spacing w:before="81" w:after="81" w:line="160" w:lineRule="exact"/>
              <w:ind w:left="144" w:right="40"/>
              <w:rPr>
                <w:i/>
                <w:sz w:val="14"/>
              </w:rPr>
            </w:pPr>
            <w:r w:rsidRPr="00D635B0">
              <w:rPr>
                <w:i/>
                <w:sz w:val="14"/>
              </w:rPr>
              <w:t>Functional title</w:t>
            </w:r>
          </w:p>
        </w:tc>
        <w:tc>
          <w:tcPr>
            <w:tcW w:w="3792" w:type="dxa"/>
            <w:tcBorders>
              <w:top w:val="single" w:sz="4" w:space="0" w:color="auto"/>
              <w:bottom w:val="single" w:sz="12" w:space="0" w:color="auto"/>
            </w:tcBorders>
            <w:shd w:val="clear" w:color="auto" w:fill="auto"/>
            <w:vAlign w:val="center"/>
          </w:tcPr>
          <w:p w14:paraId="05387565" w14:textId="77777777" w:rsidR="00725033" w:rsidRPr="00D635B0" w:rsidRDefault="00725033">
            <w:pPr>
              <w:spacing w:before="81" w:after="81" w:line="160" w:lineRule="exact"/>
              <w:ind w:left="144" w:right="40"/>
              <w:rPr>
                <w:i/>
                <w:sz w:val="14"/>
              </w:rPr>
            </w:pPr>
            <w:r w:rsidRPr="00D635B0">
              <w:rPr>
                <w:i/>
                <w:sz w:val="14"/>
              </w:rPr>
              <w:t>Action</w:t>
            </w:r>
          </w:p>
        </w:tc>
      </w:tr>
      <w:tr w:rsidR="00725033" w:rsidRPr="00D635B0" w14:paraId="48C29FE5" w14:textId="77777777" w:rsidTr="0BA49A81">
        <w:trPr>
          <w:trHeight w:hRule="exact" w:val="115"/>
          <w:tblHeader/>
        </w:trPr>
        <w:tc>
          <w:tcPr>
            <w:tcW w:w="996" w:type="dxa"/>
            <w:tcBorders>
              <w:top w:val="single" w:sz="12" w:space="0" w:color="auto"/>
            </w:tcBorders>
            <w:shd w:val="clear" w:color="auto" w:fill="auto"/>
            <w:vAlign w:val="bottom"/>
          </w:tcPr>
          <w:p w14:paraId="2B4F3FC6" w14:textId="77777777" w:rsidR="00725033" w:rsidRPr="00D635B0" w:rsidRDefault="00725033">
            <w:pPr>
              <w:spacing w:before="40" w:after="40" w:line="210" w:lineRule="exact"/>
              <w:ind w:right="40"/>
              <w:jc w:val="both"/>
              <w:rPr>
                <w:sz w:val="17"/>
              </w:rPr>
            </w:pPr>
          </w:p>
        </w:tc>
        <w:tc>
          <w:tcPr>
            <w:tcW w:w="1258" w:type="dxa"/>
            <w:tcBorders>
              <w:top w:val="single" w:sz="12" w:space="0" w:color="auto"/>
            </w:tcBorders>
            <w:shd w:val="clear" w:color="auto" w:fill="auto"/>
            <w:vAlign w:val="bottom"/>
          </w:tcPr>
          <w:p w14:paraId="1A4E5AD6" w14:textId="77777777" w:rsidR="00725033" w:rsidRPr="00D635B0" w:rsidRDefault="00725033">
            <w:pPr>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4AFF774B" w14:textId="77777777" w:rsidR="00725033" w:rsidRPr="00D635B0" w:rsidRDefault="00725033">
            <w:pPr>
              <w:spacing w:before="40" w:after="40" w:line="210" w:lineRule="exact"/>
              <w:ind w:left="144" w:right="40"/>
              <w:jc w:val="right"/>
              <w:rPr>
                <w:sz w:val="17"/>
              </w:rPr>
            </w:pPr>
          </w:p>
        </w:tc>
        <w:tc>
          <w:tcPr>
            <w:tcW w:w="2995" w:type="dxa"/>
            <w:tcBorders>
              <w:top w:val="single" w:sz="12" w:space="0" w:color="auto"/>
            </w:tcBorders>
            <w:shd w:val="clear" w:color="auto" w:fill="auto"/>
            <w:vAlign w:val="bottom"/>
          </w:tcPr>
          <w:p w14:paraId="459050E3" w14:textId="77777777" w:rsidR="00725033" w:rsidRPr="00D635B0" w:rsidRDefault="00725033">
            <w:pPr>
              <w:spacing w:before="40" w:after="40" w:line="210" w:lineRule="exact"/>
              <w:ind w:left="144" w:right="40"/>
              <w:jc w:val="right"/>
              <w:rPr>
                <w:sz w:val="17"/>
              </w:rPr>
            </w:pPr>
          </w:p>
        </w:tc>
        <w:tc>
          <w:tcPr>
            <w:tcW w:w="3792" w:type="dxa"/>
            <w:tcBorders>
              <w:top w:val="single" w:sz="12" w:space="0" w:color="auto"/>
            </w:tcBorders>
            <w:shd w:val="clear" w:color="auto" w:fill="auto"/>
            <w:vAlign w:val="bottom"/>
          </w:tcPr>
          <w:p w14:paraId="4C7BE9BC" w14:textId="77777777" w:rsidR="00725033" w:rsidRPr="00D635B0" w:rsidRDefault="00725033">
            <w:pPr>
              <w:spacing w:before="40" w:after="40" w:line="210" w:lineRule="exact"/>
              <w:ind w:left="144" w:right="40"/>
              <w:jc w:val="right"/>
              <w:rPr>
                <w:sz w:val="17"/>
              </w:rPr>
            </w:pPr>
          </w:p>
        </w:tc>
      </w:tr>
      <w:tr w:rsidR="00725033" w:rsidRPr="00D635B0" w14:paraId="6FE0B6C1" w14:textId="77777777" w:rsidTr="0BA49A81">
        <w:trPr>
          <w:trHeight w:val="377"/>
        </w:trPr>
        <w:tc>
          <w:tcPr>
            <w:tcW w:w="9842" w:type="dxa"/>
            <w:gridSpan w:val="5"/>
            <w:tcBorders>
              <w:top w:val="single" w:sz="4" w:space="0" w:color="auto"/>
            </w:tcBorders>
            <w:shd w:val="clear" w:color="auto" w:fill="auto"/>
          </w:tcPr>
          <w:p w14:paraId="6D7D02C8" w14:textId="77777777" w:rsidR="00725033" w:rsidRPr="00DC35C7" w:rsidRDefault="00725033">
            <w:pPr>
              <w:pStyle w:val="Default"/>
              <w:rPr>
                <w:rFonts w:eastAsia="Calibri"/>
                <w:b/>
                <w:bCs/>
                <w:color w:val="000000" w:themeColor="text1"/>
                <w:sz w:val="17"/>
              </w:rPr>
            </w:pPr>
            <w:r w:rsidRPr="00355827">
              <w:rPr>
                <w:rFonts w:ascii="Times New Roman" w:eastAsiaTheme="minorHAnsi" w:hAnsi="Times New Roman" w:cs="Times New Roman"/>
                <w:b/>
                <w:bCs/>
                <w:color w:val="000000" w:themeColor="text1"/>
                <w:spacing w:val="4"/>
                <w:w w:val="102"/>
                <w:kern w:val="14"/>
                <w:sz w:val="17"/>
                <w:szCs w:val="17"/>
                <w14:ligatures w14:val="standardContextual"/>
              </w:rPr>
              <w:t xml:space="preserve">Front Office </w:t>
            </w:r>
          </w:p>
        </w:tc>
      </w:tr>
      <w:tr w:rsidR="00725033" w:rsidRPr="00D635B0" w14:paraId="35A1620A" w14:textId="77777777" w:rsidTr="0BA49A81">
        <w:trPr>
          <w:trHeight w:val="360"/>
        </w:trPr>
        <w:tc>
          <w:tcPr>
            <w:tcW w:w="996" w:type="dxa"/>
            <w:shd w:val="clear" w:color="auto" w:fill="auto"/>
          </w:tcPr>
          <w:p w14:paraId="1ACFECF2" w14:textId="77777777" w:rsidR="00725033" w:rsidRPr="00D635B0" w:rsidRDefault="00725033">
            <w:pPr>
              <w:keepNext/>
              <w:keepLines/>
              <w:tabs>
                <w:tab w:val="left" w:pos="288"/>
                <w:tab w:val="left" w:pos="576"/>
                <w:tab w:val="left" w:pos="864"/>
                <w:tab w:val="left" w:pos="1152"/>
              </w:tabs>
              <w:spacing w:before="40" w:after="40" w:line="200" w:lineRule="exact"/>
              <w:ind w:right="43"/>
              <w:rPr>
                <w:sz w:val="17"/>
              </w:rPr>
            </w:pPr>
            <w:r>
              <w:rPr>
                <w:sz w:val="17"/>
              </w:rPr>
              <w:lastRenderedPageBreak/>
              <w:t>Post</w:t>
            </w:r>
          </w:p>
        </w:tc>
        <w:tc>
          <w:tcPr>
            <w:tcW w:w="1258" w:type="dxa"/>
            <w:shd w:val="clear" w:color="auto" w:fill="FFFFFF" w:themeFill="background1"/>
          </w:tcPr>
          <w:p w14:paraId="35C1C9DF" w14:textId="77777777" w:rsidR="00725033" w:rsidRDefault="00725033">
            <w:pPr>
              <w:keepNext/>
              <w:keepLines/>
              <w:tabs>
                <w:tab w:val="left" w:pos="288"/>
                <w:tab w:val="left" w:pos="576"/>
                <w:tab w:val="left" w:pos="864"/>
                <w:tab w:val="left" w:pos="1152"/>
              </w:tabs>
              <w:spacing w:before="40" w:after="40" w:line="200" w:lineRule="exact"/>
              <w:ind w:left="144" w:right="43"/>
              <w:jc w:val="right"/>
              <w:rPr>
                <w:rFonts w:eastAsia="Calibri"/>
                <w:sz w:val="17"/>
              </w:rPr>
            </w:pPr>
            <w:r>
              <w:rPr>
                <w:rFonts w:eastAsia="Calibri"/>
                <w:sz w:val="17"/>
              </w:rPr>
              <w:t>+1</w:t>
            </w:r>
          </w:p>
        </w:tc>
        <w:tc>
          <w:tcPr>
            <w:tcW w:w="801" w:type="dxa"/>
            <w:shd w:val="clear" w:color="auto" w:fill="FFFFFF" w:themeFill="background1"/>
          </w:tcPr>
          <w:p w14:paraId="666A2E33" w14:textId="77777777" w:rsidR="00725033" w:rsidRDefault="00725033">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eastAsia="Calibri"/>
                <w:sz w:val="17"/>
                <w:lang w:val="es-ES"/>
              </w:rPr>
              <w:t>P-3</w:t>
            </w:r>
          </w:p>
        </w:tc>
        <w:tc>
          <w:tcPr>
            <w:tcW w:w="2995" w:type="dxa"/>
            <w:shd w:val="clear" w:color="auto" w:fill="FFFFFF" w:themeFill="background1"/>
          </w:tcPr>
          <w:p w14:paraId="127B5197"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szCs w:val="17"/>
              </w:rPr>
              <w:t>Political Affairs Officer</w:t>
            </w:r>
          </w:p>
        </w:tc>
        <w:tc>
          <w:tcPr>
            <w:tcW w:w="3792" w:type="dxa"/>
            <w:shd w:val="clear" w:color="auto" w:fill="FFFFFF" w:themeFill="background1"/>
          </w:tcPr>
          <w:p w14:paraId="1FF5D963"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Pr>
                <w:rFonts w:eastAsia="Calibri"/>
                <w:sz w:val="17"/>
              </w:rPr>
              <w:t>Establishment</w:t>
            </w:r>
          </w:p>
        </w:tc>
      </w:tr>
      <w:tr w:rsidR="00725033" w:rsidRPr="00D635B0" w14:paraId="35EA18B2" w14:textId="77777777" w:rsidTr="0BA49A81">
        <w:trPr>
          <w:trHeight w:val="360"/>
        </w:trPr>
        <w:tc>
          <w:tcPr>
            <w:tcW w:w="996" w:type="dxa"/>
            <w:shd w:val="clear" w:color="auto" w:fill="auto"/>
          </w:tcPr>
          <w:p w14:paraId="0B3AE085" w14:textId="77777777" w:rsidR="00725033" w:rsidRDefault="0072503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D635B0">
              <w:rPr>
                <w:sz w:val="17"/>
              </w:rPr>
              <w:t>Post</w:t>
            </w:r>
          </w:p>
        </w:tc>
        <w:tc>
          <w:tcPr>
            <w:tcW w:w="1258" w:type="dxa"/>
            <w:shd w:val="clear" w:color="auto" w:fill="FFFFFF" w:themeFill="background1"/>
          </w:tcPr>
          <w:p w14:paraId="6CC3FB59" w14:textId="77777777" w:rsidR="00725033" w:rsidRPr="00DE2C8C" w:rsidRDefault="00725033">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szCs w:val="17"/>
              </w:rPr>
            </w:pPr>
            <w:r>
              <w:rPr>
                <w:rFonts w:eastAsia="Calibri"/>
                <w:sz w:val="17"/>
              </w:rPr>
              <w:t>+1</w:t>
            </w:r>
          </w:p>
        </w:tc>
        <w:tc>
          <w:tcPr>
            <w:tcW w:w="801" w:type="dxa"/>
            <w:shd w:val="clear" w:color="auto" w:fill="FFFFFF" w:themeFill="background1"/>
          </w:tcPr>
          <w:p w14:paraId="358E658A" w14:textId="77777777" w:rsidR="00725033" w:rsidRPr="00DE2C8C" w:rsidRDefault="00725033">
            <w:pPr>
              <w:keepNext/>
              <w:keepLines/>
              <w:tabs>
                <w:tab w:val="left" w:pos="288"/>
                <w:tab w:val="left" w:pos="576"/>
                <w:tab w:val="left" w:pos="864"/>
                <w:tab w:val="left" w:pos="1152"/>
              </w:tabs>
              <w:spacing w:before="40" w:after="40" w:line="200" w:lineRule="exact"/>
              <w:ind w:left="144" w:right="43"/>
              <w:rPr>
                <w:rFonts w:eastAsia="Calibri"/>
                <w:color w:val="000000" w:themeColor="text1"/>
                <w:sz w:val="17"/>
                <w:szCs w:val="17"/>
                <w:lang w:val="en-US"/>
              </w:rPr>
            </w:pPr>
            <w:r>
              <w:rPr>
                <w:rFonts w:eastAsia="Calibri"/>
                <w:sz w:val="17"/>
                <w:lang w:val="es-ES"/>
              </w:rPr>
              <w:t>NPO</w:t>
            </w:r>
          </w:p>
        </w:tc>
        <w:tc>
          <w:tcPr>
            <w:tcW w:w="2995" w:type="dxa"/>
            <w:shd w:val="clear" w:color="auto" w:fill="FFFFFF" w:themeFill="background1"/>
          </w:tcPr>
          <w:p w14:paraId="32DA41AA" w14:textId="2F665174" w:rsidR="00725033" w:rsidRPr="00DE2C8C" w:rsidRDefault="00C07B04" w:rsidP="00C07B04">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C07B04">
              <w:rPr>
                <w:rFonts w:eastAsia="Calibri"/>
                <w:color w:val="000000" w:themeColor="text1"/>
                <w:sz w:val="17"/>
                <w:szCs w:val="17"/>
              </w:rPr>
              <w:t>Assistant Coordination</w:t>
            </w:r>
            <w:r w:rsidR="00725033" w:rsidRPr="0BA49A81">
              <w:rPr>
                <w:rFonts w:eastAsia="Calibri"/>
                <w:color w:val="000000" w:themeColor="text1"/>
                <w:sz w:val="17"/>
                <w:szCs w:val="17"/>
              </w:rPr>
              <w:t xml:space="preserve"> Officer</w:t>
            </w:r>
            <w:r w:rsidR="00725033" w:rsidRPr="0BA49A81">
              <w:rPr>
                <w:rFonts w:eastAsia="Calibri"/>
                <w:sz w:val="17"/>
                <w:szCs w:val="17"/>
              </w:rPr>
              <w:t xml:space="preserve"> </w:t>
            </w:r>
          </w:p>
        </w:tc>
        <w:tc>
          <w:tcPr>
            <w:tcW w:w="3792" w:type="dxa"/>
            <w:shd w:val="clear" w:color="auto" w:fill="FFFFFF" w:themeFill="background1"/>
          </w:tcPr>
          <w:p w14:paraId="7A15EB20"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sz w:val="17"/>
              </w:rPr>
              <w:t>Establishment</w:t>
            </w:r>
          </w:p>
        </w:tc>
      </w:tr>
      <w:tr w:rsidR="00540DE2" w:rsidRPr="00D635B0" w14:paraId="40ABDC8A" w14:textId="77777777" w:rsidTr="0BA49A81">
        <w:trPr>
          <w:trHeight w:val="360"/>
        </w:trPr>
        <w:tc>
          <w:tcPr>
            <w:tcW w:w="996" w:type="dxa"/>
            <w:shd w:val="clear" w:color="auto" w:fill="auto"/>
          </w:tcPr>
          <w:p w14:paraId="0CBDD175" w14:textId="319096CE" w:rsidR="00540DE2" w:rsidRPr="00D635B0" w:rsidRDefault="00540DE2" w:rsidP="00540DE2">
            <w:pPr>
              <w:keepNext/>
              <w:keepLines/>
              <w:tabs>
                <w:tab w:val="left" w:pos="288"/>
                <w:tab w:val="left" w:pos="576"/>
                <w:tab w:val="left" w:pos="864"/>
                <w:tab w:val="left" w:pos="1152"/>
              </w:tabs>
              <w:spacing w:before="40" w:after="40" w:line="200" w:lineRule="exact"/>
              <w:ind w:right="43"/>
              <w:rPr>
                <w:sz w:val="17"/>
              </w:rPr>
            </w:pPr>
            <w:r w:rsidRPr="00D635B0">
              <w:rPr>
                <w:sz w:val="17"/>
              </w:rPr>
              <w:t>Post</w:t>
            </w:r>
          </w:p>
        </w:tc>
        <w:tc>
          <w:tcPr>
            <w:tcW w:w="1258" w:type="dxa"/>
            <w:shd w:val="clear" w:color="auto" w:fill="FFFFFF" w:themeFill="background1"/>
          </w:tcPr>
          <w:p w14:paraId="69191F03" w14:textId="5BCD83A1" w:rsidR="00540DE2" w:rsidRDefault="00540DE2" w:rsidP="000C268F">
            <w:pPr>
              <w:keepNext/>
              <w:keepLines/>
              <w:tabs>
                <w:tab w:val="left" w:pos="288"/>
                <w:tab w:val="left" w:pos="576"/>
                <w:tab w:val="left" w:pos="864"/>
                <w:tab w:val="left" w:pos="1152"/>
              </w:tabs>
              <w:spacing w:before="40" w:after="40" w:line="200" w:lineRule="exact"/>
              <w:ind w:left="144" w:right="43"/>
              <w:jc w:val="right"/>
              <w:rPr>
                <w:rFonts w:eastAsia="Calibri"/>
                <w:sz w:val="17"/>
              </w:rPr>
            </w:pPr>
            <w:r>
              <w:rPr>
                <w:rFonts w:eastAsia="Calibri"/>
                <w:color w:val="000000" w:themeColor="text1"/>
                <w:sz w:val="17"/>
              </w:rPr>
              <w:t>+1</w:t>
            </w:r>
          </w:p>
        </w:tc>
        <w:tc>
          <w:tcPr>
            <w:tcW w:w="801" w:type="dxa"/>
            <w:shd w:val="clear" w:color="auto" w:fill="FFFFFF" w:themeFill="background1"/>
          </w:tcPr>
          <w:p w14:paraId="03C7A80F" w14:textId="009A2AFA" w:rsidR="00540DE2" w:rsidRDefault="00540DE2" w:rsidP="00540DE2">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eastAsia="Calibri"/>
                <w:sz w:val="17"/>
                <w:lang w:val="es-ES"/>
              </w:rPr>
              <w:t>NPO</w:t>
            </w:r>
          </w:p>
        </w:tc>
        <w:tc>
          <w:tcPr>
            <w:tcW w:w="2995" w:type="dxa"/>
            <w:shd w:val="clear" w:color="auto" w:fill="FFFFFF" w:themeFill="background1"/>
          </w:tcPr>
          <w:p w14:paraId="1D87057E" w14:textId="0BC05222" w:rsidR="00540DE2" w:rsidRPr="00DE2C8C" w:rsidRDefault="00540DE2" w:rsidP="00540DE2">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color w:val="000000" w:themeColor="text1"/>
                <w:sz w:val="17"/>
              </w:rPr>
              <w:t>Coordination Officer</w:t>
            </w:r>
          </w:p>
        </w:tc>
        <w:tc>
          <w:tcPr>
            <w:tcW w:w="3792" w:type="dxa"/>
            <w:shd w:val="clear" w:color="auto" w:fill="FFFFFF" w:themeFill="background1"/>
          </w:tcPr>
          <w:p w14:paraId="5FEA7588" w14:textId="7D70D905" w:rsidR="00540DE2" w:rsidRDefault="000D73F2" w:rsidP="00540DE2">
            <w:pPr>
              <w:tabs>
                <w:tab w:val="left" w:pos="288"/>
                <w:tab w:val="left" w:pos="576"/>
                <w:tab w:val="left" w:pos="864"/>
                <w:tab w:val="left" w:pos="1152"/>
              </w:tabs>
              <w:spacing w:before="40" w:after="81" w:line="210" w:lineRule="exact"/>
              <w:ind w:left="144" w:right="43"/>
              <w:rPr>
                <w:rFonts w:eastAsia="Calibri"/>
                <w:sz w:val="17"/>
              </w:rPr>
            </w:pPr>
            <w:r>
              <w:rPr>
                <w:rFonts w:eastAsia="Calibri"/>
                <w:color w:val="000000" w:themeColor="text1"/>
                <w:sz w:val="17"/>
              </w:rPr>
              <w:t xml:space="preserve">Reassignment from Office of the DSRSG </w:t>
            </w:r>
            <w:r w:rsidR="00322ABC">
              <w:rPr>
                <w:rFonts w:eastAsia="Calibri"/>
                <w:color w:val="000000" w:themeColor="text1"/>
                <w:sz w:val="17"/>
              </w:rPr>
              <w:t>(</w:t>
            </w:r>
            <w:r>
              <w:rPr>
                <w:rFonts w:eastAsia="Calibri"/>
                <w:color w:val="000000" w:themeColor="text1"/>
                <w:sz w:val="17"/>
              </w:rPr>
              <w:t>Political</w:t>
            </w:r>
            <w:r w:rsidR="00322ABC">
              <w:rPr>
                <w:rFonts w:eastAsia="Calibri"/>
                <w:color w:val="000000" w:themeColor="text1"/>
                <w:sz w:val="17"/>
              </w:rPr>
              <w:t xml:space="preserve"> Affairs)</w:t>
            </w:r>
          </w:p>
        </w:tc>
      </w:tr>
      <w:tr w:rsidR="00540DE2" w:rsidRPr="00D635B0" w14:paraId="516A147A" w14:textId="77777777" w:rsidTr="0BA49A81">
        <w:trPr>
          <w:trHeight w:val="360"/>
        </w:trPr>
        <w:tc>
          <w:tcPr>
            <w:tcW w:w="996" w:type="dxa"/>
            <w:shd w:val="clear" w:color="auto" w:fill="auto"/>
          </w:tcPr>
          <w:p w14:paraId="70C2380E" w14:textId="77777777" w:rsidR="00540DE2" w:rsidRPr="00D635B0" w:rsidRDefault="00540DE2" w:rsidP="00540DE2">
            <w:pPr>
              <w:keepNext/>
              <w:keepLines/>
              <w:tabs>
                <w:tab w:val="left" w:pos="288"/>
                <w:tab w:val="left" w:pos="576"/>
                <w:tab w:val="left" w:pos="864"/>
                <w:tab w:val="left" w:pos="1152"/>
              </w:tabs>
              <w:spacing w:before="40" w:after="40" w:line="200" w:lineRule="exact"/>
              <w:ind w:right="43"/>
              <w:rPr>
                <w:sz w:val="17"/>
              </w:rPr>
            </w:pPr>
            <w:r>
              <w:rPr>
                <w:sz w:val="17"/>
              </w:rPr>
              <w:t>Position</w:t>
            </w:r>
          </w:p>
        </w:tc>
        <w:tc>
          <w:tcPr>
            <w:tcW w:w="1258" w:type="dxa"/>
            <w:shd w:val="clear" w:color="auto" w:fill="FFFFFF" w:themeFill="background1"/>
          </w:tcPr>
          <w:p w14:paraId="65ED77A8" w14:textId="77777777" w:rsidR="00540DE2" w:rsidRDefault="00540DE2" w:rsidP="00540DE2">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467310">
              <w:rPr>
                <w:rFonts w:eastAsia="Calibri"/>
                <w:color w:val="000000" w:themeColor="text1"/>
                <w:sz w:val="17"/>
              </w:rPr>
              <w:t>-</w:t>
            </w:r>
          </w:p>
        </w:tc>
        <w:tc>
          <w:tcPr>
            <w:tcW w:w="801" w:type="dxa"/>
            <w:shd w:val="clear" w:color="auto" w:fill="FFFFFF" w:themeFill="background1"/>
          </w:tcPr>
          <w:p w14:paraId="62144A8F" w14:textId="77777777" w:rsidR="00540DE2" w:rsidRDefault="00540DE2" w:rsidP="00540DE2">
            <w:pPr>
              <w:tabs>
                <w:tab w:val="left" w:pos="288"/>
                <w:tab w:val="left" w:pos="576"/>
                <w:tab w:val="left" w:pos="864"/>
                <w:tab w:val="left" w:pos="1152"/>
              </w:tabs>
              <w:spacing w:before="40" w:after="40" w:line="200" w:lineRule="exact"/>
              <w:ind w:left="144" w:right="43"/>
              <w:rPr>
                <w:rFonts w:eastAsia="Calibri"/>
                <w:sz w:val="17"/>
                <w:lang w:val="es-ES"/>
              </w:rPr>
            </w:pPr>
            <w:r w:rsidRPr="00DE2C8C">
              <w:rPr>
                <w:rFonts w:eastAsia="Calibri"/>
                <w:color w:val="000000" w:themeColor="text1"/>
                <w:sz w:val="17"/>
              </w:rPr>
              <w:t>P-5</w:t>
            </w:r>
          </w:p>
        </w:tc>
        <w:tc>
          <w:tcPr>
            <w:tcW w:w="2995" w:type="dxa"/>
            <w:shd w:val="clear" w:color="auto" w:fill="FFFFFF" w:themeFill="background1"/>
          </w:tcPr>
          <w:p w14:paraId="3F7D4AAF" w14:textId="77777777" w:rsidR="00540DE2" w:rsidRPr="00DE2C8C" w:rsidRDefault="00540DE2" w:rsidP="00540DE2">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rPr>
              <w:t>Senior Programme Management Office</w:t>
            </w:r>
          </w:p>
        </w:tc>
        <w:tc>
          <w:tcPr>
            <w:tcW w:w="3792" w:type="dxa"/>
            <w:shd w:val="clear" w:color="auto" w:fill="FFFFFF" w:themeFill="background1"/>
          </w:tcPr>
          <w:p w14:paraId="44A6E348" w14:textId="77777777" w:rsidR="00540DE2" w:rsidRDefault="00540DE2" w:rsidP="00540DE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Continuation</w:t>
            </w:r>
          </w:p>
        </w:tc>
      </w:tr>
      <w:tr w:rsidR="00540DE2" w:rsidRPr="00D635B0" w14:paraId="13D28744" w14:textId="77777777" w:rsidTr="0BA49A81">
        <w:trPr>
          <w:trHeight w:val="360"/>
        </w:trPr>
        <w:tc>
          <w:tcPr>
            <w:tcW w:w="996" w:type="dxa"/>
            <w:shd w:val="clear" w:color="auto" w:fill="auto"/>
          </w:tcPr>
          <w:p w14:paraId="07513CCD" w14:textId="407AB8FA" w:rsidR="00540DE2" w:rsidRDefault="00540DE2" w:rsidP="00540DE2">
            <w:pPr>
              <w:keepNext/>
              <w:keepLines/>
              <w:tabs>
                <w:tab w:val="left" w:pos="288"/>
                <w:tab w:val="left" w:pos="576"/>
                <w:tab w:val="left" w:pos="864"/>
                <w:tab w:val="left" w:pos="1152"/>
              </w:tabs>
              <w:spacing w:before="40" w:after="40" w:line="200" w:lineRule="exact"/>
              <w:ind w:right="43"/>
              <w:rPr>
                <w:sz w:val="17"/>
              </w:rPr>
            </w:pPr>
            <w:r w:rsidRPr="000B4137">
              <w:rPr>
                <w:sz w:val="17"/>
              </w:rPr>
              <w:t>Position</w:t>
            </w:r>
          </w:p>
        </w:tc>
        <w:tc>
          <w:tcPr>
            <w:tcW w:w="1258" w:type="dxa"/>
            <w:shd w:val="clear" w:color="auto" w:fill="FFFFFF" w:themeFill="background1"/>
          </w:tcPr>
          <w:p w14:paraId="5296261D" w14:textId="3F173300" w:rsidR="00540DE2" w:rsidRPr="00467310" w:rsidRDefault="00540DE2" w:rsidP="00540DE2">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467310">
              <w:rPr>
                <w:rFonts w:eastAsia="Calibri"/>
                <w:color w:val="000000" w:themeColor="text1"/>
                <w:sz w:val="17"/>
              </w:rPr>
              <w:t>-</w:t>
            </w:r>
          </w:p>
        </w:tc>
        <w:tc>
          <w:tcPr>
            <w:tcW w:w="801" w:type="dxa"/>
            <w:shd w:val="clear" w:color="auto" w:fill="FFFFFF" w:themeFill="background1"/>
          </w:tcPr>
          <w:p w14:paraId="654115BA" w14:textId="780C5B37" w:rsidR="00540DE2" w:rsidRPr="00DE2C8C" w:rsidRDefault="00540DE2" w:rsidP="00540DE2">
            <w:pPr>
              <w:tabs>
                <w:tab w:val="left" w:pos="288"/>
                <w:tab w:val="left" w:pos="576"/>
                <w:tab w:val="left" w:pos="864"/>
                <w:tab w:val="left" w:pos="1152"/>
              </w:tabs>
              <w:spacing w:before="40" w:after="40" w:line="200" w:lineRule="exact"/>
              <w:ind w:left="144" w:right="43"/>
              <w:rPr>
                <w:rFonts w:eastAsia="Calibri"/>
                <w:color w:val="000000" w:themeColor="text1"/>
                <w:sz w:val="17"/>
              </w:rPr>
            </w:pPr>
            <w:r>
              <w:rPr>
                <w:rFonts w:eastAsia="Calibri"/>
                <w:sz w:val="17"/>
                <w:lang w:val="es-ES"/>
              </w:rPr>
              <w:t>NPO</w:t>
            </w:r>
          </w:p>
        </w:tc>
        <w:tc>
          <w:tcPr>
            <w:tcW w:w="2995" w:type="dxa"/>
            <w:shd w:val="clear" w:color="auto" w:fill="FFFFFF" w:themeFill="background1"/>
          </w:tcPr>
          <w:p w14:paraId="0CEB6FB1" w14:textId="45426F77" w:rsidR="00540DE2" w:rsidRPr="00DE2C8C" w:rsidRDefault="00E229B5" w:rsidP="00540DE2">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E229B5">
              <w:rPr>
                <w:rFonts w:eastAsia="Calibri"/>
                <w:color w:val="000000" w:themeColor="text1"/>
                <w:sz w:val="17"/>
              </w:rPr>
              <w:t xml:space="preserve">Associate Programme Management </w:t>
            </w:r>
            <w:r w:rsidRPr="00DE2C8C">
              <w:rPr>
                <w:rFonts w:eastAsia="Calibri"/>
                <w:color w:val="000000" w:themeColor="text1"/>
                <w:sz w:val="17"/>
              </w:rPr>
              <w:t>Officer</w:t>
            </w:r>
            <w:r w:rsidRPr="00DE2C8C" w:rsidDel="00E229B5">
              <w:rPr>
                <w:rFonts w:eastAsia="Calibri"/>
                <w:color w:val="000000" w:themeColor="text1"/>
                <w:sz w:val="17"/>
              </w:rPr>
              <w:t xml:space="preserve"> </w:t>
            </w:r>
          </w:p>
        </w:tc>
        <w:tc>
          <w:tcPr>
            <w:tcW w:w="3792" w:type="dxa"/>
            <w:shd w:val="clear" w:color="auto" w:fill="FFFFFF" w:themeFill="background1"/>
          </w:tcPr>
          <w:p w14:paraId="3F289B17" w14:textId="5FD34AF5" w:rsidR="00540DE2" w:rsidRPr="00DE2C8C" w:rsidRDefault="00540DE2" w:rsidP="00540DE2">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5075BD">
              <w:rPr>
                <w:rFonts w:eastAsia="Calibri"/>
                <w:color w:val="000000" w:themeColor="text1"/>
                <w:sz w:val="17"/>
              </w:rPr>
              <w:t>Continuation</w:t>
            </w:r>
          </w:p>
        </w:tc>
      </w:tr>
      <w:tr w:rsidR="00540DE2" w:rsidRPr="00D635B0" w14:paraId="7F43BEB9" w14:textId="77777777" w:rsidTr="0BA49A81">
        <w:trPr>
          <w:trHeight w:val="360"/>
        </w:trPr>
        <w:tc>
          <w:tcPr>
            <w:tcW w:w="996" w:type="dxa"/>
            <w:shd w:val="clear" w:color="auto" w:fill="auto"/>
          </w:tcPr>
          <w:p w14:paraId="66ACE02E" w14:textId="47EF7876" w:rsidR="00540DE2" w:rsidRDefault="00540DE2" w:rsidP="00540DE2">
            <w:pPr>
              <w:keepNext/>
              <w:keepLines/>
              <w:tabs>
                <w:tab w:val="left" w:pos="288"/>
                <w:tab w:val="left" w:pos="576"/>
                <w:tab w:val="left" w:pos="864"/>
                <w:tab w:val="left" w:pos="1152"/>
              </w:tabs>
              <w:spacing w:before="40" w:after="40" w:line="200" w:lineRule="exact"/>
              <w:ind w:right="43"/>
              <w:rPr>
                <w:sz w:val="17"/>
              </w:rPr>
            </w:pPr>
            <w:r w:rsidRPr="000B4137">
              <w:rPr>
                <w:sz w:val="17"/>
              </w:rPr>
              <w:t>Position</w:t>
            </w:r>
          </w:p>
        </w:tc>
        <w:tc>
          <w:tcPr>
            <w:tcW w:w="1258" w:type="dxa"/>
            <w:shd w:val="clear" w:color="auto" w:fill="FFFFFF" w:themeFill="background1"/>
          </w:tcPr>
          <w:p w14:paraId="11212F30" w14:textId="48ED3071" w:rsidR="00540DE2" w:rsidRPr="00467310" w:rsidRDefault="00540DE2" w:rsidP="00540DE2">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467310">
              <w:rPr>
                <w:rFonts w:eastAsia="Calibri"/>
                <w:color w:val="000000" w:themeColor="text1"/>
                <w:sz w:val="17"/>
              </w:rPr>
              <w:t>-</w:t>
            </w:r>
          </w:p>
        </w:tc>
        <w:tc>
          <w:tcPr>
            <w:tcW w:w="801" w:type="dxa"/>
            <w:shd w:val="clear" w:color="auto" w:fill="FFFFFF" w:themeFill="background1"/>
          </w:tcPr>
          <w:p w14:paraId="411BFC2F" w14:textId="156BEE6D" w:rsidR="00540DE2" w:rsidRPr="00DE2C8C" w:rsidRDefault="00560B7E" w:rsidP="00540DE2">
            <w:pPr>
              <w:tabs>
                <w:tab w:val="left" w:pos="288"/>
                <w:tab w:val="left" w:pos="576"/>
                <w:tab w:val="left" w:pos="864"/>
                <w:tab w:val="left" w:pos="1152"/>
              </w:tabs>
              <w:spacing w:before="40" w:after="40" w:line="200" w:lineRule="exact"/>
              <w:ind w:left="144" w:right="43"/>
              <w:rPr>
                <w:rFonts w:eastAsia="Calibri"/>
                <w:color w:val="000000" w:themeColor="text1"/>
                <w:sz w:val="17"/>
              </w:rPr>
            </w:pPr>
            <w:r>
              <w:rPr>
                <w:rFonts w:eastAsia="Calibri"/>
                <w:sz w:val="17"/>
                <w:lang w:val="es-ES"/>
              </w:rPr>
              <w:t>LL</w:t>
            </w:r>
          </w:p>
        </w:tc>
        <w:tc>
          <w:tcPr>
            <w:tcW w:w="2995" w:type="dxa"/>
            <w:shd w:val="clear" w:color="auto" w:fill="FFFFFF" w:themeFill="background1"/>
          </w:tcPr>
          <w:p w14:paraId="69A6764E" w14:textId="20BAF4BC" w:rsidR="00540DE2" w:rsidRPr="00DE2C8C" w:rsidRDefault="00E229B5" w:rsidP="00540DE2">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rPr>
              <w:t xml:space="preserve">Data Analysis Assistant </w:t>
            </w:r>
          </w:p>
        </w:tc>
        <w:tc>
          <w:tcPr>
            <w:tcW w:w="3792" w:type="dxa"/>
            <w:shd w:val="clear" w:color="auto" w:fill="FFFFFF" w:themeFill="background1"/>
          </w:tcPr>
          <w:p w14:paraId="3215895F" w14:textId="2A2511B8" w:rsidR="00540DE2" w:rsidRPr="00DE2C8C" w:rsidRDefault="00540DE2" w:rsidP="00540DE2">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5075BD">
              <w:rPr>
                <w:rFonts w:eastAsia="Calibri"/>
                <w:color w:val="000000" w:themeColor="text1"/>
                <w:sz w:val="17"/>
              </w:rPr>
              <w:t>Continuation</w:t>
            </w:r>
          </w:p>
        </w:tc>
      </w:tr>
      <w:tr w:rsidR="00540DE2" w:rsidRPr="00D635B0" w14:paraId="42252E1E" w14:textId="77777777" w:rsidTr="0BA49A81">
        <w:trPr>
          <w:trHeight w:val="360"/>
        </w:trPr>
        <w:tc>
          <w:tcPr>
            <w:tcW w:w="996" w:type="dxa"/>
            <w:shd w:val="clear" w:color="auto" w:fill="auto"/>
          </w:tcPr>
          <w:p w14:paraId="6DA0658F" w14:textId="77777777" w:rsidR="00540DE2" w:rsidRPr="00D635B0" w:rsidRDefault="00540DE2" w:rsidP="00540DE2">
            <w:pPr>
              <w:keepNext/>
              <w:keepLines/>
              <w:tabs>
                <w:tab w:val="left" w:pos="288"/>
                <w:tab w:val="left" w:pos="576"/>
                <w:tab w:val="left" w:pos="864"/>
                <w:tab w:val="left" w:pos="1152"/>
              </w:tabs>
              <w:spacing w:before="40" w:after="40" w:line="200" w:lineRule="exact"/>
              <w:ind w:right="43"/>
              <w:rPr>
                <w:sz w:val="17"/>
              </w:rPr>
            </w:pPr>
            <w:r w:rsidRPr="000B4137">
              <w:rPr>
                <w:sz w:val="17"/>
              </w:rPr>
              <w:t>Position</w:t>
            </w:r>
          </w:p>
        </w:tc>
        <w:tc>
          <w:tcPr>
            <w:tcW w:w="1258" w:type="dxa"/>
            <w:shd w:val="clear" w:color="auto" w:fill="FFFFFF" w:themeFill="background1"/>
          </w:tcPr>
          <w:p w14:paraId="3D65059A" w14:textId="77777777" w:rsidR="00540DE2" w:rsidRDefault="00540DE2" w:rsidP="00540DE2">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467310">
              <w:rPr>
                <w:rFonts w:eastAsia="Calibri"/>
                <w:color w:val="000000" w:themeColor="text1"/>
                <w:sz w:val="17"/>
              </w:rPr>
              <w:t>-</w:t>
            </w:r>
          </w:p>
        </w:tc>
        <w:tc>
          <w:tcPr>
            <w:tcW w:w="801" w:type="dxa"/>
            <w:shd w:val="clear" w:color="auto" w:fill="FFFFFF" w:themeFill="background1"/>
          </w:tcPr>
          <w:p w14:paraId="6794B916" w14:textId="77777777" w:rsidR="00540DE2" w:rsidRDefault="00540DE2" w:rsidP="00540DE2">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eastAsia="Calibri"/>
                <w:sz w:val="17"/>
                <w:lang w:val="es-ES"/>
              </w:rPr>
              <w:t>P-4</w:t>
            </w:r>
          </w:p>
        </w:tc>
        <w:tc>
          <w:tcPr>
            <w:tcW w:w="2995" w:type="dxa"/>
            <w:shd w:val="clear" w:color="auto" w:fill="FFFFFF" w:themeFill="background1"/>
          </w:tcPr>
          <w:p w14:paraId="4F8D8085" w14:textId="77777777" w:rsidR="00540DE2" w:rsidRPr="00DE2C8C" w:rsidRDefault="00540DE2" w:rsidP="00540DE2">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rPr>
              <w:t>Coordination Officer</w:t>
            </w:r>
          </w:p>
        </w:tc>
        <w:tc>
          <w:tcPr>
            <w:tcW w:w="3792" w:type="dxa"/>
            <w:shd w:val="clear" w:color="auto" w:fill="FFFFFF" w:themeFill="background1"/>
          </w:tcPr>
          <w:p w14:paraId="02884E01" w14:textId="77777777" w:rsidR="00540DE2" w:rsidRDefault="00540DE2" w:rsidP="00540DE2">
            <w:pPr>
              <w:tabs>
                <w:tab w:val="left" w:pos="288"/>
                <w:tab w:val="left" w:pos="576"/>
                <w:tab w:val="left" w:pos="864"/>
                <w:tab w:val="left" w:pos="1152"/>
              </w:tabs>
              <w:spacing w:before="40" w:after="81" w:line="210" w:lineRule="exact"/>
              <w:ind w:left="144" w:right="43"/>
              <w:rPr>
                <w:rFonts w:eastAsia="Calibri"/>
                <w:sz w:val="17"/>
              </w:rPr>
            </w:pPr>
            <w:r w:rsidRPr="005075BD">
              <w:rPr>
                <w:rFonts w:eastAsia="Calibri"/>
                <w:color w:val="000000" w:themeColor="text1"/>
                <w:sz w:val="17"/>
              </w:rPr>
              <w:t>Continuation</w:t>
            </w:r>
          </w:p>
        </w:tc>
      </w:tr>
      <w:tr w:rsidR="00540DE2" w:rsidRPr="00D635B0" w14:paraId="7E4DF486" w14:textId="77777777" w:rsidTr="0BA49A81">
        <w:trPr>
          <w:trHeight w:val="360"/>
        </w:trPr>
        <w:tc>
          <w:tcPr>
            <w:tcW w:w="996" w:type="dxa"/>
            <w:tcBorders>
              <w:bottom w:val="single" w:sz="4" w:space="0" w:color="auto"/>
            </w:tcBorders>
            <w:shd w:val="clear" w:color="auto" w:fill="auto"/>
          </w:tcPr>
          <w:p w14:paraId="6CDED991" w14:textId="77777777" w:rsidR="00540DE2" w:rsidRPr="00D635B0" w:rsidRDefault="00540DE2" w:rsidP="00540DE2">
            <w:pPr>
              <w:keepNext/>
              <w:keepLines/>
              <w:tabs>
                <w:tab w:val="left" w:pos="288"/>
                <w:tab w:val="left" w:pos="576"/>
                <w:tab w:val="left" w:pos="864"/>
                <w:tab w:val="left" w:pos="1152"/>
              </w:tabs>
              <w:spacing w:before="40" w:after="40" w:line="200" w:lineRule="exact"/>
              <w:ind w:left="288" w:right="43"/>
              <w:rPr>
                <w:sz w:val="17"/>
              </w:rPr>
            </w:pPr>
            <w:r w:rsidRPr="005228FB">
              <w:rPr>
                <w:b/>
                <w:sz w:val="17"/>
              </w:rPr>
              <w:t>Subtotal</w:t>
            </w:r>
          </w:p>
        </w:tc>
        <w:tc>
          <w:tcPr>
            <w:tcW w:w="1258" w:type="dxa"/>
            <w:tcBorders>
              <w:bottom w:val="single" w:sz="4" w:space="0" w:color="auto"/>
            </w:tcBorders>
            <w:shd w:val="clear" w:color="auto" w:fill="FFFFFF" w:themeFill="background1"/>
          </w:tcPr>
          <w:p w14:paraId="3C4D8850" w14:textId="77777777" w:rsidR="00540DE2" w:rsidRPr="001E18BB" w:rsidRDefault="00540DE2" w:rsidP="00540DE2">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1E18BB">
              <w:rPr>
                <w:rFonts w:eastAsia="Calibri"/>
                <w:b/>
                <w:bCs/>
                <w:sz w:val="17"/>
              </w:rPr>
              <w:t>+3</w:t>
            </w:r>
          </w:p>
        </w:tc>
        <w:tc>
          <w:tcPr>
            <w:tcW w:w="801" w:type="dxa"/>
            <w:tcBorders>
              <w:bottom w:val="single" w:sz="4" w:space="0" w:color="auto"/>
            </w:tcBorders>
            <w:shd w:val="clear" w:color="auto" w:fill="FFFFFF" w:themeFill="background1"/>
          </w:tcPr>
          <w:p w14:paraId="057329A0" w14:textId="77777777" w:rsidR="00540DE2" w:rsidRDefault="00540DE2" w:rsidP="00540DE2">
            <w:pPr>
              <w:keepNext/>
              <w:keepLines/>
              <w:tabs>
                <w:tab w:val="left" w:pos="288"/>
                <w:tab w:val="left" w:pos="576"/>
                <w:tab w:val="left" w:pos="864"/>
                <w:tab w:val="left" w:pos="1152"/>
              </w:tabs>
              <w:spacing w:before="40" w:after="40" w:line="200" w:lineRule="exact"/>
              <w:ind w:left="144" w:right="43"/>
              <w:rPr>
                <w:rFonts w:eastAsia="Calibri"/>
                <w:sz w:val="17"/>
                <w:lang w:val="es-ES"/>
              </w:rPr>
            </w:pPr>
          </w:p>
        </w:tc>
        <w:tc>
          <w:tcPr>
            <w:tcW w:w="2995" w:type="dxa"/>
            <w:tcBorders>
              <w:bottom w:val="single" w:sz="4" w:space="0" w:color="auto"/>
            </w:tcBorders>
            <w:shd w:val="clear" w:color="auto" w:fill="FFFFFF" w:themeFill="background1"/>
          </w:tcPr>
          <w:p w14:paraId="2E109A52" w14:textId="77777777" w:rsidR="00540DE2" w:rsidRPr="00DE2C8C" w:rsidRDefault="00540DE2" w:rsidP="00540DE2">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c>
          <w:tcPr>
            <w:tcW w:w="3792" w:type="dxa"/>
            <w:tcBorders>
              <w:bottom w:val="single" w:sz="4" w:space="0" w:color="auto"/>
            </w:tcBorders>
            <w:shd w:val="clear" w:color="auto" w:fill="FFFFFF" w:themeFill="background1"/>
          </w:tcPr>
          <w:p w14:paraId="4DFD024C" w14:textId="77777777" w:rsidR="00540DE2" w:rsidRPr="00D635B0" w:rsidRDefault="00540DE2" w:rsidP="00540DE2">
            <w:pPr>
              <w:tabs>
                <w:tab w:val="left" w:pos="288"/>
                <w:tab w:val="left" w:pos="576"/>
                <w:tab w:val="left" w:pos="864"/>
                <w:tab w:val="left" w:pos="1152"/>
              </w:tabs>
              <w:spacing w:before="40" w:after="81" w:line="210" w:lineRule="exact"/>
              <w:ind w:left="144" w:right="43"/>
              <w:rPr>
                <w:rFonts w:eastAsia="Calibri"/>
                <w:sz w:val="17"/>
              </w:rPr>
            </w:pPr>
          </w:p>
        </w:tc>
      </w:tr>
      <w:tr w:rsidR="00540DE2" w:rsidRPr="00D635B0" w14:paraId="21CE9B82" w14:textId="77777777" w:rsidTr="0BA49A81">
        <w:trPr>
          <w:trHeight w:val="360"/>
        </w:trPr>
        <w:tc>
          <w:tcPr>
            <w:tcW w:w="9842" w:type="dxa"/>
            <w:gridSpan w:val="5"/>
            <w:tcBorders>
              <w:top w:val="single" w:sz="4" w:space="0" w:color="auto"/>
            </w:tcBorders>
            <w:shd w:val="clear" w:color="auto" w:fill="auto"/>
          </w:tcPr>
          <w:p w14:paraId="0FAAAD7F" w14:textId="77777777" w:rsidR="00540DE2" w:rsidRPr="00D41C82" w:rsidRDefault="00540DE2" w:rsidP="00540DE2">
            <w:pPr>
              <w:keepNext/>
              <w:keepLines/>
              <w:tabs>
                <w:tab w:val="left" w:pos="288"/>
                <w:tab w:val="left" w:pos="576"/>
                <w:tab w:val="left" w:pos="864"/>
                <w:tab w:val="left" w:pos="1152"/>
              </w:tabs>
              <w:spacing w:before="40" w:after="40" w:line="200" w:lineRule="exact"/>
              <w:ind w:right="43"/>
              <w:rPr>
                <w:rFonts w:eastAsia="Calibri"/>
                <w:b/>
                <w:bCs/>
                <w:sz w:val="17"/>
                <w:szCs w:val="17"/>
              </w:rPr>
            </w:pPr>
            <w:r w:rsidRPr="000B201E">
              <w:rPr>
                <w:rFonts w:eastAsia="Calibri"/>
                <w:b/>
                <w:bCs/>
                <w:sz w:val="17"/>
                <w:szCs w:val="17"/>
              </w:rPr>
              <w:t>Risk Management Coordination Section</w:t>
            </w:r>
          </w:p>
        </w:tc>
      </w:tr>
      <w:tr w:rsidR="00540DE2" w:rsidRPr="00D635B0" w14:paraId="5EC809A8" w14:textId="77777777" w:rsidTr="0BA49A81">
        <w:tc>
          <w:tcPr>
            <w:tcW w:w="996" w:type="dxa"/>
            <w:shd w:val="clear" w:color="auto" w:fill="auto"/>
          </w:tcPr>
          <w:p w14:paraId="0E3090D0" w14:textId="77777777" w:rsidR="00540DE2" w:rsidRPr="00D635B0" w:rsidRDefault="00540DE2" w:rsidP="00540DE2">
            <w:pPr>
              <w:keepNext/>
              <w:keepLines/>
              <w:tabs>
                <w:tab w:val="left" w:pos="288"/>
                <w:tab w:val="left" w:pos="576"/>
                <w:tab w:val="left" w:pos="864"/>
                <w:tab w:val="left" w:pos="1152"/>
              </w:tabs>
              <w:spacing w:before="40" w:after="40" w:line="200" w:lineRule="exact"/>
              <w:ind w:right="43"/>
              <w:rPr>
                <w:sz w:val="17"/>
              </w:rPr>
            </w:pPr>
            <w:r>
              <w:rPr>
                <w:rFonts w:eastAsia="Calibri"/>
                <w:color w:val="000000" w:themeColor="text1"/>
                <w:sz w:val="17"/>
              </w:rPr>
              <w:t>Post</w:t>
            </w:r>
          </w:p>
        </w:tc>
        <w:tc>
          <w:tcPr>
            <w:tcW w:w="1258" w:type="dxa"/>
            <w:shd w:val="clear" w:color="auto" w:fill="FFFFFF" w:themeFill="background1"/>
          </w:tcPr>
          <w:p w14:paraId="78303315" w14:textId="77777777" w:rsidR="00540DE2" w:rsidRPr="00DE2C8C" w:rsidRDefault="00540DE2" w:rsidP="00540DE2">
            <w:pPr>
              <w:tabs>
                <w:tab w:val="right" w:pos="1216"/>
              </w:tabs>
              <w:spacing w:before="40" w:after="81" w:line="210" w:lineRule="exact"/>
              <w:ind w:left="360" w:right="43"/>
              <w:jc w:val="right"/>
              <w:rPr>
                <w:rFonts w:eastAsia="Calibri"/>
                <w:color w:val="000000" w:themeColor="text1"/>
                <w:sz w:val="17"/>
                <w:szCs w:val="17"/>
              </w:rPr>
            </w:pPr>
            <w:r>
              <w:rPr>
                <w:rFonts w:eastAsia="Calibri"/>
                <w:color w:val="000000" w:themeColor="text1"/>
                <w:sz w:val="17"/>
                <w:szCs w:val="17"/>
              </w:rPr>
              <w:t>+</w:t>
            </w:r>
            <w:r w:rsidRPr="00DE2C8C">
              <w:rPr>
                <w:rFonts w:eastAsia="Calibri"/>
                <w:color w:val="000000" w:themeColor="text1"/>
                <w:sz w:val="17"/>
                <w:szCs w:val="17"/>
              </w:rPr>
              <w:t>1</w:t>
            </w:r>
          </w:p>
        </w:tc>
        <w:tc>
          <w:tcPr>
            <w:tcW w:w="801" w:type="dxa"/>
            <w:shd w:val="clear" w:color="auto" w:fill="FFFFFF" w:themeFill="background1"/>
          </w:tcPr>
          <w:p w14:paraId="6C249D52" w14:textId="77777777" w:rsidR="00540DE2" w:rsidRPr="00DE2C8C" w:rsidRDefault="00540DE2" w:rsidP="00540DE2">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sidRPr="00DE2C8C">
              <w:rPr>
                <w:rFonts w:eastAsia="Calibri"/>
                <w:color w:val="000000" w:themeColor="text1"/>
                <w:sz w:val="17"/>
                <w:szCs w:val="17"/>
                <w:lang w:val="en-US"/>
              </w:rPr>
              <w:t>P-</w:t>
            </w:r>
            <w:r>
              <w:rPr>
                <w:rFonts w:eastAsia="Calibri"/>
                <w:color w:val="000000" w:themeColor="text1"/>
                <w:sz w:val="17"/>
                <w:szCs w:val="17"/>
                <w:lang w:val="en-US"/>
              </w:rPr>
              <w:t>4</w:t>
            </w:r>
          </w:p>
        </w:tc>
        <w:tc>
          <w:tcPr>
            <w:tcW w:w="2995" w:type="dxa"/>
            <w:shd w:val="clear" w:color="auto" w:fill="FFFFFF" w:themeFill="background1"/>
          </w:tcPr>
          <w:p w14:paraId="53B433D2" w14:textId="77777777" w:rsidR="00540DE2" w:rsidRPr="00DE2C8C" w:rsidRDefault="00540DE2" w:rsidP="00540DE2">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9B1DDF">
              <w:rPr>
                <w:rFonts w:eastAsia="Calibri"/>
                <w:color w:val="000000" w:themeColor="text1"/>
                <w:sz w:val="17"/>
              </w:rPr>
              <w:t>Programme Office</w:t>
            </w:r>
          </w:p>
        </w:tc>
        <w:tc>
          <w:tcPr>
            <w:tcW w:w="3792" w:type="dxa"/>
            <w:shd w:val="clear" w:color="auto" w:fill="FFFFFF" w:themeFill="background1"/>
          </w:tcPr>
          <w:p w14:paraId="4334E1D2" w14:textId="77777777" w:rsidR="00540DE2" w:rsidRPr="00DE2C8C" w:rsidRDefault="00540DE2" w:rsidP="00540DE2">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color w:val="000000" w:themeColor="text1"/>
                <w:sz w:val="17"/>
                <w:szCs w:val="17"/>
              </w:rPr>
              <w:t>Establishment</w:t>
            </w:r>
          </w:p>
        </w:tc>
      </w:tr>
      <w:tr w:rsidR="00540DE2" w:rsidRPr="00D635B0" w14:paraId="2726910C" w14:textId="77777777" w:rsidTr="0BA49A81">
        <w:tc>
          <w:tcPr>
            <w:tcW w:w="996" w:type="dxa"/>
            <w:tcBorders>
              <w:top w:val="single" w:sz="4" w:space="0" w:color="auto"/>
              <w:bottom w:val="single" w:sz="4" w:space="0" w:color="auto"/>
            </w:tcBorders>
            <w:shd w:val="clear" w:color="auto" w:fill="auto"/>
          </w:tcPr>
          <w:p w14:paraId="52589AEE" w14:textId="77777777" w:rsidR="00540DE2" w:rsidRPr="00A902B9" w:rsidRDefault="00540DE2" w:rsidP="00540DE2">
            <w:pPr>
              <w:keepNext/>
              <w:keepLines/>
              <w:tabs>
                <w:tab w:val="left" w:pos="288"/>
                <w:tab w:val="left" w:pos="576"/>
                <w:tab w:val="left" w:pos="864"/>
                <w:tab w:val="left" w:pos="1152"/>
              </w:tabs>
              <w:spacing w:before="40" w:after="40" w:line="200" w:lineRule="exact"/>
              <w:ind w:left="288" w:right="43"/>
              <w:rPr>
                <w:b/>
                <w:sz w:val="17"/>
              </w:rPr>
            </w:pPr>
            <w:r w:rsidRPr="005228FB">
              <w:rPr>
                <w:b/>
                <w:sz w:val="17"/>
              </w:rPr>
              <w:t>Subtotal</w:t>
            </w:r>
          </w:p>
        </w:tc>
        <w:tc>
          <w:tcPr>
            <w:tcW w:w="1258" w:type="dxa"/>
            <w:tcBorders>
              <w:top w:val="single" w:sz="4" w:space="0" w:color="auto"/>
              <w:bottom w:val="single" w:sz="4" w:space="0" w:color="auto"/>
            </w:tcBorders>
            <w:shd w:val="clear" w:color="auto" w:fill="FFFFFF" w:themeFill="background1"/>
          </w:tcPr>
          <w:p w14:paraId="2C3C704F" w14:textId="1B7A114E" w:rsidR="00540DE2" w:rsidRPr="00E43112" w:rsidRDefault="00540DE2" w:rsidP="00540DE2">
            <w:pPr>
              <w:tabs>
                <w:tab w:val="left" w:pos="990"/>
              </w:tabs>
              <w:spacing w:before="40" w:after="81" w:line="210" w:lineRule="exact"/>
              <w:ind w:left="144" w:right="86"/>
              <w:jc w:val="right"/>
              <w:rPr>
                <w:b/>
                <w:bCs/>
                <w:sz w:val="17"/>
              </w:rPr>
            </w:pPr>
            <w:r w:rsidRPr="00E43112">
              <w:rPr>
                <w:rFonts w:eastAsia="Calibri"/>
                <w:b/>
                <w:bCs/>
                <w:color w:val="000000" w:themeColor="text1"/>
                <w:sz w:val="17"/>
                <w:szCs w:val="17"/>
              </w:rPr>
              <w:t>+1</w:t>
            </w:r>
          </w:p>
        </w:tc>
        <w:tc>
          <w:tcPr>
            <w:tcW w:w="801" w:type="dxa"/>
            <w:tcBorders>
              <w:top w:val="single" w:sz="4" w:space="0" w:color="auto"/>
              <w:bottom w:val="single" w:sz="4" w:space="0" w:color="auto"/>
            </w:tcBorders>
            <w:shd w:val="clear" w:color="auto" w:fill="FFFFFF" w:themeFill="background1"/>
          </w:tcPr>
          <w:p w14:paraId="25AD43FE" w14:textId="77777777" w:rsidR="00540DE2" w:rsidRPr="00A902B9" w:rsidRDefault="00540DE2" w:rsidP="00540DE2">
            <w:pPr>
              <w:tabs>
                <w:tab w:val="left" w:pos="288"/>
                <w:tab w:val="left" w:pos="576"/>
                <w:tab w:val="left" w:pos="864"/>
                <w:tab w:val="left" w:pos="1152"/>
              </w:tabs>
              <w:spacing w:before="40" w:after="81" w:line="210" w:lineRule="exact"/>
              <w:ind w:left="144" w:right="43"/>
              <w:rPr>
                <w:b/>
                <w:sz w:val="17"/>
              </w:rPr>
            </w:pPr>
          </w:p>
        </w:tc>
        <w:tc>
          <w:tcPr>
            <w:tcW w:w="2995" w:type="dxa"/>
            <w:tcBorders>
              <w:top w:val="single" w:sz="4" w:space="0" w:color="auto"/>
              <w:bottom w:val="single" w:sz="4" w:space="0" w:color="auto"/>
            </w:tcBorders>
            <w:shd w:val="clear" w:color="auto" w:fill="FFFFFF" w:themeFill="background1"/>
          </w:tcPr>
          <w:p w14:paraId="03163115" w14:textId="77777777" w:rsidR="00540DE2" w:rsidRPr="00A902B9" w:rsidRDefault="00540DE2" w:rsidP="00540DE2">
            <w:pPr>
              <w:tabs>
                <w:tab w:val="left" w:pos="288"/>
                <w:tab w:val="left" w:pos="576"/>
                <w:tab w:val="left" w:pos="864"/>
                <w:tab w:val="left" w:pos="1152"/>
              </w:tabs>
              <w:spacing w:before="40" w:after="81" w:line="210" w:lineRule="exact"/>
              <w:ind w:left="144" w:right="43"/>
              <w:rPr>
                <w:b/>
                <w:sz w:val="17"/>
              </w:rPr>
            </w:pPr>
          </w:p>
        </w:tc>
        <w:tc>
          <w:tcPr>
            <w:tcW w:w="3792" w:type="dxa"/>
            <w:tcBorders>
              <w:top w:val="single" w:sz="4" w:space="0" w:color="auto"/>
              <w:bottom w:val="single" w:sz="4" w:space="0" w:color="auto"/>
            </w:tcBorders>
            <w:shd w:val="clear" w:color="auto" w:fill="FFFFFF" w:themeFill="background1"/>
          </w:tcPr>
          <w:p w14:paraId="0565A2E3" w14:textId="77777777" w:rsidR="00540DE2" w:rsidRPr="00A902B9" w:rsidRDefault="00540DE2" w:rsidP="00540DE2">
            <w:pPr>
              <w:tabs>
                <w:tab w:val="left" w:pos="288"/>
                <w:tab w:val="left" w:pos="576"/>
                <w:tab w:val="left" w:pos="864"/>
                <w:tab w:val="left" w:pos="1152"/>
              </w:tabs>
              <w:spacing w:before="40" w:after="81" w:line="210" w:lineRule="exact"/>
              <w:ind w:left="144" w:right="43"/>
              <w:rPr>
                <w:b/>
                <w:sz w:val="17"/>
              </w:rPr>
            </w:pPr>
          </w:p>
        </w:tc>
      </w:tr>
      <w:tr w:rsidR="00540DE2" w:rsidRPr="00D635B0" w14:paraId="2FF3DAB6" w14:textId="77777777" w:rsidTr="0BA49A81">
        <w:trPr>
          <w:trHeight w:val="197"/>
        </w:trPr>
        <w:tc>
          <w:tcPr>
            <w:tcW w:w="996" w:type="dxa"/>
            <w:tcBorders>
              <w:top w:val="single" w:sz="4" w:space="0" w:color="auto"/>
              <w:bottom w:val="single" w:sz="12" w:space="0" w:color="auto"/>
            </w:tcBorders>
            <w:shd w:val="clear" w:color="auto" w:fill="auto"/>
            <w:vAlign w:val="bottom"/>
          </w:tcPr>
          <w:p w14:paraId="0D9734C6" w14:textId="77777777" w:rsidR="00540DE2" w:rsidRPr="00D635B0" w:rsidRDefault="00540DE2" w:rsidP="00540DE2">
            <w:pPr>
              <w:tabs>
                <w:tab w:val="left" w:pos="288"/>
                <w:tab w:val="left" w:pos="576"/>
                <w:tab w:val="left" w:pos="864"/>
                <w:tab w:val="left" w:pos="1152"/>
              </w:tabs>
              <w:spacing w:before="81" w:after="81" w:line="210" w:lineRule="exact"/>
              <w:ind w:right="40"/>
              <w:jc w:val="both"/>
              <w:rPr>
                <w:b/>
                <w:sz w:val="17"/>
              </w:rPr>
            </w:pPr>
            <w:r w:rsidRPr="00D635B0">
              <w:rPr>
                <w:b/>
                <w:sz w:val="17"/>
              </w:rPr>
              <w:tab/>
              <w:t>Total</w:t>
            </w:r>
          </w:p>
        </w:tc>
        <w:tc>
          <w:tcPr>
            <w:tcW w:w="1258" w:type="dxa"/>
            <w:tcBorders>
              <w:top w:val="single" w:sz="4" w:space="0" w:color="auto"/>
              <w:bottom w:val="single" w:sz="12" w:space="0" w:color="auto"/>
            </w:tcBorders>
            <w:shd w:val="clear" w:color="auto" w:fill="auto"/>
            <w:vAlign w:val="bottom"/>
          </w:tcPr>
          <w:p w14:paraId="7CD035BA" w14:textId="5735571A" w:rsidR="00540DE2" w:rsidRPr="00D635B0" w:rsidRDefault="006C645F" w:rsidP="00540DE2">
            <w:pPr>
              <w:tabs>
                <w:tab w:val="left" w:pos="288"/>
                <w:tab w:val="left" w:pos="576"/>
                <w:tab w:val="left" w:pos="864"/>
                <w:tab w:val="left" w:pos="1152"/>
              </w:tabs>
              <w:spacing w:before="81" w:after="81" w:line="210" w:lineRule="exact"/>
              <w:ind w:left="144" w:right="40"/>
              <w:jc w:val="right"/>
              <w:rPr>
                <w:b/>
                <w:sz w:val="17"/>
              </w:rPr>
            </w:pPr>
            <w:r>
              <w:rPr>
                <w:b/>
                <w:sz w:val="17"/>
                <w:szCs w:val="17"/>
              </w:rPr>
              <w:t>4</w:t>
            </w:r>
          </w:p>
        </w:tc>
        <w:tc>
          <w:tcPr>
            <w:tcW w:w="801" w:type="dxa"/>
            <w:tcBorders>
              <w:top w:val="single" w:sz="4" w:space="0" w:color="auto"/>
              <w:bottom w:val="single" w:sz="12" w:space="0" w:color="auto"/>
            </w:tcBorders>
            <w:shd w:val="clear" w:color="auto" w:fill="auto"/>
            <w:vAlign w:val="bottom"/>
          </w:tcPr>
          <w:p w14:paraId="5AAA260E" w14:textId="77777777" w:rsidR="00540DE2" w:rsidRPr="00D635B0" w:rsidRDefault="00540DE2" w:rsidP="00540DE2">
            <w:pPr>
              <w:tabs>
                <w:tab w:val="left" w:pos="288"/>
                <w:tab w:val="left" w:pos="576"/>
                <w:tab w:val="left" w:pos="864"/>
                <w:tab w:val="left" w:pos="1152"/>
              </w:tabs>
              <w:spacing w:before="81" w:after="81" w:line="210" w:lineRule="exact"/>
              <w:ind w:left="144" w:right="40"/>
              <w:rPr>
                <w:b/>
                <w:sz w:val="17"/>
              </w:rPr>
            </w:pPr>
          </w:p>
        </w:tc>
        <w:tc>
          <w:tcPr>
            <w:tcW w:w="2995" w:type="dxa"/>
            <w:tcBorders>
              <w:top w:val="single" w:sz="4" w:space="0" w:color="auto"/>
              <w:bottom w:val="single" w:sz="12" w:space="0" w:color="auto"/>
            </w:tcBorders>
            <w:shd w:val="clear" w:color="auto" w:fill="auto"/>
            <w:vAlign w:val="bottom"/>
          </w:tcPr>
          <w:p w14:paraId="4C82C485" w14:textId="77777777" w:rsidR="00540DE2" w:rsidRPr="00D635B0" w:rsidRDefault="00540DE2" w:rsidP="00540DE2">
            <w:pPr>
              <w:tabs>
                <w:tab w:val="left" w:pos="288"/>
                <w:tab w:val="left" w:pos="576"/>
                <w:tab w:val="left" w:pos="864"/>
                <w:tab w:val="left" w:pos="1152"/>
              </w:tabs>
              <w:spacing w:before="81" w:after="81" w:line="210" w:lineRule="exact"/>
              <w:ind w:left="144" w:right="40"/>
              <w:rPr>
                <w:b/>
                <w:bCs/>
                <w:sz w:val="17"/>
              </w:rPr>
            </w:pPr>
          </w:p>
        </w:tc>
        <w:tc>
          <w:tcPr>
            <w:tcW w:w="3792" w:type="dxa"/>
            <w:tcBorders>
              <w:top w:val="single" w:sz="4" w:space="0" w:color="auto"/>
              <w:bottom w:val="single" w:sz="12" w:space="0" w:color="auto"/>
            </w:tcBorders>
            <w:shd w:val="clear" w:color="auto" w:fill="auto"/>
            <w:vAlign w:val="bottom"/>
          </w:tcPr>
          <w:p w14:paraId="4FBA0F90" w14:textId="77777777" w:rsidR="00540DE2" w:rsidRPr="00D635B0" w:rsidRDefault="00540DE2" w:rsidP="00540DE2">
            <w:pPr>
              <w:tabs>
                <w:tab w:val="left" w:pos="288"/>
                <w:tab w:val="left" w:pos="576"/>
                <w:tab w:val="left" w:pos="864"/>
                <w:tab w:val="left" w:pos="1152"/>
              </w:tabs>
              <w:spacing w:before="81" w:after="81" w:line="210" w:lineRule="exact"/>
              <w:ind w:left="144" w:right="40"/>
              <w:rPr>
                <w:b/>
                <w:sz w:val="17"/>
              </w:rPr>
            </w:pPr>
          </w:p>
        </w:tc>
      </w:tr>
    </w:tbl>
    <w:p w14:paraId="391A31F6" w14:textId="77777777" w:rsidR="00725033" w:rsidRDefault="00725033" w:rsidP="00725033">
      <w:pPr>
        <w:suppressAutoHyphens w:val="0"/>
        <w:spacing w:line="120" w:lineRule="exact"/>
        <w:rPr>
          <w:rFonts w:eastAsia="Calibri"/>
          <w:color w:val="000000" w:themeColor="text1"/>
          <w:sz w:val="10"/>
          <w14:ligatures w14:val="none"/>
        </w:rPr>
      </w:pPr>
    </w:p>
    <w:p w14:paraId="3CFB8CE6" w14:textId="77777777" w:rsidR="00725033" w:rsidRPr="00DE2C8C" w:rsidRDefault="00725033" w:rsidP="00725033">
      <w:pPr>
        <w:suppressAutoHyphens w:val="0"/>
        <w:spacing w:line="120" w:lineRule="exact"/>
        <w:rPr>
          <w:rFonts w:eastAsia="Calibri"/>
          <w:color w:val="000000" w:themeColor="text1"/>
          <w:sz w:val="10"/>
          <w14:ligatures w14:val="none"/>
        </w:rPr>
      </w:pPr>
    </w:p>
    <w:p w14:paraId="195927ED" w14:textId="77777777" w:rsidR="00725033" w:rsidRPr="00DE2C8C" w:rsidRDefault="00725033" w:rsidP="00725033">
      <w:pPr>
        <w:suppressAutoHyphens w:val="0"/>
        <w:spacing w:line="120" w:lineRule="exact"/>
        <w:rPr>
          <w:rFonts w:eastAsia="Calibri"/>
          <w:color w:val="000000" w:themeColor="text1"/>
          <w:sz w:val="10"/>
          <w14:ligatures w14:val="none"/>
        </w:rPr>
      </w:pPr>
    </w:p>
    <w:p w14:paraId="78A39027" w14:textId="15109638" w:rsidR="00725033" w:rsidRPr="00DE2C8C" w:rsidRDefault="00725033" w:rsidP="00133B08">
      <w:pPr>
        <w:pStyle w:val="AUNAMA16Apr"/>
        <w:rPr>
          <w:w w:val="102"/>
        </w:rPr>
      </w:pPr>
      <w:r w:rsidRPr="00DE2C8C">
        <w:t xml:space="preserve">The </w:t>
      </w:r>
      <w:r w:rsidRPr="00DE2C8C">
        <w:rPr>
          <w:w w:val="102"/>
        </w:rPr>
        <w:t>following proposals are made for 2026:</w:t>
      </w:r>
    </w:p>
    <w:p w14:paraId="35DE27C6" w14:textId="553E4E4A" w:rsidR="00725033" w:rsidRDefault="00725033" w:rsidP="0019488B">
      <w:pPr>
        <w:pStyle w:val="ListParagraph"/>
        <w:numPr>
          <w:ilvl w:val="0"/>
          <w:numId w:val="36"/>
        </w:numPr>
        <w:tabs>
          <w:tab w:val="right" w:pos="1022"/>
          <w:tab w:val="left" w:pos="1267"/>
          <w:tab w:val="left" w:pos="1620"/>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10" w:hanging="450"/>
        <w:jc w:val="both"/>
        <w:rPr>
          <w:b/>
          <w:bCs/>
          <w:color w:val="000000" w:themeColor="text1"/>
        </w:rPr>
      </w:pPr>
      <w:r w:rsidRPr="007D3CAC">
        <w:rPr>
          <w:color w:val="000000" w:themeColor="text1"/>
        </w:rPr>
        <w:tab/>
      </w:r>
      <w:r w:rsidRPr="002116A6">
        <w:rPr>
          <w:b/>
          <w:bCs/>
          <w:color w:val="000000" w:themeColor="text1"/>
        </w:rPr>
        <w:t>Front Office</w:t>
      </w:r>
      <w:r w:rsidR="00EA3CD0" w:rsidRPr="002116A6">
        <w:rPr>
          <w:b/>
          <w:bCs/>
          <w:color w:val="000000" w:themeColor="text1"/>
        </w:rPr>
        <w:t>:</w:t>
      </w:r>
    </w:p>
    <w:p w14:paraId="79E38402" w14:textId="77777777" w:rsidR="002116A6" w:rsidRPr="002116A6" w:rsidRDefault="002116A6" w:rsidP="002116A6">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0"/>
        <w:jc w:val="both"/>
        <w:rPr>
          <w:b/>
          <w:bCs/>
          <w:color w:val="000000" w:themeColor="text1"/>
        </w:rPr>
      </w:pPr>
    </w:p>
    <w:p w14:paraId="26A8974C" w14:textId="51A3FBAE" w:rsidR="00725033" w:rsidRPr="002116A6" w:rsidRDefault="00725033" w:rsidP="0019488B">
      <w:pPr>
        <w:pStyle w:val="ListParagraph"/>
        <w:numPr>
          <w:ilvl w:val="0"/>
          <w:numId w:val="37"/>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jc w:val="both"/>
        <w:rPr>
          <w:color w:val="000000" w:themeColor="text1"/>
          <w:spacing w:val="2"/>
          <w:w w:val="102"/>
        </w:rPr>
      </w:pPr>
      <w:r w:rsidRPr="002116A6">
        <w:rPr>
          <w:color w:val="000000" w:themeColor="text1"/>
          <w:spacing w:val="2"/>
          <w:w w:val="102"/>
        </w:rPr>
        <w:t xml:space="preserve">Establishment of one post of Political Affairs Officer (P-3) </w:t>
      </w:r>
      <w:r w:rsidR="003A50DC" w:rsidRPr="002116A6">
        <w:rPr>
          <w:color w:val="000000" w:themeColor="text1"/>
          <w:spacing w:val="2"/>
          <w:w w:val="102"/>
        </w:rPr>
        <w:t xml:space="preserve">to strengthen the Mission’s capacity on Climate, Peace and Security, and lead on: (i) engagement across UNAMA’s field offices on climate security risks and environmental peacebuilding/local peace initiatives related to climate change; (ii) data collection, reporting, and analysis; </w:t>
      </w:r>
      <w:r w:rsidR="00C74B99">
        <w:rPr>
          <w:color w:val="000000" w:themeColor="text1"/>
          <w:spacing w:val="2"/>
          <w:w w:val="102"/>
        </w:rPr>
        <w:t>(</w:t>
      </w:r>
      <w:r w:rsidR="003A50DC" w:rsidRPr="002116A6">
        <w:rPr>
          <w:color w:val="000000" w:themeColor="text1"/>
          <w:spacing w:val="2"/>
          <w:w w:val="102"/>
        </w:rPr>
        <w:t>iii) engagement with nongovernment organizations, Afghan academia and civil society to support analysis and outreach, focusing on the inclusion of Afghan women and youth</w:t>
      </w:r>
      <w:r w:rsidR="006A2C35">
        <w:rPr>
          <w:color w:val="000000" w:themeColor="text1"/>
          <w:spacing w:val="2"/>
          <w:w w:val="102"/>
        </w:rPr>
        <w:t xml:space="preserve">; </w:t>
      </w:r>
      <w:r w:rsidR="006A2C35" w:rsidRPr="00A617A8">
        <w:rPr>
          <w:color w:val="000000" w:themeColor="text1"/>
          <w:spacing w:val="2"/>
          <w:w w:val="102"/>
        </w:rPr>
        <w:t xml:space="preserve">and (iv) </w:t>
      </w:r>
      <w:r w:rsidR="003A50DC" w:rsidRPr="00A617A8">
        <w:rPr>
          <w:color w:val="000000" w:themeColor="text1"/>
          <w:spacing w:val="2"/>
          <w:w w:val="102"/>
        </w:rPr>
        <w:t>support f</w:t>
      </w:r>
      <w:r w:rsidR="003A50DC" w:rsidRPr="002116A6">
        <w:rPr>
          <w:color w:val="000000" w:themeColor="text1"/>
          <w:spacing w:val="2"/>
          <w:w w:val="102"/>
        </w:rPr>
        <w:t>or joint United Nations action and coordination with the U</w:t>
      </w:r>
      <w:r w:rsidR="00CC275C" w:rsidRPr="002116A6">
        <w:rPr>
          <w:color w:val="000000" w:themeColor="text1"/>
          <w:spacing w:val="2"/>
          <w:w w:val="102"/>
        </w:rPr>
        <w:t xml:space="preserve">nited </w:t>
      </w:r>
      <w:r w:rsidR="003A50DC" w:rsidRPr="002116A6">
        <w:rPr>
          <w:color w:val="000000" w:themeColor="text1"/>
          <w:spacing w:val="2"/>
          <w:w w:val="102"/>
        </w:rPr>
        <w:t>N</w:t>
      </w:r>
      <w:r w:rsidR="09329947" w:rsidRPr="002116A6">
        <w:rPr>
          <w:color w:val="000000" w:themeColor="text1"/>
          <w:spacing w:val="2"/>
          <w:w w:val="102"/>
        </w:rPr>
        <w:t>ations</w:t>
      </w:r>
      <w:r w:rsidR="003A50DC" w:rsidRPr="002116A6">
        <w:rPr>
          <w:color w:val="000000" w:themeColor="text1"/>
          <w:spacing w:val="2"/>
          <w:w w:val="102"/>
        </w:rPr>
        <w:t xml:space="preserve"> country team in a politically sensitive environment</w:t>
      </w:r>
      <w:r w:rsidR="00940D10">
        <w:rPr>
          <w:color w:val="000000" w:themeColor="text1"/>
          <w:spacing w:val="2"/>
          <w:w w:val="102"/>
        </w:rPr>
        <w:t>;</w:t>
      </w:r>
    </w:p>
    <w:p w14:paraId="2CC0F336" w14:textId="77777777" w:rsidR="00725033" w:rsidRDefault="00725033" w:rsidP="00725033">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20"/>
        <w:jc w:val="both"/>
        <w:rPr>
          <w:rFonts w:eastAsia="Calibri"/>
          <w:color w:val="000000" w:themeColor="text1"/>
          <w14:ligatures w14:val="none"/>
        </w:rPr>
      </w:pPr>
    </w:p>
    <w:p w14:paraId="013F25BA" w14:textId="52E75A57" w:rsidR="00725033" w:rsidRDefault="00725033" w:rsidP="0019488B">
      <w:pPr>
        <w:pStyle w:val="ListParagraph"/>
        <w:numPr>
          <w:ilvl w:val="0"/>
          <w:numId w:val="37"/>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jc w:val="both"/>
        <w:rPr>
          <w:color w:val="000000" w:themeColor="text1"/>
          <w:spacing w:val="2"/>
          <w:w w:val="102"/>
        </w:rPr>
      </w:pPr>
      <w:r w:rsidRPr="008515F1">
        <w:rPr>
          <w:color w:val="000000" w:themeColor="text1"/>
          <w:spacing w:val="2"/>
          <w:w w:val="102"/>
        </w:rPr>
        <w:t xml:space="preserve">Establishment of one post of Assistant Coordination Officer (National Professional Officer) </w:t>
      </w:r>
      <w:r w:rsidR="00EA3CD0" w:rsidRPr="008515F1">
        <w:rPr>
          <w:color w:val="000000" w:themeColor="text1"/>
          <w:spacing w:val="2"/>
          <w:w w:val="102"/>
        </w:rPr>
        <w:t>to support UNAMA’s work on Climate, Peace and Security, particularly in coordinating e</w:t>
      </w:r>
      <w:r w:rsidRPr="008515F1">
        <w:rPr>
          <w:color w:val="000000" w:themeColor="text1"/>
          <w:spacing w:val="2"/>
          <w:w w:val="102"/>
        </w:rPr>
        <w:t>ngag</w:t>
      </w:r>
      <w:r w:rsidR="00EA3CD0" w:rsidRPr="008515F1">
        <w:rPr>
          <w:color w:val="000000" w:themeColor="text1"/>
          <w:spacing w:val="2"/>
          <w:w w:val="102"/>
        </w:rPr>
        <w:t>ement</w:t>
      </w:r>
      <w:r w:rsidRPr="008515F1">
        <w:rPr>
          <w:color w:val="000000" w:themeColor="text1"/>
          <w:spacing w:val="2"/>
          <w:w w:val="102"/>
        </w:rPr>
        <w:t xml:space="preserve"> with the </w:t>
      </w:r>
      <w:r w:rsidR="00A122B1" w:rsidRPr="00A122B1">
        <w:rPr>
          <w:iCs/>
          <w:color w:val="000000" w:themeColor="text1"/>
          <w:spacing w:val="2"/>
          <w:w w:val="102"/>
        </w:rPr>
        <w:t>de facto</w:t>
      </w:r>
      <w:r w:rsidRPr="008515F1">
        <w:rPr>
          <w:color w:val="000000" w:themeColor="text1"/>
          <w:spacing w:val="2"/>
          <w:w w:val="102"/>
        </w:rPr>
        <w:t xml:space="preserve"> authorities</w:t>
      </w:r>
      <w:r w:rsidR="00940D10">
        <w:rPr>
          <w:color w:val="000000" w:themeColor="text1"/>
          <w:spacing w:val="2"/>
          <w:w w:val="102"/>
        </w:rPr>
        <w:t>;</w:t>
      </w:r>
      <w:r w:rsidRPr="008515F1">
        <w:rPr>
          <w:color w:val="000000" w:themeColor="text1"/>
          <w:spacing w:val="2"/>
          <w:w w:val="102"/>
        </w:rPr>
        <w:t xml:space="preserve"> </w:t>
      </w:r>
    </w:p>
    <w:p w14:paraId="764447CE" w14:textId="77777777" w:rsidR="008515F1" w:rsidRPr="008515F1" w:rsidRDefault="008515F1" w:rsidP="008515F1">
      <w:pPr>
        <w:pStyle w:val="ListParagraph"/>
        <w:rPr>
          <w:color w:val="000000" w:themeColor="text1"/>
          <w:spacing w:val="2"/>
          <w:w w:val="102"/>
        </w:rPr>
      </w:pPr>
    </w:p>
    <w:p w14:paraId="34ADD913" w14:textId="04F303C0" w:rsidR="00725033" w:rsidRPr="008515F1" w:rsidRDefault="00725033" w:rsidP="0019488B">
      <w:pPr>
        <w:pStyle w:val="ListParagraph"/>
        <w:numPr>
          <w:ilvl w:val="0"/>
          <w:numId w:val="37"/>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jc w:val="both"/>
        <w:rPr>
          <w:color w:val="000000" w:themeColor="text1"/>
          <w:spacing w:val="2"/>
          <w:w w:val="102"/>
        </w:rPr>
      </w:pPr>
      <w:r w:rsidRPr="008515F1">
        <w:rPr>
          <w:color w:val="000000" w:themeColor="text1"/>
          <w:spacing w:val="2"/>
          <w:w w:val="102"/>
        </w:rPr>
        <w:t>Reassignment of one post of Political Affairs Officer (National Professional Officer) as Coordination Officer (National Professional Officer) from the</w:t>
      </w:r>
      <w:r w:rsidR="008F537F">
        <w:rPr>
          <w:color w:val="000000" w:themeColor="text1"/>
          <w:spacing w:val="2"/>
          <w:w w:val="102"/>
        </w:rPr>
        <w:t xml:space="preserve"> </w:t>
      </w:r>
      <w:r w:rsidR="00B53B6F">
        <w:rPr>
          <w:color w:val="000000" w:themeColor="text1"/>
          <w:spacing w:val="2"/>
          <w:w w:val="102"/>
        </w:rPr>
        <w:t>O</w:t>
      </w:r>
      <w:r w:rsidR="008F537F">
        <w:rPr>
          <w:color w:val="000000" w:themeColor="text1"/>
          <w:spacing w:val="2"/>
          <w:w w:val="102"/>
        </w:rPr>
        <w:t xml:space="preserve">ffice of </w:t>
      </w:r>
      <w:r w:rsidR="00B53B6F">
        <w:rPr>
          <w:color w:val="000000" w:themeColor="text1"/>
          <w:spacing w:val="2"/>
          <w:w w:val="102"/>
        </w:rPr>
        <w:t>the DSRG (</w:t>
      </w:r>
      <w:r w:rsidRPr="008515F1">
        <w:rPr>
          <w:color w:val="000000" w:themeColor="text1"/>
          <w:spacing w:val="2"/>
          <w:w w:val="102"/>
        </w:rPr>
        <w:t>Political Affairs</w:t>
      </w:r>
      <w:r w:rsidR="00B53B6F">
        <w:rPr>
          <w:color w:val="000000" w:themeColor="text1"/>
          <w:spacing w:val="2"/>
          <w:w w:val="102"/>
        </w:rPr>
        <w:t xml:space="preserve">) </w:t>
      </w:r>
      <w:r w:rsidRPr="008515F1">
        <w:rPr>
          <w:color w:val="000000" w:themeColor="text1"/>
          <w:spacing w:val="2"/>
          <w:w w:val="102"/>
        </w:rPr>
        <w:t xml:space="preserve">to serve as a key interlocutor between the Office </w:t>
      </w:r>
      <w:r w:rsidR="00133B08" w:rsidRPr="008515F1">
        <w:rPr>
          <w:color w:val="000000" w:themeColor="text1"/>
          <w:spacing w:val="2"/>
          <w:w w:val="102"/>
        </w:rPr>
        <w:t>and the</w:t>
      </w:r>
      <w:r w:rsidRPr="008515F1">
        <w:rPr>
          <w:color w:val="000000" w:themeColor="text1"/>
          <w:spacing w:val="2"/>
          <w:w w:val="102"/>
        </w:rPr>
        <w:t xml:space="preserve"> </w:t>
      </w:r>
      <w:r w:rsidR="00A122B1" w:rsidRPr="00A122B1">
        <w:rPr>
          <w:iCs/>
          <w:color w:val="000000" w:themeColor="text1"/>
          <w:spacing w:val="2"/>
          <w:w w:val="102"/>
        </w:rPr>
        <w:t>de facto</w:t>
      </w:r>
      <w:r w:rsidRPr="008515F1">
        <w:rPr>
          <w:color w:val="000000" w:themeColor="text1"/>
          <w:spacing w:val="2"/>
          <w:w w:val="102"/>
        </w:rPr>
        <w:t xml:space="preserve"> authorities on issues such as access, the operating and regulatory environment of aid operations and related security issues and advocacy on UN privileges and immunities</w:t>
      </w:r>
      <w:r w:rsidR="00DF4EFE">
        <w:rPr>
          <w:color w:val="000000" w:themeColor="text1"/>
          <w:spacing w:val="2"/>
          <w:w w:val="102"/>
        </w:rPr>
        <w:t>;</w:t>
      </w:r>
    </w:p>
    <w:p w14:paraId="774DB15A" w14:textId="77777777" w:rsidR="00EA3CD0" w:rsidRPr="008515F1" w:rsidRDefault="00EA3CD0" w:rsidP="008515F1">
      <w:pPr>
        <w:pStyle w:val="ListParagraph"/>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ind w:left="2102"/>
        <w:jc w:val="both"/>
        <w:rPr>
          <w:color w:val="000000" w:themeColor="text1"/>
          <w:spacing w:val="2"/>
          <w:w w:val="102"/>
        </w:rPr>
      </w:pPr>
    </w:p>
    <w:p w14:paraId="423E61BA" w14:textId="00FCE3E3" w:rsidR="00F61BB6" w:rsidRDefault="00725033" w:rsidP="0019488B">
      <w:pPr>
        <w:pStyle w:val="ListParagraph"/>
        <w:numPr>
          <w:ilvl w:val="0"/>
          <w:numId w:val="37"/>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jc w:val="both"/>
        <w:rPr>
          <w:color w:val="000000" w:themeColor="text1"/>
          <w:spacing w:val="2"/>
          <w:w w:val="102"/>
        </w:rPr>
      </w:pPr>
      <w:r w:rsidRPr="008515F1">
        <w:rPr>
          <w:color w:val="000000" w:themeColor="text1"/>
          <w:spacing w:val="2"/>
          <w:w w:val="102"/>
        </w:rPr>
        <w:t xml:space="preserve">Continuation of three general temporary assistance positions of Senior Programme Management Officer (P-5), Associate Programme Management Officer (National Professional Officer) and Data Analysis Assistant </w:t>
      </w:r>
      <w:r w:rsidR="00DD2611" w:rsidRPr="008515F1">
        <w:rPr>
          <w:color w:val="000000" w:themeColor="text1"/>
          <w:spacing w:val="2"/>
          <w:w w:val="102"/>
        </w:rPr>
        <w:t>(</w:t>
      </w:r>
      <w:r w:rsidR="00F57C8A">
        <w:rPr>
          <w:color w:val="000000" w:themeColor="text1"/>
          <w:spacing w:val="2"/>
          <w:w w:val="102"/>
        </w:rPr>
        <w:t>Local level</w:t>
      </w:r>
      <w:r w:rsidR="00DD2611" w:rsidRPr="008515F1">
        <w:rPr>
          <w:color w:val="000000" w:themeColor="text1"/>
          <w:spacing w:val="2"/>
          <w:w w:val="102"/>
        </w:rPr>
        <w:t>)</w:t>
      </w:r>
      <w:r w:rsidR="001401AD">
        <w:rPr>
          <w:color w:val="000000" w:themeColor="text1"/>
          <w:spacing w:val="2"/>
          <w:w w:val="102"/>
        </w:rPr>
        <w:t xml:space="preserve"> </w:t>
      </w:r>
      <w:r w:rsidR="001401AD" w:rsidRPr="008515F1">
        <w:rPr>
          <w:color w:val="000000" w:themeColor="text1"/>
          <w:spacing w:val="2"/>
          <w:w w:val="102"/>
        </w:rPr>
        <w:t>established to support the mine action programme in UNAMA</w:t>
      </w:r>
      <w:r w:rsidRPr="008515F1">
        <w:rPr>
          <w:color w:val="000000" w:themeColor="text1"/>
          <w:spacing w:val="2"/>
          <w:w w:val="102"/>
        </w:rPr>
        <w:t xml:space="preserve">. The UNAMA Mine Action Unit supports the implementation of the Mission’s mine action programme in line with Security Council resolution </w:t>
      </w:r>
      <w:hyperlink r:id="rId40" w:history="1">
        <w:r w:rsidRPr="008515F1">
          <w:rPr>
            <w:w w:val="102"/>
          </w:rPr>
          <w:t>2626 (2022)</w:t>
        </w:r>
      </w:hyperlink>
      <w:r w:rsidRPr="008515F1">
        <w:rPr>
          <w:color w:val="000000" w:themeColor="text1"/>
          <w:spacing w:val="2"/>
          <w:w w:val="102"/>
        </w:rPr>
        <w:t xml:space="preserve">, paragraph 5 (c); provides technical expertise and advice to Mission leadership and relevant stakeholders on mine action and engage with national mine action authorities, the United Nations country team and the humanitarian team to advocate for mine action.  </w:t>
      </w:r>
      <w:r w:rsidR="00133B08" w:rsidRPr="008515F1">
        <w:rPr>
          <w:color w:val="000000" w:themeColor="text1"/>
          <w:spacing w:val="2"/>
          <w:w w:val="102"/>
        </w:rPr>
        <w:t>In this</w:t>
      </w:r>
      <w:r w:rsidRPr="008515F1">
        <w:rPr>
          <w:color w:val="000000" w:themeColor="text1"/>
          <w:spacing w:val="2"/>
          <w:w w:val="102"/>
        </w:rPr>
        <w:t xml:space="preserve"> context, it is proposed that the three temporary positions be continued, to </w:t>
      </w:r>
      <w:r w:rsidRPr="008515F1">
        <w:rPr>
          <w:color w:val="000000" w:themeColor="text1"/>
          <w:spacing w:val="2"/>
          <w:w w:val="102"/>
        </w:rPr>
        <w:lastRenderedPageBreak/>
        <w:t>advance the UNAMA mine action objectives in the most effective, cost-efficient and transparent manner</w:t>
      </w:r>
      <w:r w:rsidR="002C42BF">
        <w:rPr>
          <w:color w:val="000000" w:themeColor="text1"/>
          <w:spacing w:val="2"/>
          <w:w w:val="102"/>
        </w:rPr>
        <w:t>; and</w:t>
      </w:r>
      <w:r w:rsidRPr="008515F1">
        <w:rPr>
          <w:color w:val="000000" w:themeColor="text1"/>
          <w:spacing w:val="2"/>
          <w:w w:val="102"/>
        </w:rPr>
        <w:t xml:space="preserve"> </w:t>
      </w:r>
    </w:p>
    <w:p w14:paraId="6E38022C" w14:textId="77777777" w:rsidR="00F61BB6" w:rsidRPr="00F61BB6" w:rsidRDefault="00F61BB6" w:rsidP="00F61BB6">
      <w:pPr>
        <w:pStyle w:val="ListParagraph"/>
        <w:rPr>
          <w:color w:val="000000" w:themeColor="text1"/>
          <w:spacing w:val="2"/>
          <w:w w:val="102"/>
        </w:rPr>
      </w:pPr>
    </w:p>
    <w:p w14:paraId="5E73B2EC" w14:textId="1A8AAB18" w:rsidR="00725033" w:rsidRPr="008515F1" w:rsidRDefault="00725033" w:rsidP="0019488B">
      <w:pPr>
        <w:pStyle w:val="ListParagraph"/>
        <w:numPr>
          <w:ilvl w:val="0"/>
          <w:numId w:val="37"/>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line="230" w:lineRule="exact"/>
        <w:jc w:val="both"/>
        <w:rPr>
          <w:color w:val="000000" w:themeColor="text1"/>
          <w:spacing w:val="2"/>
          <w:w w:val="102"/>
        </w:rPr>
      </w:pPr>
      <w:r w:rsidRPr="008515F1">
        <w:rPr>
          <w:color w:val="000000" w:themeColor="text1"/>
          <w:spacing w:val="2"/>
          <w:w w:val="102"/>
        </w:rPr>
        <w:t xml:space="preserve">Continuation of  one general temporary assistance position of Coordination Officer (P-4) to continue to undertake research and analysis, triangulating information on the delivery of assistance in Afghanistan, and facilitate engagement and negotiation with the </w:t>
      </w:r>
      <w:r w:rsidR="00A122B1" w:rsidRPr="00A122B1">
        <w:rPr>
          <w:iCs/>
          <w:color w:val="000000" w:themeColor="text1"/>
          <w:spacing w:val="2"/>
          <w:w w:val="102"/>
        </w:rPr>
        <w:t>de facto</w:t>
      </w:r>
      <w:r w:rsidRPr="008515F1">
        <w:rPr>
          <w:color w:val="000000" w:themeColor="text1"/>
          <w:spacing w:val="2"/>
          <w:w w:val="102"/>
        </w:rPr>
        <w:t xml:space="preserve"> institutions around operational challenges in delivering humanitarian and basic human needs assistance to the people of Afghanistan, as well as advocating with the </w:t>
      </w:r>
      <w:r w:rsidR="00A122B1" w:rsidRPr="00A122B1">
        <w:rPr>
          <w:iCs/>
          <w:color w:val="000000" w:themeColor="text1"/>
          <w:spacing w:val="2"/>
          <w:w w:val="102"/>
        </w:rPr>
        <w:t>de facto</w:t>
      </w:r>
      <w:r w:rsidRPr="008515F1">
        <w:rPr>
          <w:color w:val="000000" w:themeColor="text1"/>
          <w:spacing w:val="2"/>
          <w:w w:val="102"/>
        </w:rPr>
        <w:t xml:space="preserve"> authorities for rights, inclusion, equity, transparency and accountability in aid delivery. </w:t>
      </w:r>
    </w:p>
    <w:p w14:paraId="17A3EBC4"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rPr>
          <w:rFonts w:eastAsia="Calibri"/>
          <w:color w:val="000000" w:themeColor="text1"/>
          <w14:ligatures w14:val="none"/>
        </w:rPr>
      </w:pPr>
      <w:r w:rsidRPr="00DE2C8C">
        <w:rPr>
          <w:rFonts w:eastAsia="Calibri"/>
          <w:color w:val="000000" w:themeColor="text1"/>
          <w14:ligatures w14:val="none"/>
        </w:rPr>
        <w:tab/>
      </w:r>
      <w:r w:rsidRPr="00DE2C8C">
        <w:rPr>
          <w:rFonts w:eastAsia="Calibri"/>
          <w:color w:val="000000" w:themeColor="text1"/>
          <w14:ligatures w14:val="none"/>
        </w:rPr>
        <w:tab/>
      </w:r>
    </w:p>
    <w:p w14:paraId="0698847D" w14:textId="54D26D84" w:rsidR="00725033" w:rsidRPr="008515F1" w:rsidRDefault="00725033" w:rsidP="0019488B">
      <w:pPr>
        <w:pStyle w:val="ListParagraph"/>
        <w:numPr>
          <w:ilvl w:val="0"/>
          <w:numId w:val="3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jc w:val="both"/>
        <w:rPr>
          <w:color w:val="000000" w:themeColor="text1"/>
        </w:rPr>
      </w:pPr>
      <w:r w:rsidRPr="008515F1">
        <w:rPr>
          <w:color w:val="000000" w:themeColor="text1"/>
        </w:rPr>
        <w:tab/>
      </w:r>
      <w:r w:rsidRPr="008515F1">
        <w:rPr>
          <w:b/>
          <w:bCs/>
          <w:color w:val="000000" w:themeColor="text1"/>
        </w:rPr>
        <w:t>Risk Management Coordination Section</w:t>
      </w:r>
      <w:r w:rsidRPr="008515F1">
        <w:rPr>
          <w:color w:val="000000" w:themeColor="text1"/>
        </w:rPr>
        <w:t xml:space="preserve">: </w:t>
      </w:r>
      <w:r w:rsidR="008515F1" w:rsidRPr="009F6B65">
        <w:rPr>
          <w:rFonts w:eastAsia="Calibri"/>
          <w:color w:val="000000" w:themeColor="text1"/>
        </w:rPr>
        <w:t>Establishment of</w:t>
      </w:r>
      <w:r w:rsidR="008515F1" w:rsidRPr="009F6B65">
        <w:rPr>
          <w:rFonts w:eastAsia="Calibri"/>
          <w:b/>
          <w:bCs/>
          <w:color w:val="000000" w:themeColor="text1"/>
        </w:rPr>
        <w:t xml:space="preserve"> </w:t>
      </w:r>
      <w:r w:rsidR="008515F1" w:rsidRPr="009F6B65">
        <w:rPr>
          <w:rFonts w:eastAsia="Calibri"/>
          <w:color w:val="000000" w:themeColor="text1"/>
        </w:rPr>
        <w:t xml:space="preserve">one post </w:t>
      </w:r>
      <w:r w:rsidR="008515F1" w:rsidRPr="009F6B65">
        <w:rPr>
          <w:color w:val="000000" w:themeColor="text1"/>
          <w:w w:val="102"/>
        </w:rPr>
        <w:t xml:space="preserve">of Programme Officer </w:t>
      </w:r>
      <w:r w:rsidR="008515F1" w:rsidRPr="009F6B65">
        <w:rPr>
          <w:rFonts w:eastAsia="Calibri"/>
          <w:color w:val="000000" w:themeColor="text1"/>
        </w:rPr>
        <w:t>(P-4)</w:t>
      </w:r>
      <w:r w:rsidR="0023687F">
        <w:rPr>
          <w:rFonts w:eastAsia="Calibri"/>
          <w:color w:val="000000" w:themeColor="text1"/>
        </w:rPr>
        <w:t xml:space="preserve"> to </w:t>
      </w:r>
      <w:r w:rsidR="00862009">
        <w:rPr>
          <w:rFonts w:eastAsia="Calibri"/>
          <w:color w:val="000000" w:themeColor="text1"/>
        </w:rPr>
        <w:t>provide</w:t>
      </w:r>
      <w:r w:rsidR="008515F1" w:rsidRPr="009F6B65">
        <w:rPr>
          <w:rFonts w:eastAsia="Calibri"/>
          <w:color w:val="000000" w:themeColor="text1"/>
        </w:rPr>
        <w:t xml:space="preserve"> </w:t>
      </w:r>
      <w:r w:rsidR="00862009" w:rsidRPr="4D59784D">
        <w:rPr>
          <w:rFonts w:eastAsia="Calibri"/>
          <w:color w:val="000000" w:themeColor="text1"/>
        </w:rPr>
        <w:t>specialized expertise</w:t>
      </w:r>
      <w:r w:rsidR="00862009">
        <w:rPr>
          <w:rFonts w:eastAsia="Calibri"/>
          <w:color w:val="000000" w:themeColor="text1"/>
        </w:rPr>
        <w:t xml:space="preserve"> in the area of </w:t>
      </w:r>
      <w:r w:rsidR="008515F1" w:rsidRPr="009F6B65">
        <w:rPr>
          <w:rFonts w:eastAsia="Calibri"/>
          <w:color w:val="000000" w:themeColor="text1"/>
        </w:rPr>
        <w:t xml:space="preserve">Anti-Money Laundering and Countering Terrorist </w:t>
      </w:r>
      <w:r w:rsidR="008515F1" w:rsidRPr="009F6B65">
        <w:rPr>
          <w:rFonts w:eastAsia="Calibri"/>
          <w:color w:val="000000" w:themeColor="text1"/>
          <w14:ligatures w14:val="none"/>
        </w:rPr>
        <w:t>Financing activities</w:t>
      </w:r>
      <w:r w:rsidR="003E2FCC">
        <w:rPr>
          <w:rFonts w:eastAsia="Calibri"/>
          <w:color w:val="000000" w:themeColor="text1"/>
          <w14:ligatures w14:val="none"/>
        </w:rPr>
        <w:t xml:space="preserve"> </w:t>
      </w:r>
      <w:r w:rsidR="003E2FCC" w:rsidRPr="4D59784D">
        <w:rPr>
          <w:rFonts w:eastAsia="Calibri"/>
          <w:color w:val="000000" w:themeColor="text1"/>
        </w:rPr>
        <w:t xml:space="preserve">(AML/CTF) </w:t>
      </w:r>
      <w:r w:rsidR="003E2FCC" w:rsidRPr="009F6B65">
        <w:rPr>
          <w:rFonts w:eastAsia="Calibri"/>
          <w:color w:val="000000" w:themeColor="text1"/>
          <w14:ligatures w14:val="none"/>
        </w:rPr>
        <w:t>activities</w:t>
      </w:r>
      <w:r w:rsidR="00862009">
        <w:rPr>
          <w:rFonts w:eastAsia="Calibri"/>
          <w:color w:val="000000" w:themeColor="text1"/>
          <w14:ligatures w14:val="none"/>
        </w:rPr>
        <w:t xml:space="preserve">. The </w:t>
      </w:r>
      <w:r w:rsidR="00584D7D">
        <w:rPr>
          <w:rFonts w:eastAsia="Calibri"/>
          <w:color w:val="000000" w:themeColor="text1"/>
          <w14:ligatures w14:val="none"/>
        </w:rPr>
        <w:t>establishment of the post will</w:t>
      </w:r>
      <w:r w:rsidR="003E2FCC" w:rsidRPr="4D59784D">
        <w:rPr>
          <w:rFonts w:eastAsia="Calibri"/>
          <w:color w:val="000000" w:themeColor="text1"/>
        </w:rPr>
        <w:t xml:space="preserve"> enhance the </w:t>
      </w:r>
      <w:r w:rsidR="003E2FCC" w:rsidRPr="761DEA17">
        <w:rPr>
          <w:rFonts w:eastAsia="Calibri"/>
          <w:color w:val="000000" w:themeColor="text1"/>
        </w:rPr>
        <w:t>United Nations</w:t>
      </w:r>
      <w:r w:rsidR="003E2FCC" w:rsidRPr="4D59784D">
        <w:rPr>
          <w:rFonts w:eastAsia="Calibri"/>
          <w:color w:val="000000" w:themeColor="text1"/>
        </w:rPr>
        <w:t xml:space="preserve"> system’s capacity in Afghanistan </w:t>
      </w:r>
      <w:r w:rsidR="003E2FCC" w:rsidRPr="501572D5">
        <w:rPr>
          <w:rFonts w:eastAsia="Calibri"/>
          <w:color w:val="000000" w:themeColor="text1"/>
        </w:rPr>
        <w:t>in addressing</w:t>
      </w:r>
      <w:r w:rsidR="003E2FCC" w:rsidRPr="4D59784D">
        <w:rPr>
          <w:rFonts w:eastAsia="Calibri"/>
          <w:color w:val="000000" w:themeColor="text1"/>
        </w:rPr>
        <w:t xml:space="preserve"> the growing risks associated with money laundering and terrorism financing activities through the implementation of robust safeguards and compliance with international standards on AML/CTF, maintain donor confidence and </w:t>
      </w:r>
      <w:r w:rsidR="003E2FCC" w:rsidRPr="2378159D">
        <w:rPr>
          <w:rFonts w:eastAsia="Calibri"/>
          <w:color w:val="000000" w:themeColor="text1"/>
        </w:rPr>
        <w:t>protect</w:t>
      </w:r>
      <w:r w:rsidR="003E2FCC">
        <w:rPr>
          <w:rFonts w:eastAsia="Calibri"/>
          <w:color w:val="000000" w:themeColor="text1"/>
        </w:rPr>
        <w:t xml:space="preserve"> in</w:t>
      </w:r>
      <w:r w:rsidR="003E2FCC" w:rsidRPr="2378159D">
        <w:rPr>
          <w:rFonts w:eastAsia="Calibri"/>
          <w:color w:val="000000" w:themeColor="text1"/>
        </w:rPr>
        <w:t>tegrity</w:t>
      </w:r>
      <w:r w:rsidR="003E2FCC" w:rsidRPr="4D59784D">
        <w:rPr>
          <w:rFonts w:eastAsia="Calibri"/>
          <w:color w:val="000000" w:themeColor="text1"/>
        </w:rPr>
        <w:t xml:space="preserve"> and accountability of </w:t>
      </w:r>
      <w:r w:rsidR="003E2FCC" w:rsidRPr="19EF561A">
        <w:rPr>
          <w:rFonts w:eastAsia="Calibri"/>
          <w:color w:val="000000" w:themeColor="text1"/>
        </w:rPr>
        <w:t>United Nations</w:t>
      </w:r>
      <w:r w:rsidR="003E2FCC" w:rsidRPr="4D59784D">
        <w:rPr>
          <w:rFonts w:eastAsia="Calibri"/>
          <w:color w:val="000000" w:themeColor="text1"/>
        </w:rPr>
        <w:t xml:space="preserve"> programmes</w:t>
      </w:r>
      <w:r w:rsidR="003E2FCC">
        <w:rPr>
          <w:rFonts w:eastAsia="Calibri"/>
          <w:color w:val="000000" w:themeColor="text1"/>
        </w:rPr>
        <w:t>.</w:t>
      </w:r>
    </w:p>
    <w:p w14:paraId="34F9495F" w14:textId="77777777" w:rsidR="00725033" w:rsidRPr="00DE2C8C" w:rsidRDefault="00725033" w:rsidP="00725033">
      <w:pPr>
        <w:suppressAutoHyphens w:val="0"/>
        <w:spacing w:after="160" w:line="259" w:lineRule="auto"/>
        <w:rPr>
          <w:b/>
          <w:color w:val="000000" w:themeColor="text1"/>
        </w:rPr>
      </w:pPr>
      <w:r w:rsidRPr="00DE2C8C">
        <w:rPr>
          <w:color w:val="000000" w:themeColor="text1"/>
        </w:rPr>
        <w:br w:type="page"/>
      </w:r>
    </w:p>
    <w:p w14:paraId="5A80949B" w14:textId="77777777" w:rsidR="00725033" w:rsidRPr="00DE2C8C" w:rsidRDefault="00725033" w:rsidP="00725033">
      <w:pPr>
        <w:pStyle w:val="H23"/>
        <w:rPr>
          <w:color w:val="000000" w:themeColor="text1"/>
          <w:lang w:val="en-GB"/>
        </w:rPr>
      </w:pPr>
      <w:r w:rsidRPr="00DE2C8C">
        <w:rPr>
          <w:color w:val="000000" w:themeColor="text1"/>
          <w:lang w:val="en-GB"/>
        </w:rPr>
        <w:lastRenderedPageBreak/>
        <w:tab/>
      </w:r>
      <w:r w:rsidRPr="00DE2C8C">
        <w:rPr>
          <w:color w:val="000000" w:themeColor="text1"/>
          <w:lang w:val="en-GB"/>
        </w:rPr>
        <w:tab/>
        <w:t>Mission Support</w:t>
      </w:r>
    </w:p>
    <w:p w14:paraId="11D1E902" w14:textId="77777777" w:rsidR="00725033" w:rsidRPr="00DE2C8C" w:rsidRDefault="00725033" w:rsidP="00725033">
      <w:pPr>
        <w:suppressAutoHyphens w:val="0"/>
        <w:spacing w:line="120" w:lineRule="exact"/>
        <w:rPr>
          <w:rFonts w:eastAsia="Calibri"/>
          <w:color w:val="000000" w:themeColor="text1"/>
          <w:sz w:val="10"/>
          <w14:ligatures w14:val="none"/>
        </w:rPr>
      </w:pPr>
    </w:p>
    <w:p w14:paraId="3CE4BE61" w14:textId="77777777" w:rsidR="00725033" w:rsidRPr="00DE2C8C" w:rsidRDefault="00725033" w:rsidP="00725033">
      <w:pPr>
        <w:pStyle w:val="H23"/>
        <w:rPr>
          <w:b w:val="0"/>
          <w:bCs/>
          <w:color w:val="000000" w:themeColor="text1"/>
          <w:lang w:val="en-GB"/>
        </w:rPr>
      </w:pPr>
      <w:r w:rsidRPr="00DE2C8C">
        <w:rPr>
          <w:b w:val="0"/>
          <w:bCs/>
          <w:color w:val="000000" w:themeColor="text1"/>
          <w:lang w:val="en-GB"/>
        </w:rPr>
        <w:t>Table 17</w:t>
      </w:r>
    </w:p>
    <w:p w14:paraId="2E68621C" w14:textId="2D2B5CD0" w:rsidR="00725033" w:rsidRPr="00DE2C8C" w:rsidRDefault="00725033" w:rsidP="00725033">
      <w:pPr>
        <w:pStyle w:val="H23"/>
        <w:rPr>
          <w:color w:val="000000" w:themeColor="text1"/>
          <w:lang w:val="en-GB"/>
        </w:rPr>
      </w:pPr>
      <w:r w:rsidRPr="00DE2C8C">
        <w:rPr>
          <w:color w:val="000000" w:themeColor="text1"/>
          <w:lang w:val="en-GB"/>
        </w:rPr>
        <w:t>Staffing requirements: Mission Support</w:t>
      </w:r>
    </w:p>
    <w:p w14:paraId="7588A1F6" w14:textId="77777777" w:rsidR="00725033" w:rsidRPr="00DE2C8C" w:rsidRDefault="00725033" w:rsidP="00725033">
      <w:pPr>
        <w:suppressAutoHyphens w:val="0"/>
        <w:spacing w:line="120" w:lineRule="exact"/>
        <w:rPr>
          <w:rFonts w:eastAsia="Calibri"/>
          <w:color w:val="000000" w:themeColor="text1"/>
          <w:sz w:val="10"/>
          <w14:ligatures w14:val="none"/>
        </w:rPr>
      </w:pPr>
    </w:p>
    <w:p w14:paraId="15BA59C0" w14:textId="77777777" w:rsidR="00725033" w:rsidRPr="00DE2C8C" w:rsidRDefault="00725033" w:rsidP="00725033">
      <w:pPr>
        <w:suppressAutoHyphens w:val="0"/>
        <w:spacing w:line="120" w:lineRule="exact"/>
        <w:rPr>
          <w:rFonts w:eastAsia="Calibri"/>
          <w:color w:val="000000" w:themeColor="text1"/>
          <w:sz w:val="10"/>
          <w14:ligatures w14:val="none"/>
        </w:rPr>
      </w:pPr>
    </w:p>
    <w:tbl>
      <w:tblPr>
        <w:tblStyle w:val="TableGrid1"/>
        <w:tblW w:w="9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38"/>
        <w:gridCol w:w="101"/>
        <w:gridCol w:w="339"/>
        <w:gridCol w:w="342"/>
        <w:gridCol w:w="400"/>
        <w:gridCol w:w="376"/>
        <w:gridCol w:w="374"/>
        <w:gridCol w:w="358"/>
        <w:gridCol w:w="18"/>
        <w:gridCol w:w="378"/>
        <w:gridCol w:w="6"/>
        <w:gridCol w:w="345"/>
        <w:gridCol w:w="25"/>
        <w:gridCol w:w="6"/>
        <w:gridCol w:w="346"/>
        <w:gridCol w:w="25"/>
        <w:gridCol w:w="6"/>
        <w:gridCol w:w="604"/>
        <w:gridCol w:w="6"/>
        <w:gridCol w:w="59"/>
        <w:gridCol w:w="6"/>
        <w:gridCol w:w="14"/>
        <w:gridCol w:w="343"/>
        <w:gridCol w:w="6"/>
        <w:gridCol w:w="14"/>
        <w:gridCol w:w="433"/>
        <w:gridCol w:w="6"/>
        <w:gridCol w:w="14"/>
        <w:gridCol w:w="429"/>
        <w:gridCol w:w="6"/>
        <w:gridCol w:w="14"/>
        <w:gridCol w:w="611"/>
        <w:gridCol w:w="6"/>
        <w:gridCol w:w="33"/>
        <w:gridCol w:w="146"/>
        <w:gridCol w:w="673"/>
        <w:gridCol w:w="6"/>
        <w:gridCol w:w="624"/>
        <w:gridCol w:w="6"/>
        <w:gridCol w:w="551"/>
        <w:gridCol w:w="6"/>
        <w:gridCol w:w="479"/>
      </w:tblGrid>
      <w:tr w:rsidR="00FC560D" w:rsidRPr="00DE2C8C" w14:paraId="736D0A77" w14:textId="77777777" w:rsidTr="00FC560D">
        <w:trPr>
          <w:tblHeader/>
        </w:trPr>
        <w:tc>
          <w:tcPr>
            <w:tcW w:w="1238" w:type="dxa"/>
            <w:tcBorders>
              <w:top w:val="single" w:sz="4" w:space="0" w:color="auto"/>
            </w:tcBorders>
            <w:shd w:val="clear" w:color="auto" w:fill="auto"/>
            <w:vAlign w:val="bottom"/>
          </w:tcPr>
          <w:p w14:paraId="2911C623" w14:textId="77777777" w:rsidR="001C6B60" w:rsidRPr="00DE2C8C" w:rsidRDefault="001C6B60" w:rsidP="00FC560D">
            <w:pPr>
              <w:spacing w:before="81" w:after="81" w:line="160" w:lineRule="exact"/>
              <w:ind w:left="-61" w:right="40" w:firstLine="61"/>
              <w:rPr>
                <w:rFonts w:eastAsia="Calibri"/>
                <w:i/>
                <w:color w:val="000000" w:themeColor="text1"/>
                <w:sz w:val="14"/>
              </w:rPr>
            </w:pPr>
          </w:p>
        </w:tc>
        <w:tc>
          <w:tcPr>
            <w:tcW w:w="101" w:type="dxa"/>
            <w:tcBorders>
              <w:top w:val="single" w:sz="4" w:space="0" w:color="auto"/>
            </w:tcBorders>
            <w:shd w:val="clear" w:color="auto" w:fill="auto"/>
            <w:vAlign w:val="bottom"/>
          </w:tcPr>
          <w:p w14:paraId="33A19E39" w14:textId="77777777" w:rsidR="001C6B60" w:rsidRPr="00DE2C8C" w:rsidRDefault="001C6B60" w:rsidP="00FC560D">
            <w:pPr>
              <w:spacing w:before="81" w:after="81" w:line="160" w:lineRule="exact"/>
              <w:ind w:left="-61" w:firstLine="61"/>
              <w:jc w:val="center"/>
              <w:rPr>
                <w:rFonts w:eastAsia="Calibri"/>
                <w:i/>
                <w:color w:val="000000" w:themeColor="text1"/>
                <w:spacing w:val="2"/>
                <w:w w:val="101"/>
                <w:sz w:val="14"/>
              </w:rPr>
            </w:pPr>
          </w:p>
        </w:tc>
        <w:tc>
          <w:tcPr>
            <w:tcW w:w="3948" w:type="dxa"/>
            <w:gridSpan w:val="16"/>
            <w:tcBorders>
              <w:top w:val="single" w:sz="4" w:space="0" w:color="auto"/>
              <w:bottom w:val="single" w:sz="4" w:space="0" w:color="auto"/>
            </w:tcBorders>
            <w:shd w:val="clear" w:color="auto" w:fill="auto"/>
            <w:vAlign w:val="bottom"/>
          </w:tcPr>
          <w:p w14:paraId="15570490" w14:textId="20221448" w:rsidR="001C6B60" w:rsidRPr="00DE2C8C" w:rsidRDefault="001C6B60" w:rsidP="00FC560D">
            <w:pPr>
              <w:spacing w:before="81" w:after="81" w:line="160" w:lineRule="exact"/>
              <w:ind w:left="-61" w:firstLine="61"/>
              <w:jc w:val="center"/>
              <w:rPr>
                <w:rFonts w:eastAsia="Calibri"/>
                <w:i/>
                <w:color w:val="000000" w:themeColor="text1"/>
                <w:spacing w:val="2"/>
                <w:w w:val="101"/>
                <w:sz w:val="14"/>
              </w:rPr>
            </w:pPr>
            <w:r>
              <w:rPr>
                <w:rFonts w:eastAsia="Calibri"/>
                <w:i/>
                <w:color w:val="000000" w:themeColor="text1"/>
                <w:spacing w:val="2"/>
                <w:w w:val="101"/>
                <w:sz w:val="14"/>
              </w:rPr>
              <w:t>International staff</w:t>
            </w:r>
          </w:p>
        </w:tc>
        <w:tc>
          <w:tcPr>
            <w:tcW w:w="85" w:type="dxa"/>
            <w:gridSpan w:val="4"/>
          </w:tcPr>
          <w:p w14:paraId="16105DA2" w14:textId="77777777" w:rsidR="001C6B60" w:rsidRPr="00DE2C8C" w:rsidRDefault="001C6B60" w:rsidP="00FC560D">
            <w:pPr>
              <w:spacing w:before="81" w:after="81" w:line="160" w:lineRule="exact"/>
              <w:ind w:left="-61" w:firstLine="61"/>
              <w:jc w:val="center"/>
              <w:rPr>
                <w:rFonts w:eastAsia="Calibri"/>
                <w:i/>
                <w:color w:val="000000" w:themeColor="text1"/>
                <w:spacing w:val="2"/>
                <w:w w:val="101"/>
                <w:sz w:val="14"/>
              </w:rPr>
            </w:pPr>
          </w:p>
        </w:tc>
        <w:tc>
          <w:tcPr>
            <w:tcW w:w="1915" w:type="dxa"/>
            <w:gridSpan w:val="12"/>
            <w:tcBorders>
              <w:top w:val="single" w:sz="4" w:space="0" w:color="auto"/>
              <w:bottom w:val="single" w:sz="4" w:space="0" w:color="auto"/>
            </w:tcBorders>
            <w:shd w:val="clear" w:color="auto" w:fill="auto"/>
            <w:vAlign w:val="bottom"/>
          </w:tcPr>
          <w:p w14:paraId="50923ECE" w14:textId="11290F4A" w:rsidR="001C6B60" w:rsidRPr="00DE2C8C" w:rsidRDefault="001C6B60" w:rsidP="00FC560D">
            <w:pPr>
              <w:spacing w:before="81" w:after="81" w:line="160" w:lineRule="exact"/>
              <w:ind w:left="-61" w:firstLine="61"/>
              <w:jc w:val="center"/>
              <w:rPr>
                <w:rFonts w:eastAsia="Calibri"/>
                <w:i/>
                <w:color w:val="000000" w:themeColor="text1"/>
                <w:spacing w:val="2"/>
                <w:w w:val="101"/>
                <w:sz w:val="14"/>
              </w:rPr>
            </w:pPr>
            <w:r w:rsidRPr="00DE2C8C">
              <w:rPr>
                <w:rFonts w:eastAsia="Calibri"/>
                <w:i/>
                <w:color w:val="000000" w:themeColor="text1"/>
                <w:spacing w:val="2"/>
                <w:w w:val="101"/>
                <w:sz w:val="14"/>
              </w:rPr>
              <w:t>National staff</w:t>
            </w:r>
          </w:p>
        </w:tc>
        <w:tc>
          <w:tcPr>
            <w:tcW w:w="146" w:type="dxa"/>
            <w:tcBorders>
              <w:top w:val="single" w:sz="4" w:space="0" w:color="auto"/>
            </w:tcBorders>
            <w:shd w:val="clear" w:color="auto" w:fill="auto"/>
            <w:vAlign w:val="bottom"/>
          </w:tcPr>
          <w:p w14:paraId="36B9EC7E" w14:textId="6DE96F28"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p>
        </w:tc>
        <w:tc>
          <w:tcPr>
            <w:tcW w:w="1860" w:type="dxa"/>
            <w:gridSpan w:val="5"/>
            <w:tcBorders>
              <w:top w:val="single" w:sz="4" w:space="0" w:color="auto"/>
              <w:bottom w:val="single" w:sz="4" w:space="0" w:color="auto"/>
            </w:tcBorders>
            <w:shd w:val="clear" w:color="auto" w:fill="auto"/>
            <w:vAlign w:val="bottom"/>
          </w:tcPr>
          <w:p w14:paraId="45065C79" w14:textId="2F5A5555" w:rsidR="001C6B60" w:rsidRPr="00DE2C8C" w:rsidRDefault="001C6B60" w:rsidP="00FC560D">
            <w:pPr>
              <w:spacing w:before="81" w:after="81" w:line="160" w:lineRule="exact"/>
              <w:ind w:left="-61" w:right="40" w:firstLine="61"/>
              <w:jc w:val="center"/>
              <w:rPr>
                <w:rFonts w:eastAsia="Calibri"/>
                <w:i/>
                <w:color w:val="000000" w:themeColor="text1"/>
                <w:spacing w:val="2"/>
                <w:w w:val="101"/>
                <w:sz w:val="14"/>
              </w:rPr>
            </w:pPr>
            <w:r w:rsidRPr="00DE2C8C">
              <w:rPr>
                <w:rFonts w:eastAsia="Calibri"/>
                <w:i/>
                <w:color w:val="000000" w:themeColor="text1"/>
                <w:spacing w:val="2"/>
                <w:w w:val="101"/>
                <w:sz w:val="14"/>
              </w:rPr>
              <w:t>United Nations Volunteers</w:t>
            </w:r>
          </w:p>
        </w:tc>
        <w:tc>
          <w:tcPr>
            <w:tcW w:w="485" w:type="dxa"/>
            <w:gridSpan w:val="2"/>
            <w:tcBorders>
              <w:top w:val="single" w:sz="4" w:space="0" w:color="auto"/>
            </w:tcBorders>
            <w:shd w:val="clear" w:color="auto" w:fill="auto"/>
            <w:vAlign w:val="bottom"/>
          </w:tcPr>
          <w:p w14:paraId="15803B3B" w14:textId="2A339220"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p>
        </w:tc>
      </w:tr>
      <w:tr w:rsidR="00FC560D" w:rsidRPr="00DE2C8C" w14:paraId="507938B1" w14:textId="77777777" w:rsidTr="00FC560D">
        <w:trPr>
          <w:tblHeader/>
        </w:trPr>
        <w:tc>
          <w:tcPr>
            <w:tcW w:w="1238" w:type="dxa"/>
            <w:tcBorders>
              <w:bottom w:val="single" w:sz="12" w:space="0" w:color="auto"/>
            </w:tcBorders>
            <w:shd w:val="clear" w:color="auto" w:fill="auto"/>
            <w:vAlign w:val="bottom"/>
          </w:tcPr>
          <w:p w14:paraId="393774BC" w14:textId="77777777" w:rsidR="001C6B60" w:rsidRPr="00DE2C8C" w:rsidRDefault="001C6B60" w:rsidP="00FC560D">
            <w:pPr>
              <w:spacing w:before="81" w:after="81" w:line="160" w:lineRule="exact"/>
              <w:ind w:left="-61" w:right="40" w:firstLine="61"/>
              <w:rPr>
                <w:rFonts w:eastAsia="Calibri"/>
                <w:i/>
                <w:color w:val="000000" w:themeColor="text1"/>
                <w:sz w:val="14"/>
              </w:rPr>
            </w:pPr>
          </w:p>
        </w:tc>
        <w:tc>
          <w:tcPr>
            <w:tcW w:w="440" w:type="dxa"/>
            <w:gridSpan w:val="2"/>
            <w:tcBorders>
              <w:top w:val="single" w:sz="4" w:space="0" w:color="auto"/>
              <w:bottom w:val="single" w:sz="12" w:space="0" w:color="auto"/>
            </w:tcBorders>
            <w:shd w:val="clear" w:color="auto" w:fill="auto"/>
            <w:vAlign w:val="bottom"/>
          </w:tcPr>
          <w:p w14:paraId="1F8633BB"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USG</w:t>
            </w:r>
          </w:p>
        </w:tc>
        <w:tc>
          <w:tcPr>
            <w:tcW w:w="342" w:type="dxa"/>
            <w:tcBorders>
              <w:top w:val="single" w:sz="4" w:space="0" w:color="auto"/>
              <w:bottom w:val="single" w:sz="12" w:space="0" w:color="auto"/>
            </w:tcBorders>
            <w:shd w:val="clear" w:color="auto" w:fill="auto"/>
            <w:vAlign w:val="bottom"/>
          </w:tcPr>
          <w:p w14:paraId="7A7B41D4"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ASG</w:t>
            </w:r>
          </w:p>
        </w:tc>
        <w:tc>
          <w:tcPr>
            <w:tcW w:w="400" w:type="dxa"/>
            <w:tcBorders>
              <w:top w:val="single" w:sz="4" w:space="0" w:color="auto"/>
              <w:bottom w:val="single" w:sz="12" w:space="0" w:color="auto"/>
            </w:tcBorders>
            <w:shd w:val="clear" w:color="auto" w:fill="auto"/>
            <w:vAlign w:val="bottom"/>
          </w:tcPr>
          <w:p w14:paraId="65996B5B"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D-2</w:t>
            </w:r>
          </w:p>
        </w:tc>
        <w:tc>
          <w:tcPr>
            <w:tcW w:w="376" w:type="dxa"/>
            <w:tcBorders>
              <w:top w:val="single" w:sz="4" w:space="0" w:color="auto"/>
              <w:bottom w:val="single" w:sz="12" w:space="0" w:color="auto"/>
            </w:tcBorders>
            <w:shd w:val="clear" w:color="auto" w:fill="auto"/>
            <w:vAlign w:val="bottom"/>
          </w:tcPr>
          <w:p w14:paraId="49B88050"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D-1</w:t>
            </w:r>
          </w:p>
        </w:tc>
        <w:tc>
          <w:tcPr>
            <w:tcW w:w="374" w:type="dxa"/>
            <w:tcBorders>
              <w:top w:val="single" w:sz="4" w:space="0" w:color="auto"/>
              <w:bottom w:val="single" w:sz="12" w:space="0" w:color="auto"/>
            </w:tcBorders>
            <w:shd w:val="clear" w:color="auto" w:fill="auto"/>
            <w:vAlign w:val="bottom"/>
          </w:tcPr>
          <w:p w14:paraId="461F5960"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P-5</w:t>
            </w:r>
          </w:p>
        </w:tc>
        <w:tc>
          <w:tcPr>
            <w:tcW w:w="376" w:type="dxa"/>
            <w:gridSpan w:val="2"/>
            <w:tcBorders>
              <w:top w:val="single" w:sz="4" w:space="0" w:color="auto"/>
              <w:bottom w:val="single" w:sz="12" w:space="0" w:color="auto"/>
            </w:tcBorders>
            <w:shd w:val="clear" w:color="auto" w:fill="auto"/>
            <w:vAlign w:val="bottom"/>
          </w:tcPr>
          <w:p w14:paraId="3BB48953"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P-4</w:t>
            </w:r>
          </w:p>
        </w:tc>
        <w:tc>
          <w:tcPr>
            <w:tcW w:w="384" w:type="dxa"/>
            <w:gridSpan w:val="2"/>
            <w:tcBorders>
              <w:top w:val="single" w:sz="4" w:space="0" w:color="auto"/>
              <w:bottom w:val="single" w:sz="12" w:space="0" w:color="auto"/>
            </w:tcBorders>
            <w:shd w:val="clear" w:color="auto" w:fill="auto"/>
            <w:vAlign w:val="bottom"/>
          </w:tcPr>
          <w:p w14:paraId="1804F9A4"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P-3</w:t>
            </w:r>
          </w:p>
        </w:tc>
        <w:tc>
          <w:tcPr>
            <w:tcW w:w="376" w:type="dxa"/>
            <w:gridSpan w:val="3"/>
            <w:tcBorders>
              <w:top w:val="single" w:sz="4" w:space="0" w:color="auto"/>
              <w:bottom w:val="single" w:sz="12" w:space="0" w:color="auto"/>
            </w:tcBorders>
            <w:shd w:val="clear" w:color="auto" w:fill="auto"/>
            <w:vAlign w:val="bottom"/>
          </w:tcPr>
          <w:p w14:paraId="11E9BCCE"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P-2</w:t>
            </w:r>
          </w:p>
        </w:tc>
        <w:tc>
          <w:tcPr>
            <w:tcW w:w="377" w:type="dxa"/>
            <w:gridSpan w:val="3"/>
            <w:tcBorders>
              <w:top w:val="single" w:sz="4" w:space="0" w:color="auto"/>
              <w:bottom w:val="single" w:sz="12" w:space="0" w:color="auto"/>
            </w:tcBorders>
            <w:shd w:val="clear" w:color="auto" w:fill="auto"/>
            <w:vAlign w:val="bottom"/>
          </w:tcPr>
          <w:p w14:paraId="4EFCF577"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FS</w:t>
            </w:r>
          </w:p>
        </w:tc>
        <w:tc>
          <w:tcPr>
            <w:tcW w:w="610" w:type="dxa"/>
            <w:gridSpan w:val="2"/>
            <w:tcBorders>
              <w:top w:val="single" w:sz="4" w:space="0" w:color="auto"/>
              <w:bottom w:val="single" w:sz="12" w:space="0" w:color="auto"/>
            </w:tcBorders>
            <w:shd w:val="clear" w:color="auto" w:fill="auto"/>
            <w:vAlign w:val="bottom"/>
          </w:tcPr>
          <w:p w14:paraId="132DF9E8"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65" w:type="dxa"/>
            <w:gridSpan w:val="2"/>
            <w:tcBorders>
              <w:bottom w:val="single" w:sz="12" w:space="0" w:color="auto"/>
            </w:tcBorders>
          </w:tcPr>
          <w:p w14:paraId="2BBCAB6A"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p>
        </w:tc>
        <w:tc>
          <w:tcPr>
            <w:tcW w:w="363" w:type="dxa"/>
            <w:gridSpan w:val="3"/>
            <w:tcBorders>
              <w:top w:val="single" w:sz="4" w:space="0" w:color="auto"/>
              <w:bottom w:val="single" w:sz="12" w:space="0" w:color="auto"/>
            </w:tcBorders>
          </w:tcPr>
          <w:p w14:paraId="4519BCBF" w14:textId="43837B25"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Pr>
                <w:rFonts w:eastAsia="Calibri"/>
                <w:i/>
                <w:color w:val="000000" w:themeColor="text1"/>
                <w:spacing w:val="2"/>
                <w:w w:val="101"/>
                <w:sz w:val="14"/>
              </w:rPr>
              <w:t>GS</w:t>
            </w:r>
          </w:p>
        </w:tc>
        <w:tc>
          <w:tcPr>
            <w:tcW w:w="453" w:type="dxa"/>
            <w:gridSpan w:val="3"/>
            <w:tcBorders>
              <w:top w:val="single" w:sz="4" w:space="0" w:color="auto"/>
              <w:bottom w:val="single" w:sz="12" w:space="0" w:color="auto"/>
            </w:tcBorders>
            <w:shd w:val="clear" w:color="auto" w:fill="auto"/>
            <w:vAlign w:val="bottom"/>
          </w:tcPr>
          <w:p w14:paraId="65D8E1D1" w14:textId="56D5047B"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NPO</w:t>
            </w:r>
          </w:p>
        </w:tc>
        <w:tc>
          <w:tcPr>
            <w:tcW w:w="449" w:type="dxa"/>
            <w:gridSpan w:val="3"/>
            <w:tcBorders>
              <w:top w:val="single" w:sz="4" w:space="0" w:color="auto"/>
              <w:bottom w:val="single" w:sz="12" w:space="0" w:color="auto"/>
            </w:tcBorders>
            <w:shd w:val="clear" w:color="auto" w:fill="auto"/>
            <w:vAlign w:val="bottom"/>
          </w:tcPr>
          <w:p w14:paraId="4C5BF308" w14:textId="16C28426"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Pr>
                <w:rFonts w:eastAsia="Calibri"/>
                <w:i/>
                <w:color w:val="000000" w:themeColor="text1"/>
                <w:spacing w:val="2"/>
                <w:w w:val="101"/>
                <w:sz w:val="14"/>
              </w:rPr>
              <w:t>LL</w:t>
            </w:r>
          </w:p>
        </w:tc>
        <w:tc>
          <w:tcPr>
            <w:tcW w:w="631" w:type="dxa"/>
            <w:gridSpan w:val="3"/>
            <w:tcBorders>
              <w:top w:val="single" w:sz="4" w:space="0" w:color="auto"/>
              <w:bottom w:val="single" w:sz="12" w:space="0" w:color="auto"/>
            </w:tcBorders>
            <w:shd w:val="clear" w:color="auto" w:fill="auto"/>
            <w:vAlign w:val="bottom"/>
          </w:tcPr>
          <w:p w14:paraId="7E874727"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858" w:type="dxa"/>
            <w:gridSpan w:val="4"/>
            <w:tcBorders>
              <w:bottom w:val="single" w:sz="12" w:space="0" w:color="auto"/>
            </w:tcBorders>
            <w:shd w:val="clear" w:color="auto" w:fill="auto"/>
            <w:vAlign w:val="bottom"/>
          </w:tcPr>
          <w:p w14:paraId="26C1ADCA"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International</w:t>
            </w:r>
          </w:p>
        </w:tc>
        <w:tc>
          <w:tcPr>
            <w:tcW w:w="630" w:type="dxa"/>
            <w:gridSpan w:val="2"/>
            <w:tcBorders>
              <w:bottom w:val="single" w:sz="12" w:space="0" w:color="auto"/>
            </w:tcBorders>
            <w:shd w:val="clear" w:color="auto" w:fill="auto"/>
            <w:vAlign w:val="bottom"/>
          </w:tcPr>
          <w:p w14:paraId="6F34D35B"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National</w:t>
            </w:r>
          </w:p>
        </w:tc>
        <w:tc>
          <w:tcPr>
            <w:tcW w:w="557" w:type="dxa"/>
            <w:gridSpan w:val="2"/>
            <w:tcBorders>
              <w:bottom w:val="single" w:sz="12" w:space="0" w:color="auto"/>
            </w:tcBorders>
            <w:shd w:val="clear" w:color="auto" w:fill="auto"/>
            <w:vAlign w:val="bottom"/>
          </w:tcPr>
          <w:p w14:paraId="589D3402"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Subtotal</w:t>
            </w:r>
          </w:p>
        </w:tc>
        <w:tc>
          <w:tcPr>
            <w:tcW w:w="479" w:type="dxa"/>
            <w:tcBorders>
              <w:bottom w:val="single" w:sz="12" w:space="0" w:color="auto"/>
            </w:tcBorders>
            <w:shd w:val="clear" w:color="auto" w:fill="auto"/>
            <w:vAlign w:val="bottom"/>
          </w:tcPr>
          <w:p w14:paraId="21E10493" w14:textId="77777777" w:rsidR="001C6B60" w:rsidRPr="00DE2C8C" w:rsidRDefault="001C6B60" w:rsidP="00FC560D">
            <w:pPr>
              <w:spacing w:before="81" w:after="81" w:line="160" w:lineRule="exact"/>
              <w:ind w:left="-61" w:right="40" w:firstLine="61"/>
              <w:jc w:val="right"/>
              <w:rPr>
                <w:rFonts w:eastAsia="Calibri"/>
                <w:i/>
                <w:color w:val="000000" w:themeColor="text1"/>
                <w:spacing w:val="2"/>
                <w:w w:val="101"/>
                <w:sz w:val="14"/>
              </w:rPr>
            </w:pPr>
            <w:r w:rsidRPr="00DE2C8C">
              <w:rPr>
                <w:rFonts w:eastAsia="Calibri"/>
                <w:i/>
                <w:color w:val="000000" w:themeColor="text1"/>
                <w:spacing w:val="2"/>
                <w:w w:val="101"/>
                <w:sz w:val="14"/>
              </w:rPr>
              <w:t>Total</w:t>
            </w:r>
          </w:p>
        </w:tc>
      </w:tr>
      <w:tr w:rsidR="00FC560D" w:rsidRPr="00DE2C8C" w14:paraId="2CF97CA0" w14:textId="77777777" w:rsidTr="00FC560D">
        <w:trPr>
          <w:trHeight w:hRule="exact" w:val="115"/>
          <w:tblHeader/>
        </w:trPr>
        <w:tc>
          <w:tcPr>
            <w:tcW w:w="1238" w:type="dxa"/>
            <w:tcBorders>
              <w:top w:val="single" w:sz="12" w:space="0" w:color="auto"/>
            </w:tcBorders>
            <w:shd w:val="clear" w:color="auto" w:fill="auto"/>
            <w:vAlign w:val="bottom"/>
          </w:tcPr>
          <w:p w14:paraId="5580CE78" w14:textId="77777777" w:rsidR="001C6B60" w:rsidRPr="00DE2C8C" w:rsidRDefault="001C6B60" w:rsidP="00FC560D">
            <w:pPr>
              <w:spacing w:before="40" w:after="40" w:line="210" w:lineRule="exact"/>
              <w:ind w:left="-61" w:right="40" w:firstLine="61"/>
              <w:rPr>
                <w:rFonts w:eastAsia="Calibri"/>
                <w:color w:val="000000" w:themeColor="text1"/>
                <w:sz w:val="17"/>
              </w:rPr>
            </w:pPr>
          </w:p>
        </w:tc>
        <w:tc>
          <w:tcPr>
            <w:tcW w:w="440" w:type="dxa"/>
            <w:gridSpan w:val="2"/>
            <w:tcBorders>
              <w:top w:val="single" w:sz="12" w:space="0" w:color="auto"/>
            </w:tcBorders>
            <w:shd w:val="clear" w:color="auto" w:fill="auto"/>
            <w:vAlign w:val="bottom"/>
          </w:tcPr>
          <w:p w14:paraId="497DA836"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342" w:type="dxa"/>
            <w:tcBorders>
              <w:top w:val="single" w:sz="12" w:space="0" w:color="auto"/>
            </w:tcBorders>
            <w:shd w:val="clear" w:color="auto" w:fill="auto"/>
            <w:vAlign w:val="bottom"/>
          </w:tcPr>
          <w:p w14:paraId="74AAF88E"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400" w:type="dxa"/>
            <w:tcBorders>
              <w:top w:val="single" w:sz="12" w:space="0" w:color="auto"/>
            </w:tcBorders>
            <w:shd w:val="clear" w:color="auto" w:fill="auto"/>
            <w:vAlign w:val="bottom"/>
          </w:tcPr>
          <w:p w14:paraId="5E0E50BA"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376" w:type="dxa"/>
            <w:tcBorders>
              <w:top w:val="single" w:sz="12" w:space="0" w:color="auto"/>
            </w:tcBorders>
            <w:shd w:val="clear" w:color="auto" w:fill="auto"/>
            <w:vAlign w:val="bottom"/>
          </w:tcPr>
          <w:p w14:paraId="663BD432"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374" w:type="dxa"/>
            <w:tcBorders>
              <w:top w:val="single" w:sz="12" w:space="0" w:color="auto"/>
            </w:tcBorders>
            <w:shd w:val="clear" w:color="auto" w:fill="auto"/>
            <w:vAlign w:val="bottom"/>
          </w:tcPr>
          <w:p w14:paraId="20488032"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376" w:type="dxa"/>
            <w:gridSpan w:val="2"/>
            <w:tcBorders>
              <w:top w:val="single" w:sz="12" w:space="0" w:color="auto"/>
            </w:tcBorders>
            <w:shd w:val="clear" w:color="auto" w:fill="auto"/>
            <w:vAlign w:val="bottom"/>
          </w:tcPr>
          <w:p w14:paraId="186AC593"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384" w:type="dxa"/>
            <w:gridSpan w:val="2"/>
            <w:tcBorders>
              <w:top w:val="single" w:sz="12" w:space="0" w:color="auto"/>
            </w:tcBorders>
            <w:shd w:val="clear" w:color="auto" w:fill="auto"/>
            <w:vAlign w:val="bottom"/>
          </w:tcPr>
          <w:p w14:paraId="532A4FD9"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376" w:type="dxa"/>
            <w:gridSpan w:val="3"/>
            <w:tcBorders>
              <w:top w:val="single" w:sz="12" w:space="0" w:color="auto"/>
            </w:tcBorders>
            <w:shd w:val="clear" w:color="auto" w:fill="auto"/>
            <w:vAlign w:val="bottom"/>
          </w:tcPr>
          <w:p w14:paraId="1946218F"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377" w:type="dxa"/>
            <w:gridSpan w:val="3"/>
            <w:tcBorders>
              <w:top w:val="single" w:sz="12" w:space="0" w:color="auto"/>
            </w:tcBorders>
            <w:shd w:val="clear" w:color="auto" w:fill="auto"/>
            <w:vAlign w:val="bottom"/>
          </w:tcPr>
          <w:p w14:paraId="328229BE"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610" w:type="dxa"/>
            <w:gridSpan w:val="2"/>
            <w:tcBorders>
              <w:top w:val="single" w:sz="12" w:space="0" w:color="auto"/>
            </w:tcBorders>
            <w:shd w:val="clear" w:color="auto" w:fill="auto"/>
            <w:vAlign w:val="bottom"/>
          </w:tcPr>
          <w:p w14:paraId="6E505EF2"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65" w:type="dxa"/>
            <w:gridSpan w:val="2"/>
            <w:tcBorders>
              <w:top w:val="single" w:sz="12" w:space="0" w:color="auto"/>
            </w:tcBorders>
          </w:tcPr>
          <w:p w14:paraId="4C326C85"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363" w:type="dxa"/>
            <w:gridSpan w:val="3"/>
            <w:tcBorders>
              <w:top w:val="single" w:sz="12" w:space="0" w:color="auto"/>
            </w:tcBorders>
          </w:tcPr>
          <w:p w14:paraId="01A0906B" w14:textId="3E0E7885"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453" w:type="dxa"/>
            <w:gridSpan w:val="3"/>
            <w:tcBorders>
              <w:top w:val="single" w:sz="12" w:space="0" w:color="auto"/>
            </w:tcBorders>
            <w:shd w:val="clear" w:color="auto" w:fill="auto"/>
            <w:vAlign w:val="bottom"/>
          </w:tcPr>
          <w:p w14:paraId="1C574A59" w14:textId="6554CF46"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449" w:type="dxa"/>
            <w:gridSpan w:val="3"/>
            <w:tcBorders>
              <w:top w:val="single" w:sz="12" w:space="0" w:color="auto"/>
            </w:tcBorders>
            <w:shd w:val="clear" w:color="auto" w:fill="auto"/>
            <w:vAlign w:val="bottom"/>
          </w:tcPr>
          <w:p w14:paraId="5BCC097A"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631" w:type="dxa"/>
            <w:gridSpan w:val="3"/>
            <w:tcBorders>
              <w:top w:val="single" w:sz="12" w:space="0" w:color="auto"/>
            </w:tcBorders>
            <w:shd w:val="clear" w:color="auto" w:fill="auto"/>
            <w:vAlign w:val="bottom"/>
          </w:tcPr>
          <w:p w14:paraId="3D9482A9"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858" w:type="dxa"/>
            <w:gridSpan w:val="4"/>
            <w:tcBorders>
              <w:top w:val="single" w:sz="12" w:space="0" w:color="auto"/>
            </w:tcBorders>
            <w:shd w:val="clear" w:color="auto" w:fill="auto"/>
            <w:vAlign w:val="bottom"/>
          </w:tcPr>
          <w:p w14:paraId="0565521C"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630" w:type="dxa"/>
            <w:gridSpan w:val="2"/>
            <w:tcBorders>
              <w:top w:val="single" w:sz="12" w:space="0" w:color="auto"/>
            </w:tcBorders>
            <w:shd w:val="clear" w:color="auto" w:fill="auto"/>
            <w:vAlign w:val="bottom"/>
          </w:tcPr>
          <w:p w14:paraId="1B0B9EF1"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557" w:type="dxa"/>
            <w:gridSpan w:val="2"/>
            <w:tcBorders>
              <w:top w:val="single" w:sz="12" w:space="0" w:color="auto"/>
            </w:tcBorders>
            <w:shd w:val="clear" w:color="auto" w:fill="auto"/>
            <w:vAlign w:val="bottom"/>
          </w:tcPr>
          <w:p w14:paraId="27DD41D1"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c>
          <w:tcPr>
            <w:tcW w:w="479" w:type="dxa"/>
            <w:tcBorders>
              <w:top w:val="single" w:sz="12" w:space="0" w:color="auto"/>
            </w:tcBorders>
            <w:shd w:val="clear" w:color="auto" w:fill="auto"/>
            <w:vAlign w:val="bottom"/>
          </w:tcPr>
          <w:p w14:paraId="6E32C697" w14:textId="77777777" w:rsidR="001C6B60" w:rsidRPr="00DE2C8C" w:rsidRDefault="001C6B60" w:rsidP="00FC560D">
            <w:pPr>
              <w:spacing w:before="40" w:after="40" w:line="210" w:lineRule="exact"/>
              <w:ind w:left="-61" w:right="40" w:firstLine="61"/>
              <w:jc w:val="right"/>
              <w:rPr>
                <w:rFonts w:eastAsia="Calibri"/>
                <w:color w:val="000000" w:themeColor="text1"/>
                <w:spacing w:val="2"/>
                <w:w w:val="101"/>
                <w:sz w:val="17"/>
              </w:rPr>
            </w:pPr>
          </w:p>
        </w:tc>
      </w:tr>
      <w:tr w:rsidR="00FC560D" w:rsidRPr="00DE2C8C" w14:paraId="07B8A3FC" w14:textId="77777777" w:rsidTr="00FC560D">
        <w:tc>
          <w:tcPr>
            <w:tcW w:w="4275" w:type="dxa"/>
            <w:gridSpan w:val="12"/>
            <w:shd w:val="clear" w:color="auto" w:fill="auto"/>
          </w:tcPr>
          <w:p w14:paraId="7A2EE402" w14:textId="77777777" w:rsidR="001C6B60" w:rsidRPr="00DE2C8C" w:rsidRDefault="001C6B60" w:rsidP="00FC560D">
            <w:pPr>
              <w:tabs>
                <w:tab w:val="left" w:pos="288"/>
                <w:tab w:val="left" w:pos="576"/>
                <w:tab w:val="left" w:pos="864"/>
                <w:tab w:val="left" w:pos="1152"/>
              </w:tabs>
              <w:spacing w:before="40" w:after="40" w:line="210" w:lineRule="exact"/>
              <w:ind w:left="-61" w:right="40" w:firstLine="61"/>
              <w:rPr>
                <w:rFonts w:eastAsia="Calibri"/>
                <w:b/>
                <w:bCs/>
                <w:color w:val="000000" w:themeColor="text1"/>
                <w:spacing w:val="2"/>
                <w:w w:val="101"/>
                <w:sz w:val="17"/>
              </w:rPr>
            </w:pPr>
            <w:r w:rsidRPr="00DE2C8C">
              <w:rPr>
                <w:rFonts w:eastAsia="Calibri"/>
                <w:b/>
                <w:bCs/>
                <w:color w:val="000000" w:themeColor="text1"/>
                <w:sz w:val="17"/>
              </w:rPr>
              <w:t>Office of the Chief of Mission Support</w:t>
            </w:r>
          </w:p>
        </w:tc>
        <w:tc>
          <w:tcPr>
            <w:tcW w:w="377" w:type="dxa"/>
            <w:gridSpan w:val="3"/>
            <w:shd w:val="clear" w:color="auto" w:fill="auto"/>
            <w:vAlign w:val="bottom"/>
          </w:tcPr>
          <w:p w14:paraId="73EE116A" w14:textId="77777777" w:rsidR="001C6B60" w:rsidRPr="00DE2C8C" w:rsidRDefault="001C6B60"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635" w:type="dxa"/>
            <w:gridSpan w:val="3"/>
            <w:shd w:val="clear" w:color="auto" w:fill="auto"/>
            <w:vAlign w:val="bottom"/>
          </w:tcPr>
          <w:p w14:paraId="36BE7E73" w14:textId="77777777" w:rsidR="001C6B60" w:rsidRPr="00DE2C8C" w:rsidRDefault="001C6B60"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85" w:type="dxa"/>
            <w:gridSpan w:val="4"/>
          </w:tcPr>
          <w:p w14:paraId="38CFB750" w14:textId="77777777" w:rsidR="001C6B60" w:rsidRPr="00DE2C8C" w:rsidRDefault="001C6B60"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363" w:type="dxa"/>
            <w:gridSpan w:val="3"/>
          </w:tcPr>
          <w:p w14:paraId="10652C7A" w14:textId="6F700DD6" w:rsidR="001C6B60" w:rsidRPr="00DE2C8C" w:rsidRDefault="001C6B60"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453" w:type="dxa"/>
            <w:gridSpan w:val="3"/>
            <w:shd w:val="clear" w:color="auto" w:fill="auto"/>
            <w:vAlign w:val="bottom"/>
          </w:tcPr>
          <w:p w14:paraId="4505D626" w14:textId="0BA69314" w:rsidR="001C6B60" w:rsidRPr="00DE2C8C" w:rsidRDefault="001C6B60"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449" w:type="dxa"/>
            <w:gridSpan w:val="3"/>
            <w:shd w:val="clear" w:color="auto" w:fill="auto"/>
            <w:vAlign w:val="bottom"/>
          </w:tcPr>
          <w:p w14:paraId="0BF53784" w14:textId="77777777" w:rsidR="001C6B60" w:rsidRPr="00DE2C8C" w:rsidRDefault="001C6B60"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650" w:type="dxa"/>
            <w:gridSpan w:val="3"/>
            <w:shd w:val="clear" w:color="auto" w:fill="auto"/>
            <w:vAlign w:val="bottom"/>
          </w:tcPr>
          <w:p w14:paraId="595F6FE9" w14:textId="77777777" w:rsidR="001C6B60" w:rsidRPr="00DE2C8C" w:rsidRDefault="001C6B60"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819" w:type="dxa"/>
            <w:gridSpan w:val="2"/>
            <w:shd w:val="clear" w:color="auto" w:fill="auto"/>
            <w:vAlign w:val="bottom"/>
          </w:tcPr>
          <w:p w14:paraId="3D5516E2" w14:textId="77777777" w:rsidR="001C6B60" w:rsidRPr="00DE2C8C" w:rsidRDefault="001C6B60"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630" w:type="dxa"/>
            <w:gridSpan w:val="2"/>
            <w:shd w:val="clear" w:color="auto" w:fill="auto"/>
            <w:vAlign w:val="bottom"/>
          </w:tcPr>
          <w:p w14:paraId="045BC2C2" w14:textId="77777777" w:rsidR="001C6B60" w:rsidRPr="00DE2C8C" w:rsidRDefault="001C6B60"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557" w:type="dxa"/>
            <w:gridSpan w:val="2"/>
            <w:shd w:val="clear" w:color="auto" w:fill="auto"/>
            <w:vAlign w:val="bottom"/>
          </w:tcPr>
          <w:p w14:paraId="4F4B3A1B" w14:textId="77777777" w:rsidR="001C6B60" w:rsidRPr="00DE2C8C" w:rsidRDefault="001C6B60"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485" w:type="dxa"/>
            <w:gridSpan w:val="2"/>
            <w:shd w:val="clear" w:color="auto" w:fill="auto"/>
            <w:vAlign w:val="bottom"/>
          </w:tcPr>
          <w:p w14:paraId="14010F67" w14:textId="77777777" w:rsidR="001C6B60" w:rsidRPr="00DE2C8C" w:rsidRDefault="001C6B60"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r>
      <w:tr w:rsidR="00FC560D" w:rsidRPr="00DE2C8C" w14:paraId="13734D88" w14:textId="77777777" w:rsidTr="00FC560D">
        <w:tc>
          <w:tcPr>
            <w:tcW w:w="1238" w:type="dxa"/>
            <w:shd w:val="clear" w:color="auto" w:fill="auto"/>
            <w:vAlign w:val="bottom"/>
          </w:tcPr>
          <w:p w14:paraId="5177AB8D"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rPr>
                <w:rFonts w:eastAsia="Calibri"/>
                <w:color w:val="000000" w:themeColor="text1"/>
                <w:sz w:val="17"/>
              </w:rPr>
            </w:pPr>
            <w:r w:rsidRPr="00DE2C8C">
              <w:rPr>
                <w:rFonts w:eastAsia="Calibri"/>
                <w:color w:val="000000" w:themeColor="text1"/>
                <w:sz w:val="17"/>
              </w:rPr>
              <w:t>Approved 2025</w:t>
            </w:r>
          </w:p>
        </w:tc>
        <w:tc>
          <w:tcPr>
            <w:tcW w:w="440" w:type="dxa"/>
            <w:gridSpan w:val="2"/>
            <w:shd w:val="clear" w:color="auto" w:fill="auto"/>
            <w:vAlign w:val="bottom"/>
          </w:tcPr>
          <w:p w14:paraId="76FD121E"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2" w:type="dxa"/>
            <w:shd w:val="clear" w:color="auto" w:fill="auto"/>
            <w:vAlign w:val="bottom"/>
          </w:tcPr>
          <w:p w14:paraId="65ACF731"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00" w:type="dxa"/>
            <w:shd w:val="clear" w:color="auto" w:fill="auto"/>
            <w:vAlign w:val="bottom"/>
          </w:tcPr>
          <w:p w14:paraId="3793FB07"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6" w:type="dxa"/>
            <w:shd w:val="clear" w:color="auto" w:fill="auto"/>
            <w:vAlign w:val="bottom"/>
          </w:tcPr>
          <w:p w14:paraId="4312086B"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4" w:type="dxa"/>
            <w:shd w:val="clear" w:color="auto" w:fill="auto"/>
            <w:vAlign w:val="bottom"/>
          </w:tcPr>
          <w:p w14:paraId="25D9D8A6"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6" w:type="dxa"/>
            <w:gridSpan w:val="2"/>
            <w:shd w:val="clear" w:color="auto" w:fill="auto"/>
            <w:vAlign w:val="bottom"/>
          </w:tcPr>
          <w:p w14:paraId="315921BC"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84" w:type="dxa"/>
            <w:gridSpan w:val="2"/>
            <w:shd w:val="clear" w:color="auto" w:fill="auto"/>
            <w:vAlign w:val="bottom"/>
          </w:tcPr>
          <w:p w14:paraId="43700370"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376" w:type="dxa"/>
            <w:gridSpan w:val="3"/>
            <w:shd w:val="clear" w:color="auto" w:fill="auto"/>
            <w:vAlign w:val="bottom"/>
          </w:tcPr>
          <w:p w14:paraId="3B40A6DF"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7" w:type="dxa"/>
            <w:gridSpan w:val="3"/>
            <w:shd w:val="clear" w:color="auto" w:fill="auto"/>
            <w:vAlign w:val="bottom"/>
          </w:tcPr>
          <w:p w14:paraId="3A4E81EB"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610" w:type="dxa"/>
            <w:gridSpan w:val="2"/>
            <w:shd w:val="clear" w:color="auto" w:fill="auto"/>
            <w:vAlign w:val="bottom"/>
          </w:tcPr>
          <w:p w14:paraId="186D50C0"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6</w:t>
            </w:r>
          </w:p>
        </w:tc>
        <w:tc>
          <w:tcPr>
            <w:tcW w:w="65" w:type="dxa"/>
            <w:gridSpan w:val="2"/>
          </w:tcPr>
          <w:p w14:paraId="5E9041CB"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363" w:type="dxa"/>
            <w:gridSpan w:val="3"/>
            <w:vAlign w:val="bottom"/>
          </w:tcPr>
          <w:p w14:paraId="100C1738" w14:textId="6AB9202C"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3" w:type="dxa"/>
            <w:gridSpan w:val="3"/>
            <w:shd w:val="clear" w:color="auto" w:fill="auto"/>
            <w:vAlign w:val="bottom"/>
          </w:tcPr>
          <w:p w14:paraId="34BF9C1C" w14:textId="7C637F00"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449" w:type="dxa"/>
            <w:gridSpan w:val="3"/>
            <w:shd w:val="clear" w:color="auto" w:fill="auto"/>
            <w:vAlign w:val="bottom"/>
          </w:tcPr>
          <w:p w14:paraId="35D4A727"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631" w:type="dxa"/>
            <w:gridSpan w:val="3"/>
            <w:shd w:val="clear" w:color="auto" w:fill="auto"/>
            <w:vAlign w:val="bottom"/>
          </w:tcPr>
          <w:p w14:paraId="3A1D59DC"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858" w:type="dxa"/>
            <w:gridSpan w:val="4"/>
            <w:shd w:val="clear" w:color="auto" w:fill="auto"/>
            <w:vAlign w:val="bottom"/>
          </w:tcPr>
          <w:p w14:paraId="130D2CD5"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630" w:type="dxa"/>
            <w:gridSpan w:val="2"/>
            <w:shd w:val="clear" w:color="auto" w:fill="auto"/>
            <w:vAlign w:val="bottom"/>
          </w:tcPr>
          <w:p w14:paraId="7B7DAE08"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557" w:type="dxa"/>
            <w:gridSpan w:val="2"/>
            <w:shd w:val="clear" w:color="auto" w:fill="auto"/>
            <w:vAlign w:val="bottom"/>
          </w:tcPr>
          <w:p w14:paraId="1F8A7420"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479" w:type="dxa"/>
            <w:shd w:val="clear" w:color="auto" w:fill="auto"/>
            <w:vAlign w:val="bottom"/>
          </w:tcPr>
          <w:p w14:paraId="1D95B5FC" w14:textId="77777777" w:rsidR="00FC560D" w:rsidRPr="00DE2C8C" w:rsidRDefault="00FC560D" w:rsidP="00FC560D">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11</w:t>
            </w:r>
          </w:p>
        </w:tc>
      </w:tr>
      <w:tr w:rsidR="00FC560D" w:rsidRPr="00DE2C8C" w14:paraId="5EF9BD4B" w14:textId="77777777" w:rsidTr="00FC560D">
        <w:tc>
          <w:tcPr>
            <w:tcW w:w="1238" w:type="dxa"/>
            <w:tcBorders>
              <w:bottom w:val="single" w:sz="4" w:space="0" w:color="auto"/>
            </w:tcBorders>
            <w:shd w:val="clear" w:color="auto" w:fill="auto"/>
            <w:vAlign w:val="bottom"/>
          </w:tcPr>
          <w:p w14:paraId="49720ABC"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rPr>
                <w:rFonts w:eastAsia="Calibri"/>
                <w:color w:val="000000" w:themeColor="text1"/>
                <w:sz w:val="17"/>
              </w:rPr>
            </w:pPr>
            <w:r w:rsidRPr="00DE2C8C">
              <w:rPr>
                <w:rFonts w:eastAsia="Calibri"/>
                <w:color w:val="000000" w:themeColor="text1"/>
                <w:sz w:val="17"/>
              </w:rPr>
              <w:t>Proposed 2026</w:t>
            </w:r>
          </w:p>
        </w:tc>
        <w:tc>
          <w:tcPr>
            <w:tcW w:w="440" w:type="dxa"/>
            <w:gridSpan w:val="2"/>
            <w:tcBorders>
              <w:bottom w:val="single" w:sz="4" w:space="0" w:color="auto"/>
            </w:tcBorders>
            <w:shd w:val="clear" w:color="auto" w:fill="auto"/>
            <w:vAlign w:val="bottom"/>
          </w:tcPr>
          <w:p w14:paraId="3712AE35"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2" w:type="dxa"/>
            <w:tcBorders>
              <w:bottom w:val="single" w:sz="4" w:space="0" w:color="auto"/>
            </w:tcBorders>
            <w:shd w:val="clear" w:color="auto" w:fill="auto"/>
            <w:vAlign w:val="bottom"/>
          </w:tcPr>
          <w:p w14:paraId="62B1EDE9"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00" w:type="dxa"/>
            <w:tcBorders>
              <w:bottom w:val="single" w:sz="4" w:space="0" w:color="auto"/>
            </w:tcBorders>
            <w:shd w:val="clear" w:color="auto" w:fill="auto"/>
            <w:vAlign w:val="bottom"/>
          </w:tcPr>
          <w:p w14:paraId="5F00E87F"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6" w:type="dxa"/>
            <w:tcBorders>
              <w:bottom w:val="single" w:sz="4" w:space="0" w:color="auto"/>
            </w:tcBorders>
            <w:shd w:val="clear" w:color="auto" w:fill="auto"/>
            <w:vAlign w:val="bottom"/>
          </w:tcPr>
          <w:p w14:paraId="40E43CB5"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4" w:type="dxa"/>
            <w:tcBorders>
              <w:bottom w:val="single" w:sz="4" w:space="0" w:color="auto"/>
            </w:tcBorders>
            <w:shd w:val="clear" w:color="auto" w:fill="auto"/>
            <w:vAlign w:val="bottom"/>
          </w:tcPr>
          <w:p w14:paraId="0EF9CD2A"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6" w:type="dxa"/>
            <w:gridSpan w:val="2"/>
            <w:tcBorders>
              <w:bottom w:val="single" w:sz="4" w:space="0" w:color="auto"/>
            </w:tcBorders>
            <w:shd w:val="clear" w:color="auto" w:fill="auto"/>
            <w:vAlign w:val="bottom"/>
          </w:tcPr>
          <w:p w14:paraId="20407CD5"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84" w:type="dxa"/>
            <w:gridSpan w:val="2"/>
            <w:tcBorders>
              <w:bottom w:val="single" w:sz="4" w:space="0" w:color="auto"/>
            </w:tcBorders>
            <w:shd w:val="clear" w:color="auto" w:fill="auto"/>
            <w:vAlign w:val="bottom"/>
          </w:tcPr>
          <w:p w14:paraId="6501B02C"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376" w:type="dxa"/>
            <w:gridSpan w:val="3"/>
            <w:tcBorders>
              <w:bottom w:val="single" w:sz="4" w:space="0" w:color="auto"/>
            </w:tcBorders>
            <w:shd w:val="clear" w:color="auto" w:fill="auto"/>
            <w:vAlign w:val="bottom"/>
          </w:tcPr>
          <w:p w14:paraId="0CD07C0D"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7" w:type="dxa"/>
            <w:gridSpan w:val="3"/>
            <w:tcBorders>
              <w:bottom w:val="single" w:sz="4" w:space="0" w:color="auto"/>
            </w:tcBorders>
            <w:shd w:val="clear" w:color="auto" w:fill="auto"/>
            <w:vAlign w:val="bottom"/>
          </w:tcPr>
          <w:p w14:paraId="3533C010"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610" w:type="dxa"/>
            <w:gridSpan w:val="2"/>
            <w:tcBorders>
              <w:bottom w:val="single" w:sz="4" w:space="0" w:color="auto"/>
            </w:tcBorders>
            <w:shd w:val="clear" w:color="auto" w:fill="auto"/>
            <w:vAlign w:val="bottom"/>
          </w:tcPr>
          <w:p w14:paraId="69EAA3B0"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6</w:t>
            </w:r>
          </w:p>
        </w:tc>
        <w:tc>
          <w:tcPr>
            <w:tcW w:w="65" w:type="dxa"/>
            <w:gridSpan w:val="2"/>
            <w:tcBorders>
              <w:bottom w:val="single" w:sz="4" w:space="0" w:color="auto"/>
            </w:tcBorders>
          </w:tcPr>
          <w:p w14:paraId="3AACB4EB"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p>
        </w:tc>
        <w:tc>
          <w:tcPr>
            <w:tcW w:w="363" w:type="dxa"/>
            <w:gridSpan w:val="3"/>
            <w:tcBorders>
              <w:bottom w:val="single" w:sz="4" w:space="0" w:color="auto"/>
            </w:tcBorders>
            <w:vAlign w:val="bottom"/>
          </w:tcPr>
          <w:p w14:paraId="5BACAD50" w14:textId="5B14351E"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3" w:type="dxa"/>
            <w:gridSpan w:val="3"/>
            <w:tcBorders>
              <w:bottom w:val="single" w:sz="4" w:space="0" w:color="auto"/>
            </w:tcBorders>
            <w:shd w:val="clear" w:color="auto" w:fill="auto"/>
            <w:vAlign w:val="bottom"/>
          </w:tcPr>
          <w:p w14:paraId="6996841B" w14:textId="745AD510"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449" w:type="dxa"/>
            <w:gridSpan w:val="3"/>
            <w:tcBorders>
              <w:bottom w:val="single" w:sz="4" w:space="0" w:color="auto"/>
            </w:tcBorders>
            <w:shd w:val="clear" w:color="auto" w:fill="auto"/>
            <w:vAlign w:val="bottom"/>
          </w:tcPr>
          <w:p w14:paraId="4E56F299"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631" w:type="dxa"/>
            <w:gridSpan w:val="3"/>
            <w:tcBorders>
              <w:bottom w:val="single" w:sz="4" w:space="0" w:color="auto"/>
            </w:tcBorders>
            <w:shd w:val="clear" w:color="auto" w:fill="auto"/>
            <w:vAlign w:val="bottom"/>
          </w:tcPr>
          <w:p w14:paraId="78A5BBE8"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858" w:type="dxa"/>
            <w:gridSpan w:val="4"/>
            <w:tcBorders>
              <w:bottom w:val="single" w:sz="4" w:space="0" w:color="auto"/>
            </w:tcBorders>
            <w:shd w:val="clear" w:color="auto" w:fill="auto"/>
            <w:vAlign w:val="bottom"/>
          </w:tcPr>
          <w:p w14:paraId="0926BBCE"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630" w:type="dxa"/>
            <w:gridSpan w:val="2"/>
            <w:tcBorders>
              <w:bottom w:val="single" w:sz="4" w:space="0" w:color="auto"/>
            </w:tcBorders>
            <w:shd w:val="clear" w:color="auto" w:fill="auto"/>
            <w:vAlign w:val="bottom"/>
          </w:tcPr>
          <w:p w14:paraId="2DFF7F84"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557" w:type="dxa"/>
            <w:gridSpan w:val="2"/>
            <w:tcBorders>
              <w:bottom w:val="single" w:sz="4" w:space="0" w:color="auto"/>
            </w:tcBorders>
            <w:shd w:val="clear" w:color="auto" w:fill="auto"/>
            <w:vAlign w:val="bottom"/>
          </w:tcPr>
          <w:p w14:paraId="3DCBAED7"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3</w:t>
            </w:r>
          </w:p>
        </w:tc>
        <w:tc>
          <w:tcPr>
            <w:tcW w:w="479" w:type="dxa"/>
            <w:tcBorders>
              <w:bottom w:val="single" w:sz="4" w:space="0" w:color="auto"/>
            </w:tcBorders>
            <w:shd w:val="clear" w:color="auto" w:fill="auto"/>
            <w:vAlign w:val="bottom"/>
          </w:tcPr>
          <w:p w14:paraId="49FF374F" w14:textId="77777777" w:rsidR="00FC560D" w:rsidRPr="00DE2C8C" w:rsidRDefault="00FC560D" w:rsidP="00FC560D">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11</w:t>
            </w:r>
          </w:p>
        </w:tc>
      </w:tr>
      <w:tr w:rsidR="00FC560D" w:rsidRPr="00DE2C8C" w14:paraId="73EE0415" w14:textId="77777777" w:rsidTr="00FC560D">
        <w:tc>
          <w:tcPr>
            <w:tcW w:w="1238" w:type="dxa"/>
            <w:tcBorders>
              <w:top w:val="single" w:sz="4" w:space="0" w:color="auto"/>
              <w:bottom w:val="single" w:sz="4" w:space="0" w:color="auto"/>
            </w:tcBorders>
            <w:shd w:val="clear" w:color="auto" w:fill="auto"/>
            <w:vAlign w:val="bottom"/>
          </w:tcPr>
          <w:p w14:paraId="2DDFE028"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rPr>
                <w:rFonts w:eastAsia="Calibri"/>
                <w:b/>
                <w:color w:val="000000" w:themeColor="text1"/>
                <w:sz w:val="17"/>
              </w:rPr>
            </w:pPr>
            <w:r w:rsidRPr="00DE2C8C">
              <w:rPr>
                <w:rFonts w:eastAsia="Calibri"/>
                <w:b/>
                <w:color w:val="000000" w:themeColor="text1"/>
                <w:sz w:val="17"/>
              </w:rPr>
              <w:tab/>
              <w:t xml:space="preserve">Change </w:t>
            </w:r>
          </w:p>
        </w:tc>
        <w:tc>
          <w:tcPr>
            <w:tcW w:w="440" w:type="dxa"/>
            <w:gridSpan w:val="2"/>
            <w:tcBorders>
              <w:top w:val="single" w:sz="4" w:space="0" w:color="auto"/>
              <w:bottom w:val="single" w:sz="4" w:space="0" w:color="auto"/>
            </w:tcBorders>
            <w:shd w:val="clear" w:color="auto" w:fill="auto"/>
            <w:vAlign w:val="bottom"/>
          </w:tcPr>
          <w:p w14:paraId="00A72651"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42" w:type="dxa"/>
            <w:tcBorders>
              <w:top w:val="single" w:sz="4" w:space="0" w:color="auto"/>
              <w:bottom w:val="single" w:sz="4" w:space="0" w:color="auto"/>
            </w:tcBorders>
            <w:shd w:val="clear" w:color="auto" w:fill="auto"/>
            <w:vAlign w:val="bottom"/>
          </w:tcPr>
          <w:p w14:paraId="2775A55A"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00" w:type="dxa"/>
            <w:tcBorders>
              <w:top w:val="single" w:sz="4" w:space="0" w:color="auto"/>
              <w:bottom w:val="single" w:sz="4" w:space="0" w:color="auto"/>
            </w:tcBorders>
            <w:shd w:val="clear" w:color="auto" w:fill="auto"/>
            <w:vAlign w:val="bottom"/>
          </w:tcPr>
          <w:p w14:paraId="675542D0"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tcBorders>
              <w:top w:val="single" w:sz="4" w:space="0" w:color="auto"/>
              <w:bottom w:val="single" w:sz="4" w:space="0" w:color="auto"/>
            </w:tcBorders>
            <w:shd w:val="clear" w:color="auto" w:fill="auto"/>
            <w:vAlign w:val="bottom"/>
          </w:tcPr>
          <w:p w14:paraId="4CF11817"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4" w:type="dxa"/>
            <w:tcBorders>
              <w:top w:val="single" w:sz="4" w:space="0" w:color="auto"/>
              <w:bottom w:val="single" w:sz="4" w:space="0" w:color="auto"/>
            </w:tcBorders>
            <w:shd w:val="clear" w:color="auto" w:fill="auto"/>
            <w:vAlign w:val="bottom"/>
          </w:tcPr>
          <w:p w14:paraId="58360983"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gridSpan w:val="2"/>
            <w:tcBorders>
              <w:top w:val="single" w:sz="4" w:space="0" w:color="auto"/>
              <w:bottom w:val="single" w:sz="4" w:space="0" w:color="auto"/>
            </w:tcBorders>
            <w:shd w:val="clear" w:color="auto" w:fill="auto"/>
            <w:vAlign w:val="bottom"/>
          </w:tcPr>
          <w:p w14:paraId="2C17DAA8"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84" w:type="dxa"/>
            <w:gridSpan w:val="2"/>
            <w:tcBorders>
              <w:top w:val="single" w:sz="4" w:space="0" w:color="auto"/>
              <w:bottom w:val="single" w:sz="4" w:space="0" w:color="auto"/>
            </w:tcBorders>
            <w:shd w:val="clear" w:color="auto" w:fill="auto"/>
            <w:vAlign w:val="bottom"/>
          </w:tcPr>
          <w:p w14:paraId="2A2C205F"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gridSpan w:val="3"/>
            <w:tcBorders>
              <w:top w:val="single" w:sz="4" w:space="0" w:color="auto"/>
              <w:bottom w:val="single" w:sz="4" w:space="0" w:color="auto"/>
            </w:tcBorders>
            <w:shd w:val="clear" w:color="auto" w:fill="auto"/>
            <w:vAlign w:val="bottom"/>
          </w:tcPr>
          <w:p w14:paraId="79E29EF8"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7" w:type="dxa"/>
            <w:gridSpan w:val="3"/>
            <w:tcBorders>
              <w:top w:val="single" w:sz="4" w:space="0" w:color="auto"/>
              <w:bottom w:val="single" w:sz="4" w:space="0" w:color="auto"/>
            </w:tcBorders>
            <w:shd w:val="clear" w:color="auto" w:fill="auto"/>
            <w:vAlign w:val="bottom"/>
          </w:tcPr>
          <w:p w14:paraId="05F994B9"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10" w:type="dxa"/>
            <w:gridSpan w:val="2"/>
            <w:tcBorders>
              <w:top w:val="single" w:sz="4" w:space="0" w:color="auto"/>
              <w:bottom w:val="single" w:sz="4" w:space="0" w:color="auto"/>
            </w:tcBorders>
            <w:shd w:val="clear" w:color="auto" w:fill="auto"/>
            <w:vAlign w:val="bottom"/>
          </w:tcPr>
          <w:p w14:paraId="55431BD6"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5" w:type="dxa"/>
            <w:gridSpan w:val="2"/>
            <w:tcBorders>
              <w:top w:val="single" w:sz="4" w:space="0" w:color="auto"/>
              <w:bottom w:val="single" w:sz="4" w:space="0" w:color="auto"/>
            </w:tcBorders>
          </w:tcPr>
          <w:p w14:paraId="15199F06"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p>
        </w:tc>
        <w:tc>
          <w:tcPr>
            <w:tcW w:w="363" w:type="dxa"/>
            <w:gridSpan w:val="3"/>
            <w:tcBorders>
              <w:top w:val="single" w:sz="4" w:space="0" w:color="auto"/>
              <w:bottom w:val="single" w:sz="4" w:space="0" w:color="auto"/>
            </w:tcBorders>
            <w:vAlign w:val="bottom"/>
          </w:tcPr>
          <w:p w14:paraId="5D74D565" w14:textId="3146976A"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53" w:type="dxa"/>
            <w:gridSpan w:val="3"/>
            <w:tcBorders>
              <w:top w:val="single" w:sz="4" w:space="0" w:color="auto"/>
              <w:bottom w:val="single" w:sz="4" w:space="0" w:color="auto"/>
            </w:tcBorders>
            <w:shd w:val="clear" w:color="auto" w:fill="auto"/>
            <w:vAlign w:val="bottom"/>
          </w:tcPr>
          <w:p w14:paraId="0A8FBCD5" w14:textId="6914C921"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49" w:type="dxa"/>
            <w:gridSpan w:val="3"/>
            <w:tcBorders>
              <w:top w:val="single" w:sz="4" w:space="0" w:color="auto"/>
              <w:bottom w:val="single" w:sz="4" w:space="0" w:color="auto"/>
            </w:tcBorders>
            <w:shd w:val="clear" w:color="auto" w:fill="auto"/>
            <w:vAlign w:val="bottom"/>
          </w:tcPr>
          <w:p w14:paraId="474BF3EC"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31" w:type="dxa"/>
            <w:gridSpan w:val="3"/>
            <w:tcBorders>
              <w:top w:val="single" w:sz="4" w:space="0" w:color="auto"/>
              <w:bottom w:val="single" w:sz="4" w:space="0" w:color="auto"/>
            </w:tcBorders>
            <w:shd w:val="clear" w:color="auto" w:fill="auto"/>
            <w:vAlign w:val="bottom"/>
          </w:tcPr>
          <w:p w14:paraId="47D97595"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858" w:type="dxa"/>
            <w:gridSpan w:val="4"/>
            <w:tcBorders>
              <w:top w:val="single" w:sz="4" w:space="0" w:color="auto"/>
              <w:bottom w:val="single" w:sz="4" w:space="0" w:color="auto"/>
            </w:tcBorders>
            <w:shd w:val="clear" w:color="auto" w:fill="auto"/>
            <w:vAlign w:val="bottom"/>
          </w:tcPr>
          <w:p w14:paraId="7C80AE97"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30" w:type="dxa"/>
            <w:gridSpan w:val="2"/>
            <w:tcBorders>
              <w:top w:val="single" w:sz="4" w:space="0" w:color="auto"/>
              <w:bottom w:val="single" w:sz="4" w:space="0" w:color="auto"/>
            </w:tcBorders>
            <w:shd w:val="clear" w:color="auto" w:fill="auto"/>
            <w:vAlign w:val="bottom"/>
          </w:tcPr>
          <w:p w14:paraId="6FB6D269"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557" w:type="dxa"/>
            <w:gridSpan w:val="2"/>
            <w:tcBorders>
              <w:top w:val="single" w:sz="4" w:space="0" w:color="auto"/>
              <w:bottom w:val="single" w:sz="4" w:space="0" w:color="auto"/>
            </w:tcBorders>
            <w:shd w:val="clear" w:color="auto" w:fill="auto"/>
            <w:vAlign w:val="bottom"/>
          </w:tcPr>
          <w:p w14:paraId="53B2F437"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79" w:type="dxa"/>
            <w:tcBorders>
              <w:top w:val="single" w:sz="4" w:space="0" w:color="auto"/>
              <w:bottom w:val="single" w:sz="4" w:space="0" w:color="auto"/>
            </w:tcBorders>
            <w:shd w:val="clear" w:color="auto" w:fill="auto"/>
            <w:vAlign w:val="bottom"/>
          </w:tcPr>
          <w:p w14:paraId="134FB561" w14:textId="77777777" w:rsidR="00FC560D" w:rsidRPr="00DE2C8C" w:rsidRDefault="00FC560D" w:rsidP="00FC560D">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r>
      <w:tr w:rsidR="00FC560D" w:rsidRPr="00DE2C8C" w14:paraId="350F75D6" w14:textId="77777777" w:rsidTr="00FC560D">
        <w:tc>
          <w:tcPr>
            <w:tcW w:w="3924" w:type="dxa"/>
            <w:gridSpan w:val="10"/>
            <w:shd w:val="clear" w:color="auto" w:fill="auto"/>
          </w:tcPr>
          <w:p w14:paraId="0D1F7C2A" w14:textId="77777777"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rPr>
                <w:rFonts w:eastAsia="Calibri"/>
                <w:b/>
                <w:bCs/>
                <w:color w:val="000000" w:themeColor="text1"/>
                <w:spacing w:val="2"/>
                <w:w w:val="101"/>
                <w:sz w:val="17"/>
              </w:rPr>
            </w:pPr>
            <w:r w:rsidRPr="00DE2C8C">
              <w:rPr>
                <w:rFonts w:eastAsia="Calibri"/>
                <w:b/>
                <w:bCs/>
                <w:color w:val="000000" w:themeColor="text1"/>
                <w:sz w:val="17"/>
              </w:rPr>
              <w:t>Operations and Resource Management</w:t>
            </w:r>
          </w:p>
        </w:tc>
        <w:tc>
          <w:tcPr>
            <w:tcW w:w="376" w:type="dxa"/>
            <w:gridSpan w:val="3"/>
            <w:shd w:val="clear" w:color="auto" w:fill="auto"/>
            <w:vAlign w:val="bottom"/>
          </w:tcPr>
          <w:p w14:paraId="0BEB0558" w14:textId="77777777"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c>
          <w:tcPr>
            <w:tcW w:w="377" w:type="dxa"/>
            <w:gridSpan w:val="3"/>
            <w:shd w:val="clear" w:color="auto" w:fill="auto"/>
            <w:vAlign w:val="bottom"/>
          </w:tcPr>
          <w:p w14:paraId="5238A948" w14:textId="77777777"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c>
          <w:tcPr>
            <w:tcW w:w="610" w:type="dxa"/>
            <w:gridSpan w:val="2"/>
            <w:shd w:val="clear" w:color="auto" w:fill="auto"/>
            <w:vAlign w:val="bottom"/>
          </w:tcPr>
          <w:p w14:paraId="6DA4C2AC" w14:textId="77777777"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c>
          <w:tcPr>
            <w:tcW w:w="65" w:type="dxa"/>
            <w:gridSpan w:val="2"/>
          </w:tcPr>
          <w:p w14:paraId="0D73A4D2" w14:textId="77777777"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c>
          <w:tcPr>
            <w:tcW w:w="363" w:type="dxa"/>
            <w:gridSpan w:val="3"/>
          </w:tcPr>
          <w:p w14:paraId="658B6948" w14:textId="207D996D"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c>
          <w:tcPr>
            <w:tcW w:w="453" w:type="dxa"/>
            <w:gridSpan w:val="3"/>
            <w:shd w:val="clear" w:color="auto" w:fill="auto"/>
            <w:vAlign w:val="bottom"/>
          </w:tcPr>
          <w:p w14:paraId="64CD239D" w14:textId="44860C1C"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c>
          <w:tcPr>
            <w:tcW w:w="449" w:type="dxa"/>
            <w:gridSpan w:val="3"/>
            <w:shd w:val="clear" w:color="auto" w:fill="auto"/>
            <w:vAlign w:val="bottom"/>
          </w:tcPr>
          <w:p w14:paraId="2CDC23DD" w14:textId="77777777"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c>
          <w:tcPr>
            <w:tcW w:w="631" w:type="dxa"/>
            <w:gridSpan w:val="3"/>
            <w:shd w:val="clear" w:color="auto" w:fill="auto"/>
            <w:vAlign w:val="bottom"/>
          </w:tcPr>
          <w:p w14:paraId="1458A95C" w14:textId="77777777"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c>
          <w:tcPr>
            <w:tcW w:w="858" w:type="dxa"/>
            <w:gridSpan w:val="4"/>
            <w:shd w:val="clear" w:color="auto" w:fill="auto"/>
            <w:vAlign w:val="bottom"/>
          </w:tcPr>
          <w:p w14:paraId="2865DA42" w14:textId="77777777"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c>
          <w:tcPr>
            <w:tcW w:w="630" w:type="dxa"/>
            <w:gridSpan w:val="2"/>
            <w:shd w:val="clear" w:color="auto" w:fill="auto"/>
            <w:vAlign w:val="bottom"/>
          </w:tcPr>
          <w:p w14:paraId="6672D36A" w14:textId="77777777"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c>
          <w:tcPr>
            <w:tcW w:w="557" w:type="dxa"/>
            <w:gridSpan w:val="2"/>
            <w:shd w:val="clear" w:color="auto" w:fill="auto"/>
            <w:vAlign w:val="bottom"/>
          </w:tcPr>
          <w:p w14:paraId="5E25879C" w14:textId="77777777"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c>
          <w:tcPr>
            <w:tcW w:w="485" w:type="dxa"/>
            <w:gridSpan w:val="2"/>
            <w:shd w:val="clear" w:color="auto" w:fill="auto"/>
            <w:vAlign w:val="bottom"/>
          </w:tcPr>
          <w:p w14:paraId="60D06069" w14:textId="77777777" w:rsidR="001C6B60" w:rsidRPr="00DE2C8C" w:rsidRDefault="001C6B60" w:rsidP="00FC560D">
            <w:pPr>
              <w:keepNext/>
              <w:keepLines/>
              <w:tabs>
                <w:tab w:val="left" w:pos="288"/>
                <w:tab w:val="left" w:pos="576"/>
                <w:tab w:val="left" w:pos="864"/>
                <w:tab w:val="left" w:pos="1152"/>
              </w:tabs>
              <w:spacing w:before="81" w:after="40" w:line="210" w:lineRule="exact"/>
              <w:ind w:left="-61" w:right="43" w:firstLine="61"/>
              <w:jc w:val="right"/>
              <w:rPr>
                <w:rFonts w:eastAsia="Calibri"/>
                <w:color w:val="000000" w:themeColor="text1"/>
                <w:spacing w:val="2"/>
                <w:w w:val="101"/>
                <w:sz w:val="17"/>
              </w:rPr>
            </w:pPr>
          </w:p>
        </w:tc>
      </w:tr>
      <w:tr w:rsidR="00FC560D" w:rsidRPr="00DE2C8C" w14:paraId="12336CE0" w14:textId="77777777">
        <w:tc>
          <w:tcPr>
            <w:tcW w:w="1238" w:type="dxa"/>
            <w:shd w:val="clear" w:color="auto" w:fill="auto"/>
            <w:vAlign w:val="bottom"/>
          </w:tcPr>
          <w:p w14:paraId="2D28567B"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rPr>
                <w:rFonts w:eastAsia="Calibri"/>
                <w:color w:val="000000" w:themeColor="text1"/>
                <w:sz w:val="17"/>
              </w:rPr>
            </w:pPr>
            <w:r w:rsidRPr="00DE2C8C">
              <w:rPr>
                <w:rFonts w:eastAsia="Calibri"/>
                <w:color w:val="000000" w:themeColor="text1"/>
                <w:sz w:val="17"/>
              </w:rPr>
              <w:t>Approved 2025</w:t>
            </w:r>
          </w:p>
        </w:tc>
        <w:tc>
          <w:tcPr>
            <w:tcW w:w="440" w:type="dxa"/>
            <w:gridSpan w:val="2"/>
            <w:shd w:val="clear" w:color="auto" w:fill="auto"/>
            <w:vAlign w:val="bottom"/>
          </w:tcPr>
          <w:p w14:paraId="7F8A67F3"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2" w:type="dxa"/>
            <w:shd w:val="clear" w:color="auto" w:fill="auto"/>
            <w:vAlign w:val="bottom"/>
          </w:tcPr>
          <w:p w14:paraId="7BC2C91D"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00" w:type="dxa"/>
            <w:shd w:val="clear" w:color="auto" w:fill="auto"/>
            <w:vAlign w:val="bottom"/>
          </w:tcPr>
          <w:p w14:paraId="7AAA56D7"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6" w:type="dxa"/>
            <w:shd w:val="clear" w:color="auto" w:fill="auto"/>
            <w:vAlign w:val="bottom"/>
          </w:tcPr>
          <w:p w14:paraId="73D2794D"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4" w:type="dxa"/>
            <w:shd w:val="clear" w:color="auto" w:fill="auto"/>
            <w:vAlign w:val="bottom"/>
          </w:tcPr>
          <w:p w14:paraId="6C848145"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6" w:type="dxa"/>
            <w:gridSpan w:val="2"/>
            <w:shd w:val="clear" w:color="auto" w:fill="auto"/>
            <w:vAlign w:val="bottom"/>
          </w:tcPr>
          <w:p w14:paraId="32602F79"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384" w:type="dxa"/>
            <w:gridSpan w:val="2"/>
            <w:shd w:val="clear" w:color="auto" w:fill="auto"/>
            <w:vAlign w:val="bottom"/>
          </w:tcPr>
          <w:p w14:paraId="2F0A1517"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376" w:type="dxa"/>
            <w:gridSpan w:val="3"/>
            <w:shd w:val="clear" w:color="auto" w:fill="auto"/>
            <w:vAlign w:val="bottom"/>
          </w:tcPr>
          <w:p w14:paraId="30D7EEEB"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7" w:type="dxa"/>
            <w:gridSpan w:val="3"/>
            <w:shd w:val="clear" w:color="auto" w:fill="auto"/>
            <w:vAlign w:val="bottom"/>
          </w:tcPr>
          <w:p w14:paraId="66F585DC"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17</w:t>
            </w:r>
          </w:p>
        </w:tc>
        <w:tc>
          <w:tcPr>
            <w:tcW w:w="610" w:type="dxa"/>
            <w:gridSpan w:val="2"/>
            <w:shd w:val="clear" w:color="auto" w:fill="auto"/>
            <w:vAlign w:val="bottom"/>
          </w:tcPr>
          <w:p w14:paraId="1FC5223E"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26</w:t>
            </w:r>
          </w:p>
        </w:tc>
        <w:tc>
          <w:tcPr>
            <w:tcW w:w="65" w:type="dxa"/>
            <w:gridSpan w:val="2"/>
          </w:tcPr>
          <w:p w14:paraId="08BDB86C"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p>
        </w:tc>
        <w:tc>
          <w:tcPr>
            <w:tcW w:w="363" w:type="dxa"/>
            <w:gridSpan w:val="3"/>
            <w:vAlign w:val="bottom"/>
          </w:tcPr>
          <w:p w14:paraId="588BBB7E" w14:textId="13AE7DE9"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3" w:type="dxa"/>
            <w:gridSpan w:val="3"/>
            <w:shd w:val="clear" w:color="auto" w:fill="auto"/>
            <w:vAlign w:val="bottom"/>
          </w:tcPr>
          <w:p w14:paraId="68BF6C14" w14:textId="51B2EF1B"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10</w:t>
            </w:r>
          </w:p>
        </w:tc>
        <w:tc>
          <w:tcPr>
            <w:tcW w:w="449" w:type="dxa"/>
            <w:gridSpan w:val="3"/>
            <w:shd w:val="clear" w:color="auto" w:fill="auto"/>
            <w:vAlign w:val="bottom"/>
          </w:tcPr>
          <w:p w14:paraId="12A22704"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39</w:t>
            </w:r>
          </w:p>
        </w:tc>
        <w:tc>
          <w:tcPr>
            <w:tcW w:w="631" w:type="dxa"/>
            <w:gridSpan w:val="3"/>
            <w:shd w:val="clear" w:color="auto" w:fill="auto"/>
            <w:vAlign w:val="bottom"/>
          </w:tcPr>
          <w:p w14:paraId="71BF7F92"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49</w:t>
            </w:r>
          </w:p>
        </w:tc>
        <w:tc>
          <w:tcPr>
            <w:tcW w:w="858" w:type="dxa"/>
            <w:gridSpan w:val="4"/>
            <w:shd w:val="clear" w:color="auto" w:fill="auto"/>
            <w:vAlign w:val="bottom"/>
          </w:tcPr>
          <w:p w14:paraId="5A8DE9F1"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11</w:t>
            </w:r>
          </w:p>
        </w:tc>
        <w:tc>
          <w:tcPr>
            <w:tcW w:w="630" w:type="dxa"/>
            <w:gridSpan w:val="2"/>
            <w:shd w:val="clear" w:color="auto" w:fill="auto"/>
            <w:vAlign w:val="bottom"/>
          </w:tcPr>
          <w:p w14:paraId="11549D98"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8</w:t>
            </w:r>
          </w:p>
        </w:tc>
        <w:tc>
          <w:tcPr>
            <w:tcW w:w="557" w:type="dxa"/>
            <w:gridSpan w:val="2"/>
            <w:shd w:val="clear" w:color="auto" w:fill="auto"/>
            <w:vAlign w:val="bottom"/>
          </w:tcPr>
          <w:p w14:paraId="762E77EE"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19</w:t>
            </w:r>
          </w:p>
        </w:tc>
        <w:tc>
          <w:tcPr>
            <w:tcW w:w="479" w:type="dxa"/>
            <w:shd w:val="clear" w:color="auto" w:fill="auto"/>
            <w:vAlign w:val="bottom"/>
          </w:tcPr>
          <w:p w14:paraId="6FBBC9A3" w14:textId="77777777" w:rsidR="00FC560D" w:rsidRPr="00DE2C8C" w:rsidRDefault="00FC560D" w:rsidP="00FC560D">
            <w:pPr>
              <w:keepNext/>
              <w:keepLines/>
              <w:tabs>
                <w:tab w:val="left" w:pos="288"/>
                <w:tab w:val="left" w:pos="576"/>
                <w:tab w:val="left" w:pos="864"/>
                <w:tab w:val="left" w:pos="1152"/>
              </w:tabs>
              <w:spacing w:before="40" w:after="40"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94</w:t>
            </w:r>
          </w:p>
        </w:tc>
      </w:tr>
      <w:tr w:rsidR="000B7C24" w:rsidRPr="00DE2C8C" w14:paraId="7FAB6881" w14:textId="77777777">
        <w:tc>
          <w:tcPr>
            <w:tcW w:w="1238" w:type="dxa"/>
            <w:tcBorders>
              <w:bottom w:val="single" w:sz="4" w:space="0" w:color="auto"/>
            </w:tcBorders>
            <w:shd w:val="clear" w:color="auto" w:fill="auto"/>
            <w:vAlign w:val="bottom"/>
          </w:tcPr>
          <w:p w14:paraId="59E48E30"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rPr>
                <w:rFonts w:eastAsia="Calibri"/>
                <w:color w:val="000000" w:themeColor="text1"/>
                <w:sz w:val="17"/>
              </w:rPr>
            </w:pPr>
            <w:r w:rsidRPr="00DE2C8C">
              <w:rPr>
                <w:rFonts w:eastAsia="Calibri"/>
                <w:color w:val="000000" w:themeColor="text1"/>
                <w:sz w:val="17"/>
              </w:rPr>
              <w:t>Proposed 2026</w:t>
            </w:r>
          </w:p>
        </w:tc>
        <w:tc>
          <w:tcPr>
            <w:tcW w:w="440" w:type="dxa"/>
            <w:gridSpan w:val="2"/>
            <w:tcBorders>
              <w:bottom w:val="single" w:sz="4" w:space="0" w:color="auto"/>
            </w:tcBorders>
            <w:shd w:val="clear" w:color="auto" w:fill="auto"/>
            <w:vAlign w:val="bottom"/>
          </w:tcPr>
          <w:p w14:paraId="302FA5D9"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2" w:type="dxa"/>
            <w:tcBorders>
              <w:bottom w:val="single" w:sz="4" w:space="0" w:color="auto"/>
            </w:tcBorders>
            <w:shd w:val="clear" w:color="auto" w:fill="auto"/>
            <w:vAlign w:val="bottom"/>
          </w:tcPr>
          <w:p w14:paraId="2EFA4A94"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00" w:type="dxa"/>
            <w:tcBorders>
              <w:bottom w:val="single" w:sz="4" w:space="0" w:color="auto"/>
            </w:tcBorders>
            <w:shd w:val="clear" w:color="auto" w:fill="auto"/>
            <w:vAlign w:val="bottom"/>
          </w:tcPr>
          <w:p w14:paraId="530BD3F3"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6" w:type="dxa"/>
            <w:tcBorders>
              <w:bottom w:val="single" w:sz="4" w:space="0" w:color="auto"/>
            </w:tcBorders>
            <w:shd w:val="clear" w:color="auto" w:fill="auto"/>
            <w:vAlign w:val="bottom"/>
          </w:tcPr>
          <w:p w14:paraId="07CEF65C"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4" w:type="dxa"/>
            <w:tcBorders>
              <w:bottom w:val="single" w:sz="4" w:space="0" w:color="auto"/>
            </w:tcBorders>
            <w:shd w:val="clear" w:color="auto" w:fill="auto"/>
            <w:vAlign w:val="bottom"/>
          </w:tcPr>
          <w:p w14:paraId="29CDDC2C"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6" w:type="dxa"/>
            <w:gridSpan w:val="2"/>
            <w:tcBorders>
              <w:bottom w:val="single" w:sz="4" w:space="0" w:color="auto"/>
            </w:tcBorders>
            <w:shd w:val="clear" w:color="auto" w:fill="auto"/>
            <w:vAlign w:val="bottom"/>
          </w:tcPr>
          <w:p w14:paraId="59845907"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384" w:type="dxa"/>
            <w:gridSpan w:val="2"/>
            <w:tcBorders>
              <w:bottom w:val="single" w:sz="4" w:space="0" w:color="auto"/>
            </w:tcBorders>
            <w:shd w:val="clear" w:color="auto" w:fill="auto"/>
            <w:vAlign w:val="bottom"/>
          </w:tcPr>
          <w:p w14:paraId="4558419A"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376" w:type="dxa"/>
            <w:gridSpan w:val="3"/>
            <w:tcBorders>
              <w:bottom w:val="single" w:sz="4" w:space="0" w:color="auto"/>
            </w:tcBorders>
            <w:shd w:val="clear" w:color="auto" w:fill="auto"/>
            <w:vAlign w:val="bottom"/>
          </w:tcPr>
          <w:p w14:paraId="65D9858A"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7" w:type="dxa"/>
            <w:gridSpan w:val="3"/>
            <w:tcBorders>
              <w:bottom w:val="single" w:sz="4" w:space="0" w:color="auto"/>
            </w:tcBorders>
            <w:shd w:val="clear" w:color="auto" w:fill="auto"/>
            <w:vAlign w:val="bottom"/>
          </w:tcPr>
          <w:p w14:paraId="64E4DBBE" w14:textId="602EDA7C"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1</w:t>
            </w:r>
            <w:r w:rsidR="009444A9">
              <w:rPr>
                <w:rFonts w:eastAsia="Calibri"/>
                <w:color w:val="000000" w:themeColor="text1"/>
                <w:spacing w:val="2"/>
                <w:w w:val="101"/>
                <w:sz w:val="17"/>
              </w:rPr>
              <w:t>6</w:t>
            </w:r>
          </w:p>
        </w:tc>
        <w:tc>
          <w:tcPr>
            <w:tcW w:w="610" w:type="dxa"/>
            <w:gridSpan w:val="2"/>
            <w:tcBorders>
              <w:bottom w:val="single" w:sz="4" w:space="0" w:color="auto"/>
            </w:tcBorders>
            <w:shd w:val="clear" w:color="auto" w:fill="auto"/>
            <w:vAlign w:val="bottom"/>
          </w:tcPr>
          <w:p w14:paraId="30A70B55" w14:textId="36A73249"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2</w:t>
            </w:r>
            <w:r w:rsidR="009444A9">
              <w:rPr>
                <w:rFonts w:eastAsia="Calibri"/>
                <w:color w:val="000000" w:themeColor="text1"/>
                <w:spacing w:val="2"/>
                <w:w w:val="101"/>
                <w:sz w:val="17"/>
              </w:rPr>
              <w:t>5</w:t>
            </w:r>
          </w:p>
        </w:tc>
        <w:tc>
          <w:tcPr>
            <w:tcW w:w="65" w:type="dxa"/>
            <w:gridSpan w:val="2"/>
            <w:tcBorders>
              <w:bottom w:val="single" w:sz="4" w:space="0" w:color="auto"/>
            </w:tcBorders>
          </w:tcPr>
          <w:p w14:paraId="4367E020"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p>
        </w:tc>
        <w:tc>
          <w:tcPr>
            <w:tcW w:w="363" w:type="dxa"/>
            <w:gridSpan w:val="3"/>
            <w:tcBorders>
              <w:bottom w:val="single" w:sz="4" w:space="0" w:color="auto"/>
            </w:tcBorders>
            <w:vAlign w:val="bottom"/>
          </w:tcPr>
          <w:p w14:paraId="1550D03F" w14:textId="2821071F"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3" w:type="dxa"/>
            <w:gridSpan w:val="3"/>
            <w:tcBorders>
              <w:bottom w:val="single" w:sz="4" w:space="0" w:color="auto"/>
            </w:tcBorders>
            <w:shd w:val="clear" w:color="auto" w:fill="auto"/>
            <w:vAlign w:val="bottom"/>
          </w:tcPr>
          <w:p w14:paraId="136A97F8" w14:textId="2F4F6E8C"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9</w:t>
            </w:r>
          </w:p>
        </w:tc>
        <w:tc>
          <w:tcPr>
            <w:tcW w:w="449" w:type="dxa"/>
            <w:gridSpan w:val="3"/>
            <w:tcBorders>
              <w:bottom w:val="single" w:sz="4" w:space="0" w:color="auto"/>
            </w:tcBorders>
            <w:shd w:val="clear" w:color="auto" w:fill="auto"/>
            <w:vAlign w:val="bottom"/>
          </w:tcPr>
          <w:p w14:paraId="7B54C1A2"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40</w:t>
            </w:r>
          </w:p>
        </w:tc>
        <w:tc>
          <w:tcPr>
            <w:tcW w:w="631" w:type="dxa"/>
            <w:gridSpan w:val="3"/>
            <w:tcBorders>
              <w:bottom w:val="single" w:sz="4" w:space="0" w:color="auto"/>
            </w:tcBorders>
            <w:shd w:val="clear" w:color="auto" w:fill="auto"/>
            <w:vAlign w:val="bottom"/>
          </w:tcPr>
          <w:p w14:paraId="7D955B0F"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49</w:t>
            </w:r>
          </w:p>
        </w:tc>
        <w:tc>
          <w:tcPr>
            <w:tcW w:w="858" w:type="dxa"/>
            <w:gridSpan w:val="4"/>
            <w:tcBorders>
              <w:bottom w:val="single" w:sz="4" w:space="0" w:color="auto"/>
            </w:tcBorders>
            <w:shd w:val="clear" w:color="auto" w:fill="auto"/>
            <w:vAlign w:val="bottom"/>
          </w:tcPr>
          <w:p w14:paraId="65D34E5A"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10</w:t>
            </w:r>
          </w:p>
        </w:tc>
        <w:tc>
          <w:tcPr>
            <w:tcW w:w="630" w:type="dxa"/>
            <w:gridSpan w:val="2"/>
            <w:tcBorders>
              <w:bottom w:val="single" w:sz="4" w:space="0" w:color="auto"/>
            </w:tcBorders>
            <w:shd w:val="clear" w:color="auto" w:fill="auto"/>
            <w:vAlign w:val="bottom"/>
          </w:tcPr>
          <w:p w14:paraId="7671AEEE"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9</w:t>
            </w:r>
          </w:p>
        </w:tc>
        <w:tc>
          <w:tcPr>
            <w:tcW w:w="557" w:type="dxa"/>
            <w:gridSpan w:val="2"/>
            <w:tcBorders>
              <w:bottom w:val="single" w:sz="4" w:space="0" w:color="auto"/>
            </w:tcBorders>
            <w:shd w:val="clear" w:color="auto" w:fill="auto"/>
            <w:vAlign w:val="bottom"/>
          </w:tcPr>
          <w:p w14:paraId="0250D14F" w14:textId="77777777"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19</w:t>
            </w:r>
          </w:p>
        </w:tc>
        <w:tc>
          <w:tcPr>
            <w:tcW w:w="479" w:type="dxa"/>
            <w:tcBorders>
              <w:bottom w:val="single" w:sz="4" w:space="0" w:color="auto"/>
            </w:tcBorders>
            <w:shd w:val="clear" w:color="auto" w:fill="auto"/>
            <w:vAlign w:val="bottom"/>
          </w:tcPr>
          <w:p w14:paraId="717A6617" w14:textId="2FA7B1B1" w:rsidR="000B7C24" w:rsidRPr="00DE2C8C" w:rsidRDefault="000B7C24" w:rsidP="000B7C24">
            <w:pPr>
              <w:keepNext/>
              <w:keepLines/>
              <w:tabs>
                <w:tab w:val="left" w:pos="288"/>
                <w:tab w:val="left" w:pos="576"/>
                <w:tab w:val="left" w:pos="864"/>
                <w:tab w:val="left" w:pos="1152"/>
              </w:tabs>
              <w:spacing w:before="40" w:after="81" w:line="210" w:lineRule="exact"/>
              <w:ind w:left="-61" w:right="43" w:firstLine="61"/>
              <w:jc w:val="right"/>
              <w:rPr>
                <w:rFonts w:eastAsia="Calibri"/>
                <w:color w:val="000000" w:themeColor="text1"/>
                <w:spacing w:val="2"/>
                <w:w w:val="101"/>
                <w:sz w:val="17"/>
              </w:rPr>
            </w:pPr>
            <w:r w:rsidRPr="00DE2C8C">
              <w:rPr>
                <w:rFonts w:eastAsia="Calibri"/>
                <w:color w:val="000000" w:themeColor="text1"/>
                <w:spacing w:val="2"/>
                <w:w w:val="101"/>
                <w:sz w:val="17"/>
              </w:rPr>
              <w:t>9</w:t>
            </w:r>
            <w:r w:rsidR="009444A9">
              <w:rPr>
                <w:rFonts w:eastAsia="Calibri"/>
                <w:color w:val="000000" w:themeColor="text1"/>
                <w:spacing w:val="2"/>
                <w:w w:val="101"/>
                <w:sz w:val="17"/>
              </w:rPr>
              <w:t>3</w:t>
            </w:r>
          </w:p>
        </w:tc>
      </w:tr>
      <w:tr w:rsidR="000B7C24" w:rsidRPr="00DE2C8C" w14:paraId="61AA6B0B" w14:textId="77777777">
        <w:tc>
          <w:tcPr>
            <w:tcW w:w="1238" w:type="dxa"/>
            <w:tcBorders>
              <w:top w:val="single" w:sz="4" w:space="0" w:color="auto"/>
              <w:bottom w:val="single" w:sz="4" w:space="0" w:color="auto"/>
            </w:tcBorders>
            <w:shd w:val="clear" w:color="auto" w:fill="auto"/>
            <w:vAlign w:val="bottom"/>
          </w:tcPr>
          <w:p w14:paraId="6DD52036"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rPr>
                <w:rFonts w:eastAsia="Calibri"/>
                <w:b/>
                <w:color w:val="000000" w:themeColor="text1"/>
                <w:sz w:val="17"/>
              </w:rPr>
            </w:pPr>
            <w:r w:rsidRPr="00DE2C8C">
              <w:rPr>
                <w:rFonts w:eastAsia="Calibri"/>
                <w:b/>
                <w:color w:val="000000" w:themeColor="text1"/>
                <w:sz w:val="17"/>
              </w:rPr>
              <w:tab/>
              <w:t xml:space="preserve">Change </w:t>
            </w:r>
          </w:p>
        </w:tc>
        <w:tc>
          <w:tcPr>
            <w:tcW w:w="440" w:type="dxa"/>
            <w:gridSpan w:val="2"/>
            <w:tcBorders>
              <w:top w:val="single" w:sz="4" w:space="0" w:color="auto"/>
              <w:bottom w:val="single" w:sz="4" w:space="0" w:color="auto"/>
            </w:tcBorders>
            <w:shd w:val="clear" w:color="auto" w:fill="auto"/>
            <w:vAlign w:val="bottom"/>
          </w:tcPr>
          <w:p w14:paraId="2441A17E"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42" w:type="dxa"/>
            <w:tcBorders>
              <w:top w:val="single" w:sz="4" w:space="0" w:color="auto"/>
              <w:bottom w:val="single" w:sz="4" w:space="0" w:color="auto"/>
            </w:tcBorders>
            <w:shd w:val="clear" w:color="auto" w:fill="auto"/>
            <w:vAlign w:val="bottom"/>
          </w:tcPr>
          <w:p w14:paraId="04DD2B94"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00" w:type="dxa"/>
            <w:tcBorders>
              <w:top w:val="single" w:sz="4" w:space="0" w:color="auto"/>
              <w:bottom w:val="single" w:sz="4" w:space="0" w:color="auto"/>
            </w:tcBorders>
            <w:shd w:val="clear" w:color="auto" w:fill="auto"/>
            <w:vAlign w:val="bottom"/>
          </w:tcPr>
          <w:p w14:paraId="33DD8736"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tcBorders>
              <w:top w:val="single" w:sz="4" w:space="0" w:color="auto"/>
              <w:bottom w:val="single" w:sz="4" w:space="0" w:color="auto"/>
            </w:tcBorders>
            <w:shd w:val="clear" w:color="auto" w:fill="auto"/>
            <w:vAlign w:val="bottom"/>
          </w:tcPr>
          <w:p w14:paraId="5498F02B"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4" w:type="dxa"/>
            <w:tcBorders>
              <w:top w:val="single" w:sz="4" w:space="0" w:color="auto"/>
              <w:bottom w:val="single" w:sz="4" w:space="0" w:color="auto"/>
            </w:tcBorders>
            <w:shd w:val="clear" w:color="auto" w:fill="auto"/>
            <w:vAlign w:val="bottom"/>
          </w:tcPr>
          <w:p w14:paraId="0A427B64"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gridSpan w:val="2"/>
            <w:tcBorders>
              <w:top w:val="single" w:sz="4" w:space="0" w:color="auto"/>
              <w:bottom w:val="single" w:sz="4" w:space="0" w:color="auto"/>
            </w:tcBorders>
            <w:shd w:val="clear" w:color="auto" w:fill="auto"/>
            <w:vAlign w:val="bottom"/>
          </w:tcPr>
          <w:p w14:paraId="33844FAB"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84" w:type="dxa"/>
            <w:gridSpan w:val="2"/>
            <w:tcBorders>
              <w:top w:val="single" w:sz="4" w:space="0" w:color="auto"/>
              <w:bottom w:val="single" w:sz="4" w:space="0" w:color="auto"/>
            </w:tcBorders>
            <w:shd w:val="clear" w:color="auto" w:fill="auto"/>
            <w:vAlign w:val="bottom"/>
          </w:tcPr>
          <w:p w14:paraId="75F130A1"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gridSpan w:val="3"/>
            <w:tcBorders>
              <w:top w:val="single" w:sz="4" w:space="0" w:color="auto"/>
              <w:bottom w:val="single" w:sz="4" w:space="0" w:color="auto"/>
            </w:tcBorders>
            <w:shd w:val="clear" w:color="auto" w:fill="auto"/>
            <w:vAlign w:val="bottom"/>
          </w:tcPr>
          <w:p w14:paraId="40E384B4"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7" w:type="dxa"/>
            <w:gridSpan w:val="3"/>
            <w:tcBorders>
              <w:top w:val="single" w:sz="4" w:space="0" w:color="auto"/>
              <w:bottom w:val="single" w:sz="4" w:space="0" w:color="auto"/>
            </w:tcBorders>
            <w:shd w:val="clear" w:color="auto" w:fill="auto"/>
            <w:vAlign w:val="bottom"/>
          </w:tcPr>
          <w:p w14:paraId="7366BCBD" w14:textId="46C7E943" w:rsidR="000B7C24" w:rsidRPr="00DE2C8C" w:rsidRDefault="009444A9"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Pr>
                <w:rFonts w:eastAsia="Calibri"/>
                <w:b/>
                <w:color w:val="000000" w:themeColor="text1"/>
                <w:spacing w:val="2"/>
                <w:w w:val="101"/>
                <w:sz w:val="17"/>
              </w:rPr>
              <w:t>(1)</w:t>
            </w:r>
          </w:p>
        </w:tc>
        <w:tc>
          <w:tcPr>
            <w:tcW w:w="610" w:type="dxa"/>
            <w:gridSpan w:val="2"/>
            <w:tcBorders>
              <w:top w:val="single" w:sz="4" w:space="0" w:color="auto"/>
              <w:bottom w:val="single" w:sz="4" w:space="0" w:color="auto"/>
            </w:tcBorders>
            <w:shd w:val="clear" w:color="auto" w:fill="auto"/>
            <w:vAlign w:val="bottom"/>
          </w:tcPr>
          <w:p w14:paraId="5020A0A8" w14:textId="4BCE355E" w:rsidR="000B7C24" w:rsidRPr="00DE2C8C" w:rsidRDefault="009444A9"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Pr>
                <w:rFonts w:eastAsia="Calibri"/>
                <w:b/>
                <w:color w:val="000000" w:themeColor="text1"/>
                <w:spacing w:val="2"/>
                <w:w w:val="101"/>
                <w:sz w:val="17"/>
              </w:rPr>
              <w:t>(1)</w:t>
            </w:r>
          </w:p>
        </w:tc>
        <w:tc>
          <w:tcPr>
            <w:tcW w:w="65" w:type="dxa"/>
            <w:gridSpan w:val="2"/>
            <w:tcBorders>
              <w:top w:val="single" w:sz="4" w:space="0" w:color="auto"/>
              <w:bottom w:val="single" w:sz="4" w:space="0" w:color="auto"/>
            </w:tcBorders>
          </w:tcPr>
          <w:p w14:paraId="343B32DA"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p>
        </w:tc>
        <w:tc>
          <w:tcPr>
            <w:tcW w:w="363" w:type="dxa"/>
            <w:gridSpan w:val="3"/>
            <w:tcBorders>
              <w:top w:val="single" w:sz="4" w:space="0" w:color="auto"/>
              <w:bottom w:val="single" w:sz="4" w:space="0" w:color="auto"/>
            </w:tcBorders>
            <w:vAlign w:val="bottom"/>
          </w:tcPr>
          <w:p w14:paraId="6B361123" w14:textId="161B01F0"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53" w:type="dxa"/>
            <w:gridSpan w:val="3"/>
            <w:tcBorders>
              <w:top w:val="single" w:sz="4" w:space="0" w:color="auto"/>
              <w:bottom w:val="single" w:sz="4" w:space="0" w:color="auto"/>
            </w:tcBorders>
            <w:shd w:val="clear" w:color="auto" w:fill="auto"/>
            <w:vAlign w:val="bottom"/>
          </w:tcPr>
          <w:p w14:paraId="0EC01B1C" w14:textId="48B5381A"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449" w:type="dxa"/>
            <w:gridSpan w:val="3"/>
            <w:tcBorders>
              <w:top w:val="single" w:sz="4" w:space="0" w:color="auto"/>
              <w:bottom w:val="single" w:sz="4" w:space="0" w:color="auto"/>
            </w:tcBorders>
            <w:shd w:val="clear" w:color="auto" w:fill="auto"/>
            <w:vAlign w:val="bottom"/>
          </w:tcPr>
          <w:p w14:paraId="7ADCBEFC"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631" w:type="dxa"/>
            <w:gridSpan w:val="3"/>
            <w:tcBorders>
              <w:top w:val="single" w:sz="4" w:space="0" w:color="auto"/>
              <w:bottom w:val="single" w:sz="4" w:space="0" w:color="auto"/>
            </w:tcBorders>
            <w:shd w:val="clear" w:color="auto" w:fill="auto"/>
            <w:vAlign w:val="bottom"/>
          </w:tcPr>
          <w:p w14:paraId="0197C422"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858" w:type="dxa"/>
            <w:gridSpan w:val="4"/>
            <w:tcBorders>
              <w:top w:val="single" w:sz="4" w:space="0" w:color="auto"/>
              <w:bottom w:val="single" w:sz="4" w:space="0" w:color="auto"/>
            </w:tcBorders>
            <w:shd w:val="clear" w:color="auto" w:fill="auto"/>
            <w:vAlign w:val="bottom"/>
          </w:tcPr>
          <w:p w14:paraId="364C061F"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630" w:type="dxa"/>
            <w:gridSpan w:val="2"/>
            <w:tcBorders>
              <w:top w:val="single" w:sz="4" w:space="0" w:color="auto"/>
              <w:bottom w:val="single" w:sz="4" w:space="0" w:color="auto"/>
            </w:tcBorders>
            <w:shd w:val="clear" w:color="auto" w:fill="auto"/>
            <w:vAlign w:val="bottom"/>
          </w:tcPr>
          <w:p w14:paraId="1D93AED4"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557" w:type="dxa"/>
            <w:gridSpan w:val="2"/>
            <w:tcBorders>
              <w:top w:val="single" w:sz="4" w:space="0" w:color="auto"/>
              <w:bottom w:val="single" w:sz="4" w:space="0" w:color="auto"/>
            </w:tcBorders>
            <w:shd w:val="clear" w:color="auto" w:fill="auto"/>
            <w:vAlign w:val="bottom"/>
          </w:tcPr>
          <w:p w14:paraId="45A6B89B"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79" w:type="dxa"/>
            <w:tcBorders>
              <w:top w:val="single" w:sz="4" w:space="0" w:color="auto"/>
              <w:bottom w:val="single" w:sz="4" w:space="0" w:color="auto"/>
            </w:tcBorders>
            <w:shd w:val="clear" w:color="auto" w:fill="auto"/>
            <w:vAlign w:val="bottom"/>
          </w:tcPr>
          <w:p w14:paraId="2804F7FD" w14:textId="549AE6F7" w:rsidR="000B7C24" w:rsidRPr="00DE2C8C" w:rsidRDefault="009444A9"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Pr>
                <w:rFonts w:eastAsia="Calibri"/>
                <w:b/>
                <w:color w:val="000000" w:themeColor="text1"/>
                <w:spacing w:val="2"/>
                <w:w w:val="101"/>
                <w:sz w:val="17"/>
              </w:rPr>
              <w:t>(1)</w:t>
            </w:r>
          </w:p>
        </w:tc>
      </w:tr>
      <w:tr w:rsidR="000B7C24" w:rsidRPr="00DE2C8C" w14:paraId="4EA0B9A9" w14:textId="77777777" w:rsidTr="00FC560D">
        <w:tc>
          <w:tcPr>
            <w:tcW w:w="9778" w:type="dxa"/>
            <w:gridSpan w:val="42"/>
          </w:tcPr>
          <w:p w14:paraId="4C861356" w14:textId="2B80682E" w:rsidR="000B7C24" w:rsidRPr="00DE2C8C" w:rsidRDefault="000B7C24" w:rsidP="000B7C24">
            <w:pPr>
              <w:tabs>
                <w:tab w:val="left" w:pos="288"/>
                <w:tab w:val="left" w:pos="576"/>
                <w:tab w:val="left" w:pos="864"/>
                <w:tab w:val="left" w:pos="1152"/>
              </w:tabs>
              <w:spacing w:before="40" w:after="40" w:line="210" w:lineRule="exact"/>
              <w:ind w:left="-61" w:right="40" w:firstLine="61"/>
              <w:rPr>
                <w:rFonts w:eastAsia="Calibri"/>
                <w:color w:val="000000" w:themeColor="text1"/>
                <w:spacing w:val="2"/>
                <w:w w:val="101"/>
                <w:sz w:val="17"/>
              </w:rPr>
            </w:pPr>
            <w:r w:rsidRPr="00DE2C8C">
              <w:rPr>
                <w:rFonts w:eastAsia="Calibri"/>
                <w:b/>
                <w:bCs/>
                <w:color w:val="000000" w:themeColor="text1"/>
                <w:sz w:val="17"/>
              </w:rPr>
              <w:t>Supply Chain and Service Delivery Management</w:t>
            </w:r>
          </w:p>
        </w:tc>
      </w:tr>
      <w:tr w:rsidR="000B7C24" w:rsidRPr="00DE2C8C" w14:paraId="61797E44" w14:textId="77777777">
        <w:tc>
          <w:tcPr>
            <w:tcW w:w="1238" w:type="dxa"/>
            <w:shd w:val="clear" w:color="auto" w:fill="auto"/>
            <w:vAlign w:val="bottom"/>
          </w:tcPr>
          <w:p w14:paraId="06615007" w14:textId="571E9346" w:rsidR="000B7C24" w:rsidRPr="00DE2C8C" w:rsidRDefault="000B7C24" w:rsidP="000B7C24">
            <w:pPr>
              <w:tabs>
                <w:tab w:val="left" w:pos="288"/>
                <w:tab w:val="left" w:pos="576"/>
                <w:tab w:val="left" w:pos="864"/>
                <w:tab w:val="left" w:pos="1152"/>
              </w:tabs>
              <w:spacing w:before="40" w:after="40" w:line="210" w:lineRule="exact"/>
              <w:ind w:left="-61" w:right="40" w:firstLine="61"/>
              <w:rPr>
                <w:rFonts w:eastAsia="Calibri"/>
                <w:color w:val="000000" w:themeColor="text1"/>
                <w:sz w:val="17"/>
              </w:rPr>
            </w:pPr>
            <w:r w:rsidRPr="00DE2C8C">
              <w:rPr>
                <w:rFonts w:eastAsia="Calibri"/>
                <w:color w:val="000000" w:themeColor="text1"/>
                <w:sz w:val="17"/>
              </w:rPr>
              <w:t>Approved 2025</w:t>
            </w:r>
          </w:p>
        </w:tc>
        <w:tc>
          <w:tcPr>
            <w:tcW w:w="440" w:type="dxa"/>
            <w:gridSpan w:val="2"/>
            <w:shd w:val="clear" w:color="auto" w:fill="auto"/>
            <w:vAlign w:val="bottom"/>
          </w:tcPr>
          <w:p w14:paraId="5E47C77A" w14:textId="1276D28C"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2" w:type="dxa"/>
            <w:shd w:val="clear" w:color="auto" w:fill="auto"/>
            <w:vAlign w:val="bottom"/>
          </w:tcPr>
          <w:p w14:paraId="02BC703C" w14:textId="5FC62726"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00" w:type="dxa"/>
            <w:shd w:val="clear" w:color="auto" w:fill="auto"/>
            <w:vAlign w:val="bottom"/>
          </w:tcPr>
          <w:p w14:paraId="122A6A44" w14:textId="4B7B803B"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6" w:type="dxa"/>
            <w:shd w:val="clear" w:color="auto" w:fill="auto"/>
            <w:vAlign w:val="bottom"/>
          </w:tcPr>
          <w:p w14:paraId="003B7C97" w14:textId="197CF5B6"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4" w:type="dxa"/>
            <w:shd w:val="clear" w:color="auto" w:fill="auto"/>
            <w:vAlign w:val="bottom"/>
          </w:tcPr>
          <w:p w14:paraId="052754B9" w14:textId="7817D9D1"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6" w:type="dxa"/>
            <w:gridSpan w:val="2"/>
            <w:shd w:val="clear" w:color="auto" w:fill="auto"/>
            <w:vAlign w:val="bottom"/>
          </w:tcPr>
          <w:p w14:paraId="50E9E299" w14:textId="5A2C3B68"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384" w:type="dxa"/>
            <w:gridSpan w:val="2"/>
            <w:shd w:val="clear" w:color="auto" w:fill="auto"/>
            <w:vAlign w:val="bottom"/>
          </w:tcPr>
          <w:p w14:paraId="37A6E1EF" w14:textId="2A3E7D44"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376" w:type="dxa"/>
            <w:gridSpan w:val="3"/>
            <w:shd w:val="clear" w:color="auto" w:fill="auto"/>
            <w:vAlign w:val="bottom"/>
          </w:tcPr>
          <w:p w14:paraId="18365310" w14:textId="6C4484F6"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7" w:type="dxa"/>
            <w:gridSpan w:val="3"/>
            <w:shd w:val="clear" w:color="auto" w:fill="auto"/>
            <w:vAlign w:val="bottom"/>
          </w:tcPr>
          <w:p w14:paraId="771D39FE" w14:textId="74E37014"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14</w:t>
            </w:r>
          </w:p>
        </w:tc>
        <w:tc>
          <w:tcPr>
            <w:tcW w:w="610" w:type="dxa"/>
            <w:gridSpan w:val="2"/>
            <w:shd w:val="clear" w:color="auto" w:fill="auto"/>
            <w:vAlign w:val="bottom"/>
          </w:tcPr>
          <w:p w14:paraId="2E5DEA50" w14:textId="0AB61A54"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23</w:t>
            </w:r>
          </w:p>
        </w:tc>
        <w:tc>
          <w:tcPr>
            <w:tcW w:w="65" w:type="dxa"/>
            <w:gridSpan w:val="2"/>
          </w:tcPr>
          <w:p w14:paraId="4B622655" w14:textId="77777777"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363" w:type="dxa"/>
            <w:gridSpan w:val="3"/>
            <w:vAlign w:val="bottom"/>
          </w:tcPr>
          <w:p w14:paraId="2D9614A7" w14:textId="24FDD903"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3" w:type="dxa"/>
            <w:gridSpan w:val="3"/>
            <w:shd w:val="clear" w:color="auto" w:fill="auto"/>
            <w:vAlign w:val="bottom"/>
          </w:tcPr>
          <w:p w14:paraId="63F2BBC1" w14:textId="27A2DA1B"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14</w:t>
            </w:r>
          </w:p>
        </w:tc>
        <w:tc>
          <w:tcPr>
            <w:tcW w:w="449" w:type="dxa"/>
            <w:gridSpan w:val="3"/>
            <w:shd w:val="clear" w:color="auto" w:fill="auto"/>
            <w:vAlign w:val="bottom"/>
          </w:tcPr>
          <w:p w14:paraId="7219B9E5" w14:textId="09609B04"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139</w:t>
            </w:r>
          </w:p>
        </w:tc>
        <w:tc>
          <w:tcPr>
            <w:tcW w:w="631" w:type="dxa"/>
            <w:gridSpan w:val="3"/>
            <w:shd w:val="clear" w:color="auto" w:fill="auto"/>
            <w:vAlign w:val="bottom"/>
          </w:tcPr>
          <w:p w14:paraId="5FFD7DC6" w14:textId="3B457A44"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153</w:t>
            </w:r>
          </w:p>
        </w:tc>
        <w:tc>
          <w:tcPr>
            <w:tcW w:w="858" w:type="dxa"/>
            <w:gridSpan w:val="4"/>
            <w:shd w:val="clear" w:color="auto" w:fill="auto"/>
            <w:vAlign w:val="bottom"/>
          </w:tcPr>
          <w:p w14:paraId="1ACF113D" w14:textId="360E8F87"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39</w:t>
            </w:r>
          </w:p>
        </w:tc>
        <w:tc>
          <w:tcPr>
            <w:tcW w:w="630" w:type="dxa"/>
            <w:gridSpan w:val="2"/>
            <w:shd w:val="clear" w:color="auto" w:fill="auto"/>
            <w:vAlign w:val="bottom"/>
          </w:tcPr>
          <w:p w14:paraId="14D511C0" w14:textId="3D946428"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557" w:type="dxa"/>
            <w:gridSpan w:val="2"/>
            <w:shd w:val="clear" w:color="auto" w:fill="auto"/>
            <w:vAlign w:val="bottom"/>
          </w:tcPr>
          <w:p w14:paraId="4D16BC41" w14:textId="4270B221"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41</w:t>
            </w:r>
          </w:p>
        </w:tc>
        <w:tc>
          <w:tcPr>
            <w:tcW w:w="479" w:type="dxa"/>
            <w:shd w:val="clear" w:color="auto" w:fill="auto"/>
            <w:vAlign w:val="bottom"/>
          </w:tcPr>
          <w:p w14:paraId="7C40EAB8" w14:textId="40B6A2A2"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217</w:t>
            </w:r>
          </w:p>
        </w:tc>
      </w:tr>
      <w:tr w:rsidR="000B7C24" w:rsidRPr="00DE2C8C" w14:paraId="03D1861D" w14:textId="77777777">
        <w:tc>
          <w:tcPr>
            <w:tcW w:w="1238" w:type="dxa"/>
            <w:tcBorders>
              <w:bottom w:val="single" w:sz="4" w:space="0" w:color="auto"/>
            </w:tcBorders>
            <w:shd w:val="clear" w:color="auto" w:fill="auto"/>
            <w:vAlign w:val="bottom"/>
          </w:tcPr>
          <w:p w14:paraId="0CEDE66D" w14:textId="7F6892B1" w:rsidR="000B7C24" w:rsidRPr="00DE2C8C" w:rsidRDefault="000B7C24" w:rsidP="000B7C24">
            <w:pPr>
              <w:tabs>
                <w:tab w:val="left" w:pos="288"/>
                <w:tab w:val="left" w:pos="576"/>
                <w:tab w:val="left" w:pos="864"/>
                <w:tab w:val="left" w:pos="1152"/>
              </w:tabs>
              <w:spacing w:before="40" w:after="81" w:line="210" w:lineRule="exact"/>
              <w:ind w:left="-61" w:right="40" w:firstLine="61"/>
              <w:rPr>
                <w:rFonts w:eastAsia="Calibri"/>
                <w:color w:val="000000" w:themeColor="text1"/>
                <w:sz w:val="17"/>
              </w:rPr>
            </w:pPr>
            <w:r w:rsidRPr="00DE2C8C">
              <w:rPr>
                <w:rFonts w:eastAsia="Calibri"/>
                <w:color w:val="000000" w:themeColor="text1"/>
                <w:sz w:val="17"/>
              </w:rPr>
              <w:t>Proposed 2026</w:t>
            </w:r>
          </w:p>
        </w:tc>
        <w:tc>
          <w:tcPr>
            <w:tcW w:w="440" w:type="dxa"/>
            <w:gridSpan w:val="2"/>
            <w:tcBorders>
              <w:bottom w:val="single" w:sz="4" w:space="0" w:color="auto"/>
            </w:tcBorders>
            <w:shd w:val="clear" w:color="auto" w:fill="auto"/>
            <w:vAlign w:val="bottom"/>
          </w:tcPr>
          <w:p w14:paraId="1DAD9068" w14:textId="7F44CDA0"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2" w:type="dxa"/>
            <w:tcBorders>
              <w:bottom w:val="single" w:sz="4" w:space="0" w:color="auto"/>
            </w:tcBorders>
            <w:shd w:val="clear" w:color="auto" w:fill="auto"/>
            <w:vAlign w:val="bottom"/>
          </w:tcPr>
          <w:p w14:paraId="2689B116" w14:textId="21AE7BEC"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00" w:type="dxa"/>
            <w:tcBorders>
              <w:bottom w:val="single" w:sz="4" w:space="0" w:color="auto"/>
            </w:tcBorders>
            <w:shd w:val="clear" w:color="auto" w:fill="auto"/>
            <w:vAlign w:val="bottom"/>
          </w:tcPr>
          <w:p w14:paraId="0B5B6187" w14:textId="25C4CA74"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6" w:type="dxa"/>
            <w:tcBorders>
              <w:bottom w:val="single" w:sz="4" w:space="0" w:color="auto"/>
            </w:tcBorders>
            <w:shd w:val="clear" w:color="auto" w:fill="auto"/>
            <w:vAlign w:val="bottom"/>
          </w:tcPr>
          <w:p w14:paraId="4BB924ED" w14:textId="18525AD5"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4" w:type="dxa"/>
            <w:tcBorders>
              <w:bottom w:val="single" w:sz="4" w:space="0" w:color="auto"/>
            </w:tcBorders>
            <w:shd w:val="clear" w:color="auto" w:fill="auto"/>
            <w:vAlign w:val="bottom"/>
          </w:tcPr>
          <w:p w14:paraId="18CA6A5F" w14:textId="279534D7"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6" w:type="dxa"/>
            <w:gridSpan w:val="2"/>
            <w:tcBorders>
              <w:bottom w:val="single" w:sz="4" w:space="0" w:color="auto"/>
            </w:tcBorders>
            <w:shd w:val="clear" w:color="auto" w:fill="auto"/>
            <w:vAlign w:val="bottom"/>
          </w:tcPr>
          <w:p w14:paraId="285F82EC" w14:textId="31278787"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384" w:type="dxa"/>
            <w:gridSpan w:val="2"/>
            <w:tcBorders>
              <w:bottom w:val="single" w:sz="4" w:space="0" w:color="auto"/>
            </w:tcBorders>
            <w:shd w:val="clear" w:color="auto" w:fill="auto"/>
            <w:vAlign w:val="bottom"/>
          </w:tcPr>
          <w:p w14:paraId="732E6B5A" w14:textId="5F380EC3"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376" w:type="dxa"/>
            <w:gridSpan w:val="3"/>
            <w:tcBorders>
              <w:bottom w:val="single" w:sz="4" w:space="0" w:color="auto"/>
            </w:tcBorders>
            <w:shd w:val="clear" w:color="auto" w:fill="auto"/>
            <w:vAlign w:val="bottom"/>
          </w:tcPr>
          <w:p w14:paraId="56D950CF" w14:textId="533D214D"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7" w:type="dxa"/>
            <w:gridSpan w:val="3"/>
            <w:tcBorders>
              <w:bottom w:val="single" w:sz="4" w:space="0" w:color="auto"/>
            </w:tcBorders>
            <w:shd w:val="clear" w:color="auto" w:fill="auto"/>
            <w:vAlign w:val="bottom"/>
          </w:tcPr>
          <w:p w14:paraId="69FDEB70" w14:textId="0F02A87A" w:rsidR="000B7C24" w:rsidRPr="00DE2C8C" w:rsidRDefault="0011772A"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r>
              <w:rPr>
                <w:rFonts w:eastAsia="Calibri"/>
                <w:color w:val="000000" w:themeColor="text1"/>
                <w:spacing w:val="2"/>
                <w:w w:val="101"/>
                <w:sz w:val="17"/>
              </w:rPr>
              <w:t>3</w:t>
            </w:r>
          </w:p>
        </w:tc>
        <w:tc>
          <w:tcPr>
            <w:tcW w:w="610" w:type="dxa"/>
            <w:gridSpan w:val="2"/>
            <w:tcBorders>
              <w:bottom w:val="single" w:sz="4" w:space="0" w:color="auto"/>
            </w:tcBorders>
            <w:shd w:val="clear" w:color="auto" w:fill="auto"/>
            <w:vAlign w:val="bottom"/>
          </w:tcPr>
          <w:p w14:paraId="64F1C2F9" w14:textId="7405FDB9"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w:t>
            </w:r>
            <w:r w:rsidR="0011772A">
              <w:rPr>
                <w:rFonts w:eastAsia="Calibri"/>
                <w:color w:val="000000" w:themeColor="text1"/>
                <w:spacing w:val="2"/>
                <w:w w:val="101"/>
                <w:sz w:val="17"/>
              </w:rPr>
              <w:t>2</w:t>
            </w:r>
          </w:p>
        </w:tc>
        <w:tc>
          <w:tcPr>
            <w:tcW w:w="65" w:type="dxa"/>
            <w:gridSpan w:val="2"/>
            <w:tcBorders>
              <w:bottom w:val="single" w:sz="4" w:space="0" w:color="auto"/>
            </w:tcBorders>
          </w:tcPr>
          <w:p w14:paraId="3039160D" w14:textId="77777777"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p>
        </w:tc>
        <w:tc>
          <w:tcPr>
            <w:tcW w:w="363" w:type="dxa"/>
            <w:gridSpan w:val="3"/>
            <w:tcBorders>
              <w:bottom w:val="single" w:sz="4" w:space="0" w:color="auto"/>
            </w:tcBorders>
            <w:vAlign w:val="bottom"/>
          </w:tcPr>
          <w:p w14:paraId="0A02A056" w14:textId="397B1677"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3" w:type="dxa"/>
            <w:gridSpan w:val="3"/>
            <w:tcBorders>
              <w:bottom w:val="single" w:sz="4" w:space="0" w:color="auto"/>
            </w:tcBorders>
            <w:shd w:val="clear" w:color="auto" w:fill="auto"/>
            <w:vAlign w:val="bottom"/>
          </w:tcPr>
          <w:p w14:paraId="29D1AD10" w14:textId="3E7AD9CF"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14</w:t>
            </w:r>
          </w:p>
        </w:tc>
        <w:tc>
          <w:tcPr>
            <w:tcW w:w="449" w:type="dxa"/>
            <w:gridSpan w:val="3"/>
            <w:tcBorders>
              <w:bottom w:val="single" w:sz="4" w:space="0" w:color="auto"/>
            </w:tcBorders>
            <w:shd w:val="clear" w:color="auto" w:fill="auto"/>
            <w:vAlign w:val="bottom"/>
          </w:tcPr>
          <w:p w14:paraId="6BE91A26" w14:textId="29B257C0"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Pr>
                <w:rFonts w:eastAsia="Calibri"/>
                <w:color w:val="000000" w:themeColor="text1"/>
                <w:spacing w:val="2"/>
                <w:w w:val="101"/>
                <w:sz w:val="17"/>
              </w:rPr>
              <w:t>130</w:t>
            </w:r>
          </w:p>
        </w:tc>
        <w:tc>
          <w:tcPr>
            <w:tcW w:w="631" w:type="dxa"/>
            <w:gridSpan w:val="3"/>
            <w:tcBorders>
              <w:bottom w:val="single" w:sz="4" w:space="0" w:color="auto"/>
            </w:tcBorders>
            <w:shd w:val="clear" w:color="auto" w:fill="auto"/>
            <w:vAlign w:val="bottom"/>
          </w:tcPr>
          <w:p w14:paraId="689D0DC0" w14:textId="72FBB41E"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14</w:t>
            </w:r>
            <w:r>
              <w:rPr>
                <w:rFonts w:eastAsia="Calibri"/>
                <w:color w:val="000000" w:themeColor="text1"/>
                <w:spacing w:val="2"/>
                <w:w w:val="101"/>
                <w:sz w:val="17"/>
              </w:rPr>
              <w:t>4</w:t>
            </w:r>
          </w:p>
        </w:tc>
        <w:tc>
          <w:tcPr>
            <w:tcW w:w="858" w:type="dxa"/>
            <w:gridSpan w:val="4"/>
            <w:tcBorders>
              <w:bottom w:val="single" w:sz="4" w:space="0" w:color="auto"/>
            </w:tcBorders>
            <w:shd w:val="clear" w:color="auto" w:fill="auto"/>
            <w:vAlign w:val="bottom"/>
          </w:tcPr>
          <w:p w14:paraId="6C2578F5" w14:textId="6E070E01"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40</w:t>
            </w:r>
          </w:p>
        </w:tc>
        <w:tc>
          <w:tcPr>
            <w:tcW w:w="630" w:type="dxa"/>
            <w:gridSpan w:val="2"/>
            <w:tcBorders>
              <w:bottom w:val="single" w:sz="4" w:space="0" w:color="auto"/>
            </w:tcBorders>
            <w:shd w:val="clear" w:color="auto" w:fill="auto"/>
            <w:vAlign w:val="bottom"/>
          </w:tcPr>
          <w:p w14:paraId="749E32A8" w14:textId="6B1A531E"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4</w:t>
            </w:r>
          </w:p>
        </w:tc>
        <w:tc>
          <w:tcPr>
            <w:tcW w:w="557" w:type="dxa"/>
            <w:gridSpan w:val="2"/>
            <w:tcBorders>
              <w:bottom w:val="single" w:sz="4" w:space="0" w:color="auto"/>
            </w:tcBorders>
            <w:shd w:val="clear" w:color="auto" w:fill="auto"/>
            <w:vAlign w:val="bottom"/>
          </w:tcPr>
          <w:p w14:paraId="740A4759" w14:textId="78C2D89B"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44</w:t>
            </w:r>
          </w:p>
        </w:tc>
        <w:tc>
          <w:tcPr>
            <w:tcW w:w="479" w:type="dxa"/>
            <w:tcBorders>
              <w:bottom w:val="single" w:sz="4" w:space="0" w:color="auto"/>
            </w:tcBorders>
            <w:shd w:val="clear" w:color="auto" w:fill="auto"/>
            <w:vAlign w:val="bottom"/>
          </w:tcPr>
          <w:p w14:paraId="496005F6" w14:textId="4C47A2FA" w:rsidR="000B7C24" w:rsidRPr="00DE2C8C" w:rsidRDefault="000362F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w:t>
            </w:r>
            <w:r>
              <w:rPr>
                <w:rFonts w:eastAsia="Calibri"/>
                <w:color w:val="000000" w:themeColor="text1"/>
                <w:spacing w:val="2"/>
                <w:w w:val="101"/>
                <w:sz w:val="17"/>
              </w:rPr>
              <w:t>10</w:t>
            </w:r>
          </w:p>
        </w:tc>
      </w:tr>
      <w:tr w:rsidR="000B7C24" w:rsidRPr="00DE2C8C" w14:paraId="3E8FE070" w14:textId="77777777">
        <w:tc>
          <w:tcPr>
            <w:tcW w:w="1238" w:type="dxa"/>
            <w:tcBorders>
              <w:top w:val="single" w:sz="4" w:space="0" w:color="auto"/>
              <w:bottom w:val="single" w:sz="4" w:space="0" w:color="auto"/>
            </w:tcBorders>
            <w:shd w:val="clear" w:color="auto" w:fill="auto"/>
            <w:vAlign w:val="bottom"/>
          </w:tcPr>
          <w:p w14:paraId="1812AE8D" w14:textId="73D27A0C" w:rsidR="000B7C24" w:rsidRPr="00DE2C8C" w:rsidRDefault="000B7C24" w:rsidP="000B7C24">
            <w:pPr>
              <w:tabs>
                <w:tab w:val="left" w:pos="288"/>
                <w:tab w:val="left" w:pos="576"/>
                <w:tab w:val="left" w:pos="864"/>
                <w:tab w:val="left" w:pos="1152"/>
              </w:tabs>
              <w:spacing w:before="81" w:after="81" w:line="210" w:lineRule="exact"/>
              <w:ind w:left="-61" w:right="40" w:firstLine="61"/>
              <w:rPr>
                <w:rFonts w:eastAsia="Calibri"/>
                <w:b/>
                <w:color w:val="000000" w:themeColor="text1"/>
                <w:sz w:val="17"/>
              </w:rPr>
            </w:pPr>
            <w:r w:rsidRPr="00DE2C8C">
              <w:rPr>
                <w:rFonts w:eastAsia="Calibri"/>
                <w:b/>
                <w:color w:val="000000" w:themeColor="text1"/>
                <w:sz w:val="17"/>
              </w:rPr>
              <w:tab/>
              <w:t xml:space="preserve">Change </w:t>
            </w:r>
          </w:p>
        </w:tc>
        <w:tc>
          <w:tcPr>
            <w:tcW w:w="440" w:type="dxa"/>
            <w:gridSpan w:val="2"/>
            <w:tcBorders>
              <w:top w:val="single" w:sz="4" w:space="0" w:color="auto"/>
              <w:bottom w:val="single" w:sz="4" w:space="0" w:color="auto"/>
            </w:tcBorders>
            <w:shd w:val="clear" w:color="auto" w:fill="auto"/>
            <w:vAlign w:val="bottom"/>
          </w:tcPr>
          <w:p w14:paraId="1FBF0A8D" w14:textId="7A1043A6"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42" w:type="dxa"/>
            <w:tcBorders>
              <w:top w:val="single" w:sz="4" w:space="0" w:color="auto"/>
              <w:bottom w:val="single" w:sz="4" w:space="0" w:color="auto"/>
            </w:tcBorders>
            <w:shd w:val="clear" w:color="auto" w:fill="auto"/>
            <w:vAlign w:val="bottom"/>
          </w:tcPr>
          <w:p w14:paraId="7F0486F4" w14:textId="6A58DF40"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00" w:type="dxa"/>
            <w:tcBorders>
              <w:top w:val="single" w:sz="4" w:space="0" w:color="auto"/>
              <w:bottom w:val="single" w:sz="4" w:space="0" w:color="auto"/>
            </w:tcBorders>
            <w:shd w:val="clear" w:color="auto" w:fill="auto"/>
            <w:vAlign w:val="bottom"/>
          </w:tcPr>
          <w:p w14:paraId="6BBA46A2" w14:textId="474FE688"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tcBorders>
              <w:top w:val="single" w:sz="4" w:space="0" w:color="auto"/>
              <w:bottom w:val="single" w:sz="4" w:space="0" w:color="auto"/>
            </w:tcBorders>
            <w:shd w:val="clear" w:color="auto" w:fill="auto"/>
            <w:vAlign w:val="bottom"/>
          </w:tcPr>
          <w:p w14:paraId="6434A8C4" w14:textId="7A6B7C6F"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4" w:type="dxa"/>
            <w:tcBorders>
              <w:top w:val="single" w:sz="4" w:space="0" w:color="auto"/>
              <w:bottom w:val="single" w:sz="4" w:space="0" w:color="auto"/>
            </w:tcBorders>
            <w:shd w:val="clear" w:color="auto" w:fill="auto"/>
            <w:vAlign w:val="bottom"/>
          </w:tcPr>
          <w:p w14:paraId="533B410B" w14:textId="56715358"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gridSpan w:val="2"/>
            <w:tcBorders>
              <w:top w:val="single" w:sz="4" w:space="0" w:color="auto"/>
              <w:bottom w:val="single" w:sz="4" w:space="0" w:color="auto"/>
            </w:tcBorders>
            <w:shd w:val="clear" w:color="auto" w:fill="auto"/>
            <w:vAlign w:val="bottom"/>
          </w:tcPr>
          <w:p w14:paraId="233B14AC" w14:textId="46C26C2C"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84" w:type="dxa"/>
            <w:gridSpan w:val="2"/>
            <w:tcBorders>
              <w:top w:val="single" w:sz="4" w:space="0" w:color="auto"/>
              <w:bottom w:val="single" w:sz="4" w:space="0" w:color="auto"/>
            </w:tcBorders>
            <w:shd w:val="clear" w:color="auto" w:fill="auto"/>
            <w:vAlign w:val="bottom"/>
          </w:tcPr>
          <w:p w14:paraId="2C94BD83" w14:textId="02A70F55"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gridSpan w:val="3"/>
            <w:tcBorders>
              <w:top w:val="single" w:sz="4" w:space="0" w:color="auto"/>
              <w:bottom w:val="single" w:sz="4" w:space="0" w:color="auto"/>
            </w:tcBorders>
            <w:shd w:val="clear" w:color="auto" w:fill="auto"/>
            <w:vAlign w:val="bottom"/>
          </w:tcPr>
          <w:p w14:paraId="613718D0" w14:textId="587D717A"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7" w:type="dxa"/>
            <w:gridSpan w:val="3"/>
            <w:tcBorders>
              <w:top w:val="single" w:sz="4" w:space="0" w:color="auto"/>
              <w:bottom w:val="single" w:sz="4" w:space="0" w:color="auto"/>
            </w:tcBorders>
            <w:shd w:val="clear" w:color="auto" w:fill="auto"/>
            <w:vAlign w:val="bottom"/>
          </w:tcPr>
          <w:p w14:paraId="19BFD5AE" w14:textId="73442E0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r w:rsidR="0011772A">
              <w:rPr>
                <w:rFonts w:eastAsia="Calibri"/>
                <w:b/>
                <w:color w:val="000000" w:themeColor="text1"/>
                <w:spacing w:val="2"/>
                <w:w w:val="101"/>
                <w:sz w:val="17"/>
              </w:rPr>
              <w:t>1</w:t>
            </w:r>
            <w:r w:rsidRPr="00DE2C8C">
              <w:rPr>
                <w:rFonts w:eastAsia="Calibri"/>
                <w:b/>
                <w:color w:val="000000" w:themeColor="text1"/>
                <w:spacing w:val="2"/>
                <w:w w:val="101"/>
                <w:sz w:val="17"/>
              </w:rPr>
              <w:t>)</w:t>
            </w:r>
          </w:p>
        </w:tc>
        <w:tc>
          <w:tcPr>
            <w:tcW w:w="610" w:type="dxa"/>
            <w:gridSpan w:val="2"/>
            <w:tcBorders>
              <w:top w:val="single" w:sz="4" w:space="0" w:color="auto"/>
              <w:bottom w:val="single" w:sz="4" w:space="0" w:color="auto"/>
            </w:tcBorders>
            <w:shd w:val="clear" w:color="auto" w:fill="auto"/>
            <w:vAlign w:val="bottom"/>
          </w:tcPr>
          <w:p w14:paraId="002C5253" w14:textId="19A6C140"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r w:rsidR="0011772A">
              <w:rPr>
                <w:rFonts w:eastAsia="Calibri"/>
                <w:b/>
                <w:color w:val="000000" w:themeColor="text1"/>
                <w:spacing w:val="2"/>
                <w:w w:val="101"/>
                <w:sz w:val="17"/>
              </w:rPr>
              <w:t>1</w:t>
            </w:r>
            <w:r w:rsidRPr="00DE2C8C">
              <w:rPr>
                <w:rFonts w:eastAsia="Calibri"/>
                <w:b/>
                <w:color w:val="000000" w:themeColor="text1"/>
                <w:spacing w:val="2"/>
                <w:w w:val="101"/>
                <w:sz w:val="17"/>
              </w:rPr>
              <w:t>)</w:t>
            </w:r>
          </w:p>
        </w:tc>
        <w:tc>
          <w:tcPr>
            <w:tcW w:w="65" w:type="dxa"/>
            <w:gridSpan w:val="2"/>
            <w:tcBorders>
              <w:top w:val="single" w:sz="4" w:space="0" w:color="auto"/>
              <w:bottom w:val="single" w:sz="4" w:space="0" w:color="auto"/>
            </w:tcBorders>
          </w:tcPr>
          <w:p w14:paraId="00080A5A"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p>
        </w:tc>
        <w:tc>
          <w:tcPr>
            <w:tcW w:w="363" w:type="dxa"/>
            <w:gridSpan w:val="3"/>
            <w:tcBorders>
              <w:top w:val="single" w:sz="4" w:space="0" w:color="auto"/>
              <w:bottom w:val="single" w:sz="4" w:space="0" w:color="auto"/>
            </w:tcBorders>
            <w:vAlign w:val="bottom"/>
          </w:tcPr>
          <w:p w14:paraId="09FC0EE5" w14:textId="4219ACEB"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53" w:type="dxa"/>
            <w:gridSpan w:val="3"/>
            <w:tcBorders>
              <w:top w:val="single" w:sz="4" w:space="0" w:color="auto"/>
              <w:bottom w:val="single" w:sz="4" w:space="0" w:color="auto"/>
            </w:tcBorders>
            <w:shd w:val="clear" w:color="auto" w:fill="auto"/>
            <w:vAlign w:val="bottom"/>
          </w:tcPr>
          <w:p w14:paraId="3F5EE862" w14:textId="1DBA2A78"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49" w:type="dxa"/>
            <w:gridSpan w:val="3"/>
            <w:tcBorders>
              <w:top w:val="single" w:sz="4" w:space="0" w:color="auto"/>
              <w:bottom w:val="single" w:sz="4" w:space="0" w:color="auto"/>
            </w:tcBorders>
            <w:shd w:val="clear" w:color="auto" w:fill="auto"/>
            <w:vAlign w:val="bottom"/>
          </w:tcPr>
          <w:p w14:paraId="3705D437" w14:textId="1857F204"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r>
              <w:rPr>
                <w:rFonts w:eastAsia="Calibri"/>
                <w:b/>
                <w:color w:val="000000" w:themeColor="text1"/>
                <w:spacing w:val="2"/>
                <w:w w:val="101"/>
                <w:sz w:val="17"/>
              </w:rPr>
              <w:t>9</w:t>
            </w:r>
            <w:r w:rsidRPr="00DE2C8C">
              <w:rPr>
                <w:rFonts w:eastAsia="Calibri"/>
                <w:b/>
                <w:color w:val="000000" w:themeColor="text1"/>
                <w:spacing w:val="2"/>
                <w:w w:val="101"/>
                <w:sz w:val="17"/>
              </w:rPr>
              <w:t>)</w:t>
            </w:r>
          </w:p>
        </w:tc>
        <w:tc>
          <w:tcPr>
            <w:tcW w:w="631" w:type="dxa"/>
            <w:gridSpan w:val="3"/>
            <w:tcBorders>
              <w:top w:val="single" w:sz="4" w:space="0" w:color="auto"/>
              <w:bottom w:val="single" w:sz="4" w:space="0" w:color="auto"/>
            </w:tcBorders>
            <w:shd w:val="clear" w:color="auto" w:fill="auto"/>
            <w:vAlign w:val="bottom"/>
          </w:tcPr>
          <w:p w14:paraId="75AB1752" w14:textId="045413FC"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r>
              <w:rPr>
                <w:rFonts w:eastAsia="Calibri"/>
                <w:b/>
                <w:color w:val="000000" w:themeColor="text1"/>
                <w:spacing w:val="2"/>
                <w:w w:val="101"/>
                <w:sz w:val="17"/>
              </w:rPr>
              <w:t>9</w:t>
            </w:r>
            <w:r w:rsidRPr="00DE2C8C">
              <w:rPr>
                <w:rFonts w:eastAsia="Calibri"/>
                <w:b/>
                <w:color w:val="000000" w:themeColor="text1"/>
                <w:spacing w:val="2"/>
                <w:w w:val="101"/>
                <w:sz w:val="17"/>
              </w:rPr>
              <w:t>)</w:t>
            </w:r>
          </w:p>
        </w:tc>
        <w:tc>
          <w:tcPr>
            <w:tcW w:w="858" w:type="dxa"/>
            <w:gridSpan w:val="4"/>
            <w:tcBorders>
              <w:top w:val="single" w:sz="4" w:space="0" w:color="auto"/>
              <w:bottom w:val="single" w:sz="4" w:space="0" w:color="auto"/>
            </w:tcBorders>
            <w:shd w:val="clear" w:color="auto" w:fill="auto"/>
            <w:vAlign w:val="bottom"/>
          </w:tcPr>
          <w:p w14:paraId="3FAAA0B9" w14:textId="20CEB590"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630" w:type="dxa"/>
            <w:gridSpan w:val="2"/>
            <w:tcBorders>
              <w:top w:val="single" w:sz="4" w:space="0" w:color="auto"/>
              <w:bottom w:val="single" w:sz="4" w:space="0" w:color="auto"/>
            </w:tcBorders>
            <w:shd w:val="clear" w:color="auto" w:fill="auto"/>
            <w:vAlign w:val="bottom"/>
          </w:tcPr>
          <w:p w14:paraId="0FE49D78" w14:textId="7A503E5C"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2</w:t>
            </w:r>
          </w:p>
        </w:tc>
        <w:tc>
          <w:tcPr>
            <w:tcW w:w="557" w:type="dxa"/>
            <w:gridSpan w:val="2"/>
            <w:tcBorders>
              <w:top w:val="single" w:sz="4" w:space="0" w:color="auto"/>
              <w:bottom w:val="single" w:sz="4" w:space="0" w:color="auto"/>
            </w:tcBorders>
            <w:shd w:val="clear" w:color="auto" w:fill="auto"/>
            <w:vAlign w:val="bottom"/>
          </w:tcPr>
          <w:p w14:paraId="5079CA47" w14:textId="76BD2BEC"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3</w:t>
            </w:r>
          </w:p>
        </w:tc>
        <w:tc>
          <w:tcPr>
            <w:tcW w:w="479" w:type="dxa"/>
            <w:tcBorders>
              <w:top w:val="single" w:sz="4" w:space="0" w:color="auto"/>
              <w:bottom w:val="single" w:sz="4" w:space="0" w:color="auto"/>
            </w:tcBorders>
            <w:shd w:val="clear" w:color="auto" w:fill="auto"/>
            <w:vAlign w:val="bottom"/>
          </w:tcPr>
          <w:p w14:paraId="6B51DCC8" w14:textId="2D506DB9"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r w:rsidR="000362F4">
              <w:rPr>
                <w:rFonts w:eastAsia="Calibri"/>
                <w:b/>
                <w:color w:val="000000" w:themeColor="text1"/>
                <w:spacing w:val="2"/>
                <w:w w:val="101"/>
                <w:sz w:val="17"/>
              </w:rPr>
              <w:t>7</w:t>
            </w:r>
            <w:r w:rsidRPr="00DE2C8C">
              <w:rPr>
                <w:rFonts w:eastAsia="Calibri"/>
                <w:b/>
                <w:color w:val="000000" w:themeColor="text1"/>
                <w:spacing w:val="2"/>
                <w:w w:val="101"/>
                <w:sz w:val="17"/>
              </w:rPr>
              <w:t>)</w:t>
            </w:r>
          </w:p>
        </w:tc>
      </w:tr>
      <w:tr w:rsidR="000B7C24" w:rsidRPr="00DE2C8C" w14:paraId="5032ACB7" w14:textId="77777777" w:rsidTr="00FC560D">
        <w:tc>
          <w:tcPr>
            <w:tcW w:w="3528" w:type="dxa"/>
            <w:gridSpan w:val="8"/>
            <w:tcBorders>
              <w:top w:val="single" w:sz="4" w:space="0" w:color="auto"/>
            </w:tcBorders>
            <w:shd w:val="clear" w:color="auto" w:fill="auto"/>
          </w:tcPr>
          <w:p w14:paraId="30A2053A" w14:textId="7810334D" w:rsidR="000B7C24" w:rsidRPr="00DE2C8C" w:rsidRDefault="000B7C24" w:rsidP="000B7C24">
            <w:pPr>
              <w:tabs>
                <w:tab w:val="left" w:pos="288"/>
                <w:tab w:val="left" w:pos="576"/>
                <w:tab w:val="left" w:pos="864"/>
                <w:tab w:val="left" w:pos="1152"/>
              </w:tabs>
              <w:spacing w:before="81" w:after="40" w:line="210" w:lineRule="exact"/>
              <w:ind w:left="-61" w:right="40" w:firstLine="61"/>
              <w:rPr>
                <w:rFonts w:eastAsia="Calibri"/>
                <w:b/>
                <w:bCs/>
                <w:color w:val="000000" w:themeColor="text1"/>
                <w:spacing w:val="2"/>
                <w:w w:val="101"/>
                <w:sz w:val="17"/>
              </w:rPr>
            </w:pPr>
            <w:r w:rsidRPr="00DE2C8C">
              <w:rPr>
                <w:rFonts w:eastAsia="Calibri"/>
                <w:b/>
                <w:bCs/>
                <w:color w:val="000000" w:themeColor="text1"/>
                <w:sz w:val="17"/>
              </w:rPr>
              <w:t>Total, Mission Support</w:t>
            </w:r>
          </w:p>
        </w:tc>
        <w:tc>
          <w:tcPr>
            <w:tcW w:w="396" w:type="dxa"/>
            <w:gridSpan w:val="2"/>
            <w:tcBorders>
              <w:top w:val="single" w:sz="4" w:space="0" w:color="auto"/>
            </w:tcBorders>
            <w:shd w:val="clear" w:color="auto" w:fill="auto"/>
            <w:vAlign w:val="bottom"/>
          </w:tcPr>
          <w:p w14:paraId="52AF420F" w14:textId="77777777"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376" w:type="dxa"/>
            <w:gridSpan w:val="3"/>
            <w:tcBorders>
              <w:top w:val="single" w:sz="4" w:space="0" w:color="auto"/>
            </w:tcBorders>
            <w:shd w:val="clear" w:color="auto" w:fill="auto"/>
            <w:vAlign w:val="bottom"/>
          </w:tcPr>
          <w:p w14:paraId="288617F0" w14:textId="77777777"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377" w:type="dxa"/>
            <w:gridSpan w:val="3"/>
            <w:tcBorders>
              <w:top w:val="single" w:sz="4" w:space="0" w:color="auto"/>
            </w:tcBorders>
            <w:shd w:val="clear" w:color="auto" w:fill="auto"/>
            <w:vAlign w:val="bottom"/>
          </w:tcPr>
          <w:p w14:paraId="3B510789" w14:textId="77777777"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610" w:type="dxa"/>
            <w:gridSpan w:val="2"/>
            <w:tcBorders>
              <w:top w:val="single" w:sz="4" w:space="0" w:color="auto"/>
            </w:tcBorders>
            <w:shd w:val="clear" w:color="auto" w:fill="auto"/>
            <w:vAlign w:val="bottom"/>
          </w:tcPr>
          <w:p w14:paraId="0A56D89F" w14:textId="77777777"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65" w:type="dxa"/>
            <w:gridSpan w:val="2"/>
            <w:tcBorders>
              <w:top w:val="single" w:sz="4" w:space="0" w:color="auto"/>
            </w:tcBorders>
          </w:tcPr>
          <w:p w14:paraId="7FC97CE9" w14:textId="77777777"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363" w:type="dxa"/>
            <w:gridSpan w:val="3"/>
            <w:tcBorders>
              <w:top w:val="single" w:sz="4" w:space="0" w:color="auto"/>
            </w:tcBorders>
          </w:tcPr>
          <w:p w14:paraId="4E513141" w14:textId="7EBBA583"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453" w:type="dxa"/>
            <w:gridSpan w:val="3"/>
            <w:tcBorders>
              <w:top w:val="single" w:sz="4" w:space="0" w:color="auto"/>
            </w:tcBorders>
            <w:shd w:val="clear" w:color="auto" w:fill="auto"/>
            <w:vAlign w:val="bottom"/>
          </w:tcPr>
          <w:p w14:paraId="40C0FCFD" w14:textId="06E9B1A8"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449" w:type="dxa"/>
            <w:gridSpan w:val="3"/>
            <w:tcBorders>
              <w:top w:val="single" w:sz="4" w:space="0" w:color="auto"/>
            </w:tcBorders>
            <w:shd w:val="clear" w:color="auto" w:fill="auto"/>
            <w:vAlign w:val="bottom"/>
          </w:tcPr>
          <w:p w14:paraId="46B65CB6" w14:textId="77777777"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631" w:type="dxa"/>
            <w:gridSpan w:val="3"/>
            <w:tcBorders>
              <w:top w:val="single" w:sz="4" w:space="0" w:color="auto"/>
            </w:tcBorders>
            <w:shd w:val="clear" w:color="auto" w:fill="auto"/>
            <w:vAlign w:val="bottom"/>
          </w:tcPr>
          <w:p w14:paraId="5D0F940C" w14:textId="77777777"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858" w:type="dxa"/>
            <w:gridSpan w:val="4"/>
            <w:tcBorders>
              <w:top w:val="single" w:sz="4" w:space="0" w:color="auto"/>
            </w:tcBorders>
            <w:shd w:val="clear" w:color="auto" w:fill="auto"/>
            <w:vAlign w:val="bottom"/>
          </w:tcPr>
          <w:p w14:paraId="39AF79B6" w14:textId="77777777"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630" w:type="dxa"/>
            <w:gridSpan w:val="2"/>
            <w:tcBorders>
              <w:top w:val="single" w:sz="4" w:space="0" w:color="auto"/>
            </w:tcBorders>
            <w:shd w:val="clear" w:color="auto" w:fill="auto"/>
            <w:vAlign w:val="bottom"/>
          </w:tcPr>
          <w:p w14:paraId="1BDCFD6E" w14:textId="77777777"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557" w:type="dxa"/>
            <w:gridSpan w:val="2"/>
            <w:tcBorders>
              <w:top w:val="single" w:sz="4" w:space="0" w:color="auto"/>
            </w:tcBorders>
            <w:shd w:val="clear" w:color="auto" w:fill="auto"/>
            <w:vAlign w:val="bottom"/>
          </w:tcPr>
          <w:p w14:paraId="07F3354A" w14:textId="77777777"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c>
          <w:tcPr>
            <w:tcW w:w="485" w:type="dxa"/>
            <w:gridSpan w:val="2"/>
            <w:tcBorders>
              <w:top w:val="single" w:sz="4" w:space="0" w:color="auto"/>
            </w:tcBorders>
            <w:shd w:val="clear" w:color="auto" w:fill="auto"/>
            <w:vAlign w:val="bottom"/>
          </w:tcPr>
          <w:p w14:paraId="18500092" w14:textId="77777777" w:rsidR="000B7C24" w:rsidRPr="00DE2C8C" w:rsidRDefault="000B7C24" w:rsidP="000B7C24">
            <w:pPr>
              <w:tabs>
                <w:tab w:val="left" w:pos="288"/>
                <w:tab w:val="left" w:pos="576"/>
                <w:tab w:val="left" w:pos="864"/>
                <w:tab w:val="left" w:pos="1152"/>
              </w:tabs>
              <w:spacing w:before="81" w:after="40" w:line="210" w:lineRule="exact"/>
              <w:ind w:left="-61" w:right="40" w:firstLine="61"/>
              <w:jc w:val="right"/>
              <w:rPr>
                <w:rFonts w:eastAsia="Calibri"/>
                <w:color w:val="000000" w:themeColor="text1"/>
                <w:spacing w:val="2"/>
                <w:w w:val="101"/>
                <w:sz w:val="17"/>
              </w:rPr>
            </w:pPr>
          </w:p>
        </w:tc>
      </w:tr>
      <w:tr w:rsidR="000B7C24" w:rsidRPr="00DE2C8C" w14:paraId="511794B0" w14:textId="77777777">
        <w:tc>
          <w:tcPr>
            <w:tcW w:w="1238" w:type="dxa"/>
            <w:shd w:val="clear" w:color="auto" w:fill="auto"/>
            <w:vAlign w:val="bottom"/>
          </w:tcPr>
          <w:p w14:paraId="4318D3DA" w14:textId="5B9442A7" w:rsidR="000B7C24" w:rsidRPr="00DE2C8C" w:rsidRDefault="000B7C24" w:rsidP="000B7C24">
            <w:pPr>
              <w:tabs>
                <w:tab w:val="left" w:pos="288"/>
                <w:tab w:val="left" w:pos="576"/>
                <w:tab w:val="left" w:pos="864"/>
                <w:tab w:val="left" w:pos="1152"/>
              </w:tabs>
              <w:spacing w:before="40" w:after="40" w:line="210" w:lineRule="exact"/>
              <w:ind w:left="-61" w:right="40" w:firstLine="61"/>
              <w:rPr>
                <w:rFonts w:eastAsia="Calibri"/>
                <w:color w:val="000000" w:themeColor="text1"/>
                <w:sz w:val="17"/>
              </w:rPr>
            </w:pPr>
            <w:r w:rsidRPr="00DE2C8C">
              <w:rPr>
                <w:rFonts w:eastAsia="Calibri"/>
                <w:color w:val="000000" w:themeColor="text1"/>
                <w:sz w:val="17"/>
              </w:rPr>
              <w:t>Approved 2025</w:t>
            </w:r>
          </w:p>
        </w:tc>
        <w:tc>
          <w:tcPr>
            <w:tcW w:w="440" w:type="dxa"/>
            <w:gridSpan w:val="2"/>
            <w:shd w:val="clear" w:color="auto" w:fill="auto"/>
            <w:vAlign w:val="bottom"/>
          </w:tcPr>
          <w:p w14:paraId="2A843733" w14:textId="32B18E7A"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2" w:type="dxa"/>
            <w:shd w:val="clear" w:color="auto" w:fill="auto"/>
            <w:vAlign w:val="bottom"/>
          </w:tcPr>
          <w:p w14:paraId="2D4673AC" w14:textId="65E9D9E3"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00" w:type="dxa"/>
            <w:shd w:val="clear" w:color="auto" w:fill="auto"/>
            <w:vAlign w:val="bottom"/>
          </w:tcPr>
          <w:p w14:paraId="02D066A7" w14:textId="067DE87A"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6" w:type="dxa"/>
            <w:shd w:val="clear" w:color="auto" w:fill="auto"/>
            <w:vAlign w:val="bottom"/>
          </w:tcPr>
          <w:p w14:paraId="0FFECDFE" w14:textId="3608014E"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4" w:type="dxa"/>
            <w:shd w:val="clear" w:color="auto" w:fill="auto"/>
            <w:vAlign w:val="bottom"/>
          </w:tcPr>
          <w:p w14:paraId="3D313B07" w14:textId="2A7FA688"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376" w:type="dxa"/>
            <w:gridSpan w:val="2"/>
            <w:shd w:val="clear" w:color="auto" w:fill="auto"/>
            <w:vAlign w:val="bottom"/>
          </w:tcPr>
          <w:p w14:paraId="24B25D67" w14:textId="581CE54D"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9</w:t>
            </w:r>
          </w:p>
        </w:tc>
        <w:tc>
          <w:tcPr>
            <w:tcW w:w="384" w:type="dxa"/>
            <w:gridSpan w:val="2"/>
            <w:shd w:val="clear" w:color="auto" w:fill="auto"/>
            <w:vAlign w:val="bottom"/>
          </w:tcPr>
          <w:p w14:paraId="69B5F46F" w14:textId="747A1331"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10</w:t>
            </w:r>
          </w:p>
        </w:tc>
        <w:tc>
          <w:tcPr>
            <w:tcW w:w="376" w:type="dxa"/>
            <w:gridSpan w:val="3"/>
            <w:shd w:val="clear" w:color="auto" w:fill="auto"/>
            <w:vAlign w:val="bottom"/>
          </w:tcPr>
          <w:p w14:paraId="046F3320" w14:textId="35EB2BEC"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7" w:type="dxa"/>
            <w:gridSpan w:val="3"/>
            <w:shd w:val="clear" w:color="auto" w:fill="auto"/>
            <w:vAlign w:val="bottom"/>
          </w:tcPr>
          <w:p w14:paraId="3908FC36" w14:textId="2DFAEE27"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33</w:t>
            </w:r>
          </w:p>
        </w:tc>
        <w:tc>
          <w:tcPr>
            <w:tcW w:w="610" w:type="dxa"/>
            <w:gridSpan w:val="2"/>
            <w:shd w:val="clear" w:color="auto" w:fill="auto"/>
            <w:vAlign w:val="bottom"/>
          </w:tcPr>
          <w:p w14:paraId="7A82EFB8" w14:textId="3C3097A4"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55</w:t>
            </w:r>
          </w:p>
        </w:tc>
        <w:tc>
          <w:tcPr>
            <w:tcW w:w="65" w:type="dxa"/>
            <w:gridSpan w:val="2"/>
          </w:tcPr>
          <w:p w14:paraId="36F4C5A6" w14:textId="77777777"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p>
        </w:tc>
        <w:tc>
          <w:tcPr>
            <w:tcW w:w="363" w:type="dxa"/>
            <w:gridSpan w:val="3"/>
            <w:vAlign w:val="bottom"/>
          </w:tcPr>
          <w:p w14:paraId="2693D448" w14:textId="65D640F2"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3" w:type="dxa"/>
            <w:gridSpan w:val="3"/>
            <w:shd w:val="clear" w:color="auto" w:fill="auto"/>
            <w:vAlign w:val="bottom"/>
          </w:tcPr>
          <w:p w14:paraId="0C334F59" w14:textId="085E5948"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25</w:t>
            </w:r>
          </w:p>
        </w:tc>
        <w:tc>
          <w:tcPr>
            <w:tcW w:w="449" w:type="dxa"/>
            <w:gridSpan w:val="3"/>
            <w:shd w:val="clear" w:color="auto" w:fill="auto"/>
            <w:vAlign w:val="bottom"/>
          </w:tcPr>
          <w:p w14:paraId="2777B338" w14:textId="6BBD7F41"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179</w:t>
            </w:r>
          </w:p>
        </w:tc>
        <w:tc>
          <w:tcPr>
            <w:tcW w:w="631" w:type="dxa"/>
            <w:gridSpan w:val="3"/>
            <w:shd w:val="clear" w:color="auto" w:fill="auto"/>
            <w:vAlign w:val="bottom"/>
          </w:tcPr>
          <w:p w14:paraId="3623336D" w14:textId="100E9A70"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204</w:t>
            </w:r>
          </w:p>
        </w:tc>
        <w:tc>
          <w:tcPr>
            <w:tcW w:w="858" w:type="dxa"/>
            <w:gridSpan w:val="4"/>
            <w:shd w:val="clear" w:color="auto" w:fill="auto"/>
            <w:vAlign w:val="bottom"/>
          </w:tcPr>
          <w:p w14:paraId="7F78AC65" w14:textId="1ECA2DE3"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53</w:t>
            </w:r>
          </w:p>
        </w:tc>
        <w:tc>
          <w:tcPr>
            <w:tcW w:w="630" w:type="dxa"/>
            <w:gridSpan w:val="2"/>
            <w:shd w:val="clear" w:color="auto" w:fill="auto"/>
            <w:vAlign w:val="bottom"/>
          </w:tcPr>
          <w:p w14:paraId="537A89B0" w14:textId="71E16A53"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10</w:t>
            </w:r>
          </w:p>
        </w:tc>
        <w:tc>
          <w:tcPr>
            <w:tcW w:w="557" w:type="dxa"/>
            <w:gridSpan w:val="2"/>
            <w:shd w:val="clear" w:color="auto" w:fill="auto"/>
            <w:vAlign w:val="bottom"/>
          </w:tcPr>
          <w:p w14:paraId="1F010D77" w14:textId="2583FB64"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63</w:t>
            </w:r>
          </w:p>
        </w:tc>
        <w:tc>
          <w:tcPr>
            <w:tcW w:w="479" w:type="dxa"/>
            <w:shd w:val="clear" w:color="auto" w:fill="auto"/>
            <w:vAlign w:val="bottom"/>
          </w:tcPr>
          <w:p w14:paraId="066E509F" w14:textId="3CBE3881" w:rsidR="000B7C24" w:rsidRPr="00DE2C8C" w:rsidRDefault="000B7C24" w:rsidP="000B7C24">
            <w:pPr>
              <w:tabs>
                <w:tab w:val="left" w:pos="288"/>
                <w:tab w:val="left" w:pos="576"/>
                <w:tab w:val="left" w:pos="864"/>
                <w:tab w:val="left" w:pos="1152"/>
              </w:tabs>
              <w:spacing w:before="40" w:after="40"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322</w:t>
            </w:r>
          </w:p>
        </w:tc>
      </w:tr>
      <w:tr w:rsidR="000B7C24" w:rsidRPr="00DE2C8C" w14:paraId="69E16FD0" w14:textId="77777777">
        <w:tc>
          <w:tcPr>
            <w:tcW w:w="1238" w:type="dxa"/>
            <w:tcBorders>
              <w:bottom w:val="single" w:sz="4" w:space="0" w:color="auto"/>
            </w:tcBorders>
            <w:shd w:val="clear" w:color="auto" w:fill="auto"/>
            <w:vAlign w:val="bottom"/>
          </w:tcPr>
          <w:p w14:paraId="10B0153B" w14:textId="25C034AB" w:rsidR="000B7C24" w:rsidRPr="00DE2C8C" w:rsidRDefault="000B7C24" w:rsidP="000B7C24">
            <w:pPr>
              <w:tabs>
                <w:tab w:val="left" w:pos="288"/>
                <w:tab w:val="left" w:pos="576"/>
                <w:tab w:val="left" w:pos="864"/>
                <w:tab w:val="left" w:pos="1152"/>
              </w:tabs>
              <w:spacing w:before="40" w:after="81" w:line="210" w:lineRule="exact"/>
              <w:ind w:left="-61" w:right="40" w:firstLine="61"/>
              <w:rPr>
                <w:rFonts w:eastAsia="Calibri"/>
                <w:color w:val="000000" w:themeColor="text1"/>
                <w:sz w:val="17"/>
              </w:rPr>
            </w:pPr>
            <w:r w:rsidRPr="00DE2C8C">
              <w:rPr>
                <w:rFonts w:eastAsia="Calibri"/>
                <w:color w:val="000000" w:themeColor="text1"/>
                <w:sz w:val="17"/>
              </w:rPr>
              <w:t>Proposed 2026</w:t>
            </w:r>
          </w:p>
        </w:tc>
        <w:tc>
          <w:tcPr>
            <w:tcW w:w="440" w:type="dxa"/>
            <w:gridSpan w:val="2"/>
            <w:tcBorders>
              <w:bottom w:val="single" w:sz="4" w:space="0" w:color="auto"/>
            </w:tcBorders>
            <w:shd w:val="clear" w:color="auto" w:fill="auto"/>
            <w:vAlign w:val="bottom"/>
          </w:tcPr>
          <w:p w14:paraId="4E2B447C" w14:textId="009D2404"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42" w:type="dxa"/>
            <w:tcBorders>
              <w:bottom w:val="single" w:sz="4" w:space="0" w:color="auto"/>
            </w:tcBorders>
            <w:shd w:val="clear" w:color="auto" w:fill="auto"/>
            <w:vAlign w:val="bottom"/>
          </w:tcPr>
          <w:p w14:paraId="6CEF30E5" w14:textId="4073BC77"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00" w:type="dxa"/>
            <w:tcBorders>
              <w:bottom w:val="single" w:sz="4" w:space="0" w:color="auto"/>
            </w:tcBorders>
            <w:shd w:val="clear" w:color="auto" w:fill="auto"/>
            <w:vAlign w:val="bottom"/>
          </w:tcPr>
          <w:p w14:paraId="2F33B7F4" w14:textId="54ACF9BE"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6" w:type="dxa"/>
            <w:tcBorders>
              <w:bottom w:val="single" w:sz="4" w:space="0" w:color="auto"/>
            </w:tcBorders>
            <w:shd w:val="clear" w:color="auto" w:fill="auto"/>
            <w:vAlign w:val="bottom"/>
          </w:tcPr>
          <w:p w14:paraId="6E24E1BB" w14:textId="130F6ECE"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w:t>
            </w:r>
          </w:p>
        </w:tc>
        <w:tc>
          <w:tcPr>
            <w:tcW w:w="374" w:type="dxa"/>
            <w:tcBorders>
              <w:bottom w:val="single" w:sz="4" w:space="0" w:color="auto"/>
            </w:tcBorders>
            <w:shd w:val="clear" w:color="auto" w:fill="auto"/>
            <w:vAlign w:val="bottom"/>
          </w:tcPr>
          <w:p w14:paraId="17F4B7D3" w14:textId="5E4B3DFA"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w:t>
            </w:r>
          </w:p>
        </w:tc>
        <w:tc>
          <w:tcPr>
            <w:tcW w:w="376" w:type="dxa"/>
            <w:gridSpan w:val="2"/>
            <w:tcBorders>
              <w:bottom w:val="single" w:sz="4" w:space="0" w:color="auto"/>
            </w:tcBorders>
            <w:shd w:val="clear" w:color="auto" w:fill="auto"/>
            <w:vAlign w:val="bottom"/>
          </w:tcPr>
          <w:p w14:paraId="223CDAEB" w14:textId="0C6ED9D0"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9</w:t>
            </w:r>
          </w:p>
        </w:tc>
        <w:tc>
          <w:tcPr>
            <w:tcW w:w="384" w:type="dxa"/>
            <w:gridSpan w:val="2"/>
            <w:tcBorders>
              <w:bottom w:val="single" w:sz="4" w:space="0" w:color="auto"/>
            </w:tcBorders>
            <w:shd w:val="clear" w:color="auto" w:fill="auto"/>
            <w:vAlign w:val="bottom"/>
          </w:tcPr>
          <w:p w14:paraId="13A724DE" w14:textId="7C08444E"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10</w:t>
            </w:r>
          </w:p>
        </w:tc>
        <w:tc>
          <w:tcPr>
            <w:tcW w:w="376" w:type="dxa"/>
            <w:gridSpan w:val="3"/>
            <w:tcBorders>
              <w:bottom w:val="single" w:sz="4" w:space="0" w:color="auto"/>
            </w:tcBorders>
            <w:shd w:val="clear" w:color="auto" w:fill="auto"/>
            <w:vAlign w:val="bottom"/>
          </w:tcPr>
          <w:p w14:paraId="0E3E14AB" w14:textId="52C03859"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377" w:type="dxa"/>
            <w:gridSpan w:val="3"/>
            <w:tcBorders>
              <w:bottom w:val="single" w:sz="4" w:space="0" w:color="auto"/>
            </w:tcBorders>
            <w:shd w:val="clear" w:color="auto" w:fill="auto"/>
            <w:vAlign w:val="bottom"/>
          </w:tcPr>
          <w:p w14:paraId="7EABAA8D" w14:textId="03A41303"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31</w:t>
            </w:r>
          </w:p>
        </w:tc>
        <w:tc>
          <w:tcPr>
            <w:tcW w:w="610" w:type="dxa"/>
            <w:gridSpan w:val="2"/>
            <w:tcBorders>
              <w:bottom w:val="single" w:sz="4" w:space="0" w:color="auto"/>
            </w:tcBorders>
            <w:shd w:val="clear" w:color="auto" w:fill="auto"/>
            <w:vAlign w:val="bottom"/>
          </w:tcPr>
          <w:p w14:paraId="0D382F6B" w14:textId="7AD44690"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53</w:t>
            </w:r>
          </w:p>
        </w:tc>
        <w:tc>
          <w:tcPr>
            <w:tcW w:w="65" w:type="dxa"/>
            <w:gridSpan w:val="2"/>
            <w:tcBorders>
              <w:bottom w:val="single" w:sz="4" w:space="0" w:color="auto"/>
            </w:tcBorders>
          </w:tcPr>
          <w:p w14:paraId="486B9184" w14:textId="77777777"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p>
        </w:tc>
        <w:tc>
          <w:tcPr>
            <w:tcW w:w="363" w:type="dxa"/>
            <w:gridSpan w:val="3"/>
            <w:tcBorders>
              <w:bottom w:val="single" w:sz="4" w:space="0" w:color="auto"/>
            </w:tcBorders>
            <w:vAlign w:val="bottom"/>
          </w:tcPr>
          <w:p w14:paraId="7FD4F512" w14:textId="6786702F"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w:t>
            </w:r>
          </w:p>
        </w:tc>
        <w:tc>
          <w:tcPr>
            <w:tcW w:w="453" w:type="dxa"/>
            <w:gridSpan w:val="3"/>
            <w:tcBorders>
              <w:bottom w:val="single" w:sz="4" w:space="0" w:color="auto"/>
            </w:tcBorders>
            <w:shd w:val="clear" w:color="auto" w:fill="auto"/>
            <w:vAlign w:val="bottom"/>
          </w:tcPr>
          <w:p w14:paraId="3F7FDCC2" w14:textId="0FB3CD3A"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24</w:t>
            </w:r>
          </w:p>
        </w:tc>
        <w:tc>
          <w:tcPr>
            <w:tcW w:w="449" w:type="dxa"/>
            <w:gridSpan w:val="3"/>
            <w:tcBorders>
              <w:bottom w:val="single" w:sz="4" w:space="0" w:color="auto"/>
            </w:tcBorders>
            <w:shd w:val="clear" w:color="auto" w:fill="auto"/>
            <w:vAlign w:val="bottom"/>
          </w:tcPr>
          <w:p w14:paraId="2744E3DB" w14:textId="3F73F913"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171</w:t>
            </w:r>
          </w:p>
        </w:tc>
        <w:tc>
          <w:tcPr>
            <w:tcW w:w="631" w:type="dxa"/>
            <w:gridSpan w:val="3"/>
            <w:tcBorders>
              <w:bottom w:val="single" w:sz="4" w:space="0" w:color="auto"/>
            </w:tcBorders>
            <w:shd w:val="clear" w:color="auto" w:fill="auto"/>
            <w:vAlign w:val="bottom"/>
          </w:tcPr>
          <w:p w14:paraId="18E6192F" w14:textId="7E687BF5"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195</w:t>
            </w:r>
          </w:p>
        </w:tc>
        <w:tc>
          <w:tcPr>
            <w:tcW w:w="858" w:type="dxa"/>
            <w:gridSpan w:val="4"/>
            <w:tcBorders>
              <w:bottom w:val="single" w:sz="4" w:space="0" w:color="auto"/>
            </w:tcBorders>
            <w:shd w:val="clear" w:color="auto" w:fill="auto"/>
            <w:vAlign w:val="bottom"/>
          </w:tcPr>
          <w:p w14:paraId="4E60E4A2" w14:textId="02E9CAAA"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53</w:t>
            </w:r>
          </w:p>
        </w:tc>
        <w:tc>
          <w:tcPr>
            <w:tcW w:w="630" w:type="dxa"/>
            <w:gridSpan w:val="2"/>
            <w:tcBorders>
              <w:bottom w:val="single" w:sz="4" w:space="0" w:color="auto"/>
            </w:tcBorders>
            <w:shd w:val="clear" w:color="auto" w:fill="auto"/>
            <w:vAlign w:val="bottom"/>
          </w:tcPr>
          <w:p w14:paraId="762FFC68" w14:textId="3E6D4A4A"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13</w:t>
            </w:r>
          </w:p>
        </w:tc>
        <w:tc>
          <w:tcPr>
            <w:tcW w:w="557" w:type="dxa"/>
            <w:gridSpan w:val="2"/>
            <w:tcBorders>
              <w:bottom w:val="single" w:sz="4" w:space="0" w:color="auto"/>
            </w:tcBorders>
            <w:shd w:val="clear" w:color="auto" w:fill="auto"/>
            <w:vAlign w:val="bottom"/>
          </w:tcPr>
          <w:p w14:paraId="29F30EA7" w14:textId="670BF5FC"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66</w:t>
            </w:r>
          </w:p>
        </w:tc>
        <w:tc>
          <w:tcPr>
            <w:tcW w:w="479" w:type="dxa"/>
            <w:tcBorders>
              <w:bottom w:val="single" w:sz="4" w:space="0" w:color="auto"/>
            </w:tcBorders>
            <w:shd w:val="clear" w:color="auto" w:fill="auto"/>
            <w:vAlign w:val="bottom"/>
          </w:tcPr>
          <w:p w14:paraId="6C85F3A8" w14:textId="09DFC450" w:rsidR="000B7C24" w:rsidRPr="00DE2C8C" w:rsidRDefault="000B7C24" w:rsidP="000B7C24">
            <w:pPr>
              <w:tabs>
                <w:tab w:val="left" w:pos="288"/>
                <w:tab w:val="left" w:pos="576"/>
                <w:tab w:val="left" w:pos="864"/>
                <w:tab w:val="left" w:pos="1152"/>
              </w:tabs>
              <w:spacing w:before="40" w:after="81" w:line="210" w:lineRule="exact"/>
              <w:ind w:left="-61" w:right="40" w:firstLine="61"/>
              <w:jc w:val="right"/>
              <w:rPr>
                <w:rFonts w:eastAsia="Calibri"/>
                <w:color w:val="000000" w:themeColor="text1"/>
                <w:spacing w:val="2"/>
                <w:w w:val="101"/>
                <w:sz w:val="17"/>
              </w:rPr>
            </w:pPr>
            <w:r w:rsidRPr="00DE2C8C">
              <w:rPr>
                <w:rFonts w:eastAsia="Calibri"/>
                <w:color w:val="000000" w:themeColor="text1"/>
                <w:spacing w:val="2"/>
                <w:w w:val="101"/>
                <w:sz w:val="17"/>
              </w:rPr>
              <w:t>31</w:t>
            </w:r>
            <w:r>
              <w:rPr>
                <w:rFonts w:eastAsia="Calibri"/>
                <w:color w:val="000000" w:themeColor="text1"/>
                <w:spacing w:val="2"/>
                <w:w w:val="101"/>
                <w:sz w:val="17"/>
              </w:rPr>
              <w:t>4</w:t>
            </w:r>
          </w:p>
        </w:tc>
      </w:tr>
      <w:tr w:rsidR="000B7C24" w:rsidRPr="00DE2C8C" w14:paraId="4614B3DA" w14:textId="77777777">
        <w:tc>
          <w:tcPr>
            <w:tcW w:w="1238" w:type="dxa"/>
            <w:tcBorders>
              <w:top w:val="single" w:sz="4" w:space="0" w:color="auto"/>
              <w:bottom w:val="single" w:sz="12" w:space="0" w:color="auto"/>
            </w:tcBorders>
            <w:shd w:val="clear" w:color="auto" w:fill="auto"/>
            <w:vAlign w:val="bottom"/>
          </w:tcPr>
          <w:p w14:paraId="088B5B1A" w14:textId="4D05FAA9" w:rsidR="000B7C24" w:rsidRPr="00DE2C8C" w:rsidRDefault="000B7C24" w:rsidP="000B7C24">
            <w:pPr>
              <w:tabs>
                <w:tab w:val="left" w:pos="288"/>
                <w:tab w:val="left" w:pos="576"/>
                <w:tab w:val="left" w:pos="864"/>
                <w:tab w:val="left" w:pos="1152"/>
              </w:tabs>
              <w:spacing w:before="81" w:after="81" w:line="210" w:lineRule="exact"/>
              <w:ind w:left="-61" w:right="40" w:firstLine="61"/>
              <w:rPr>
                <w:rFonts w:eastAsia="Calibri"/>
                <w:b/>
                <w:color w:val="000000" w:themeColor="text1"/>
                <w:sz w:val="17"/>
              </w:rPr>
            </w:pPr>
            <w:r w:rsidRPr="00DE2C8C">
              <w:rPr>
                <w:rFonts w:eastAsia="Calibri"/>
                <w:b/>
                <w:color w:val="000000" w:themeColor="text1"/>
                <w:sz w:val="17"/>
              </w:rPr>
              <w:tab/>
              <w:t xml:space="preserve">Change </w:t>
            </w:r>
          </w:p>
        </w:tc>
        <w:tc>
          <w:tcPr>
            <w:tcW w:w="440" w:type="dxa"/>
            <w:gridSpan w:val="2"/>
            <w:tcBorders>
              <w:top w:val="single" w:sz="4" w:space="0" w:color="auto"/>
              <w:bottom w:val="single" w:sz="12" w:space="0" w:color="auto"/>
            </w:tcBorders>
            <w:shd w:val="clear" w:color="auto" w:fill="auto"/>
            <w:vAlign w:val="bottom"/>
          </w:tcPr>
          <w:p w14:paraId="6532B46F" w14:textId="0A10E78D"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42" w:type="dxa"/>
            <w:tcBorders>
              <w:top w:val="single" w:sz="4" w:space="0" w:color="auto"/>
              <w:bottom w:val="single" w:sz="12" w:space="0" w:color="auto"/>
            </w:tcBorders>
            <w:shd w:val="clear" w:color="auto" w:fill="auto"/>
            <w:vAlign w:val="bottom"/>
          </w:tcPr>
          <w:p w14:paraId="6540E4CF" w14:textId="3999E698"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00" w:type="dxa"/>
            <w:tcBorders>
              <w:top w:val="single" w:sz="4" w:space="0" w:color="auto"/>
              <w:bottom w:val="single" w:sz="12" w:space="0" w:color="auto"/>
            </w:tcBorders>
            <w:shd w:val="clear" w:color="auto" w:fill="auto"/>
            <w:vAlign w:val="bottom"/>
          </w:tcPr>
          <w:p w14:paraId="0596B4EA" w14:textId="30990601"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tcBorders>
              <w:top w:val="single" w:sz="4" w:space="0" w:color="auto"/>
              <w:bottom w:val="single" w:sz="12" w:space="0" w:color="auto"/>
            </w:tcBorders>
            <w:shd w:val="clear" w:color="auto" w:fill="auto"/>
            <w:vAlign w:val="bottom"/>
          </w:tcPr>
          <w:p w14:paraId="01A73513" w14:textId="7924C9C4"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4" w:type="dxa"/>
            <w:tcBorders>
              <w:top w:val="single" w:sz="4" w:space="0" w:color="auto"/>
              <w:bottom w:val="single" w:sz="12" w:space="0" w:color="auto"/>
            </w:tcBorders>
            <w:shd w:val="clear" w:color="auto" w:fill="auto"/>
            <w:vAlign w:val="bottom"/>
          </w:tcPr>
          <w:p w14:paraId="06ABD8FF" w14:textId="7F15D03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gridSpan w:val="2"/>
            <w:tcBorders>
              <w:top w:val="single" w:sz="4" w:space="0" w:color="auto"/>
              <w:bottom w:val="single" w:sz="12" w:space="0" w:color="auto"/>
            </w:tcBorders>
            <w:shd w:val="clear" w:color="auto" w:fill="auto"/>
            <w:vAlign w:val="bottom"/>
          </w:tcPr>
          <w:p w14:paraId="09B05FDF" w14:textId="2DBDBB3B"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84" w:type="dxa"/>
            <w:gridSpan w:val="2"/>
            <w:tcBorders>
              <w:top w:val="single" w:sz="4" w:space="0" w:color="auto"/>
              <w:bottom w:val="single" w:sz="12" w:space="0" w:color="auto"/>
            </w:tcBorders>
            <w:shd w:val="clear" w:color="auto" w:fill="auto"/>
            <w:vAlign w:val="bottom"/>
          </w:tcPr>
          <w:p w14:paraId="4E5A9396" w14:textId="2A823A69"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6" w:type="dxa"/>
            <w:gridSpan w:val="3"/>
            <w:tcBorders>
              <w:top w:val="single" w:sz="4" w:space="0" w:color="auto"/>
              <w:bottom w:val="single" w:sz="12" w:space="0" w:color="auto"/>
            </w:tcBorders>
            <w:shd w:val="clear" w:color="auto" w:fill="auto"/>
            <w:vAlign w:val="bottom"/>
          </w:tcPr>
          <w:p w14:paraId="03DCD213" w14:textId="7B90D990"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377" w:type="dxa"/>
            <w:gridSpan w:val="3"/>
            <w:tcBorders>
              <w:top w:val="single" w:sz="4" w:space="0" w:color="auto"/>
              <w:bottom w:val="single" w:sz="12" w:space="0" w:color="auto"/>
            </w:tcBorders>
            <w:shd w:val="clear" w:color="auto" w:fill="auto"/>
            <w:vAlign w:val="bottom"/>
          </w:tcPr>
          <w:p w14:paraId="4973E656" w14:textId="74D6FBDA"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(2)</w:t>
            </w:r>
          </w:p>
        </w:tc>
        <w:tc>
          <w:tcPr>
            <w:tcW w:w="610" w:type="dxa"/>
            <w:gridSpan w:val="2"/>
            <w:tcBorders>
              <w:top w:val="single" w:sz="4" w:space="0" w:color="auto"/>
              <w:bottom w:val="single" w:sz="12" w:space="0" w:color="auto"/>
            </w:tcBorders>
            <w:shd w:val="clear" w:color="auto" w:fill="auto"/>
            <w:vAlign w:val="bottom"/>
          </w:tcPr>
          <w:p w14:paraId="1F0296BF" w14:textId="069DC590"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(2)</w:t>
            </w:r>
          </w:p>
        </w:tc>
        <w:tc>
          <w:tcPr>
            <w:tcW w:w="65" w:type="dxa"/>
            <w:gridSpan w:val="2"/>
            <w:tcBorders>
              <w:top w:val="single" w:sz="4" w:space="0" w:color="auto"/>
              <w:bottom w:val="single" w:sz="12" w:space="0" w:color="auto"/>
            </w:tcBorders>
          </w:tcPr>
          <w:p w14:paraId="10D7E26F" w14:textId="77777777"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p>
        </w:tc>
        <w:tc>
          <w:tcPr>
            <w:tcW w:w="363" w:type="dxa"/>
            <w:gridSpan w:val="3"/>
            <w:tcBorders>
              <w:top w:val="single" w:sz="4" w:space="0" w:color="auto"/>
              <w:bottom w:val="single" w:sz="12" w:space="0" w:color="auto"/>
            </w:tcBorders>
            <w:vAlign w:val="bottom"/>
          </w:tcPr>
          <w:p w14:paraId="5B08ABDC" w14:textId="2B8AA6F9"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453" w:type="dxa"/>
            <w:gridSpan w:val="3"/>
            <w:tcBorders>
              <w:top w:val="single" w:sz="4" w:space="0" w:color="auto"/>
              <w:bottom w:val="single" w:sz="12" w:space="0" w:color="auto"/>
            </w:tcBorders>
            <w:shd w:val="clear" w:color="auto" w:fill="auto"/>
            <w:vAlign w:val="bottom"/>
          </w:tcPr>
          <w:p w14:paraId="415DEED6" w14:textId="58694F01"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(1)</w:t>
            </w:r>
          </w:p>
        </w:tc>
        <w:tc>
          <w:tcPr>
            <w:tcW w:w="449" w:type="dxa"/>
            <w:gridSpan w:val="3"/>
            <w:tcBorders>
              <w:top w:val="single" w:sz="4" w:space="0" w:color="auto"/>
              <w:bottom w:val="single" w:sz="12" w:space="0" w:color="auto"/>
            </w:tcBorders>
            <w:shd w:val="clear" w:color="auto" w:fill="auto"/>
            <w:vAlign w:val="bottom"/>
          </w:tcPr>
          <w:p w14:paraId="4BA04C3A" w14:textId="65AE199C"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r>
              <w:rPr>
                <w:rFonts w:eastAsia="Calibri"/>
                <w:b/>
                <w:color w:val="000000" w:themeColor="text1"/>
                <w:spacing w:val="2"/>
                <w:w w:val="101"/>
                <w:sz w:val="17"/>
              </w:rPr>
              <w:t>9</w:t>
            </w:r>
            <w:r w:rsidRPr="00DE2C8C">
              <w:rPr>
                <w:rFonts w:eastAsia="Calibri"/>
                <w:b/>
                <w:color w:val="000000" w:themeColor="text1"/>
                <w:spacing w:val="2"/>
                <w:w w:val="101"/>
                <w:sz w:val="17"/>
              </w:rPr>
              <w:t>)</w:t>
            </w:r>
          </w:p>
        </w:tc>
        <w:tc>
          <w:tcPr>
            <w:tcW w:w="631" w:type="dxa"/>
            <w:gridSpan w:val="3"/>
            <w:tcBorders>
              <w:top w:val="single" w:sz="4" w:space="0" w:color="auto"/>
              <w:bottom w:val="single" w:sz="12" w:space="0" w:color="auto"/>
            </w:tcBorders>
            <w:shd w:val="clear" w:color="auto" w:fill="auto"/>
            <w:vAlign w:val="bottom"/>
          </w:tcPr>
          <w:p w14:paraId="5F9927A8" w14:textId="5D28E4F8"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r>
              <w:rPr>
                <w:rFonts w:eastAsia="Calibri"/>
                <w:b/>
                <w:color w:val="000000" w:themeColor="text1"/>
                <w:spacing w:val="2"/>
                <w:w w:val="101"/>
                <w:sz w:val="17"/>
              </w:rPr>
              <w:t>10</w:t>
            </w:r>
            <w:r w:rsidRPr="00DE2C8C">
              <w:rPr>
                <w:rFonts w:eastAsia="Calibri"/>
                <w:b/>
                <w:color w:val="000000" w:themeColor="text1"/>
                <w:spacing w:val="2"/>
                <w:w w:val="101"/>
                <w:sz w:val="17"/>
              </w:rPr>
              <w:t>)</w:t>
            </w:r>
          </w:p>
        </w:tc>
        <w:tc>
          <w:tcPr>
            <w:tcW w:w="858" w:type="dxa"/>
            <w:gridSpan w:val="4"/>
            <w:tcBorders>
              <w:top w:val="single" w:sz="4" w:space="0" w:color="auto"/>
              <w:bottom w:val="single" w:sz="12" w:space="0" w:color="auto"/>
            </w:tcBorders>
            <w:shd w:val="clear" w:color="auto" w:fill="auto"/>
            <w:vAlign w:val="bottom"/>
          </w:tcPr>
          <w:p w14:paraId="11934907" w14:textId="59BE432F"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p>
        </w:tc>
        <w:tc>
          <w:tcPr>
            <w:tcW w:w="630" w:type="dxa"/>
            <w:gridSpan w:val="2"/>
            <w:tcBorders>
              <w:top w:val="single" w:sz="4" w:space="0" w:color="auto"/>
              <w:bottom w:val="single" w:sz="12" w:space="0" w:color="auto"/>
            </w:tcBorders>
            <w:shd w:val="clear" w:color="auto" w:fill="auto"/>
            <w:vAlign w:val="bottom"/>
          </w:tcPr>
          <w:p w14:paraId="5A6541B8" w14:textId="54376258"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3</w:t>
            </w:r>
          </w:p>
        </w:tc>
        <w:tc>
          <w:tcPr>
            <w:tcW w:w="557" w:type="dxa"/>
            <w:gridSpan w:val="2"/>
            <w:tcBorders>
              <w:top w:val="single" w:sz="4" w:space="0" w:color="auto"/>
              <w:bottom w:val="single" w:sz="12" w:space="0" w:color="auto"/>
            </w:tcBorders>
            <w:shd w:val="clear" w:color="auto" w:fill="auto"/>
            <w:vAlign w:val="bottom"/>
          </w:tcPr>
          <w:p w14:paraId="7997282D" w14:textId="75A9E161"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3</w:t>
            </w:r>
          </w:p>
        </w:tc>
        <w:tc>
          <w:tcPr>
            <w:tcW w:w="479" w:type="dxa"/>
            <w:tcBorders>
              <w:top w:val="single" w:sz="4" w:space="0" w:color="auto"/>
              <w:bottom w:val="single" w:sz="12" w:space="0" w:color="auto"/>
            </w:tcBorders>
            <w:shd w:val="clear" w:color="auto" w:fill="auto"/>
            <w:vAlign w:val="bottom"/>
          </w:tcPr>
          <w:p w14:paraId="36ED3B9C" w14:textId="372CAC36" w:rsidR="000B7C24" w:rsidRPr="00DE2C8C" w:rsidRDefault="000B7C24" w:rsidP="000B7C24">
            <w:pPr>
              <w:tabs>
                <w:tab w:val="left" w:pos="288"/>
                <w:tab w:val="left" w:pos="576"/>
                <w:tab w:val="left" w:pos="864"/>
                <w:tab w:val="left" w:pos="1152"/>
              </w:tabs>
              <w:spacing w:before="81" w:after="81" w:line="210" w:lineRule="exact"/>
              <w:ind w:left="-61" w:right="40" w:firstLine="61"/>
              <w:jc w:val="right"/>
              <w:rPr>
                <w:rFonts w:eastAsia="Calibri"/>
                <w:b/>
                <w:color w:val="000000" w:themeColor="text1"/>
                <w:spacing w:val="2"/>
                <w:w w:val="101"/>
                <w:sz w:val="17"/>
              </w:rPr>
            </w:pPr>
            <w:r w:rsidRPr="00DE2C8C">
              <w:rPr>
                <w:rFonts w:eastAsia="Calibri"/>
                <w:b/>
                <w:color w:val="000000" w:themeColor="text1"/>
                <w:spacing w:val="2"/>
                <w:w w:val="101"/>
                <w:sz w:val="17"/>
              </w:rPr>
              <w:t>(</w:t>
            </w:r>
            <w:r>
              <w:rPr>
                <w:rFonts w:eastAsia="Calibri"/>
                <w:b/>
                <w:color w:val="000000" w:themeColor="text1"/>
                <w:spacing w:val="2"/>
                <w:w w:val="101"/>
                <w:sz w:val="17"/>
              </w:rPr>
              <w:t>8</w:t>
            </w:r>
            <w:r w:rsidRPr="00DE2C8C">
              <w:rPr>
                <w:rFonts w:eastAsia="Calibri"/>
                <w:b/>
                <w:color w:val="000000" w:themeColor="text1"/>
                <w:spacing w:val="2"/>
                <w:w w:val="101"/>
                <w:sz w:val="17"/>
              </w:rPr>
              <w:t>)</w:t>
            </w:r>
          </w:p>
        </w:tc>
      </w:tr>
    </w:tbl>
    <w:p w14:paraId="2344866B" w14:textId="77777777" w:rsidR="00725033" w:rsidRPr="00DE2C8C" w:rsidRDefault="00725033" w:rsidP="00725033">
      <w:pPr>
        <w:suppressAutoHyphens w:val="0"/>
        <w:spacing w:line="120" w:lineRule="exact"/>
        <w:rPr>
          <w:rFonts w:eastAsia="Calibri"/>
          <w:color w:val="000000" w:themeColor="text1"/>
          <w:sz w:val="10"/>
          <w14:ligatures w14:val="none"/>
        </w:rPr>
      </w:pPr>
    </w:p>
    <w:p w14:paraId="16E570A5" w14:textId="77777777" w:rsidR="00725033" w:rsidRPr="00DE2C8C" w:rsidRDefault="00725033" w:rsidP="00725033">
      <w:pPr>
        <w:suppressAutoHyphens w:val="0"/>
        <w:spacing w:line="120" w:lineRule="exact"/>
        <w:rPr>
          <w:rFonts w:eastAsia="Calibri"/>
          <w:color w:val="000000" w:themeColor="text1"/>
          <w:sz w:val="10"/>
          <w14:ligatures w14:val="none"/>
        </w:rPr>
      </w:pPr>
    </w:p>
    <w:p w14:paraId="7B1F1F23" w14:textId="4463AEAD" w:rsidR="00725033" w:rsidRDefault="00725033" w:rsidP="00133B08">
      <w:pPr>
        <w:pStyle w:val="AUNAMA16Apr"/>
        <w:rPr>
          <w:w w:val="102"/>
        </w:rPr>
      </w:pPr>
      <w:r w:rsidRPr="00DE2C8C">
        <w:rPr>
          <w:w w:val="102"/>
        </w:rPr>
        <w:t>Mission Support functions are under the overall responsibility of the Chief of Mission Support, who coordinates and supervises two main workstreams, namely, operations and resource management, and supply chain and service delivery management.</w:t>
      </w:r>
    </w:p>
    <w:p w14:paraId="3E7BE1E9" w14:textId="77777777" w:rsidR="00133B08" w:rsidRPr="00DE2C8C" w:rsidRDefault="00133B08" w:rsidP="00133B08">
      <w:pPr>
        <w:pStyle w:val="AUNAMA16Apr"/>
        <w:numPr>
          <w:ilvl w:val="0"/>
          <w:numId w:val="0"/>
        </w:numPr>
        <w:ind w:left="1260"/>
        <w:rPr>
          <w:w w:val="102"/>
        </w:rPr>
      </w:pPr>
    </w:p>
    <w:p w14:paraId="1B2E0361" w14:textId="14EF03FF" w:rsidR="00725033" w:rsidRPr="00DE2C8C" w:rsidRDefault="00725033" w:rsidP="00725033">
      <w:pPr>
        <w:suppressAutoHyphens w:val="0"/>
        <w:spacing w:after="160" w:line="259" w:lineRule="auto"/>
        <w:rPr>
          <w:color w:val="000000" w:themeColor="text1"/>
          <w:sz w:val="10"/>
        </w:rPr>
      </w:pPr>
    </w:p>
    <w:p w14:paraId="4F4461E0" w14:textId="77777777" w:rsidR="00725033" w:rsidRPr="00DE2C8C" w:rsidRDefault="00725033" w:rsidP="00725033">
      <w:pPr>
        <w:pStyle w:val="H23"/>
        <w:rPr>
          <w:color w:val="000000" w:themeColor="text1"/>
          <w:lang w:val="en-GB"/>
        </w:rPr>
      </w:pPr>
      <w:r w:rsidRPr="00DE2C8C">
        <w:rPr>
          <w:color w:val="000000" w:themeColor="text1"/>
          <w:lang w:val="en-GB"/>
        </w:rPr>
        <w:tab/>
      </w:r>
      <w:r w:rsidRPr="00DE2C8C">
        <w:rPr>
          <w:color w:val="000000" w:themeColor="text1"/>
          <w:lang w:val="en-GB"/>
        </w:rPr>
        <w:tab/>
        <w:t>Office of the Chief of Mission Support</w:t>
      </w:r>
    </w:p>
    <w:p w14:paraId="0D6BACB7"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76CD8FE4" w14:textId="77777777" w:rsidR="00725033" w:rsidRPr="00DE2C8C" w:rsidRDefault="00725033" w:rsidP="00725033">
      <w:pPr>
        <w:pStyle w:val="H23"/>
        <w:keepNext/>
        <w:keepLines/>
        <w:rPr>
          <w:color w:val="000000" w:themeColor="text1"/>
          <w:lang w:val="en-GB"/>
        </w:rPr>
      </w:pPr>
      <w:r w:rsidRPr="00DE2C8C">
        <w:rPr>
          <w:color w:val="000000" w:themeColor="text1"/>
          <w:lang w:val="en-GB"/>
        </w:rPr>
        <w:tab/>
      </w:r>
      <w:r w:rsidRPr="00DE2C8C">
        <w:rPr>
          <w:color w:val="000000" w:themeColor="text1"/>
          <w:lang w:val="en-GB"/>
        </w:rPr>
        <w:tab/>
        <w:t>Operations and Resource Management</w:t>
      </w:r>
    </w:p>
    <w:p w14:paraId="47160C7F" w14:textId="77777777" w:rsidR="00725033" w:rsidRPr="00DE2C8C" w:rsidRDefault="00725033" w:rsidP="0072503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eastAsia="Calibri"/>
          <w:color w:val="000000" w:themeColor="text1"/>
          <w:sz w:val="10"/>
          <w14:ligatures w14:val="none"/>
        </w:rPr>
      </w:pPr>
    </w:p>
    <w:p w14:paraId="33EA48EB" w14:textId="77777777" w:rsidR="00725033" w:rsidRPr="00DE2C8C" w:rsidRDefault="00725033" w:rsidP="00725033">
      <w:pPr>
        <w:pStyle w:val="H23"/>
        <w:keepNext/>
        <w:keepLines/>
        <w:rPr>
          <w:b w:val="0"/>
          <w:bCs/>
          <w:color w:val="000000" w:themeColor="text1"/>
          <w:lang w:val="en-GB"/>
        </w:rPr>
      </w:pPr>
      <w:r w:rsidRPr="00DE2C8C">
        <w:rPr>
          <w:b w:val="0"/>
          <w:bCs/>
          <w:color w:val="000000" w:themeColor="text1"/>
          <w:lang w:val="en-GB"/>
        </w:rPr>
        <w:t>Table 18</w:t>
      </w:r>
    </w:p>
    <w:p w14:paraId="3DFC1E9C" w14:textId="77777777" w:rsidR="00725033" w:rsidRPr="00DE2C8C" w:rsidRDefault="00725033" w:rsidP="00725033">
      <w:pPr>
        <w:pStyle w:val="H23"/>
        <w:keepNext/>
        <w:keepLines/>
        <w:rPr>
          <w:color w:val="000000" w:themeColor="text1"/>
          <w:lang w:val="en-GB"/>
        </w:rPr>
      </w:pPr>
      <w:r w:rsidRPr="008C2A77">
        <w:rPr>
          <w:color w:val="000000" w:themeColor="text1"/>
          <w:lang w:val="en-GB"/>
        </w:rPr>
        <w:t>Human resources: Operations and Resource Management</w:t>
      </w:r>
    </w:p>
    <w:p w14:paraId="0C2F2C34" w14:textId="77777777" w:rsidR="00725033" w:rsidRDefault="00725033" w:rsidP="0072503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eastAsia="Calibri"/>
          <w:color w:val="000000" w:themeColor="text1"/>
          <w:sz w:val="10"/>
          <w14:ligatures w14:val="none"/>
        </w:rPr>
      </w:pPr>
    </w:p>
    <w:p w14:paraId="08BF7F17" w14:textId="77777777" w:rsidR="00725033" w:rsidRDefault="00725033" w:rsidP="0072503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eastAsia="Calibri"/>
          <w:color w:val="000000" w:themeColor="text1"/>
          <w:sz w:val="10"/>
          <w14:ligatures w14:val="none"/>
        </w:rPr>
      </w:pPr>
    </w:p>
    <w:tbl>
      <w:tblPr>
        <w:tblW w:w="5001" w:type="pct"/>
        <w:tblCellMar>
          <w:left w:w="0" w:type="dxa"/>
          <w:right w:w="0" w:type="dxa"/>
        </w:tblCellMar>
        <w:tblLook w:val="04A0" w:firstRow="1" w:lastRow="0" w:firstColumn="1" w:lastColumn="0" w:noHBand="0" w:noVBand="1"/>
      </w:tblPr>
      <w:tblGrid>
        <w:gridCol w:w="1232"/>
        <w:gridCol w:w="1253"/>
        <w:gridCol w:w="794"/>
        <w:gridCol w:w="2900"/>
        <w:gridCol w:w="3663"/>
      </w:tblGrid>
      <w:tr w:rsidR="00725033" w:rsidRPr="00D635B0" w14:paraId="5EE3A528" w14:textId="77777777" w:rsidTr="00605720">
        <w:trPr>
          <w:tblHeader/>
        </w:trPr>
        <w:tc>
          <w:tcPr>
            <w:tcW w:w="1232" w:type="dxa"/>
            <w:tcBorders>
              <w:top w:val="single" w:sz="4" w:space="0" w:color="auto"/>
              <w:bottom w:val="single" w:sz="12" w:space="0" w:color="auto"/>
            </w:tcBorders>
            <w:shd w:val="clear" w:color="auto" w:fill="auto"/>
            <w:vAlign w:val="bottom"/>
          </w:tcPr>
          <w:p w14:paraId="357B51AC" w14:textId="77777777" w:rsidR="00725033" w:rsidRPr="00D635B0" w:rsidRDefault="00725033">
            <w:pPr>
              <w:spacing w:before="81" w:after="81" w:line="160" w:lineRule="exact"/>
              <w:ind w:left="144" w:right="40"/>
              <w:jc w:val="right"/>
              <w:rPr>
                <w:i/>
                <w:sz w:val="14"/>
              </w:rPr>
            </w:pPr>
          </w:p>
        </w:tc>
        <w:tc>
          <w:tcPr>
            <w:tcW w:w="1253" w:type="dxa"/>
            <w:tcBorders>
              <w:top w:val="single" w:sz="4" w:space="0" w:color="auto"/>
              <w:bottom w:val="single" w:sz="12" w:space="0" w:color="auto"/>
            </w:tcBorders>
            <w:shd w:val="clear" w:color="auto" w:fill="auto"/>
            <w:vAlign w:val="bottom"/>
          </w:tcPr>
          <w:p w14:paraId="56F915CA" w14:textId="77777777" w:rsidR="00725033" w:rsidRPr="00D635B0" w:rsidRDefault="00725033">
            <w:pPr>
              <w:spacing w:before="81" w:after="81" w:line="160" w:lineRule="exact"/>
              <w:ind w:left="144" w:right="40"/>
              <w:jc w:val="center"/>
              <w:rPr>
                <w:i/>
                <w:sz w:val="14"/>
              </w:rPr>
            </w:pPr>
            <w:r w:rsidRPr="00D635B0">
              <w:rPr>
                <w:i/>
                <w:sz w:val="14"/>
              </w:rPr>
              <w:t>Number/change</w:t>
            </w:r>
          </w:p>
        </w:tc>
        <w:tc>
          <w:tcPr>
            <w:tcW w:w="794" w:type="dxa"/>
            <w:tcBorders>
              <w:top w:val="single" w:sz="4" w:space="0" w:color="auto"/>
              <w:bottom w:val="single" w:sz="12" w:space="0" w:color="auto"/>
            </w:tcBorders>
            <w:shd w:val="clear" w:color="auto" w:fill="auto"/>
            <w:vAlign w:val="bottom"/>
          </w:tcPr>
          <w:p w14:paraId="2CC5CC36" w14:textId="77777777" w:rsidR="00725033" w:rsidRPr="00D635B0" w:rsidRDefault="00725033">
            <w:pPr>
              <w:spacing w:before="81" w:after="81" w:line="160" w:lineRule="exact"/>
              <w:ind w:left="144" w:right="40"/>
              <w:rPr>
                <w:i/>
                <w:sz w:val="14"/>
              </w:rPr>
            </w:pPr>
            <w:r w:rsidRPr="00D635B0">
              <w:rPr>
                <w:i/>
                <w:sz w:val="14"/>
              </w:rPr>
              <w:t>Level</w:t>
            </w:r>
          </w:p>
        </w:tc>
        <w:tc>
          <w:tcPr>
            <w:tcW w:w="2900" w:type="dxa"/>
            <w:tcBorders>
              <w:top w:val="single" w:sz="4" w:space="0" w:color="auto"/>
              <w:bottom w:val="single" w:sz="12" w:space="0" w:color="auto"/>
            </w:tcBorders>
            <w:shd w:val="clear" w:color="auto" w:fill="auto"/>
            <w:vAlign w:val="bottom"/>
          </w:tcPr>
          <w:p w14:paraId="3B3807B0" w14:textId="77777777" w:rsidR="00725033" w:rsidRPr="00D635B0" w:rsidRDefault="00725033">
            <w:pPr>
              <w:spacing w:before="81" w:after="81" w:line="160" w:lineRule="exact"/>
              <w:ind w:left="144" w:right="40"/>
              <w:rPr>
                <w:i/>
                <w:sz w:val="14"/>
              </w:rPr>
            </w:pPr>
            <w:r w:rsidRPr="00D635B0">
              <w:rPr>
                <w:i/>
                <w:sz w:val="14"/>
              </w:rPr>
              <w:t>Functional title</w:t>
            </w:r>
          </w:p>
        </w:tc>
        <w:tc>
          <w:tcPr>
            <w:tcW w:w="3663" w:type="dxa"/>
            <w:tcBorders>
              <w:top w:val="single" w:sz="4" w:space="0" w:color="auto"/>
              <w:bottom w:val="single" w:sz="12" w:space="0" w:color="auto"/>
            </w:tcBorders>
            <w:shd w:val="clear" w:color="auto" w:fill="auto"/>
            <w:vAlign w:val="center"/>
          </w:tcPr>
          <w:p w14:paraId="6F8BBD22" w14:textId="77777777" w:rsidR="00725033" w:rsidRPr="00D635B0" w:rsidRDefault="00725033">
            <w:pPr>
              <w:spacing w:before="81" w:after="81" w:line="160" w:lineRule="exact"/>
              <w:ind w:left="144" w:right="40"/>
              <w:rPr>
                <w:i/>
                <w:sz w:val="14"/>
              </w:rPr>
            </w:pPr>
            <w:r w:rsidRPr="00D635B0">
              <w:rPr>
                <w:i/>
                <w:sz w:val="14"/>
              </w:rPr>
              <w:t>Action</w:t>
            </w:r>
          </w:p>
        </w:tc>
      </w:tr>
      <w:tr w:rsidR="00725033" w:rsidRPr="00D635B0" w14:paraId="7C61D492" w14:textId="77777777" w:rsidTr="00605720">
        <w:trPr>
          <w:trHeight w:hRule="exact" w:val="115"/>
          <w:tblHeader/>
        </w:trPr>
        <w:tc>
          <w:tcPr>
            <w:tcW w:w="1232" w:type="dxa"/>
            <w:tcBorders>
              <w:top w:val="single" w:sz="12" w:space="0" w:color="auto"/>
            </w:tcBorders>
            <w:shd w:val="clear" w:color="auto" w:fill="auto"/>
            <w:vAlign w:val="bottom"/>
          </w:tcPr>
          <w:p w14:paraId="5E43C745" w14:textId="77777777" w:rsidR="00725033" w:rsidRPr="00D635B0" w:rsidRDefault="00725033">
            <w:pPr>
              <w:spacing w:before="40" w:after="40" w:line="210" w:lineRule="exact"/>
              <w:ind w:right="40"/>
              <w:jc w:val="both"/>
              <w:rPr>
                <w:sz w:val="17"/>
              </w:rPr>
            </w:pPr>
          </w:p>
        </w:tc>
        <w:tc>
          <w:tcPr>
            <w:tcW w:w="1253" w:type="dxa"/>
            <w:tcBorders>
              <w:top w:val="single" w:sz="12" w:space="0" w:color="auto"/>
            </w:tcBorders>
            <w:shd w:val="clear" w:color="auto" w:fill="auto"/>
            <w:vAlign w:val="bottom"/>
          </w:tcPr>
          <w:p w14:paraId="694096CD" w14:textId="77777777" w:rsidR="00725033" w:rsidRPr="00D635B0" w:rsidRDefault="00725033">
            <w:pPr>
              <w:spacing w:before="40" w:after="40" w:line="210" w:lineRule="exact"/>
              <w:ind w:left="144" w:right="40"/>
              <w:jc w:val="right"/>
              <w:rPr>
                <w:sz w:val="17"/>
              </w:rPr>
            </w:pPr>
          </w:p>
        </w:tc>
        <w:tc>
          <w:tcPr>
            <w:tcW w:w="794" w:type="dxa"/>
            <w:tcBorders>
              <w:top w:val="single" w:sz="12" w:space="0" w:color="auto"/>
            </w:tcBorders>
            <w:shd w:val="clear" w:color="auto" w:fill="auto"/>
            <w:vAlign w:val="bottom"/>
          </w:tcPr>
          <w:p w14:paraId="6DE63686" w14:textId="77777777" w:rsidR="00725033" w:rsidRPr="00D635B0" w:rsidRDefault="00725033">
            <w:pPr>
              <w:spacing w:before="40" w:after="40" w:line="210" w:lineRule="exact"/>
              <w:ind w:left="144" w:right="40"/>
              <w:jc w:val="right"/>
              <w:rPr>
                <w:sz w:val="17"/>
              </w:rPr>
            </w:pPr>
          </w:p>
        </w:tc>
        <w:tc>
          <w:tcPr>
            <w:tcW w:w="2900" w:type="dxa"/>
            <w:tcBorders>
              <w:top w:val="single" w:sz="12" w:space="0" w:color="auto"/>
            </w:tcBorders>
            <w:shd w:val="clear" w:color="auto" w:fill="auto"/>
            <w:vAlign w:val="bottom"/>
          </w:tcPr>
          <w:p w14:paraId="33C69CC7" w14:textId="77777777" w:rsidR="00725033" w:rsidRPr="00D635B0" w:rsidRDefault="00725033">
            <w:pPr>
              <w:spacing w:before="40" w:after="40" w:line="210" w:lineRule="exact"/>
              <w:ind w:left="144" w:right="40"/>
              <w:jc w:val="right"/>
              <w:rPr>
                <w:sz w:val="17"/>
              </w:rPr>
            </w:pPr>
          </w:p>
        </w:tc>
        <w:tc>
          <w:tcPr>
            <w:tcW w:w="3663" w:type="dxa"/>
            <w:tcBorders>
              <w:top w:val="single" w:sz="12" w:space="0" w:color="auto"/>
            </w:tcBorders>
            <w:shd w:val="clear" w:color="auto" w:fill="auto"/>
            <w:vAlign w:val="bottom"/>
          </w:tcPr>
          <w:p w14:paraId="65795FEC" w14:textId="77777777" w:rsidR="00725033" w:rsidRPr="00D635B0" w:rsidRDefault="00725033">
            <w:pPr>
              <w:spacing w:before="40" w:after="40" w:line="210" w:lineRule="exact"/>
              <w:ind w:left="144" w:right="40"/>
              <w:jc w:val="right"/>
              <w:rPr>
                <w:sz w:val="17"/>
              </w:rPr>
            </w:pPr>
          </w:p>
        </w:tc>
      </w:tr>
      <w:tr w:rsidR="00725033" w:rsidRPr="00D635B0" w14:paraId="316D196E" w14:textId="77777777">
        <w:trPr>
          <w:trHeight w:val="377"/>
        </w:trPr>
        <w:tc>
          <w:tcPr>
            <w:tcW w:w="9842" w:type="dxa"/>
            <w:gridSpan w:val="5"/>
            <w:tcBorders>
              <w:top w:val="single" w:sz="4" w:space="0" w:color="auto"/>
            </w:tcBorders>
            <w:shd w:val="clear" w:color="auto" w:fill="auto"/>
          </w:tcPr>
          <w:p w14:paraId="5024DE33" w14:textId="77777777" w:rsidR="00725033" w:rsidRPr="00DC35C7" w:rsidRDefault="00725033">
            <w:pPr>
              <w:tabs>
                <w:tab w:val="left" w:pos="288"/>
                <w:tab w:val="left" w:pos="576"/>
                <w:tab w:val="left" w:pos="864"/>
                <w:tab w:val="left" w:pos="1152"/>
              </w:tabs>
              <w:spacing w:before="40" w:after="81" w:line="210" w:lineRule="exact"/>
              <w:ind w:right="40"/>
              <w:rPr>
                <w:rFonts w:eastAsia="Calibri"/>
                <w:b/>
                <w:bCs/>
                <w:color w:val="000000" w:themeColor="text1"/>
                <w:sz w:val="17"/>
              </w:rPr>
            </w:pPr>
            <w:r w:rsidRPr="003D4CDA">
              <w:rPr>
                <w:rFonts w:eastAsia="Calibri"/>
                <w:b/>
                <w:bCs/>
                <w:color w:val="000000" w:themeColor="text1"/>
                <w:sz w:val="17"/>
              </w:rPr>
              <w:t>Procurement Unit</w:t>
            </w:r>
          </w:p>
        </w:tc>
      </w:tr>
      <w:tr w:rsidR="00725033" w:rsidRPr="00D635B0" w14:paraId="48085EE0" w14:textId="77777777" w:rsidTr="00605720">
        <w:trPr>
          <w:trHeight w:val="360"/>
        </w:trPr>
        <w:tc>
          <w:tcPr>
            <w:tcW w:w="1232" w:type="dxa"/>
            <w:shd w:val="clear" w:color="auto" w:fill="auto"/>
          </w:tcPr>
          <w:p w14:paraId="41754EB4" w14:textId="77777777" w:rsidR="00725033" w:rsidRPr="00D635B0" w:rsidRDefault="00725033">
            <w:pPr>
              <w:keepNext/>
              <w:keepLines/>
              <w:tabs>
                <w:tab w:val="left" w:pos="288"/>
                <w:tab w:val="left" w:pos="576"/>
                <w:tab w:val="left" w:pos="864"/>
                <w:tab w:val="left" w:pos="1152"/>
              </w:tabs>
              <w:spacing w:before="40" w:after="40" w:line="200" w:lineRule="exact"/>
              <w:ind w:right="43"/>
              <w:rPr>
                <w:sz w:val="17"/>
              </w:rPr>
            </w:pPr>
            <w:r>
              <w:rPr>
                <w:sz w:val="17"/>
              </w:rPr>
              <w:t>Post</w:t>
            </w:r>
          </w:p>
        </w:tc>
        <w:tc>
          <w:tcPr>
            <w:tcW w:w="1253" w:type="dxa"/>
            <w:shd w:val="clear" w:color="FFFFFF" w:fill="FFFFFF" w:themeFill="background1"/>
          </w:tcPr>
          <w:p w14:paraId="4C591CA4" w14:textId="77777777" w:rsidR="00725033" w:rsidRDefault="00725033">
            <w:pPr>
              <w:keepNext/>
              <w:keepLines/>
              <w:tabs>
                <w:tab w:val="left" w:pos="288"/>
                <w:tab w:val="left" w:pos="576"/>
                <w:tab w:val="left" w:pos="864"/>
                <w:tab w:val="left" w:pos="1152"/>
              </w:tabs>
              <w:spacing w:before="40" w:after="40" w:line="200" w:lineRule="exact"/>
              <w:ind w:left="144" w:right="43"/>
              <w:jc w:val="right"/>
              <w:rPr>
                <w:rFonts w:eastAsia="Calibri"/>
                <w:sz w:val="17"/>
              </w:rPr>
            </w:pPr>
            <w:r>
              <w:rPr>
                <w:rFonts w:eastAsia="Calibri"/>
                <w:sz w:val="17"/>
              </w:rPr>
              <w:t>-1</w:t>
            </w:r>
          </w:p>
        </w:tc>
        <w:tc>
          <w:tcPr>
            <w:tcW w:w="794" w:type="dxa"/>
            <w:shd w:val="clear" w:color="FFFFFF" w:fill="FFFFFF" w:themeFill="background1"/>
          </w:tcPr>
          <w:p w14:paraId="11ACA3D6" w14:textId="77777777" w:rsidR="00725033" w:rsidRDefault="00725033">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eastAsia="Calibri"/>
                <w:sz w:val="17"/>
                <w:lang w:val="es-ES"/>
              </w:rPr>
              <w:t>FS</w:t>
            </w:r>
          </w:p>
        </w:tc>
        <w:tc>
          <w:tcPr>
            <w:tcW w:w="2900" w:type="dxa"/>
            <w:shd w:val="clear" w:color="FFFFFF" w:fill="FFFFFF" w:themeFill="background1"/>
          </w:tcPr>
          <w:p w14:paraId="2715FD92"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lang w:val="fr-FR"/>
              </w:rPr>
              <w:t>Procurement Assistant</w:t>
            </w:r>
          </w:p>
        </w:tc>
        <w:tc>
          <w:tcPr>
            <w:tcW w:w="3663" w:type="dxa"/>
            <w:shd w:val="clear" w:color="FFFFFF" w:fill="FFFFFF" w:themeFill="background1"/>
          </w:tcPr>
          <w:p w14:paraId="11AD7FB1"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Pr>
                <w:rFonts w:eastAsia="Calibri"/>
                <w:sz w:val="17"/>
              </w:rPr>
              <w:t>Abolishment</w:t>
            </w:r>
          </w:p>
        </w:tc>
      </w:tr>
      <w:tr w:rsidR="00725033" w:rsidRPr="00D635B0" w14:paraId="3DB0ABE0" w14:textId="77777777" w:rsidTr="00605720">
        <w:trPr>
          <w:trHeight w:val="360"/>
        </w:trPr>
        <w:tc>
          <w:tcPr>
            <w:tcW w:w="1232" w:type="dxa"/>
            <w:tcBorders>
              <w:top w:val="single" w:sz="4" w:space="0" w:color="auto"/>
              <w:bottom w:val="single" w:sz="4" w:space="0" w:color="auto"/>
            </w:tcBorders>
            <w:shd w:val="clear" w:color="auto" w:fill="auto"/>
          </w:tcPr>
          <w:p w14:paraId="042C8C59" w14:textId="77777777" w:rsidR="00725033" w:rsidRPr="00D635B0" w:rsidRDefault="00725033">
            <w:pPr>
              <w:keepNext/>
              <w:keepLines/>
              <w:tabs>
                <w:tab w:val="left" w:pos="288"/>
                <w:tab w:val="left" w:pos="576"/>
                <w:tab w:val="left" w:pos="864"/>
                <w:tab w:val="left" w:pos="1152"/>
              </w:tabs>
              <w:spacing w:before="40" w:after="40" w:line="200" w:lineRule="exact"/>
              <w:ind w:left="288" w:right="43"/>
              <w:rPr>
                <w:sz w:val="17"/>
              </w:rPr>
            </w:pPr>
            <w:r w:rsidRPr="005228FB">
              <w:rPr>
                <w:b/>
                <w:sz w:val="17"/>
              </w:rPr>
              <w:t>Subtotal</w:t>
            </w:r>
          </w:p>
        </w:tc>
        <w:tc>
          <w:tcPr>
            <w:tcW w:w="1253" w:type="dxa"/>
            <w:tcBorders>
              <w:top w:val="single" w:sz="4" w:space="0" w:color="auto"/>
              <w:bottom w:val="single" w:sz="4" w:space="0" w:color="auto"/>
            </w:tcBorders>
            <w:shd w:val="clear" w:color="FFFFFF" w:fill="FFFFFF" w:themeFill="background1"/>
          </w:tcPr>
          <w:p w14:paraId="3C10E50F" w14:textId="77777777" w:rsidR="00725033" w:rsidRPr="009F6B65" w:rsidRDefault="00725033">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9F6B65">
              <w:rPr>
                <w:rFonts w:eastAsia="Calibri"/>
                <w:b/>
                <w:bCs/>
                <w:sz w:val="17"/>
              </w:rPr>
              <w:t>-1</w:t>
            </w:r>
          </w:p>
        </w:tc>
        <w:tc>
          <w:tcPr>
            <w:tcW w:w="794" w:type="dxa"/>
            <w:tcBorders>
              <w:top w:val="single" w:sz="4" w:space="0" w:color="auto"/>
              <w:bottom w:val="single" w:sz="4" w:space="0" w:color="auto"/>
            </w:tcBorders>
            <w:shd w:val="clear" w:color="FFFFFF" w:fill="FFFFFF" w:themeFill="background1"/>
          </w:tcPr>
          <w:p w14:paraId="6F304929" w14:textId="77777777" w:rsidR="00725033" w:rsidRDefault="00725033">
            <w:pPr>
              <w:keepNext/>
              <w:keepLines/>
              <w:tabs>
                <w:tab w:val="left" w:pos="288"/>
                <w:tab w:val="left" w:pos="576"/>
                <w:tab w:val="left" w:pos="864"/>
                <w:tab w:val="left" w:pos="1152"/>
              </w:tabs>
              <w:spacing w:before="40" w:after="40" w:line="200" w:lineRule="exact"/>
              <w:ind w:left="144" w:right="43"/>
              <w:rPr>
                <w:rFonts w:eastAsia="Calibri"/>
                <w:sz w:val="17"/>
                <w:lang w:val="es-ES"/>
              </w:rPr>
            </w:pPr>
          </w:p>
        </w:tc>
        <w:tc>
          <w:tcPr>
            <w:tcW w:w="2900" w:type="dxa"/>
            <w:tcBorders>
              <w:top w:val="single" w:sz="4" w:space="0" w:color="auto"/>
              <w:bottom w:val="single" w:sz="4" w:space="0" w:color="auto"/>
            </w:tcBorders>
            <w:shd w:val="clear" w:color="FFFFFF" w:fill="FFFFFF" w:themeFill="background1"/>
          </w:tcPr>
          <w:p w14:paraId="2A73AC7F"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c>
          <w:tcPr>
            <w:tcW w:w="3663" w:type="dxa"/>
            <w:tcBorders>
              <w:top w:val="single" w:sz="4" w:space="0" w:color="auto"/>
              <w:bottom w:val="single" w:sz="4" w:space="0" w:color="auto"/>
            </w:tcBorders>
            <w:shd w:val="clear" w:color="FFFFFF" w:fill="FFFFFF" w:themeFill="background1"/>
          </w:tcPr>
          <w:p w14:paraId="32AD4EB1"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p>
        </w:tc>
      </w:tr>
      <w:tr w:rsidR="00725033" w:rsidRPr="00D635B0" w14:paraId="5139781E" w14:textId="77777777">
        <w:trPr>
          <w:trHeight w:val="360"/>
        </w:trPr>
        <w:tc>
          <w:tcPr>
            <w:tcW w:w="9842" w:type="dxa"/>
            <w:gridSpan w:val="5"/>
            <w:shd w:val="clear" w:color="auto" w:fill="auto"/>
          </w:tcPr>
          <w:p w14:paraId="3DBE8678" w14:textId="33AE4BE0" w:rsidR="00725033" w:rsidRPr="002B3F52" w:rsidRDefault="00725033">
            <w:pPr>
              <w:tabs>
                <w:tab w:val="left" w:pos="288"/>
                <w:tab w:val="left" w:pos="576"/>
                <w:tab w:val="left" w:pos="864"/>
                <w:tab w:val="left" w:pos="1152"/>
              </w:tabs>
              <w:spacing w:before="40" w:after="81" w:line="210" w:lineRule="exact"/>
              <w:ind w:right="40"/>
              <w:rPr>
                <w:rFonts w:eastAsia="Calibri"/>
                <w:b/>
                <w:bCs/>
                <w:sz w:val="17"/>
              </w:rPr>
            </w:pPr>
            <w:r w:rsidRPr="002B3F52">
              <w:rPr>
                <w:rFonts w:eastAsia="Calibri"/>
                <w:b/>
                <w:bCs/>
                <w:color w:val="000000" w:themeColor="text1"/>
                <w:sz w:val="17"/>
              </w:rPr>
              <w:t>F</w:t>
            </w:r>
            <w:r w:rsidR="006D23A2">
              <w:rPr>
                <w:rFonts w:eastAsia="Calibri"/>
                <w:b/>
                <w:bCs/>
                <w:color w:val="000000" w:themeColor="text1"/>
                <w:sz w:val="17"/>
              </w:rPr>
              <w:t>i</w:t>
            </w:r>
            <w:r w:rsidRPr="002B3F52">
              <w:rPr>
                <w:rFonts w:eastAsia="Calibri"/>
                <w:b/>
                <w:bCs/>
                <w:color w:val="000000" w:themeColor="text1"/>
                <w:sz w:val="17"/>
              </w:rPr>
              <w:t>eld Technology Section</w:t>
            </w:r>
          </w:p>
        </w:tc>
      </w:tr>
      <w:tr w:rsidR="006D23A2" w:rsidRPr="00D635B0" w14:paraId="6FE5B88F" w14:textId="77777777" w:rsidTr="00605720">
        <w:trPr>
          <w:trHeight w:val="360"/>
        </w:trPr>
        <w:tc>
          <w:tcPr>
            <w:tcW w:w="1232" w:type="dxa"/>
            <w:shd w:val="clear" w:color="auto" w:fill="auto"/>
          </w:tcPr>
          <w:p w14:paraId="0B0A9504" w14:textId="5C3C5F09" w:rsidR="006D23A2" w:rsidRPr="00D635B0" w:rsidRDefault="006D23A2" w:rsidP="006D23A2">
            <w:pPr>
              <w:keepNext/>
              <w:keepLines/>
              <w:tabs>
                <w:tab w:val="left" w:pos="288"/>
                <w:tab w:val="left" w:pos="576"/>
                <w:tab w:val="left" w:pos="864"/>
                <w:tab w:val="left" w:pos="1152"/>
              </w:tabs>
              <w:spacing w:before="40" w:after="40" w:line="200" w:lineRule="exact"/>
              <w:ind w:right="43"/>
              <w:rPr>
                <w:sz w:val="17"/>
              </w:rPr>
            </w:pPr>
            <w:r>
              <w:rPr>
                <w:sz w:val="17"/>
              </w:rPr>
              <w:lastRenderedPageBreak/>
              <w:t>Post</w:t>
            </w:r>
          </w:p>
        </w:tc>
        <w:tc>
          <w:tcPr>
            <w:tcW w:w="1253" w:type="dxa"/>
            <w:shd w:val="clear" w:color="FFFFFF" w:fill="FFFFFF" w:themeFill="background1"/>
          </w:tcPr>
          <w:p w14:paraId="30037FEA" w14:textId="1316BE47" w:rsidR="006D23A2" w:rsidRDefault="006D23A2" w:rsidP="006D23A2">
            <w:pPr>
              <w:keepNext/>
              <w:keepLines/>
              <w:tabs>
                <w:tab w:val="left" w:pos="288"/>
                <w:tab w:val="left" w:pos="576"/>
                <w:tab w:val="left" w:pos="864"/>
                <w:tab w:val="left" w:pos="1152"/>
              </w:tabs>
              <w:spacing w:before="40" w:after="40" w:line="200" w:lineRule="exact"/>
              <w:ind w:left="144" w:right="43"/>
              <w:jc w:val="right"/>
              <w:rPr>
                <w:rFonts w:eastAsia="Calibri"/>
                <w:sz w:val="17"/>
              </w:rPr>
            </w:pPr>
            <w:r>
              <w:rPr>
                <w:rFonts w:eastAsia="Calibri"/>
                <w:sz w:val="17"/>
              </w:rPr>
              <w:t>-1</w:t>
            </w:r>
          </w:p>
        </w:tc>
        <w:tc>
          <w:tcPr>
            <w:tcW w:w="794" w:type="dxa"/>
            <w:shd w:val="clear" w:color="FFFFFF" w:fill="FFFFFF" w:themeFill="background1"/>
          </w:tcPr>
          <w:p w14:paraId="114EF619" w14:textId="6A8E73BF" w:rsidR="006D23A2" w:rsidRPr="00E21D3D" w:rsidRDefault="006D23A2" w:rsidP="006D23A2">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eastAsia="Calibri"/>
                <w:sz w:val="17"/>
                <w:lang w:val="es-ES"/>
              </w:rPr>
              <w:t>NPO</w:t>
            </w:r>
          </w:p>
        </w:tc>
        <w:tc>
          <w:tcPr>
            <w:tcW w:w="2900" w:type="dxa"/>
            <w:shd w:val="clear" w:color="FFFFFF" w:fill="FFFFFF" w:themeFill="background1"/>
          </w:tcPr>
          <w:p w14:paraId="75FB4AF0" w14:textId="77777777" w:rsidR="006D23A2" w:rsidRDefault="006D23A2" w:rsidP="006D23A2">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eastAsia="Calibri"/>
                <w:color w:val="000000" w:themeColor="text1"/>
                <w:sz w:val="17"/>
                <w:lang w:val="en-US"/>
              </w:rPr>
              <w:t xml:space="preserve">Associate Information </w:t>
            </w:r>
          </w:p>
          <w:p w14:paraId="1D43D881" w14:textId="4476D040" w:rsidR="006D23A2" w:rsidRPr="00DE2C8C" w:rsidRDefault="006D23A2" w:rsidP="006D23A2">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Pr>
                <w:rFonts w:eastAsia="Calibri"/>
                <w:color w:val="000000" w:themeColor="text1"/>
                <w:sz w:val="17"/>
                <w:lang w:val="en-US"/>
              </w:rPr>
              <w:t xml:space="preserve">Systems </w:t>
            </w:r>
            <w:r w:rsidRPr="00DE2C8C">
              <w:rPr>
                <w:rFonts w:eastAsia="Calibri"/>
                <w:color w:val="000000" w:themeColor="text1"/>
                <w:sz w:val="17"/>
                <w:lang w:val="en-US"/>
              </w:rPr>
              <w:t>Officer</w:t>
            </w:r>
          </w:p>
        </w:tc>
        <w:tc>
          <w:tcPr>
            <w:tcW w:w="3663" w:type="dxa"/>
            <w:shd w:val="clear" w:color="FFFFFF" w:fill="FFFFFF" w:themeFill="background1"/>
          </w:tcPr>
          <w:p w14:paraId="4ED581E9" w14:textId="45A92B5B" w:rsidR="006D23A2" w:rsidRDefault="006D23A2" w:rsidP="006D23A2">
            <w:pPr>
              <w:tabs>
                <w:tab w:val="left" w:pos="288"/>
                <w:tab w:val="left" w:pos="576"/>
                <w:tab w:val="left" w:pos="864"/>
                <w:tab w:val="left" w:pos="1152"/>
              </w:tabs>
              <w:spacing w:before="40" w:after="81" w:line="210" w:lineRule="exact"/>
              <w:ind w:left="144" w:right="43"/>
              <w:rPr>
                <w:rFonts w:eastAsia="Calibri"/>
                <w:sz w:val="17"/>
              </w:rPr>
            </w:pPr>
            <w:r>
              <w:rPr>
                <w:rFonts w:eastAsia="Calibri"/>
                <w:color w:val="000000" w:themeColor="text1"/>
                <w:sz w:val="17"/>
              </w:rPr>
              <w:t xml:space="preserve">Reassignment to </w:t>
            </w:r>
            <w:r w:rsidRPr="00DE2C8C">
              <w:rPr>
                <w:rFonts w:eastAsia="Calibri"/>
                <w:color w:val="000000" w:themeColor="text1"/>
                <w:sz w:val="17"/>
              </w:rPr>
              <w:t xml:space="preserve">Kabul Regional Office </w:t>
            </w:r>
          </w:p>
        </w:tc>
      </w:tr>
      <w:tr w:rsidR="006D23A2" w:rsidRPr="00D635B0" w14:paraId="5B73DF08" w14:textId="77777777" w:rsidTr="00605720">
        <w:trPr>
          <w:trHeight w:val="360"/>
        </w:trPr>
        <w:tc>
          <w:tcPr>
            <w:tcW w:w="1232" w:type="dxa"/>
            <w:shd w:val="clear" w:color="auto" w:fill="auto"/>
          </w:tcPr>
          <w:p w14:paraId="319774E9" w14:textId="6ABB6E03" w:rsidR="006D23A2" w:rsidRDefault="006D23A2" w:rsidP="006D23A2">
            <w:pPr>
              <w:keepNext/>
              <w:keepLines/>
              <w:tabs>
                <w:tab w:val="left" w:pos="288"/>
                <w:tab w:val="left" w:pos="576"/>
                <w:tab w:val="left" w:pos="864"/>
                <w:tab w:val="left" w:pos="1152"/>
              </w:tabs>
              <w:spacing w:before="40" w:after="40" w:line="200" w:lineRule="exact"/>
              <w:ind w:right="43"/>
              <w:rPr>
                <w:sz w:val="17"/>
              </w:rPr>
            </w:pPr>
            <w:r w:rsidRPr="00D635B0">
              <w:rPr>
                <w:sz w:val="17"/>
              </w:rPr>
              <w:t>Post</w:t>
            </w:r>
          </w:p>
        </w:tc>
        <w:tc>
          <w:tcPr>
            <w:tcW w:w="1253" w:type="dxa"/>
            <w:shd w:val="clear" w:color="FFFFFF" w:fill="FFFFFF" w:themeFill="background1"/>
          </w:tcPr>
          <w:p w14:paraId="1A6CE0FE" w14:textId="3378671F" w:rsidR="006D23A2" w:rsidRDefault="006D23A2" w:rsidP="006D23A2">
            <w:pPr>
              <w:keepNext/>
              <w:keepLines/>
              <w:tabs>
                <w:tab w:val="left" w:pos="288"/>
                <w:tab w:val="left" w:pos="576"/>
                <w:tab w:val="left" w:pos="864"/>
                <w:tab w:val="left" w:pos="1152"/>
              </w:tabs>
              <w:spacing w:before="40" w:after="40" w:line="200" w:lineRule="exact"/>
              <w:ind w:left="144" w:right="43"/>
              <w:jc w:val="right"/>
              <w:rPr>
                <w:rFonts w:eastAsia="Calibri"/>
                <w:sz w:val="17"/>
              </w:rPr>
            </w:pPr>
            <w:r>
              <w:rPr>
                <w:rFonts w:eastAsia="Calibri"/>
                <w:sz w:val="17"/>
              </w:rPr>
              <w:t>-1</w:t>
            </w:r>
          </w:p>
        </w:tc>
        <w:tc>
          <w:tcPr>
            <w:tcW w:w="794" w:type="dxa"/>
            <w:shd w:val="clear" w:color="FFFFFF" w:fill="FFFFFF" w:themeFill="background1"/>
          </w:tcPr>
          <w:p w14:paraId="5E003BA6" w14:textId="650A161B" w:rsidR="006D23A2" w:rsidRDefault="00560B7E" w:rsidP="006D23A2">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eastAsia="Calibri"/>
                <w:sz w:val="17"/>
                <w:lang w:val="es-ES"/>
              </w:rPr>
              <w:t>LL</w:t>
            </w:r>
          </w:p>
        </w:tc>
        <w:tc>
          <w:tcPr>
            <w:tcW w:w="2900" w:type="dxa"/>
            <w:shd w:val="clear" w:color="FFFFFF" w:fill="FFFFFF" w:themeFill="background1"/>
          </w:tcPr>
          <w:p w14:paraId="49FD452B" w14:textId="23E2E6E5" w:rsidR="006D23A2" w:rsidRPr="00DE2C8C" w:rsidRDefault="006D23A2" w:rsidP="006D23A2">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eastAsia="Calibri"/>
                <w:color w:val="000000" w:themeColor="text1"/>
                <w:sz w:val="17"/>
                <w:lang w:val="en-US"/>
              </w:rPr>
              <w:t xml:space="preserve">Information </w:t>
            </w:r>
            <w:r w:rsidR="00A679F8">
              <w:rPr>
                <w:rFonts w:eastAsia="Calibri"/>
                <w:color w:val="000000" w:themeColor="text1"/>
                <w:sz w:val="17"/>
                <w:lang w:val="en-US"/>
              </w:rPr>
              <w:t>Systems</w:t>
            </w:r>
            <w:r w:rsidR="00A679F8" w:rsidRPr="00DE2C8C">
              <w:rPr>
                <w:rFonts w:eastAsia="Calibri"/>
                <w:color w:val="000000" w:themeColor="text1"/>
                <w:sz w:val="17"/>
                <w:lang w:val="en-US"/>
              </w:rPr>
              <w:t xml:space="preserve"> </w:t>
            </w:r>
            <w:r w:rsidRPr="00DE2C8C">
              <w:rPr>
                <w:rFonts w:eastAsia="Calibri"/>
                <w:color w:val="000000" w:themeColor="text1"/>
                <w:sz w:val="17"/>
                <w:lang w:val="en-US"/>
              </w:rPr>
              <w:t>Assistant</w:t>
            </w:r>
            <w:r w:rsidRPr="00D635B0">
              <w:rPr>
                <w:rFonts w:eastAsia="Calibri"/>
                <w:sz w:val="17"/>
              </w:rPr>
              <w:t xml:space="preserve"> </w:t>
            </w:r>
          </w:p>
        </w:tc>
        <w:tc>
          <w:tcPr>
            <w:tcW w:w="3663" w:type="dxa"/>
            <w:shd w:val="clear" w:color="FFFFFF" w:fill="FFFFFF" w:themeFill="background1"/>
          </w:tcPr>
          <w:p w14:paraId="145351C0" w14:textId="56F5CC2F" w:rsidR="006D23A2" w:rsidRDefault="006D23A2" w:rsidP="006D23A2">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eastAsia="Calibri"/>
                <w:sz w:val="17"/>
              </w:rPr>
              <w:t>Abolishment</w:t>
            </w:r>
          </w:p>
        </w:tc>
      </w:tr>
      <w:tr w:rsidR="006D23A2" w:rsidRPr="00D635B0" w14:paraId="6946ED9F" w14:textId="77777777" w:rsidTr="00605720">
        <w:trPr>
          <w:trHeight w:val="360"/>
        </w:trPr>
        <w:tc>
          <w:tcPr>
            <w:tcW w:w="1232" w:type="dxa"/>
            <w:shd w:val="clear" w:color="auto" w:fill="auto"/>
          </w:tcPr>
          <w:p w14:paraId="7C85B0AA" w14:textId="77777777" w:rsidR="006D23A2" w:rsidRPr="00D635B0" w:rsidRDefault="006D23A2" w:rsidP="006D23A2">
            <w:pPr>
              <w:keepNext/>
              <w:keepLines/>
              <w:tabs>
                <w:tab w:val="left" w:pos="288"/>
                <w:tab w:val="left" w:pos="576"/>
                <w:tab w:val="left" w:pos="864"/>
                <w:tab w:val="left" w:pos="1152"/>
              </w:tabs>
              <w:spacing w:before="40" w:after="40" w:line="200" w:lineRule="exact"/>
              <w:ind w:right="43"/>
              <w:rPr>
                <w:sz w:val="17"/>
              </w:rPr>
            </w:pPr>
            <w:r w:rsidRPr="000B4137">
              <w:rPr>
                <w:sz w:val="17"/>
              </w:rPr>
              <w:t>Position</w:t>
            </w:r>
          </w:p>
        </w:tc>
        <w:tc>
          <w:tcPr>
            <w:tcW w:w="1253" w:type="dxa"/>
            <w:shd w:val="clear" w:color="FFFFFF" w:fill="FFFFFF" w:themeFill="background1"/>
          </w:tcPr>
          <w:p w14:paraId="2FD76205" w14:textId="77777777" w:rsidR="006D23A2" w:rsidRDefault="006D23A2" w:rsidP="006D23A2">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DE2C8C">
              <w:rPr>
                <w:rFonts w:eastAsia="Calibri"/>
                <w:color w:val="000000" w:themeColor="text1"/>
                <w:sz w:val="17"/>
              </w:rPr>
              <w:t>+1</w:t>
            </w:r>
          </w:p>
        </w:tc>
        <w:tc>
          <w:tcPr>
            <w:tcW w:w="794" w:type="dxa"/>
            <w:shd w:val="clear" w:color="FFFFFF" w:fill="FFFFFF" w:themeFill="background1"/>
          </w:tcPr>
          <w:p w14:paraId="74D821D2" w14:textId="139C34AC" w:rsidR="006D23A2" w:rsidRDefault="00D53671" w:rsidP="006D23A2">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eastAsia="Calibri"/>
                <w:color w:val="000000" w:themeColor="text1"/>
                <w:sz w:val="17"/>
                <w:lang w:val="en-US"/>
              </w:rPr>
              <w:t>n</w:t>
            </w:r>
            <w:r w:rsidR="006D23A2" w:rsidRPr="00DE2C8C">
              <w:rPr>
                <w:rFonts w:eastAsia="Calibri"/>
                <w:color w:val="000000" w:themeColor="text1"/>
                <w:sz w:val="17"/>
                <w:lang w:val="en-US"/>
              </w:rPr>
              <w:t>UNV</w:t>
            </w:r>
          </w:p>
        </w:tc>
        <w:tc>
          <w:tcPr>
            <w:tcW w:w="2900" w:type="dxa"/>
            <w:shd w:val="clear" w:color="FFFFFF" w:fill="FFFFFF" w:themeFill="background1"/>
          </w:tcPr>
          <w:p w14:paraId="2296647C" w14:textId="77777777" w:rsidR="006D23A2" w:rsidRPr="00DE2C8C" w:rsidRDefault="006D23A2" w:rsidP="006D23A2">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lang w:val="en-US"/>
              </w:rPr>
              <w:t>Associate Information Management Assistant</w:t>
            </w:r>
          </w:p>
        </w:tc>
        <w:tc>
          <w:tcPr>
            <w:tcW w:w="3663" w:type="dxa"/>
            <w:shd w:val="clear" w:color="FFFFFF" w:fill="FFFFFF" w:themeFill="background1"/>
          </w:tcPr>
          <w:p w14:paraId="7E99B1CC" w14:textId="77777777" w:rsidR="006D23A2" w:rsidRDefault="006D23A2" w:rsidP="006D23A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Conversion</w:t>
            </w:r>
            <w:r>
              <w:rPr>
                <w:rFonts w:eastAsia="Calibri"/>
                <w:color w:val="000000" w:themeColor="text1"/>
                <w:sz w:val="17"/>
              </w:rPr>
              <w:t xml:space="preserve"> f</w:t>
            </w:r>
            <w:r w:rsidRPr="00DE2C8C">
              <w:rPr>
                <w:rFonts w:eastAsia="Calibri"/>
                <w:color w:val="000000" w:themeColor="text1"/>
                <w:sz w:val="17"/>
              </w:rPr>
              <w:t>rom extrabudgetary resources</w:t>
            </w:r>
          </w:p>
        </w:tc>
      </w:tr>
      <w:tr w:rsidR="006D23A2" w:rsidRPr="00D635B0" w14:paraId="3307BA60" w14:textId="77777777" w:rsidTr="00605720">
        <w:trPr>
          <w:trHeight w:val="360"/>
        </w:trPr>
        <w:tc>
          <w:tcPr>
            <w:tcW w:w="1232" w:type="dxa"/>
            <w:tcBorders>
              <w:top w:val="single" w:sz="4" w:space="0" w:color="auto"/>
              <w:bottom w:val="single" w:sz="4" w:space="0" w:color="auto"/>
            </w:tcBorders>
            <w:shd w:val="clear" w:color="auto" w:fill="auto"/>
          </w:tcPr>
          <w:p w14:paraId="6116D92E" w14:textId="77777777" w:rsidR="006D23A2" w:rsidRPr="00D635B0" w:rsidRDefault="006D23A2" w:rsidP="006D23A2">
            <w:pPr>
              <w:keepNext/>
              <w:keepLines/>
              <w:tabs>
                <w:tab w:val="left" w:pos="288"/>
                <w:tab w:val="left" w:pos="576"/>
                <w:tab w:val="left" w:pos="864"/>
                <w:tab w:val="left" w:pos="1152"/>
              </w:tabs>
              <w:spacing w:before="40" w:after="40" w:line="200" w:lineRule="exact"/>
              <w:ind w:left="288" w:right="43"/>
              <w:rPr>
                <w:sz w:val="17"/>
              </w:rPr>
            </w:pPr>
            <w:r w:rsidRPr="005228FB">
              <w:rPr>
                <w:b/>
                <w:sz w:val="17"/>
              </w:rPr>
              <w:t>Subtotal</w:t>
            </w:r>
          </w:p>
        </w:tc>
        <w:tc>
          <w:tcPr>
            <w:tcW w:w="1253" w:type="dxa"/>
            <w:tcBorders>
              <w:top w:val="single" w:sz="4" w:space="0" w:color="auto"/>
              <w:bottom w:val="single" w:sz="4" w:space="0" w:color="auto"/>
            </w:tcBorders>
            <w:shd w:val="clear" w:color="FFFFFF" w:fill="FFFFFF" w:themeFill="background1"/>
          </w:tcPr>
          <w:p w14:paraId="4496B38B" w14:textId="77777777" w:rsidR="006D23A2" w:rsidRPr="00592B34" w:rsidRDefault="006D23A2" w:rsidP="006D23A2">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592B34">
              <w:rPr>
                <w:rFonts w:eastAsia="Calibri"/>
                <w:b/>
                <w:bCs/>
                <w:sz w:val="17"/>
              </w:rPr>
              <w:t>-1</w:t>
            </w:r>
          </w:p>
        </w:tc>
        <w:tc>
          <w:tcPr>
            <w:tcW w:w="794" w:type="dxa"/>
            <w:tcBorders>
              <w:top w:val="single" w:sz="4" w:space="0" w:color="auto"/>
              <w:bottom w:val="single" w:sz="4" w:space="0" w:color="auto"/>
            </w:tcBorders>
            <w:shd w:val="clear" w:color="FFFFFF" w:fill="FFFFFF" w:themeFill="background1"/>
          </w:tcPr>
          <w:p w14:paraId="6472C2AC" w14:textId="77777777" w:rsidR="006D23A2" w:rsidRPr="00592B34" w:rsidRDefault="006D23A2" w:rsidP="006D23A2">
            <w:pPr>
              <w:keepNext/>
              <w:keepLines/>
              <w:tabs>
                <w:tab w:val="left" w:pos="288"/>
                <w:tab w:val="left" w:pos="576"/>
                <w:tab w:val="left" w:pos="864"/>
                <w:tab w:val="left" w:pos="1152"/>
              </w:tabs>
              <w:spacing w:before="40" w:after="40" w:line="200" w:lineRule="exact"/>
              <w:ind w:left="144" w:right="43"/>
              <w:rPr>
                <w:rFonts w:eastAsia="Calibri"/>
                <w:b/>
                <w:bCs/>
                <w:sz w:val="17"/>
                <w:lang w:val="es-ES"/>
              </w:rPr>
            </w:pPr>
          </w:p>
        </w:tc>
        <w:tc>
          <w:tcPr>
            <w:tcW w:w="2900" w:type="dxa"/>
            <w:tcBorders>
              <w:top w:val="single" w:sz="4" w:space="0" w:color="auto"/>
              <w:bottom w:val="single" w:sz="4" w:space="0" w:color="auto"/>
            </w:tcBorders>
            <w:shd w:val="clear" w:color="FFFFFF" w:fill="FFFFFF" w:themeFill="background1"/>
          </w:tcPr>
          <w:p w14:paraId="21A31EE5" w14:textId="77777777" w:rsidR="006D23A2" w:rsidRPr="00DE2C8C" w:rsidRDefault="006D23A2" w:rsidP="006D23A2">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c>
          <w:tcPr>
            <w:tcW w:w="3663" w:type="dxa"/>
            <w:tcBorders>
              <w:top w:val="single" w:sz="4" w:space="0" w:color="auto"/>
              <w:bottom w:val="single" w:sz="4" w:space="0" w:color="auto"/>
            </w:tcBorders>
            <w:shd w:val="clear" w:color="FFFFFF" w:fill="FFFFFF" w:themeFill="background1"/>
          </w:tcPr>
          <w:p w14:paraId="09E50BF0" w14:textId="77777777" w:rsidR="006D23A2" w:rsidRPr="00D635B0" w:rsidRDefault="006D23A2" w:rsidP="006D23A2">
            <w:pPr>
              <w:tabs>
                <w:tab w:val="left" w:pos="288"/>
                <w:tab w:val="left" w:pos="576"/>
                <w:tab w:val="left" w:pos="864"/>
                <w:tab w:val="left" w:pos="1152"/>
              </w:tabs>
              <w:spacing w:before="40" w:after="81" w:line="210" w:lineRule="exact"/>
              <w:ind w:left="144" w:right="43"/>
              <w:rPr>
                <w:rFonts w:eastAsia="Calibri"/>
                <w:sz w:val="17"/>
              </w:rPr>
            </w:pPr>
          </w:p>
        </w:tc>
      </w:tr>
      <w:tr w:rsidR="006D23A2" w:rsidRPr="00D635B0" w14:paraId="064782F9" w14:textId="77777777">
        <w:trPr>
          <w:trHeight w:val="360"/>
        </w:trPr>
        <w:tc>
          <w:tcPr>
            <w:tcW w:w="9842" w:type="dxa"/>
            <w:gridSpan w:val="5"/>
            <w:tcBorders>
              <w:top w:val="single" w:sz="4" w:space="0" w:color="auto"/>
            </w:tcBorders>
            <w:shd w:val="clear" w:color="auto" w:fill="auto"/>
          </w:tcPr>
          <w:p w14:paraId="4A85B397" w14:textId="77777777" w:rsidR="006D23A2" w:rsidRPr="00D41C82" w:rsidRDefault="006D23A2" w:rsidP="006D23A2">
            <w:pPr>
              <w:rPr>
                <w:rFonts w:eastAsia="Calibri"/>
                <w:b/>
                <w:bCs/>
                <w:sz w:val="17"/>
                <w:szCs w:val="17"/>
              </w:rPr>
            </w:pPr>
            <w:r w:rsidRPr="00AC4AAA">
              <w:rPr>
                <w:rFonts w:eastAsia="Calibri"/>
                <w:b/>
                <w:bCs/>
                <w:sz w:val="17"/>
                <w:szCs w:val="17"/>
              </w:rPr>
              <w:t xml:space="preserve">Human Resources and Training Section </w:t>
            </w:r>
          </w:p>
        </w:tc>
      </w:tr>
      <w:tr w:rsidR="006D23A2" w:rsidRPr="00D635B0" w14:paraId="67412389" w14:textId="77777777" w:rsidTr="00605720">
        <w:tc>
          <w:tcPr>
            <w:tcW w:w="1232" w:type="dxa"/>
            <w:tcBorders>
              <w:bottom w:val="single" w:sz="4" w:space="0" w:color="auto"/>
            </w:tcBorders>
            <w:shd w:val="clear" w:color="auto" w:fill="auto"/>
          </w:tcPr>
          <w:p w14:paraId="00783924" w14:textId="77777777" w:rsidR="006D23A2" w:rsidRPr="00D635B0" w:rsidRDefault="006D23A2" w:rsidP="006D23A2">
            <w:pPr>
              <w:keepNext/>
              <w:keepLines/>
              <w:tabs>
                <w:tab w:val="left" w:pos="288"/>
                <w:tab w:val="left" w:pos="576"/>
                <w:tab w:val="left" w:pos="864"/>
                <w:tab w:val="left" w:pos="1152"/>
              </w:tabs>
              <w:spacing w:before="40" w:after="40" w:line="200" w:lineRule="exact"/>
              <w:ind w:right="43"/>
              <w:rPr>
                <w:sz w:val="17"/>
              </w:rPr>
            </w:pPr>
            <w:r>
              <w:rPr>
                <w:rFonts w:eastAsia="Calibri"/>
                <w:color w:val="000000" w:themeColor="text1"/>
                <w:sz w:val="17"/>
              </w:rPr>
              <w:t>Post</w:t>
            </w:r>
          </w:p>
        </w:tc>
        <w:tc>
          <w:tcPr>
            <w:tcW w:w="1253" w:type="dxa"/>
            <w:tcBorders>
              <w:bottom w:val="single" w:sz="4" w:space="0" w:color="auto"/>
            </w:tcBorders>
            <w:shd w:val="clear" w:color="FFFFFF" w:fill="FFFFFF" w:themeFill="background1"/>
          </w:tcPr>
          <w:p w14:paraId="1F34D3C6" w14:textId="77777777" w:rsidR="006D23A2" w:rsidRPr="00DE2C8C" w:rsidRDefault="006D23A2" w:rsidP="006D23A2">
            <w:pPr>
              <w:tabs>
                <w:tab w:val="right" w:pos="1216"/>
              </w:tabs>
              <w:spacing w:before="40" w:after="81" w:line="210" w:lineRule="exact"/>
              <w:ind w:left="360" w:right="43"/>
              <w:jc w:val="right"/>
              <w:rPr>
                <w:rFonts w:eastAsia="Calibri"/>
                <w:color w:val="000000" w:themeColor="text1"/>
                <w:sz w:val="17"/>
                <w:szCs w:val="17"/>
              </w:rPr>
            </w:pPr>
            <w:r>
              <w:rPr>
                <w:rFonts w:eastAsia="Calibri"/>
                <w:color w:val="000000" w:themeColor="text1"/>
                <w:sz w:val="17"/>
                <w:szCs w:val="17"/>
              </w:rPr>
              <w:t>+2</w:t>
            </w:r>
          </w:p>
        </w:tc>
        <w:tc>
          <w:tcPr>
            <w:tcW w:w="794" w:type="dxa"/>
            <w:tcBorders>
              <w:bottom w:val="single" w:sz="4" w:space="0" w:color="auto"/>
            </w:tcBorders>
            <w:shd w:val="clear" w:color="FFFFFF" w:fill="FFFFFF" w:themeFill="background1"/>
          </w:tcPr>
          <w:p w14:paraId="48AD2786" w14:textId="72998B5D" w:rsidR="006D23A2" w:rsidRPr="00DE2C8C" w:rsidRDefault="00560B7E" w:rsidP="006D23A2">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eastAsia="Calibri"/>
                <w:color w:val="000000" w:themeColor="text1"/>
                <w:sz w:val="17"/>
                <w:szCs w:val="17"/>
                <w:lang w:val="en-US"/>
              </w:rPr>
              <w:t>LL</w:t>
            </w:r>
          </w:p>
        </w:tc>
        <w:tc>
          <w:tcPr>
            <w:tcW w:w="2900" w:type="dxa"/>
            <w:tcBorders>
              <w:bottom w:val="single" w:sz="4" w:space="0" w:color="auto"/>
            </w:tcBorders>
            <w:shd w:val="clear" w:color="FFFFFF" w:fill="FFFFFF" w:themeFill="background1"/>
          </w:tcPr>
          <w:p w14:paraId="35D227CB" w14:textId="77777777" w:rsidR="006D23A2" w:rsidRPr="00DE2C8C" w:rsidRDefault="006D23A2" w:rsidP="006D23A2">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lang w:val="en-US"/>
              </w:rPr>
              <w:t>Human Resource Assistant</w:t>
            </w:r>
          </w:p>
        </w:tc>
        <w:tc>
          <w:tcPr>
            <w:tcW w:w="3663" w:type="dxa"/>
            <w:tcBorders>
              <w:bottom w:val="single" w:sz="4" w:space="0" w:color="auto"/>
            </w:tcBorders>
            <w:shd w:val="clear" w:color="FFFFFF" w:fill="FFFFFF" w:themeFill="background1"/>
          </w:tcPr>
          <w:p w14:paraId="5A4D6C50" w14:textId="32565AE8" w:rsidR="006D23A2" w:rsidRPr="00DE2C8C" w:rsidRDefault="006D23A2" w:rsidP="006D23A2">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color w:val="000000" w:themeColor="text1"/>
                <w:sz w:val="17"/>
                <w:szCs w:val="17"/>
              </w:rPr>
              <w:t xml:space="preserve">Reassignment: 1 from </w:t>
            </w:r>
            <w:r w:rsidRPr="00DE2C8C">
              <w:rPr>
                <w:rFonts w:eastAsia="Calibri"/>
                <w:color w:val="000000" w:themeColor="text1"/>
                <w:sz w:val="17"/>
              </w:rPr>
              <w:t xml:space="preserve">Maimana and </w:t>
            </w:r>
            <w:r>
              <w:rPr>
                <w:rFonts w:eastAsia="Calibri"/>
                <w:color w:val="000000" w:themeColor="text1"/>
                <w:sz w:val="17"/>
              </w:rPr>
              <w:t xml:space="preserve">1 from </w:t>
            </w:r>
            <w:r w:rsidR="00031B6D">
              <w:rPr>
                <w:rFonts w:eastAsia="Calibri"/>
                <w:color w:val="000000" w:themeColor="text1"/>
                <w:sz w:val="17"/>
              </w:rPr>
              <w:t>Pul-e Khumri</w:t>
            </w:r>
            <w:r>
              <w:rPr>
                <w:rFonts w:eastAsia="Calibri"/>
                <w:color w:val="000000" w:themeColor="text1"/>
                <w:sz w:val="17"/>
              </w:rPr>
              <w:t xml:space="preserve"> </w:t>
            </w:r>
            <w:r w:rsidRPr="00DE2C8C">
              <w:rPr>
                <w:rFonts w:eastAsia="Calibri"/>
                <w:color w:val="000000" w:themeColor="text1"/>
                <w:sz w:val="17"/>
              </w:rPr>
              <w:t>field office</w:t>
            </w:r>
          </w:p>
        </w:tc>
      </w:tr>
      <w:tr w:rsidR="006D23A2" w:rsidRPr="00D635B0" w14:paraId="428E12F7" w14:textId="77777777" w:rsidTr="00605720">
        <w:trPr>
          <w:trHeight w:val="80"/>
        </w:trPr>
        <w:tc>
          <w:tcPr>
            <w:tcW w:w="1232" w:type="dxa"/>
            <w:tcBorders>
              <w:top w:val="single" w:sz="4" w:space="0" w:color="auto"/>
              <w:bottom w:val="single" w:sz="4" w:space="0" w:color="auto"/>
            </w:tcBorders>
            <w:shd w:val="clear" w:color="auto" w:fill="auto"/>
          </w:tcPr>
          <w:p w14:paraId="48FD1CE1" w14:textId="77777777" w:rsidR="006D23A2" w:rsidRPr="00DE2C8C" w:rsidRDefault="006D23A2" w:rsidP="006D23A2">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3" w:type="dxa"/>
            <w:tcBorders>
              <w:top w:val="single" w:sz="4" w:space="0" w:color="auto"/>
              <w:bottom w:val="single" w:sz="4" w:space="0" w:color="auto"/>
            </w:tcBorders>
            <w:shd w:val="clear" w:color="FFFFFF" w:fill="FFFFFF" w:themeFill="background1"/>
          </w:tcPr>
          <w:p w14:paraId="3149C2F9" w14:textId="77777777" w:rsidR="006D23A2" w:rsidRPr="00D635B0" w:rsidRDefault="006D23A2" w:rsidP="006D23A2">
            <w:pPr>
              <w:tabs>
                <w:tab w:val="right" w:pos="1216"/>
              </w:tabs>
              <w:spacing w:before="40" w:after="81" w:line="210" w:lineRule="exact"/>
              <w:ind w:left="360" w:right="43"/>
              <w:jc w:val="right"/>
              <w:rPr>
                <w:rFonts w:eastAsia="Calibri"/>
                <w:sz w:val="17"/>
              </w:rPr>
            </w:pPr>
            <w:r>
              <w:rPr>
                <w:b/>
                <w:sz w:val="17"/>
                <w:szCs w:val="17"/>
              </w:rPr>
              <w:t>+2</w:t>
            </w:r>
          </w:p>
        </w:tc>
        <w:tc>
          <w:tcPr>
            <w:tcW w:w="794" w:type="dxa"/>
            <w:tcBorders>
              <w:top w:val="single" w:sz="4" w:space="0" w:color="auto"/>
              <w:bottom w:val="single" w:sz="4" w:space="0" w:color="auto"/>
            </w:tcBorders>
            <w:shd w:val="clear" w:color="FFFFFF" w:fill="FFFFFF" w:themeFill="background1"/>
          </w:tcPr>
          <w:p w14:paraId="75C99F1F" w14:textId="77777777" w:rsidR="006D23A2" w:rsidRPr="00D635B0" w:rsidRDefault="006D23A2" w:rsidP="006D23A2">
            <w:pPr>
              <w:tabs>
                <w:tab w:val="left" w:pos="288"/>
                <w:tab w:val="left" w:pos="576"/>
                <w:tab w:val="left" w:pos="864"/>
                <w:tab w:val="left" w:pos="1152"/>
              </w:tabs>
              <w:spacing w:before="40" w:after="81" w:line="210" w:lineRule="exact"/>
              <w:ind w:left="144" w:right="43"/>
              <w:rPr>
                <w:rFonts w:eastAsia="Calibri"/>
                <w:sz w:val="17"/>
                <w:lang w:val="es-ES"/>
              </w:rPr>
            </w:pPr>
          </w:p>
        </w:tc>
        <w:tc>
          <w:tcPr>
            <w:tcW w:w="2900" w:type="dxa"/>
            <w:tcBorders>
              <w:top w:val="single" w:sz="4" w:space="0" w:color="auto"/>
              <w:bottom w:val="single" w:sz="4" w:space="0" w:color="auto"/>
            </w:tcBorders>
            <w:shd w:val="clear" w:color="FFFFFF" w:fill="FFFFFF" w:themeFill="background1"/>
          </w:tcPr>
          <w:p w14:paraId="52EA7234" w14:textId="77777777" w:rsidR="006D23A2" w:rsidRPr="00D635B0" w:rsidRDefault="006D23A2" w:rsidP="006D23A2">
            <w:pPr>
              <w:tabs>
                <w:tab w:val="left" w:pos="288"/>
                <w:tab w:val="left" w:pos="576"/>
                <w:tab w:val="left" w:pos="864"/>
                <w:tab w:val="left" w:pos="1152"/>
              </w:tabs>
              <w:spacing w:before="40" w:after="81" w:line="210" w:lineRule="exact"/>
              <w:ind w:left="144" w:right="43"/>
              <w:rPr>
                <w:rFonts w:eastAsia="Calibri"/>
                <w:sz w:val="17"/>
              </w:rPr>
            </w:pPr>
          </w:p>
        </w:tc>
        <w:tc>
          <w:tcPr>
            <w:tcW w:w="3663" w:type="dxa"/>
            <w:tcBorders>
              <w:top w:val="single" w:sz="4" w:space="0" w:color="auto"/>
              <w:bottom w:val="single" w:sz="4" w:space="0" w:color="auto"/>
            </w:tcBorders>
            <w:shd w:val="clear" w:color="FFFFFF" w:fill="FFFFFF" w:themeFill="background1"/>
          </w:tcPr>
          <w:p w14:paraId="072C1E2B" w14:textId="77777777" w:rsidR="006D23A2" w:rsidRPr="00D635B0" w:rsidRDefault="006D23A2" w:rsidP="006D23A2">
            <w:pPr>
              <w:tabs>
                <w:tab w:val="left" w:pos="288"/>
                <w:tab w:val="left" w:pos="576"/>
                <w:tab w:val="left" w:pos="864"/>
                <w:tab w:val="left" w:pos="1152"/>
              </w:tabs>
              <w:spacing w:before="40" w:after="81" w:line="210" w:lineRule="exact"/>
              <w:ind w:left="144" w:right="43"/>
              <w:rPr>
                <w:rFonts w:eastAsia="Calibri"/>
                <w:sz w:val="17"/>
              </w:rPr>
            </w:pPr>
          </w:p>
        </w:tc>
      </w:tr>
      <w:tr w:rsidR="00605720" w:rsidRPr="00D635B0" w14:paraId="50ACA4F8" w14:textId="77777777" w:rsidTr="00605720">
        <w:trPr>
          <w:trHeight w:val="80"/>
        </w:trPr>
        <w:tc>
          <w:tcPr>
            <w:tcW w:w="9842" w:type="dxa"/>
            <w:gridSpan w:val="5"/>
            <w:tcBorders>
              <w:top w:val="single" w:sz="4" w:space="0" w:color="auto"/>
            </w:tcBorders>
            <w:shd w:val="clear" w:color="auto" w:fill="auto"/>
          </w:tcPr>
          <w:p w14:paraId="4F321DC3" w14:textId="71E3A98A" w:rsidR="00605720" w:rsidRPr="00D635B0" w:rsidRDefault="00605720" w:rsidP="00605720">
            <w:pPr>
              <w:tabs>
                <w:tab w:val="left" w:pos="288"/>
                <w:tab w:val="left" w:pos="576"/>
                <w:tab w:val="left" w:pos="864"/>
                <w:tab w:val="left" w:pos="1152"/>
              </w:tabs>
              <w:spacing w:before="40" w:after="81" w:line="210" w:lineRule="exact"/>
              <w:ind w:right="43"/>
              <w:jc w:val="both"/>
              <w:rPr>
                <w:rFonts w:eastAsia="Calibri"/>
                <w:sz w:val="17"/>
              </w:rPr>
            </w:pPr>
            <w:r w:rsidRPr="00605720">
              <w:rPr>
                <w:b/>
                <w:sz w:val="17"/>
              </w:rPr>
              <w:t>Acquisition Management Unit</w:t>
            </w:r>
          </w:p>
        </w:tc>
      </w:tr>
      <w:tr w:rsidR="006D23A2" w:rsidRPr="00D635B0" w14:paraId="7723C729" w14:textId="77777777" w:rsidTr="00605720">
        <w:trPr>
          <w:trHeight w:val="80"/>
        </w:trPr>
        <w:tc>
          <w:tcPr>
            <w:tcW w:w="1232" w:type="dxa"/>
            <w:shd w:val="clear" w:color="auto" w:fill="auto"/>
          </w:tcPr>
          <w:p w14:paraId="4494DB32" w14:textId="77777777" w:rsidR="006D23A2" w:rsidRPr="00D635B0" w:rsidRDefault="006D23A2" w:rsidP="006D23A2">
            <w:pPr>
              <w:keepNext/>
              <w:keepLines/>
              <w:tabs>
                <w:tab w:val="left" w:pos="288"/>
                <w:tab w:val="left" w:pos="576"/>
                <w:tab w:val="left" w:pos="864"/>
                <w:tab w:val="left" w:pos="1152"/>
              </w:tabs>
              <w:spacing w:before="40" w:after="40" w:line="200" w:lineRule="exact"/>
              <w:ind w:right="43"/>
              <w:rPr>
                <w:sz w:val="17"/>
              </w:rPr>
            </w:pPr>
            <w:r w:rsidRPr="000B4137">
              <w:rPr>
                <w:sz w:val="17"/>
              </w:rPr>
              <w:t>Position</w:t>
            </w:r>
          </w:p>
        </w:tc>
        <w:tc>
          <w:tcPr>
            <w:tcW w:w="1253" w:type="dxa"/>
            <w:shd w:val="clear" w:color="FFFFFF" w:fill="FFFFFF" w:themeFill="background1"/>
          </w:tcPr>
          <w:p w14:paraId="1DA9E20F" w14:textId="77777777" w:rsidR="006D23A2" w:rsidRPr="00DE2C8C" w:rsidRDefault="006D23A2" w:rsidP="006D23A2">
            <w:pPr>
              <w:tabs>
                <w:tab w:val="right" w:pos="1216"/>
              </w:tabs>
              <w:spacing w:before="40" w:after="81" w:line="210" w:lineRule="exact"/>
              <w:ind w:left="360" w:right="43"/>
              <w:jc w:val="right"/>
              <w:rPr>
                <w:rFonts w:eastAsia="Calibri"/>
                <w:color w:val="000000" w:themeColor="text1"/>
                <w:sz w:val="17"/>
                <w:szCs w:val="17"/>
              </w:rPr>
            </w:pPr>
            <w:r w:rsidRPr="00DE2C8C">
              <w:rPr>
                <w:rFonts w:eastAsia="Calibri"/>
                <w:color w:val="000000" w:themeColor="text1"/>
                <w:sz w:val="17"/>
              </w:rPr>
              <w:t>-1</w:t>
            </w:r>
          </w:p>
        </w:tc>
        <w:tc>
          <w:tcPr>
            <w:tcW w:w="794" w:type="dxa"/>
            <w:shd w:val="clear" w:color="FFFFFF" w:fill="FFFFFF" w:themeFill="background1"/>
          </w:tcPr>
          <w:p w14:paraId="19522B93" w14:textId="365223A7" w:rsidR="006D23A2" w:rsidRPr="00DE2C8C" w:rsidRDefault="0003681F" w:rsidP="006D23A2">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eastAsia="Calibri"/>
                <w:color w:val="000000" w:themeColor="text1"/>
                <w:sz w:val="17"/>
                <w:lang w:val="en-US"/>
              </w:rPr>
              <w:t>i</w:t>
            </w:r>
            <w:r w:rsidR="006D23A2" w:rsidRPr="00DE2C8C">
              <w:rPr>
                <w:rFonts w:eastAsia="Calibri"/>
                <w:color w:val="000000" w:themeColor="text1"/>
                <w:sz w:val="17"/>
                <w:lang w:val="en-US"/>
              </w:rPr>
              <w:t>UNV</w:t>
            </w:r>
          </w:p>
        </w:tc>
        <w:tc>
          <w:tcPr>
            <w:tcW w:w="2900" w:type="dxa"/>
            <w:shd w:val="clear" w:color="FFFFFF" w:fill="FFFFFF" w:themeFill="background1"/>
          </w:tcPr>
          <w:p w14:paraId="005E5CE1" w14:textId="77777777" w:rsidR="006D23A2" w:rsidRDefault="006D23A2" w:rsidP="006D23A2">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lang w:val="en-US"/>
              </w:rPr>
              <w:t>Facilities Management Assistant</w:t>
            </w:r>
          </w:p>
        </w:tc>
        <w:tc>
          <w:tcPr>
            <w:tcW w:w="3663" w:type="dxa"/>
            <w:shd w:val="clear" w:color="FFFFFF" w:fill="FFFFFF" w:themeFill="background1"/>
          </w:tcPr>
          <w:p w14:paraId="3F1DD93D" w14:textId="77777777" w:rsidR="006D23A2" w:rsidRDefault="006D23A2" w:rsidP="006D23A2">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color w:val="000000" w:themeColor="text1"/>
                <w:spacing w:val="0"/>
                <w:sz w:val="17"/>
              </w:rPr>
              <w:t xml:space="preserve">Reassignment to </w:t>
            </w:r>
            <w:r w:rsidRPr="00DE2C8C">
              <w:rPr>
                <w:rFonts w:eastAsia="Calibri"/>
                <w:color w:val="000000" w:themeColor="text1"/>
                <w:spacing w:val="0"/>
                <w:sz w:val="17"/>
              </w:rPr>
              <w:t>Gender Advisory Unit</w:t>
            </w:r>
          </w:p>
        </w:tc>
      </w:tr>
      <w:tr w:rsidR="006D23A2" w:rsidRPr="00D635B0" w14:paraId="5EA638E0" w14:textId="77777777" w:rsidTr="00605720">
        <w:tc>
          <w:tcPr>
            <w:tcW w:w="1232" w:type="dxa"/>
            <w:tcBorders>
              <w:top w:val="single" w:sz="4" w:space="0" w:color="auto"/>
              <w:bottom w:val="single" w:sz="4" w:space="0" w:color="auto"/>
            </w:tcBorders>
            <w:shd w:val="clear" w:color="auto" w:fill="auto"/>
          </w:tcPr>
          <w:p w14:paraId="329C5B7E" w14:textId="77777777" w:rsidR="006D23A2" w:rsidRPr="00A902B9" w:rsidRDefault="006D23A2" w:rsidP="006D23A2">
            <w:pPr>
              <w:keepNext/>
              <w:keepLines/>
              <w:tabs>
                <w:tab w:val="left" w:pos="288"/>
                <w:tab w:val="left" w:pos="576"/>
                <w:tab w:val="left" w:pos="864"/>
                <w:tab w:val="left" w:pos="1152"/>
              </w:tabs>
              <w:spacing w:before="40" w:after="40" w:line="200" w:lineRule="exact"/>
              <w:ind w:left="288" w:right="43"/>
              <w:rPr>
                <w:b/>
                <w:sz w:val="17"/>
              </w:rPr>
            </w:pPr>
            <w:r w:rsidRPr="005228FB">
              <w:rPr>
                <w:b/>
                <w:sz w:val="17"/>
              </w:rPr>
              <w:t>Subtotal</w:t>
            </w:r>
          </w:p>
        </w:tc>
        <w:tc>
          <w:tcPr>
            <w:tcW w:w="1253" w:type="dxa"/>
            <w:tcBorders>
              <w:top w:val="single" w:sz="4" w:space="0" w:color="auto"/>
              <w:bottom w:val="single" w:sz="4" w:space="0" w:color="auto"/>
            </w:tcBorders>
            <w:shd w:val="clear" w:color="FFFFFF" w:fill="FFFFFF" w:themeFill="background1"/>
          </w:tcPr>
          <w:p w14:paraId="336EC452" w14:textId="77777777" w:rsidR="006D23A2" w:rsidRPr="00A902B9" w:rsidRDefault="006D23A2" w:rsidP="006D23A2">
            <w:pPr>
              <w:tabs>
                <w:tab w:val="left" w:pos="1152"/>
                <w:tab w:val="right" w:pos="1216"/>
              </w:tabs>
              <w:spacing w:before="40" w:after="81" w:line="210" w:lineRule="exact"/>
              <w:ind w:left="144" w:right="43"/>
              <w:jc w:val="right"/>
              <w:rPr>
                <w:b/>
                <w:sz w:val="17"/>
              </w:rPr>
            </w:pPr>
            <w:r w:rsidRPr="00C77D7B">
              <w:rPr>
                <w:b/>
                <w:sz w:val="17"/>
                <w:szCs w:val="17"/>
              </w:rPr>
              <w:t>–</w:t>
            </w:r>
            <w:r>
              <w:rPr>
                <w:b/>
                <w:sz w:val="17"/>
                <w:szCs w:val="17"/>
              </w:rPr>
              <w:t>1</w:t>
            </w:r>
          </w:p>
        </w:tc>
        <w:tc>
          <w:tcPr>
            <w:tcW w:w="794" w:type="dxa"/>
            <w:tcBorders>
              <w:top w:val="single" w:sz="4" w:space="0" w:color="auto"/>
              <w:bottom w:val="single" w:sz="4" w:space="0" w:color="auto"/>
            </w:tcBorders>
            <w:shd w:val="clear" w:color="FFFFFF" w:fill="FFFFFF" w:themeFill="background1"/>
          </w:tcPr>
          <w:p w14:paraId="3B6E4592" w14:textId="77777777" w:rsidR="006D23A2" w:rsidRPr="00A902B9" w:rsidRDefault="006D23A2" w:rsidP="006D23A2">
            <w:pPr>
              <w:tabs>
                <w:tab w:val="left" w:pos="288"/>
                <w:tab w:val="left" w:pos="576"/>
                <w:tab w:val="left" w:pos="864"/>
                <w:tab w:val="left" w:pos="1152"/>
              </w:tabs>
              <w:spacing w:before="40" w:after="81" w:line="210" w:lineRule="exact"/>
              <w:ind w:left="144" w:right="43"/>
              <w:rPr>
                <w:b/>
                <w:sz w:val="17"/>
              </w:rPr>
            </w:pPr>
          </w:p>
        </w:tc>
        <w:tc>
          <w:tcPr>
            <w:tcW w:w="2900" w:type="dxa"/>
            <w:tcBorders>
              <w:top w:val="single" w:sz="4" w:space="0" w:color="auto"/>
              <w:bottom w:val="single" w:sz="4" w:space="0" w:color="auto"/>
            </w:tcBorders>
            <w:shd w:val="clear" w:color="FFFFFF" w:fill="FFFFFF" w:themeFill="background1"/>
          </w:tcPr>
          <w:p w14:paraId="106FCC55" w14:textId="77777777" w:rsidR="006D23A2" w:rsidRPr="00A902B9" w:rsidRDefault="006D23A2" w:rsidP="006D23A2">
            <w:pPr>
              <w:tabs>
                <w:tab w:val="left" w:pos="288"/>
                <w:tab w:val="left" w:pos="576"/>
                <w:tab w:val="left" w:pos="864"/>
                <w:tab w:val="left" w:pos="1152"/>
              </w:tabs>
              <w:spacing w:before="40" w:after="81" w:line="210" w:lineRule="exact"/>
              <w:ind w:left="144" w:right="43"/>
              <w:rPr>
                <w:b/>
                <w:sz w:val="17"/>
              </w:rPr>
            </w:pPr>
          </w:p>
        </w:tc>
        <w:tc>
          <w:tcPr>
            <w:tcW w:w="3663" w:type="dxa"/>
            <w:tcBorders>
              <w:top w:val="single" w:sz="4" w:space="0" w:color="auto"/>
              <w:bottom w:val="single" w:sz="4" w:space="0" w:color="auto"/>
            </w:tcBorders>
            <w:shd w:val="clear" w:color="FFFFFF" w:fill="FFFFFF" w:themeFill="background1"/>
          </w:tcPr>
          <w:p w14:paraId="2BFE87A3" w14:textId="77777777" w:rsidR="006D23A2" w:rsidRPr="00A902B9" w:rsidRDefault="006D23A2" w:rsidP="006D23A2">
            <w:pPr>
              <w:tabs>
                <w:tab w:val="left" w:pos="288"/>
                <w:tab w:val="left" w:pos="576"/>
                <w:tab w:val="left" w:pos="864"/>
                <w:tab w:val="left" w:pos="1152"/>
              </w:tabs>
              <w:spacing w:before="40" w:after="81" w:line="210" w:lineRule="exact"/>
              <w:ind w:left="144" w:right="43"/>
              <w:rPr>
                <w:b/>
                <w:sz w:val="17"/>
              </w:rPr>
            </w:pPr>
          </w:p>
        </w:tc>
      </w:tr>
      <w:tr w:rsidR="006D23A2" w:rsidRPr="00D635B0" w14:paraId="4AC637B7" w14:textId="77777777" w:rsidTr="00605720">
        <w:trPr>
          <w:trHeight w:val="197"/>
        </w:trPr>
        <w:tc>
          <w:tcPr>
            <w:tcW w:w="1232" w:type="dxa"/>
            <w:tcBorders>
              <w:top w:val="single" w:sz="4" w:space="0" w:color="auto"/>
              <w:bottom w:val="single" w:sz="12" w:space="0" w:color="auto"/>
            </w:tcBorders>
            <w:shd w:val="clear" w:color="auto" w:fill="auto"/>
            <w:vAlign w:val="bottom"/>
          </w:tcPr>
          <w:p w14:paraId="29E0E037" w14:textId="77777777" w:rsidR="006D23A2" w:rsidRPr="00D635B0" w:rsidRDefault="006D23A2" w:rsidP="006D23A2">
            <w:pPr>
              <w:tabs>
                <w:tab w:val="left" w:pos="288"/>
                <w:tab w:val="left" w:pos="576"/>
                <w:tab w:val="left" w:pos="864"/>
                <w:tab w:val="left" w:pos="1152"/>
              </w:tabs>
              <w:spacing w:before="81" w:after="81" w:line="210" w:lineRule="exact"/>
              <w:ind w:right="40"/>
              <w:jc w:val="both"/>
              <w:rPr>
                <w:b/>
                <w:sz w:val="17"/>
              </w:rPr>
            </w:pPr>
            <w:r w:rsidRPr="00D635B0">
              <w:rPr>
                <w:b/>
                <w:sz w:val="17"/>
              </w:rPr>
              <w:tab/>
              <w:t>Total</w:t>
            </w:r>
          </w:p>
        </w:tc>
        <w:tc>
          <w:tcPr>
            <w:tcW w:w="1253" w:type="dxa"/>
            <w:tcBorders>
              <w:top w:val="single" w:sz="4" w:space="0" w:color="auto"/>
              <w:bottom w:val="single" w:sz="12" w:space="0" w:color="auto"/>
            </w:tcBorders>
            <w:shd w:val="clear" w:color="auto" w:fill="auto"/>
            <w:vAlign w:val="bottom"/>
          </w:tcPr>
          <w:p w14:paraId="3306549B" w14:textId="77777777" w:rsidR="006D23A2" w:rsidRPr="00D635B0" w:rsidRDefault="006D23A2" w:rsidP="006D23A2">
            <w:pPr>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794" w:type="dxa"/>
            <w:tcBorders>
              <w:top w:val="single" w:sz="4" w:space="0" w:color="auto"/>
              <w:bottom w:val="single" w:sz="12" w:space="0" w:color="auto"/>
            </w:tcBorders>
            <w:shd w:val="clear" w:color="auto" w:fill="auto"/>
            <w:vAlign w:val="bottom"/>
          </w:tcPr>
          <w:p w14:paraId="14E881BF" w14:textId="77777777" w:rsidR="006D23A2" w:rsidRPr="00D635B0" w:rsidRDefault="006D23A2" w:rsidP="006D23A2">
            <w:pPr>
              <w:tabs>
                <w:tab w:val="left" w:pos="288"/>
                <w:tab w:val="left" w:pos="576"/>
                <w:tab w:val="left" w:pos="864"/>
                <w:tab w:val="left" w:pos="1152"/>
              </w:tabs>
              <w:spacing w:before="81" w:after="81" w:line="210" w:lineRule="exact"/>
              <w:ind w:left="144" w:right="40"/>
              <w:rPr>
                <w:b/>
                <w:sz w:val="17"/>
              </w:rPr>
            </w:pPr>
          </w:p>
        </w:tc>
        <w:tc>
          <w:tcPr>
            <w:tcW w:w="2900" w:type="dxa"/>
            <w:tcBorders>
              <w:top w:val="single" w:sz="4" w:space="0" w:color="auto"/>
              <w:bottom w:val="single" w:sz="12" w:space="0" w:color="auto"/>
            </w:tcBorders>
            <w:shd w:val="clear" w:color="auto" w:fill="auto"/>
            <w:vAlign w:val="bottom"/>
          </w:tcPr>
          <w:p w14:paraId="36C64225" w14:textId="77777777" w:rsidR="006D23A2" w:rsidRPr="00D635B0" w:rsidRDefault="006D23A2" w:rsidP="006D23A2">
            <w:pPr>
              <w:tabs>
                <w:tab w:val="left" w:pos="288"/>
                <w:tab w:val="left" w:pos="576"/>
                <w:tab w:val="left" w:pos="864"/>
                <w:tab w:val="left" w:pos="1152"/>
              </w:tabs>
              <w:spacing w:before="81" w:after="81" w:line="210" w:lineRule="exact"/>
              <w:ind w:left="144" w:right="40"/>
              <w:rPr>
                <w:b/>
                <w:bCs/>
                <w:sz w:val="17"/>
              </w:rPr>
            </w:pPr>
          </w:p>
        </w:tc>
        <w:tc>
          <w:tcPr>
            <w:tcW w:w="3663" w:type="dxa"/>
            <w:tcBorders>
              <w:top w:val="single" w:sz="4" w:space="0" w:color="auto"/>
              <w:bottom w:val="single" w:sz="12" w:space="0" w:color="auto"/>
            </w:tcBorders>
            <w:shd w:val="clear" w:color="auto" w:fill="auto"/>
            <w:vAlign w:val="bottom"/>
          </w:tcPr>
          <w:p w14:paraId="6EE46366" w14:textId="77777777" w:rsidR="006D23A2" w:rsidRPr="00D635B0" w:rsidRDefault="006D23A2" w:rsidP="006D23A2">
            <w:pPr>
              <w:tabs>
                <w:tab w:val="left" w:pos="288"/>
                <w:tab w:val="left" w:pos="576"/>
                <w:tab w:val="left" w:pos="864"/>
                <w:tab w:val="left" w:pos="1152"/>
              </w:tabs>
              <w:spacing w:before="81" w:after="81" w:line="210" w:lineRule="exact"/>
              <w:ind w:left="144" w:right="40"/>
              <w:rPr>
                <w:b/>
                <w:sz w:val="17"/>
              </w:rPr>
            </w:pPr>
          </w:p>
        </w:tc>
      </w:tr>
    </w:tbl>
    <w:p w14:paraId="31544478" w14:textId="77777777" w:rsidR="00725033" w:rsidRPr="00DE2C8C" w:rsidRDefault="00725033" w:rsidP="0072503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eastAsia="Calibri"/>
          <w:color w:val="000000" w:themeColor="text1"/>
          <w:sz w:val="10"/>
          <w14:ligatures w14:val="none"/>
        </w:rPr>
      </w:pPr>
    </w:p>
    <w:p w14:paraId="08D37308" w14:textId="77777777" w:rsidR="00725033" w:rsidRPr="00DE2C8C" w:rsidRDefault="00725033" w:rsidP="0072503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eastAsia="Calibri"/>
          <w:color w:val="000000" w:themeColor="text1"/>
          <w:sz w:val="10"/>
          <w14:ligatures w14:val="none"/>
        </w:rPr>
      </w:pPr>
    </w:p>
    <w:p w14:paraId="32F0BFAA"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76"/>
        <w:contextualSpacing/>
        <w:jc w:val="both"/>
        <w:rPr>
          <w:rFonts w:eastAsia="Calibri"/>
          <w:color w:val="000000" w:themeColor="text1"/>
          <w:spacing w:val="2"/>
          <w:w w:val="102"/>
          <w:sz w:val="10"/>
          <w14:ligatures w14:val="none"/>
        </w:rPr>
      </w:pPr>
    </w:p>
    <w:p w14:paraId="58F5BAB7" w14:textId="7A5ED5B4" w:rsidR="00725033" w:rsidRPr="00DE2C8C" w:rsidRDefault="00725033" w:rsidP="00133B08">
      <w:pPr>
        <w:pStyle w:val="AUNAMA16Apr"/>
        <w:rPr>
          <w:w w:val="102"/>
        </w:rPr>
      </w:pPr>
      <w:r w:rsidRPr="00DE2C8C">
        <w:t xml:space="preserve">The </w:t>
      </w:r>
      <w:r w:rsidRPr="00DE2C8C">
        <w:rPr>
          <w:w w:val="102"/>
        </w:rPr>
        <w:t>following proposals are made for 2026:</w:t>
      </w:r>
    </w:p>
    <w:p w14:paraId="6608F624" w14:textId="41F852C9" w:rsidR="00725033" w:rsidRPr="00DE2C8C" w:rsidRDefault="00725033">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rPr>
          <w:color w:val="000000" w:themeColor="text1"/>
          <w:w w:val="102"/>
        </w:rPr>
      </w:pPr>
      <w:r w:rsidRPr="00632763">
        <w:rPr>
          <w:b/>
          <w:bCs/>
          <w:color w:val="000000" w:themeColor="text1"/>
        </w:rPr>
        <w:t>Procurement Unit</w:t>
      </w:r>
      <w:r w:rsidRPr="00F45741">
        <w:rPr>
          <w:color w:val="000000" w:themeColor="text1"/>
        </w:rPr>
        <w:t>: Abolishment of one post of Procurement Assistant (Field Service)</w:t>
      </w:r>
      <w:r w:rsidR="001B42F8">
        <w:rPr>
          <w:color w:val="000000" w:themeColor="text1"/>
        </w:rPr>
        <w:t xml:space="preserve">, </w:t>
      </w:r>
      <w:r w:rsidR="001B42F8">
        <w:rPr>
          <w:w w:val="101"/>
        </w:rPr>
        <w:t>f</w:t>
      </w:r>
      <w:r w:rsidRPr="002A3640">
        <w:rPr>
          <w:w w:val="101"/>
        </w:rPr>
        <w:t xml:space="preserve">ollowing an internal review of the Mission’s mode of operations which has shifted towards </w:t>
      </w:r>
      <w:r w:rsidRPr="00717BF0">
        <w:rPr>
          <w:w w:val="101"/>
        </w:rPr>
        <w:t xml:space="preserve">greater utilization of </w:t>
      </w:r>
      <w:r>
        <w:rPr>
          <w:w w:val="101"/>
        </w:rPr>
        <w:t>i</w:t>
      </w:r>
      <w:r w:rsidRPr="00717BF0">
        <w:rPr>
          <w:w w:val="101"/>
        </w:rPr>
        <w:t>nformation and communications technology tools in the mission</w:t>
      </w:r>
      <w:r w:rsidR="001B42F8">
        <w:t>;</w:t>
      </w:r>
    </w:p>
    <w:p w14:paraId="00D79FFE" w14:textId="77777777" w:rsidR="00725033" w:rsidRPr="00DE2C8C" w:rsidRDefault="00725033" w:rsidP="00725033">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7"/>
        <w:jc w:val="both"/>
        <w:rPr>
          <w:color w:val="000000" w:themeColor="text1"/>
          <w:w w:val="102"/>
        </w:rPr>
      </w:pPr>
    </w:p>
    <w:p w14:paraId="6B218FBD" w14:textId="77777777" w:rsidR="00725033" w:rsidRPr="00DE2C8C" w:rsidRDefault="00725033" w:rsidP="00C341C4">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jc w:val="both"/>
        <w:rPr>
          <w:color w:val="000000" w:themeColor="text1"/>
          <w:w w:val="102"/>
        </w:rPr>
      </w:pPr>
      <w:r w:rsidRPr="00DE2C8C">
        <w:rPr>
          <w:b/>
          <w:bCs/>
          <w:color w:val="000000" w:themeColor="text1"/>
          <w:w w:val="102"/>
          <w:lang w:val="en-US"/>
        </w:rPr>
        <w:t>Field Technology Section</w:t>
      </w:r>
      <w:r w:rsidRPr="00DE2C8C">
        <w:rPr>
          <w:color w:val="000000" w:themeColor="text1"/>
          <w:w w:val="102"/>
          <w:lang w:val="en-US"/>
        </w:rPr>
        <w:t xml:space="preserve">: </w:t>
      </w:r>
    </w:p>
    <w:p w14:paraId="019435E8" w14:textId="77777777" w:rsidR="00725033" w:rsidRPr="00DE2C8C" w:rsidRDefault="00725033" w:rsidP="00C341C4">
      <w:pPr>
        <w:pStyle w:val="ListParagraph"/>
        <w:rPr>
          <w:color w:val="000000" w:themeColor="text1"/>
          <w:w w:val="102"/>
          <w:lang w:val="en-US"/>
        </w:rPr>
      </w:pPr>
    </w:p>
    <w:p w14:paraId="3DAB4464" w14:textId="7ED880B1" w:rsidR="00725033" w:rsidRPr="00E8736A" w:rsidRDefault="00725033" w:rsidP="0019488B">
      <w:pPr>
        <w:pStyle w:val="ListParagraph"/>
        <w:numPr>
          <w:ilvl w:val="0"/>
          <w:numId w:val="27"/>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left="2268" w:hanging="646"/>
        <w:jc w:val="both"/>
        <w:rPr>
          <w:color w:val="000000" w:themeColor="text1"/>
          <w:w w:val="102"/>
        </w:rPr>
      </w:pPr>
      <w:r w:rsidRPr="002A3640">
        <w:rPr>
          <w:color w:val="000000" w:themeColor="text1"/>
          <w:w w:val="102"/>
          <w:lang w:val="en-US"/>
        </w:rPr>
        <w:t>Reassignment of one post of Associate Information Systems Officer (National Professional Officer)</w:t>
      </w:r>
      <w:r>
        <w:rPr>
          <w:color w:val="000000" w:themeColor="text1"/>
          <w:w w:val="102"/>
          <w:lang w:val="en-US"/>
        </w:rPr>
        <w:t xml:space="preserve"> </w:t>
      </w:r>
      <w:r w:rsidRPr="002A3640">
        <w:rPr>
          <w:color w:val="000000" w:themeColor="text1"/>
          <w:w w:val="102"/>
          <w:lang w:val="en-US"/>
        </w:rPr>
        <w:t xml:space="preserve">as Assistant Programme Management Officer (National Professional Officer) in the Kabul Regional Office in response to the need to have dedicated capacity support to </w:t>
      </w:r>
      <w:r w:rsidR="00457590" w:rsidRPr="002A3640">
        <w:rPr>
          <w:color w:val="000000" w:themeColor="text1"/>
          <w:w w:val="102"/>
          <w:lang w:val="en-US"/>
        </w:rPr>
        <w:t>the</w:t>
      </w:r>
      <w:r w:rsidRPr="002A3640">
        <w:rPr>
          <w:color w:val="000000" w:themeColor="text1"/>
          <w:w w:val="102"/>
          <w:lang w:val="en-US"/>
        </w:rPr>
        <w:t xml:space="preserve"> </w:t>
      </w:r>
      <w:r w:rsidR="00E229B5">
        <w:rPr>
          <w:color w:val="000000" w:themeColor="text1"/>
          <w:w w:val="102"/>
          <w:lang w:val="en-US"/>
        </w:rPr>
        <w:t xml:space="preserve">mine </w:t>
      </w:r>
      <w:r w:rsidRPr="002A3640">
        <w:rPr>
          <w:color w:val="000000" w:themeColor="text1"/>
          <w:w w:val="102"/>
          <w:lang w:val="en-US"/>
        </w:rPr>
        <w:t xml:space="preserve">action programme at the </w:t>
      </w:r>
      <w:r w:rsidR="00281785">
        <w:rPr>
          <w:color w:val="000000" w:themeColor="text1"/>
          <w:w w:val="102"/>
          <w:lang w:val="en-US"/>
        </w:rPr>
        <w:t>c</w:t>
      </w:r>
      <w:r w:rsidRPr="002A3640">
        <w:rPr>
          <w:color w:val="000000" w:themeColor="text1"/>
          <w:w w:val="102"/>
          <w:lang w:val="en-US"/>
        </w:rPr>
        <w:t>entral region level</w:t>
      </w:r>
      <w:r w:rsidR="001B42F8">
        <w:rPr>
          <w:color w:val="000000" w:themeColor="text1"/>
          <w:w w:val="102"/>
          <w:lang w:val="en-US"/>
        </w:rPr>
        <w:t>;</w:t>
      </w:r>
    </w:p>
    <w:p w14:paraId="5DB444DE" w14:textId="77777777" w:rsidR="00E8736A" w:rsidRPr="00E8736A" w:rsidRDefault="00E8736A" w:rsidP="00E8736A">
      <w:pPr>
        <w:pStyle w:val="ListParagraph"/>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left="2268"/>
        <w:jc w:val="both"/>
        <w:rPr>
          <w:color w:val="000000" w:themeColor="text1"/>
          <w:w w:val="102"/>
        </w:rPr>
      </w:pPr>
    </w:p>
    <w:p w14:paraId="685E8D87" w14:textId="0A7EEFA0" w:rsidR="00AA673C" w:rsidRPr="00AA673C" w:rsidRDefault="00E8736A" w:rsidP="0019488B">
      <w:pPr>
        <w:pStyle w:val="ListParagraph"/>
        <w:numPr>
          <w:ilvl w:val="0"/>
          <w:numId w:val="27"/>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left="2268" w:hanging="646"/>
        <w:jc w:val="both"/>
        <w:rPr>
          <w:color w:val="000000" w:themeColor="text1"/>
          <w:w w:val="102"/>
        </w:rPr>
      </w:pPr>
      <w:r w:rsidRPr="00AA673C">
        <w:rPr>
          <w:color w:val="000000" w:themeColor="text1"/>
          <w:w w:val="102"/>
          <w:lang w:val="en-US"/>
        </w:rPr>
        <w:t>Abolishment of one post of Information Systems Assistant</w:t>
      </w:r>
      <w:r w:rsidRPr="00AA673C">
        <w:rPr>
          <w:b/>
          <w:bCs/>
          <w:color w:val="000000" w:themeColor="text1"/>
          <w:w w:val="102"/>
          <w:lang w:val="en-US"/>
        </w:rPr>
        <w:t xml:space="preserve"> (</w:t>
      </w:r>
      <w:r w:rsidR="00F57C8A">
        <w:rPr>
          <w:color w:val="000000" w:themeColor="text1"/>
          <w:w w:val="102"/>
          <w:lang w:val="en-US"/>
        </w:rPr>
        <w:t>Local level</w:t>
      </w:r>
      <w:r w:rsidRPr="00AA673C">
        <w:rPr>
          <w:b/>
          <w:bCs/>
          <w:color w:val="000000" w:themeColor="text1"/>
          <w:w w:val="102"/>
          <w:lang w:val="en-US"/>
        </w:rPr>
        <w:t>)</w:t>
      </w:r>
      <w:r w:rsidRPr="00AA673C">
        <w:rPr>
          <w:color w:val="000000" w:themeColor="text1"/>
          <w:w w:val="102"/>
          <w:lang w:val="en-US"/>
        </w:rPr>
        <w:t xml:space="preserve"> </w:t>
      </w:r>
      <w:r w:rsidR="00AA673C" w:rsidRPr="00AA673C">
        <w:rPr>
          <w:color w:val="000000" w:themeColor="text1"/>
          <w:w w:val="102"/>
          <w:lang w:val="en-US"/>
        </w:rPr>
        <w:t>as the functions of the post can be absorbed by existing capacity in the Section</w:t>
      </w:r>
      <w:r w:rsidR="001B42F8">
        <w:rPr>
          <w:color w:val="000000" w:themeColor="text1"/>
          <w:w w:val="102"/>
          <w:lang w:val="en-US"/>
        </w:rPr>
        <w:t>;</w:t>
      </w:r>
      <w:r w:rsidR="00AA673C" w:rsidRPr="00AA673C">
        <w:rPr>
          <w:color w:val="000000" w:themeColor="text1"/>
          <w:w w:val="102"/>
          <w:lang w:val="en-US"/>
        </w:rPr>
        <w:t xml:space="preserve"> </w:t>
      </w:r>
      <w:r w:rsidR="00706F9B">
        <w:rPr>
          <w:color w:val="000000" w:themeColor="text1"/>
          <w:w w:val="102"/>
          <w:lang w:val="en-US"/>
        </w:rPr>
        <w:t>and</w:t>
      </w:r>
    </w:p>
    <w:p w14:paraId="0E6871A1" w14:textId="77777777" w:rsidR="00AA673C" w:rsidRPr="00AA673C" w:rsidRDefault="00AA673C" w:rsidP="00AA673C">
      <w:pPr>
        <w:pStyle w:val="ListParagraph"/>
        <w:rPr>
          <w:color w:val="000000" w:themeColor="text1"/>
          <w:w w:val="102"/>
          <w:lang w:val="en-US"/>
        </w:rPr>
      </w:pPr>
    </w:p>
    <w:p w14:paraId="2F0AC082" w14:textId="14DC0498" w:rsidR="00725033" w:rsidRPr="002A3640" w:rsidRDefault="00725033" w:rsidP="0019488B">
      <w:pPr>
        <w:pStyle w:val="ListParagraph"/>
        <w:numPr>
          <w:ilvl w:val="0"/>
          <w:numId w:val="27"/>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left="2268" w:hanging="646"/>
        <w:jc w:val="both"/>
        <w:rPr>
          <w:color w:val="000000" w:themeColor="text1"/>
          <w:w w:val="102"/>
        </w:rPr>
      </w:pPr>
      <w:r>
        <w:rPr>
          <w:color w:val="000000" w:themeColor="text1"/>
          <w:w w:val="102"/>
          <w:lang w:val="en-US"/>
        </w:rPr>
        <w:t>C</w:t>
      </w:r>
      <w:r w:rsidRPr="002A3640">
        <w:rPr>
          <w:color w:val="000000" w:themeColor="text1"/>
          <w:w w:val="102"/>
          <w:lang w:val="en-US"/>
        </w:rPr>
        <w:t xml:space="preserve">onversion of one position of Associate Information Management Assistant (national United Nations Volunteer) from extrabudgetary resources to regular budget funding, </w:t>
      </w:r>
      <w:r w:rsidRPr="002A3640">
        <w:rPr>
          <w:color w:val="000000" w:themeColor="text1"/>
          <w:w w:val="102"/>
        </w:rPr>
        <w:t>with reference to paragrap</w:t>
      </w:r>
      <w:r w:rsidRPr="00046447">
        <w:rPr>
          <w:color w:val="000000" w:themeColor="text1"/>
          <w:w w:val="102"/>
        </w:rPr>
        <w:t>h 3</w:t>
      </w:r>
      <w:r w:rsidR="0018727E">
        <w:rPr>
          <w:color w:val="000000" w:themeColor="text1"/>
          <w:w w:val="102"/>
        </w:rPr>
        <w:t>0</w:t>
      </w:r>
      <w:r w:rsidRPr="00046447">
        <w:rPr>
          <w:color w:val="000000" w:themeColor="text1"/>
          <w:w w:val="102"/>
        </w:rPr>
        <w:t>, to</w:t>
      </w:r>
      <w:r w:rsidRPr="002A3640">
        <w:rPr>
          <w:color w:val="000000" w:themeColor="text1"/>
          <w:w w:val="102"/>
        </w:rPr>
        <w:t xml:space="preserve"> support the implementation of the file classification scheme and records management. </w:t>
      </w:r>
    </w:p>
    <w:p w14:paraId="4A8815AA" w14:textId="77777777" w:rsidR="00725033" w:rsidRPr="00DE2C8C" w:rsidRDefault="00725033" w:rsidP="00725033">
      <w:pPr>
        <w:pStyle w:val="ListParagraph"/>
        <w:rPr>
          <w:color w:val="000000" w:themeColor="text1"/>
          <w:w w:val="102"/>
        </w:rPr>
      </w:pPr>
    </w:p>
    <w:p w14:paraId="61B3FDD0" w14:textId="3B8BFC02" w:rsidR="00725033" w:rsidRPr="00E67554" w:rsidRDefault="00725033">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rPr>
          <w:color w:val="000000" w:themeColor="text1"/>
          <w:w w:val="102"/>
          <w:lang w:val="en-US"/>
        </w:rPr>
      </w:pPr>
      <w:r w:rsidRPr="00DE2C8C">
        <w:rPr>
          <w:b/>
          <w:color w:val="000000" w:themeColor="text1"/>
          <w:w w:val="102"/>
          <w:lang w:val="en-US"/>
        </w:rPr>
        <w:t>Human Resources and Training Section</w:t>
      </w:r>
      <w:r w:rsidRPr="00DE2C8C">
        <w:rPr>
          <w:color w:val="000000" w:themeColor="text1"/>
          <w:w w:val="102"/>
          <w:lang w:val="en-US"/>
        </w:rPr>
        <w:t>: Reassignment of two posts of</w:t>
      </w:r>
      <w:r>
        <w:rPr>
          <w:color w:val="000000" w:themeColor="text1"/>
          <w:w w:val="102"/>
          <w:lang w:val="en-US"/>
        </w:rPr>
        <w:t xml:space="preserve"> Administrative Assistant </w:t>
      </w:r>
      <w:r w:rsidR="00DD2611" w:rsidRPr="00DD2611">
        <w:rPr>
          <w:color w:val="000000" w:themeColor="text1"/>
          <w:w w:val="102"/>
          <w:lang w:val="en-US"/>
        </w:rPr>
        <w:t>(</w:t>
      </w:r>
      <w:r w:rsidR="00F57C8A">
        <w:rPr>
          <w:color w:val="000000" w:themeColor="text1"/>
          <w:w w:val="102"/>
          <w:lang w:val="en-US"/>
        </w:rPr>
        <w:t>Local level</w:t>
      </w:r>
      <w:r w:rsidR="00DD2611" w:rsidRPr="00DD2611">
        <w:rPr>
          <w:color w:val="000000" w:themeColor="text1"/>
          <w:w w:val="102"/>
          <w:lang w:val="en-US"/>
        </w:rPr>
        <w:t>)</w:t>
      </w:r>
      <w:r w:rsidR="00B67C28">
        <w:rPr>
          <w:color w:val="000000" w:themeColor="text1"/>
          <w:w w:val="102"/>
          <w:lang w:val="en-US"/>
        </w:rPr>
        <w:t>, one</w:t>
      </w:r>
      <w:r w:rsidR="00B67C28" w:rsidRPr="00DE2C8C">
        <w:rPr>
          <w:color w:val="000000" w:themeColor="text1"/>
          <w:w w:val="102"/>
          <w:lang w:val="en-US"/>
        </w:rPr>
        <w:t xml:space="preserve"> from Maimana </w:t>
      </w:r>
      <w:r w:rsidR="00B67C28">
        <w:rPr>
          <w:color w:val="000000" w:themeColor="text1"/>
          <w:w w:val="102"/>
          <w:lang w:val="en-US"/>
        </w:rPr>
        <w:t xml:space="preserve">and one from </w:t>
      </w:r>
      <w:r w:rsidR="00B67C28" w:rsidRPr="00DE2C8C">
        <w:rPr>
          <w:color w:val="000000" w:themeColor="text1"/>
          <w:w w:val="102"/>
        </w:rPr>
        <w:t>Pul-e Khumri</w:t>
      </w:r>
      <w:r w:rsidR="00B67C28" w:rsidRPr="00DE2C8C">
        <w:rPr>
          <w:color w:val="000000" w:themeColor="text1"/>
          <w:w w:val="102"/>
          <w:lang w:val="en-US"/>
        </w:rPr>
        <w:t xml:space="preserve"> field office</w:t>
      </w:r>
      <w:r w:rsidR="00B67C28">
        <w:rPr>
          <w:color w:val="000000" w:themeColor="text1"/>
          <w:w w:val="102"/>
          <w:lang w:val="en-US"/>
        </w:rPr>
        <w:t>s,</w:t>
      </w:r>
      <w:r>
        <w:rPr>
          <w:color w:val="000000" w:themeColor="text1"/>
          <w:w w:val="102"/>
          <w:lang w:val="en-US"/>
        </w:rPr>
        <w:t xml:space="preserve"> as</w:t>
      </w:r>
      <w:r w:rsidRPr="00DE2C8C">
        <w:rPr>
          <w:color w:val="000000" w:themeColor="text1"/>
          <w:w w:val="102"/>
          <w:lang w:val="en-US"/>
        </w:rPr>
        <w:t xml:space="preserve"> Human Resources Assistant </w:t>
      </w:r>
      <w:r w:rsidR="00DD2611" w:rsidRPr="00DD2611">
        <w:rPr>
          <w:color w:val="000000" w:themeColor="text1"/>
          <w:w w:val="102"/>
          <w:lang w:val="en-US"/>
        </w:rPr>
        <w:t>(</w:t>
      </w:r>
      <w:r w:rsidR="00F57C8A">
        <w:rPr>
          <w:color w:val="000000" w:themeColor="text1"/>
          <w:w w:val="102"/>
          <w:lang w:val="en-US"/>
        </w:rPr>
        <w:t>Local level</w:t>
      </w:r>
      <w:r w:rsidR="00DD2611" w:rsidRPr="00DD2611">
        <w:rPr>
          <w:color w:val="000000" w:themeColor="text1"/>
          <w:w w:val="102"/>
          <w:lang w:val="en-US"/>
        </w:rPr>
        <w:t>)</w:t>
      </w:r>
      <w:r w:rsidR="007661BB">
        <w:rPr>
          <w:color w:val="000000" w:themeColor="text1"/>
          <w:w w:val="102"/>
          <w:lang w:val="en-US"/>
        </w:rPr>
        <w:t>,</w:t>
      </w:r>
      <w:r>
        <w:rPr>
          <w:color w:val="000000" w:themeColor="text1"/>
          <w:w w:val="102"/>
          <w:lang w:val="en-US"/>
        </w:rPr>
        <w:t xml:space="preserve"> to enhance the </w:t>
      </w:r>
      <w:r>
        <w:rPr>
          <w:color w:val="000000" w:themeColor="text1"/>
          <w:lang w:val="en-US"/>
        </w:rPr>
        <w:t>S</w:t>
      </w:r>
      <w:r w:rsidRPr="00DE2C8C">
        <w:rPr>
          <w:color w:val="000000" w:themeColor="text1"/>
          <w:lang w:val="en-US"/>
        </w:rPr>
        <w:t>ection</w:t>
      </w:r>
      <w:r>
        <w:rPr>
          <w:color w:val="000000" w:themeColor="text1"/>
          <w:lang w:val="en-US"/>
        </w:rPr>
        <w:t>’s</w:t>
      </w:r>
      <w:r w:rsidRPr="00DE2C8C">
        <w:rPr>
          <w:color w:val="000000" w:themeColor="text1"/>
          <w:lang w:val="en-US"/>
        </w:rPr>
        <w:t xml:space="preserve"> capacity to </w:t>
      </w:r>
      <w:r w:rsidRPr="007661BB">
        <w:rPr>
          <w:color w:val="000000" w:themeColor="text1"/>
          <w:lang w:val="en-US"/>
        </w:rPr>
        <w:t>address critical staff queries,</w:t>
      </w:r>
      <w:r w:rsidR="006939C4">
        <w:rPr>
          <w:color w:val="000000" w:themeColor="text1"/>
          <w:lang w:val="en-US"/>
        </w:rPr>
        <w:t xml:space="preserve"> support</w:t>
      </w:r>
      <w:r w:rsidRPr="007661BB">
        <w:rPr>
          <w:color w:val="000000" w:themeColor="text1"/>
          <w:lang w:val="en-US"/>
        </w:rPr>
        <w:t xml:space="preserve"> recruitment and onboarding activities, data analysis and reporting</w:t>
      </w:r>
      <w:r w:rsidR="00906F03">
        <w:rPr>
          <w:color w:val="000000" w:themeColor="text1"/>
          <w:lang w:val="en-US"/>
        </w:rPr>
        <w:t>;</w:t>
      </w:r>
      <w:r w:rsidRPr="00DE2C8C">
        <w:rPr>
          <w:color w:val="000000" w:themeColor="text1"/>
          <w:lang w:val="en-US"/>
        </w:rPr>
        <w:t xml:space="preserve"> </w:t>
      </w:r>
    </w:p>
    <w:p w14:paraId="0F978E30" w14:textId="0DD546E3" w:rsidR="00725033" w:rsidRPr="00E67554" w:rsidRDefault="00725033" w:rsidP="00E67554">
      <w:pPr>
        <w:pStyle w:val="Default"/>
        <w:numPr>
          <w:ilvl w:val="0"/>
          <w:numId w:val="15"/>
        </w:num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620" w:hanging="344"/>
        <w:jc w:val="both"/>
        <w:rPr>
          <w:rFonts w:ascii="Times New Roman" w:eastAsiaTheme="minorHAnsi" w:hAnsi="Times New Roman" w:cs="Times New Roman"/>
          <w:color w:val="000000" w:themeColor="text1"/>
          <w:spacing w:val="4"/>
          <w:w w:val="102"/>
          <w:kern w:val="14"/>
          <w:sz w:val="20"/>
          <w:szCs w:val="20"/>
          <w:lang w:val="en-US" w:eastAsia="en-US"/>
          <w14:ligatures w14:val="standardContextual"/>
        </w:rPr>
      </w:pPr>
      <w:r w:rsidRPr="00DE2C8C">
        <w:rPr>
          <w:rFonts w:ascii="Times New Roman" w:eastAsiaTheme="minorHAnsi" w:hAnsi="Times New Roman" w:cs="Times New Roman"/>
          <w:b/>
          <w:bCs/>
          <w:color w:val="000000" w:themeColor="text1"/>
          <w:spacing w:val="4"/>
          <w:w w:val="102"/>
          <w:kern w:val="14"/>
          <w:sz w:val="20"/>
          <w:szCs w:val="20"/>
          <w:lang w:val="en-US" w:eastAsia="en-US"/>
          <w14:ligatures w14:val="standardContextual"/>
        </w:rPr>
        <w:t xml:space="preserve">Acquisition Management Unit: </w:t>
      </w:r>
      <w:r w:rsidRPr="00E67554">
        <w:rPr>
          <w:color w:val="000000" w:themeColor="text1"/>
          <w:w w:val="102"/>
          <w:sz w:val="20"/>
          <w:szCs w:val="20"/>
          <w:lang w:val="en-US"/>
        </w:rPr>
        <w:t>R</w:t>
      </w:r>
      <w:r w:rsidRPr="00E67554">
        <w:rPr>
          <w:rFonts w:asciiTheme="majorBidi" w:hAnsiTheme="majorBidi" w:cstheme="majorBidi"/>
          <w:color w:val="000000" w:themeColor="text1"/>
          <w:w w:val="102"/>
          <w:sz w:val="20"/>
          <w:szCs w:val="20"/>
          <w:lang w:val="en-US"/>
        </w:rPr>
        <w:t>eassignment of one position of Facilities Management Assistant (i</w:t>
      </w:r>
      <w:r w:rsidR="009513EB" w:rsidRPr="00E67554">
        <w:rPr>
          <w:rFonts w:asciiTheme="majorBidi" w:hAnsiTheme="majorBidi" w:cstheme="majorBidi"/>
          <w:color w:val="000000" w:themeColor="text1"/>
          <w:w w:val="102"/>
          <w:sz w:val="20"/>
          <w:szCs w:val="20"/>
          <w:lang w:val="en-US"/>
        </w:rPr>
        <w:t xml:space="preserve">nternational </w:t>
      </w:r>
      <w:r w:rsidRPr="00E67554">
        <w:rPr>
          <w:rFonts w:asciiTheme="majorBidi" w:hAnsiTheme="majorBidi" w:cstheme="majorBidi"/>
          <w:color w:val="000000" w:themeColor="text1"/>
          <w:w w:val="102"/>
          <w:sz w:val="20"/>
          <w:szCs w:val="20"/>
          <w:lang w:val="en-US"/>
        </w:rPr>
        <w:t>U</w:t>
      </w:r>
      <w:r w:rsidR="00682DD0" w:rsidRPr="00E67554">
        <w:rPr>
          <w:rFonts w:asciiTheme="majorBidi" w:hAnsiTheme="majorBidi" w:cstheme="majorBidi"/>
          <w:color w:val="000000" w:themeColor="text1"/>
          <w:w w:val="102"/>
          <w:sz w:val="20"/>
          <w:szCs w:val="20"/>
          <w:lang w:val="en-US"/>
        </w:rPr>
        <w:t xml:space="preserve">nited </w:t>
      </w:r>
      <w:r w:rsidRPr="00E67554">
        <w:rPr>
          <w:rFonts w:asciiTheme="majorBidi" w:hAnsiTheme="majorBidi" w:cstheme="majorBidi"/>
          <w:color w:val="000000" w:themeColor="text1"/>
          <w:w w:val="102"/>
          <w:sz w:val="20"/>
          <w:szCs w:val="20"/>
          <w:lang w:val="en-US"/>
        </w:rPr>
        <w:t>N</w:t>
      </w:r>
      <w:r w:rsidR="00682DD0" w:rsidRPr="00E67554">
        <w:rPr>
          <w:rFonts w:asciiTheme="majorBidi" w:hAnsiTheme="majorBidi" w:cstheme="majorBidi"/>
          <w:color w:val="000000" w:themeColor="text1"/>
          <w:w w:val="102"/>
          <w:sz w:val="20"/>
          <w:szCs w:val="20"/>
          <w:lang w:val="en-US"/>
        </w:rPr>
        <w:t xml:space="preserve">ations </w:t>
      </w:r>
      <w:r w:rsidRPr="00E67554">
        <w:rPr>
          <w:rFonts w:asciiTheme="majorBidi" w:hAnsiTheme="majorBidi" w:cstheme="majorBidi"/>
          <w:color w:val="000000" w:themeColor="text1"/>
          <w:w w:val="102"/>
          <w:sz w:val="20"/>
          <w:szCs w:val="20"/>
          <w:lang w:val="en-US"/>
        </w:rPr>
        <w:t>V</w:t>
      </w:r>
      <w:r w:rsidR="00682DD0" w:rsidRPr="00E67554">
        <w:rPr>
          <w:rFonts w:asciiTheme="majorBidi" w:hAnsiTheme="majorBidi" w:cstheme="majorBidi"/>
          <w:color w:val="000000" w:themeColor="text1"/>
          <w:w w:val="102"/>
          <w:sz w:val="20"/>
          <w:szCs w:val="20"/>
          <w:lang w:val="en-US"/>
        </w:rPr>
        <w:t>olunteer</w:t>
      </w:r>
      <w:r w:rsidRPr="00E67554">
        <w:rPr>
          <w:rFonts w:asciiTheme="majorBidi" w:hAnsiTheme="majorBidi" w:cstheme="majorBidi"/>
          <w:color w:val="000000" w:themeColor="text1"/>
          <w:w w:val="102"/>
          <w:sz w:val="20"/>
          <w:szCs w:val="20"/>
          <w:lang w:val="en-US"/>
        </w:rPr>
        <w:t>) as Gender Affairs Officer (</w:t>
      </w:r>
      <w:r w:rsidR="009A1B60" w:rsidRPr="00E67554">
        <w:rPr>
          <w:rFonts w:asciiTheme="majorBidi" w:hAnsiTheme="majorBidi" w:cstheme="majorBidi"/>
          <w:color w:val="000000" w:themeColor="text1"/>
          <w:w w:val="102"/>
          <w:sz w:val="20"/>
          <w:szCs w:val="20"/>
          <w:lang w:val="en-US"/>
        </w:rPr>
        <w:t>international United Nations Volunteer</w:t>
      </w:r>
      <w:r w:rsidRPr="00E67554">
        <w:rPr>
          <w:rFonts w:asciiTheme="majorBidi" w:hAnsiTheme="majorBidi" w:cstheme="majorBidi"/>
          <w:color w:val="000000" w:themeColor="text1"/>
          <w:w w:val="102"/>
          <w:sz w:val="20"/>
          <w:szCs w:val="20"/>
          <w:lang w:val="en-US"/>
        </w:rPr>
        <w:t>)</w:t>
      </w:r>
      <w:r w:rsidR="00A673C3" w:rsidRPr="00E67554">
        <w:rPr>
          <w:rFonts w:asciiTheme="majorBidi" w:hAnsiTheme="majorBidi" w:cstheme="majorBidi"/>
          <w:color w:val="000000" w:themeColor="text1"/>
          <w:w w:val="102"/>
          <w:sz w:val="20"/>
          <w:szCs w:val="20"/>
          <w:lang w:val="en-US"/>
        </w:rPr>
        <w:t xml:space="preserve"> </w:t>
      </w:r>
      <w:r w:rsidRPr="00E67554">
        <w:rPr>
          <w:rFonts w:asciiTheme="majorBidi" w:hAnsiTheme="majorBidi" w:cstheme="majorBidi"/>
          <w:color w:val="000000" w:themeColor="text1"/>
          <w:w w:val="102"/>
          <w:sz w:val="20"/>
          <w:szCs w:val="20"/>
          <w:lang w:val="en-US"/>
        </w:rPr>
        <w:t>in the Gender Advisory Unit</w:t>
      </w:r>
      <w:r w:rsidRPr="00E67554">
        <w:rPr>
          <w:color w:val="000000" w:themeColor="text1"/>
          <w:w w:val="102"/>
          <w:sz w:val="20"/>
          <w:szCs w:val="20"/>
          <w:lang w:val="en-US"/>
        </w:rPr>
        <w:t xml:space="preserve">. </w:t>
      </w:r>
    </w:p>
    <w:p w14:paraId="44368A80"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rFonts w:eastAsia="Calibri"/>
          <w:color w:val="000000" w:themeColor="text1"/>
          <w:sz w:val="10"/>
          <w14:ligatures w14:val="none"/>
        </w:rPr>
      </w:pPr>
    </w:p>
    <w:p w14:paraId="7B6C19C7"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rFonts w:eastAsia="Calibri"/>
          <w:color w:val="000000" w:themeColor="text1"/>
          <w:sz w:val="10"/>
          <w14:ligatures w14:val="none"/>
        </w:rPr>
      </w:pPr>
    </w:p>
    <w:p w14:paraId="7D25D9DB"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rFonts w:eastAsia="Calibri"/>
          <w:color w:val="000000" w:themeColor="text1"/>
          <w:sz w:val="10"/>
          <w14:ligatures w14:val="none"/>
        </w:rPr>
      </w:pPr>
    </w:p>
    <w:p w14:paraId="30239C6C" w14:textId="77777777" w:rsidR="00725033" w:rsidRPr="00DE2C8C" w:rsidRDefault="00725033" w:rsidP="00725033">
      <w:pPr>
        <w:pStyle w:val="H23"/>
        <w:keepNext/>
        <w:keepLines/>
        <w:rPr>
          <w:color w:val="000000" w:themeColor="text1"/>
          <w:lang w:val="en-GB"/>
        </w:rPr>
      </w:pPr>
      <w:r w:rsidRPr="00DE2C8C">
        <w:rPr>
          <w:color w:val="000000" w:themeColor="text1"/>
          <w:lang w:val="en-GB"/>
        </w:rPr>
        <w:lastRenderedPageBreak/>
        <w:tab/>
      </w:r>
      <w:r w:rsidRPr="00DE2C8C">
        <w:rPr>
          <w:color w:val="000000" w:themeColor="text1"/>
          <w:lang w:val="en-GB"/>
        </w:rPr>
        <w:tab/>
        <w:t xml:space="preserve">Supply Chain and Service Delivery Management </w:t>
      </w:r>
    </w:p>
    <w:p w14:paraId="6134AA6F" w14:textId="77777777" w:rsidR="00725033" w:rsidRPr="00DE2C8C" w:rsidRDefault="00725033" w:rsidP="00725033">
      <w:pPr>
        <w:keepNext/>
        <w:keepLines/>
        <w:suppressAutoHyphens w:val="0"/>
        <w:spacing w:line="120" w:lineRule="exact"/>
        <w:rPr>
          <w:rFonts w:eastAsia="Calibri"/>
          <w:color w:val="000000" w:themeColor="text1"/>
          <w:sz w:val="10"/>
          <w14:ligatures w14:val="none"/>
        </w:rPr>
      </w:pPr>
    </w:p>
    <w:p w14:paraId="3C7B3DF0" w14:textId="77777777" w:rsidR="00725033" w:rsidRPr="00DE2C8C" w:rsidRDefault="00725033" w:rsidP="00725033">
      <w:pPr>
        <w:pStyle w:val="H23"/>
        <w:keepNext/>
        <w:keepLines/>
        <w:rPr>
          <w:b w:val="0"/>
          <w:bCs/>
          <w:color w:val="000000" w:themeColor="text1"/>
          <w:lang w:val="en-GB"/>
        </w:rPr>
      </w:pPr>
      <w:r w:rsidRPr="00DE2C8C">
        <w:rPr>
          <w:b w:val="0"/>
          <w:bCs/>
          <w:color w:val="000000" w:themeColor="text1"/>
          <w:lang w:val="en-GB"/>
        </w:rPr>
        <w:t>Table 19</w:t>
      </w:r>
    </w:p>
    <w:p w14:paraId="5F040351" w14:textId="77777777" w:rsidR="00725033" w:rsidRDefault="00725033" w:rsidP="00725033">
      <w:pPr>
        <w:pStyle w:val="H23"/>
        <w:keepNext/>
        <w:keepLines/>
        <w:rPr>
          <w:color w:val="000000" w:themeColor="text1"/>
          <w:lang w:val="en-GB"/>
        </w:rPr>
      </w:pPr>
      <w:r w:rsidRPr="00DE2C8C">
        <w:rPr>
          <w:color w:val="000000" w:themeColor="text1"/>
          <w:lang w:val="en-GB"/>
        </w:rPr>
        <w:t xml:space="preserve">Human resources: Supply Chain and Service Delivery Management </w:t>
      </w:r>
    </w:p>
    <w:p w14:paraId="3800202E" w14:textId="77777777" w:rsidR="00725033" w:rsidRDefault="00725033" w:rsidP="00725033"/>
    <w:tbl>
      <w:tblPr>
        <w:tblW w:w="5001" w:type="pct"/>
        <w:tblCellMar>
          <w:left w:w="0" w:type="dxa"/>
          <w:right w:w="0" w:type="dxa"/>
        </w:tblCellMar>
        <w:tblLook w:val="04A0" w:firstRow="1" w:lastRow="0" w:firstColumn="1" w:lastColumn="0" w:noHBand="0" w:noVBand="1"/>
      </w:tblPr>
      <w:tblGrid>
        <w:gridCol w:w="997"/>
        <w:gridCol w:w="1258"/>
        <w:gridCol w:w="801"/>
        <w:gridCol w:w="2995"/>
        <w:gridCol w:w="3791"/>
      </w:tblGrid>
      <w:tr w:rsidR="00725033" w:rsidRPr="00D635B0" w14:paraId="5D895B2F" w14:textId="77777777">
        <w:trPr>
          <w:tblHeader/>
        </w:trPr>
        <w:tc>
          <w:tcPr>
            <w:tcW w:w="997" w:type="dxa"/>
            <w:tcBorders>
              <w:top w:val="single" w:sz="4" w:space="0" w:color="auto"/>
              <w:bottom w:val="single" w:sz="12" w:space="0" w:color="auto"/>
            </w:tcBorders>
            <w:shd w:val="clear" w:color="auto" w:fill="auto"/>
            <w:vAlign w:val="bottom"/>
          </w:tcPr>
          <w:p w14:paraId="77DF51CF" w14:textId="77777777" w:rsidR="00725033" w:rsidRPr="00D635B0" w:rsidRDefault="00725033">
            <w:pPr>
              <w:spacing w:before="81" w:after="81" w:line="160" w:lineRule="exact"/>
              <w:ind w:left="144" w:right="40"/>
              <w:jc w:val="right"/>
              <w:rPr>
                <w:i/>
                <w:sz w:val="14"/>
              </w:rPr>
            </w:pPr>
          </w:p>
        </w:tc>
        <w:tc>
          <w:tcPr>
            <w:tcW w:w="1258" w:type="dxa"/>
            <w:tcBorders>
              <w:top w:val="single" w:sz="4" w:space="0" w:color="auto"/>
              <w:bottom w:val="single" w:sz="12" w:space="0" w:color="auto"/>
            </w:tcBorders>
            <w:shd w:val="clear" w:color="auto" w:fill="auto"/>
            <w:vAlign w:val="bottom"/>
          </w:tcPr>
          <w:p w14:paraId="4D526EE1" w14:textId="77777777" w:rsidR="00725033" w:rsidRPr="00D635B0" w:rsidRDefault="00725033">
            <w:pPr>
              <w:spacing w:before="81" w:after="81" w:line="160" w:lineRule="exact"/>
              <w:ind w:left="144" w:right="40"/>
              <w:jc w:val="center"/>
              <w:rPr>
                <w:i/>
                <w:sz w:val="14"/>
              </w:rPr>
            </w:pPr>
            <w:r w:rsidRPr="00D635B0">
              <w:rPr>
                <w:i/>
                <w:sz w:val="14"/>
              </w:rPr>
              <w:t>Number/change</w:t>
            </w:r>
          </w:p>
        </w:tc>
        <w:tc>
          <w:tcPr>
            <w:tcW w:w="801" w:type="dxa"/>
            <w:tcBorders>
              <w:top w:val="single" w:sz="4" w:space="0" w:color="auto"/>
              <w:bottom w:val="single" w:sz="12" w:space="0" w:color="auto"/>
            </w:tcBorders>
            <w:shd w:val="clear" w:color="auto" w:fill="auto"/>
            <w:vAlign w:val="bottom"/>
          </w:tcPr>
          <w:p w14:paraId="6E74912A" w14:textId="77777777" w:rsidR="00725033" w:rsidRPr="00D635B0" w:rsidRDefault="00725033">
            <w:pPr>
              <w:spacing w:before="81" w:after="81" w:line="160" w:lineRule="exact"/>
              <w:ind w:left="144" w:right="40"/>
              <w:rPr>
                <w:i/>
                <w:sz w:val="14"/>
              </w:rPr>
            </w:pPr>
            <w:r w:rsidRPr="00D635B0">
              <w:rPr>
                <w:i/>
                <w:sz w:val="14"/>
              </w:rPr>
              <w:t>Level</w:t>
            </w:r>
          </w:p>
        </w:tc>
        <w:tc>
          <w:tcPr>
            <w:tcW w:w="2995" w:type="dxa"/>
            <w:tcBorders>
              <w:top w:val="single" w:sz="4" w:space="0" w:color="auto"/>
              <w:bottom w:val="single" w:sz="12" w:space="0" w:color="auto"/>
            </w:tcBorders>
            <w:shd w:val="clear" w:color="auto" w:fill="auto"/>
            <w:vAlign w:val="bottom"/>
          </w:tcPr>
          <w:p w14:paraId="08F1F9E3" w14:textId="77777777" w:rsidR="00725033" w:rsidRPr="00D635B0" w:rsidRDefault="00725033">
            <w:pPr>
              <w:spacing w:before="81" w:after="81" w:line="160" w:lineRule="exact"/>
              <w:ind w:left="144" w:right="40"/>
              <w:rPr>
                <w:i/>
                <w:sz w:val="14"/>
              </w:rPr>
            </w:pPr>
            <w:r w:rsidRPr="00D635B0">
              <w:rPr>
                <w:i/>
                <w:sz w:val="14"/>
              </w:rPr>
              <w:t>Functional title</w:t>
            </w:r>
          </w:p>
        </w:tc>
        <w:tc>
          <w:tcPr>
            <w:tcW w:w="3791" w:type="dxa"/>
            <w:tcBorders>
              <w:top w:val="single" w:sz="4" w:space="0" w:color="auto"/>
              <w:bottom w:val="single" w:sz="12" w:space="0" w:color="auto"/>
            </w:tcBorders>
            <w:shd w:val="clear" w:color="auto" w:fill="auto"/>
            <w:vAlign w:val="center"/>
          </w:tcPr>
          <w:p w14:paraId="460C363B" w14:textId="77777777" w:rsidR="00725033" w:rsidRPr="00D635B0" w:rsidRDefault="00725033">
            <w:pPr>
              <w:spacing w:before="81" w:after="81" w:line="160" w:lineRule="exact"/>
              <w:ind w:left="144" w:right="40"/>
              <w:rPr>
                <w:i/>
                <w:sz w:val="14"/>
              </w:rPr>
            </w:pPr>
            <w:r w:rsidRPr="00D635B0">
              <w:rPr>
                <w:i/>
                <w:sz w:val="14"/>
              </w:rPr>
              <w:t>Action</w:t>
            </w:r>
          </w:p>
        </w:tc>
      </w:tr>
      <w:tr w:rsidR="00725033" w:rsidRPr="00D635B0" w14:paraId="47E5FEB7" w14:textId="77777777">
        <w:trPr>
          <w:trHeight w:hRule="exact" w:val="115"/>
          <w:tblHeader/>
        </w:trPr>
        <w:tc>
          <w:tcPr>
            <w:tcW w:w="997" w:type="dxa"/>
            <w:tcBorders>
              <w:top w:val="single" w:sz="12" w:space="0" w:color="auto"/>
            </w:tcBorders>
            <w:shd w:val="clear" w:color="auto" w:fill="auto"/>
            <w:vAlign w:val="bottom"/>
          </w:tcPr>
          <w:p w14:paraId="797C0D89" w14:textId="77777777" w:rsidR="00725033" w:rsidRPr="00D635B0" w:rsidRDefault="00725033">
            <w:pPr>
              <w:spacing w:before="40" w:after="40" w:line="210" w:lineRule="exact"/>
              <w:ind w:right="40"/>
              <w:jc w:val="both"/>
              <w:rPr>
                <w:sz w:val="17"/>
              </w:rPr>
            </w:pPr>
          </w:p>
        </w:tc>
        <w:tc>
          <w:tcPr>
            <w:tcW w:w="1258" w:type="dxa"/>
            <w:tcBorders>
              <w:top w:val="single" w:sz="12" w:space="0" w:color="auto"/>
            </w:tcBorders>
            <w:shd w:val="clear" w:color="auto" w:fill="auto"/>
            <w:vAlign w:val="bottom"/>
          </w:tcPr>
          <w:p w14:paraId="27203D74" w14:textId="77777777" w:rsidR="00725033" w:rsidRPr="00D635B0" w:rsidRDefault="00725033">
            <w:pPr>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1AE24836" w14:textId="77777777" w:rsidR="00725033" w:rsidRPr="00D635B0" w:rsidRDefault="00725033">
            <w:pPr>
              <w:spacing w:before="40" w:after="40" w:line="210" w:lineRule="exact"/>
              <w:ind w:left="144" w:right="40"/>
              <w:jc w:val="right"/>
              <w:rPr>
                <w:sz w:val="17"/>
              </w:rPr>
            </w:pPr>
          </w:p>
        </w:tc>
        <w:tc>
          <w:tcPr>
            <w:tcW w:w="2995" w:type="dxa"/>
            <w:tcBorders>
              <w:top w:val="single" w:sz="12" w:space="0" w:color="auto"/>
            </w:tcBorders>
            <w:shd w:val="clear" w:color="auto" w:fill="auto"/>
            <w:vAlign w:val="bottom"/>
          </w:tcPr>
          <w:p w14:paraId="75F8F483" w14:textId="77777777" w:rsidR="00725033" w:rsidRPr="00D635B0" w:rsidRDefault="00725033">
            <w:pPr>
              <w:spacing w:before="40" w:after="40" w:line="210" w:lineRule="exact"/>
              <w:ind w:left="144" w:right="40"/>
              <w:jc w:val="right"/>
              <w:rPr>
                <w:sz w:val="17"/>
              </w:rPr>
            </w:pPr>
          </w:p>
        </w:tc>
        <w:tc>
          <w:tcPr>
            <w:tcW w:w="3791" w:type="dxa"/>
            <w:tcBorders>
              <w:top w:val="single" w:sz="12" w:space="0" w:color="auto"/>
            </w:tcBorders>
            <w:shd w:val="clear" w:color="auto" w:fill="auto"/>
            <w:vAlign w:val="bottom"/>
          </w:tcPr>
          <w:p w14:paraId="6AC94EEE" w14:textId="77777777" w:rsidR="00725033" w:rsidRPr="00D635B0" w:rsidRDefault="00725033">
            <w:pPr>
              <w:spacing w:before="40" w:after="40" w:line="210" w:lineRule="exact"/>
              <w:ind w:left="144" w:right="40"/>
              <w:jc w:val="right"/>
              <w:rPr>
                <w:sz w:val="17"/>
              </w:rPr>
            </w:pPr>
          </w:p>
        </w:tc>
      </w:tr>
      <w:tr w:rsidR="00725033" w:rsidRPr="00D635B0" w14:paraId="359AB311" w14:textId="77777777">
        <w:trPr>
          <w:trHeight w:val="377"/>
        </w:trPr>
        <w:tc>
          <w:tcPr>
            <w:tcW w:w="9842" w:type="dxa"/>
            <w:gridSpan w:val="5"/>
            <w:tcBorders>
              <w:top w:val="single" w:sz="4" w:space="0" w:color="auto"/>
            </w:tcBorders>
            <w:shd w:val="clear" w:color="auto" w:fill="auto"/>
          </w:tcPr>
          <w:p w14:paraId="5D698EDE" w14:textId="77777777" w:rsidR="00725033" w:rsidRPr="00DC35C7" w:rsidRDefault="00725033">
            <w:pPr>
              <w:tabs>
                <w:tab w:val="left" w:pos="288"/>
                <w:tab w:val="left" w:pos="576"/>
                <w:tab w:val="left" w:pos="864"/>
                <w:tab w:val="left" w:pos="1152"/>
              </w:tabs>
              <w:spacing w:before="40" w:after="81" w:line="210" w:lineRule="exact"/>
              <w:ind w:right="40"/>
              <w:rPr>
                <w:rFonts w:eastAsia="Calibri"/>
                <w:b/>
                <w:bCs/>
                <w:color w:val="000000" w:themeColor="text1"/>
                <w:sz w:val="17"/>
              </w:rPr>
            </w:pPr>
            <w:r w:rsidRPr="004D50F8">
              <w:rPr>
                <w:rFonts w:eastAsia="Calibri"/>
                <w:b/>
                <w:bCs/>
                <w:color w:val="000000" w:themeColor="text1"/>
                <w:sz w:val="17"/>
              </w:rPr>
              <w:t>Office of the Chief of Supply Chain and Service Delivery Management</w:t>
            </w:r>
          </w:p>
        </w:tc>
      </w:tr>
      <w:tr w:rsidR="00725033" w:rsidRPr="00D635B0" w14:paraId="58FAF584" w14:textId="77777777">
        <w:trPr>
          <w:trHeight w:val="360"/>
        </w:trPr>
        <w:tc>
          <w:tcPr>
            <w:tcW w:w="997" w:type="dxa"/>
            <w:shd w:val="clear" w:color="auto" w:fill="auto"/>
          </w:tcPr>
          <w:p w14:paraId="0AD4538B" w14:textId="77777777" w:rsidR="00725033" w:rsidRPr="00D635B0" w:rsidRDefault="00725033">
            <w:pPr>
              <w:keepNext/>
              <w:keepLines/>
              <w:tabs>
                <w:tab w:val="left" w:pos="288"/>
                <w:tab w:val="left" w:pos="576"/>
                <w:tab w:val="left" w:pos="864"/>
                <w:tab w:val="left" w:pos="1152"/>
              </w:tabs>
              <w:spacing w:before="40" w:after="40" w:line="200" w:lineRule="exact"/>
              <w:ind w:right="43"/>
              <w:rPr>
                <w:sz w:val="17"/>
              </w:rPr>
            </w:pPr>
            <w:r>
              <w:rPr>
                <w:sz w:val="17"/>
              </w:rPr>
              <w:t>Post</w:t>
            </w:r>
          </w:p>
        </w:tc>
        <w:tc>
          <w:tcPr>
            <w:tcW w:w="1258" w:type="dxa"/>
            <w:shd w:val="clear" w:color="FFFFFF" w:fill="FFFFFF" w:themeFill="background1"/>
          </w:tcPr>
          <w:p w14:paraId="0E95B019" w14:textId="77777777" w:rsidR="00725033" w:rsidRDefault="00725033">
            <w:pPr>
              <w:keepNext/>
              <w:keepLines/>
              <w:tabs>
                <w:tab w:val="left" w:pos="288"/>
                <w:tab w:val="left" w:pos="576"/>
                <w:tab w:val="left" w:pos="864"/>
                <w:tab w:val="left" w:pos="1152"/>
              </w:tabs>
              <w:spacing w:before="40" w:after="40" w:line="200" w:lineRule="exact"/>
              <w:ind w:left="144" w:right="43"/>
              <w:jc w:val="right"/>
              <w:rPr>
                <w:rFonts w:eastAsia="Calibri"/>
                <w:sz w:val="17"/>
              </w:rPr>
            </w:pPr>
            <w:r>
              <w:rPr>
                <w:rFonts w:eastAsia="Calibri"/>
                <w:sz w:val="17"/>
              </w:rPr>
              <w:t>-1</w:t>
            </w:r>
          </w:p>
        </w:tc>
        <w:tc>
          <w:tcPr>
            <w:tcW w:w="801" w:type="dxa"/>
            <w:shd w:val="clear" w:color="FFFFFF" w:fill="FFFFFF" w:themeFill="background1"/>
          </w:tcPr>
          <w:p w14:paraId="1F917631" w14:textId="3A5A048F" w:rsidR="00725033" w:rsidRDefault="00560B7E">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eastAsia="Calibri"/>
                <w:sz w:val="17"/>
                <w:lang w:val="es-ES"/>
              </w:rPr>
              <w:t>LL</w:t>
            </w:r>
          </w:p>
        </w:tc>
        <w:tc>
          <w:tcPr>
            <w:tcW w:w="2995" w:type="dxa"/>
            <w:shd w:val="clear" w:color="FFFFFF" w:fill="FFFFFF" w:themeFill="background1"/>
          </w:tcPr>
          <w:p w14:paraId="2A6FF7BD"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color w:val="000000" w:themeColor="text1"/>
                <w:sz w:val="17"/>
                <w:lang w:val="fr-FR"/>
              </w:rPr>
              <w:t>Administrative</w:t>
            </w:r>
            <w:r w:rsidRPr="00DE2C8C">
              <w:rPr>
                <w:rFonts w:eastAsia="Calibri"/>
                <w:color w:val="000000" w:themeColor="text1"/>
                <w:sz w:val="17"/>
                <w:lang w:val="fr-FR"/>
              </w:rPr>
              <w:t xml:space="preserve"> Assistant</w:t>
            </w:r>
          </w:p>
        </w:tc>
        <w:tc>
          <w:tcPr>
            <w:tcW w:w="3791" w:type="dxa"/>
            <w:shd w:val="clear" w:color="FFFFFF" w:fill="FFFFFF" w:themeFill="background1"/>
          </w:tcPr>
          <w:p w14:paraId="247FE182"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r>
              <w:rPr>
                <w:rFonts w:eastAsia="Calibri"/>
                <w:sz w:val="17"/>
              </w:rPr>
              <w:t>Abolishment</w:t>
            </w:r>
          </w:p>
        </w:tc>
      </w:tr>
      <w:tr w:rsidR="00725033" w:rsidRPr="00D635B0" w14:paraId="1BF8AC86" w14:textId="77777777">
        <w:trPr>
          <w:trHeight w:val="360"/>
        </w:trPr>
        <w:tc>
          <w:tcPr>
            <w:tcW w:w="997" w:type="dxa"/>
            <w:tcBorders>
              <w:top w:val="single" w:sz="4" w:space="0" w:color="auto"/>
              <w:bottom w:val="single" w:sz="4" w:space="0" w:color="auto"/>
            </w:tcBorders>
            <w:shd w:val="clear" w:color="auto" w:fill="auto"/>
          </w:tcPr>
          <w:p w14:paraId="2EA9B91F" w14:textId="77777777" w:rsidR="00725033" w:rsidRPr="00D635B0" w:rsidRDefault="00725033">
            <w:pPr>
              <w:keepNext/>
              <w:keepLines/>
              <w:tabs>
                <w:tab w:val="left" w:pos="288"/>
                <w:tab w:val="left" w:pos="576"/>
                <w:tab w:val="left" w:pos="864"/>
                <w:tab w:val="left" w:pos="1152"/>
              </w:tabs>
              <w:spacing w:before="40" w:after="40" w:line="200" w:lineRule="exact"/>
              <w:ind w:left="288" w:right="43"/>
              <w:rPr>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402FB0E1" w14:textId="77777777" w:rsidR="00725033" w:rsidRPr="00AE4835" w:rsidRDefault="00725033">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AE4835">
              <w:rPr>
                <w:rFonts w:eastAsia="Calibri"/>
                <w:b/>
                <w:bCs/>
                <w:sz w:val="17"/>
              </w:rPr>
              <w:t>-1</w:t>
            </w:r>
          </w:p>
        </w:tc>
        <w:tc>
          <w:tcPr>
            <w:tcW w:w="801" w:type="dxa"/>
            <w:tcBorders>
              <w:top w:val="single" w:sz="4" w:space="0" w:color="auto"/>
              <w:bottom w:val="single" w:sz="4" w:space="0" w:color="auto"/>
            </w:tcBorders>
            <w:shd w:val="clear" w:color="FFFFFF" w:fill="FFFFFF" w:themeFill="background1"/>
          </w:tcPr>
          <w:p w14:paraId="00A180AF" w14:textId="77777777" w:rsidR="00725033" w:rsidRDefault="00725033">
            <w:pPr>
              <w:keepNext/>
              <w:keepLines/>
              <w:tabs>
                <w:tab w:val="left" w:pos="288"/>
                <w:tab w:val="left" w:pos="576"/>
                <w:tab w:val="left" w:pos="864"/>
                <w:tab w:val="left" w:pos="1152"/>
              </w:tabs>
              <w:spacing w:before="40" w:after="40" w:line="200" w:lineRule="exact"/>
              <w:ind w:left="144" w:right="43"/>
              <w:rPr>
                <w:rFonts w:eastAsia="Calibri"/>
                <w:sz w:val="17"/>
                <w:lang w:val="es-ES"/>
              </w:rPr>
            </w:pPr>
          </w:p>
        </w:tc>
        <w:tc>
          <w:tcPr>
            <w:tcW w:w="2995" w:type="dxa"/>
            <w:tcBorders>
              <w:top w:val="single" w:sz="4" w:space="0" w:color="auto"/>
              <w:bottom w:val="single" w:sz="4" w:space="0" w:color="auto"/>
            </w:tcBorders>
            <w:shd w:val="clear" w:color="FFFFFF" w:fill="FFFFFF" w:themeFill="background1"/>
          </w:tcPr>
          <w:p w14:paraId="4ED25DFD"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c>
          <w:tcPr>
            <w:tcW w:w="3791" w:type="dxa"/>
            <w:tcBorders>
              <w:top w:val="single" w:sz="4" w:space="0" w:color="auto"/>
              <w:bottom w:val="single" w:sz="4" w:space="0" w:color="auto"/>
            </w:tcBorders>
            <w:shd w:val="clear" w:color="FFFFFF" w:fill="FFFFFF" w:themeFill="background1"/>
          </w:tcPr>
          <w:p w14:paraId="776C9763"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p>
        </w:tc>
      </w:tr>
      <w:tr w:rsidR="00725033" w:rsidRPr="00D635B0" w14:paraId="37EEA149" w14:textId="77777777">
        <w:trPr>
          <w:trHeight w:val="360"/>
        </w:trPr>
        <w:tc>
          <w:tcPr>
            <w:tcW w:w="9842" w:type="dxa"/>
            <w:gridSpan w:val="5"/>
            <w:shd w:val="clear" w:color="auto" w:fill="auto"/>
          </w:tcPr>
          <w:p w14:paraId="2DFF5863" w14:textId="77777777" w:rsidR="00725033" w:rsidRPr="002B3F52" w:rsidRDefault="00725033">
            <w:pPr>
              <w:tabs>
                <w:tab w:val="left" w:pos="288"/>
                <w:tab w:val="left" w:pos="576"/>
                <w:tab w:val="left" w:pos="864"/>
                <w:tab w:val="left" w:pos="1152"/>
              </w:tabs>
              <w:spacing w:before="40" w:after="81" w:line="210" w:lineRule="exact"/>
              <w:ind w:right="40"/>
              <w:rPr>
                <w:rFonts w:eastAsia="Calibri"/>
                <w:b/>
                <w:bCs/>
                <w:sz w:val="17"/>
              </w:rPr>
            </w:pPr>
            <w:r w:rsidRPr="00101C37">
              <w:rPr>
                <w:rFonts w:eastAsia="Calibri"/>
                <w:b/>
                <w:bCs/>
                <w:color w:val="000000" w:themeColor="text1"/>
                <w:sz w:val="17"/>
              </w:rPr>
              <w:t>Aviation and Movement Control Section</w:t>
            </w:r>
          </w:p>
        </w:tc>
      </w:tr>
      <w:tr w:rsidR="00725033" w:rsidRPr="00D635B0" w14:paraId="0C717DEE" w14:textId="77777777">
        <w:trPr>
          <w:trHeight w:val="360"/>
        </w:trPr>
        <w:tc>
          <w:tcPr>
            <w:tcW w:w="997" w:type="dxa"/>
            <w:shd w:val="clear" w:color="auto" w:fill="auto"/>
          </w:tcPr>
          <w:p w14:paraId="58AE46C2" w14:textId="77777777" w:rsidR="00725033" w:rsidRDefault="0072503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D635B0">
              <w:rPr>
                <w:sz w:val="17"/>
              </w:rPr>
              <w:t>Post</w:t>
            </w:r>
          </w:p>
        </w:tc>
        <w:tc>
          <w:tcPr>
            <w:tcW w:w="1258" w:type="dxa"/>
            <w:shd w:val="clear" w:color="FFFFFF" w:fill="FFFFFF" w:themeFill="background1"/>
          </w:tcPr>
          <w:p w14:paraId="30DD6721" w14:textId="77777777" w:rsidR="00725033" w:rsidRPr="00DE2C8C" w:rsidRDefault="00725033">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szCs w:val="17"/>
              </w:rPr>
            </w:pPr>
            <w:r>
              <w:rPr>
                <w:rFonts w:eastAsia="Calibri"/>
                <w:sz w:val="17"/>
              </w:rPr>
              <w:t>-1</w:t>
            </w:r>
          </w:p>
        </w:tc>
        <w:tc>
          <w:tcPr>
            <w:tcW w:w="801" w:type="dxa"/>
            <w:shd w:val="clear" w:color="FFFFFF" w:fill="FFFFFF" w:themeFill="background1"/>
          </w:tcPr>
          <w:p w14:paraId="38CA30FC" w14:textId="77777777" w:rsidR="00725033" w:rsidRPr="00DE2C8C" w:rsidRDefault="00725033">
            <w:pPr>
              <w:keepNext/>
              <w:keepLines/>
              <w:tabs>
                <w:tab w:val="left" w:pos="288"/>
                <w:tab w:val="left" w:pos="576"/>
                <w:tab w:val="left" w:pos="864"/>
                <w:tab w:val="left" w:pos="1152"/>
              </w:tabs>
              <w:spacing w:before="40" w:after="40" w:line="200" w:lineRule="exact"/>
              <w:ind w:left="144" w:right="43"/>
              <w:rPr>
                <w:rFonts w:eastAsia="Calibri"/>
                <w:color w:val="000000" w:themeColor="text1"/>
                <w:sz w:val="17"/>
                <w:szCs w:val="17"/>
                <w:lang w:val="en-US"/>
              </w:rPr>
            </w:pPr>
            <w:r>
              <w:rPr>
                <w:rFonts w:eastAsia="Calibri"/>
                <w:sz w:val="17"/>
                <w:lang w:val="es-ES"/>
              </w:rPr>
              <w:t>FS</w:t>
            </w:r>
          </w:p>
        </w:tc>
        <w:tc>
          <w:tcPr>
            <w:tcW w:w="2995" w:type="dxa"/>
            <w:shd w:val="clear" w:color="FFFFFF" w:fill="FFFFFF" w:themeFill="background1"/>
          </w:tcPr>
          <w:p w14:paraId="3FC5FEC6" w14:textId="77777777" w:rsidR="00725033" w:rsidRPr="00DE2C8C" w:rsidRDefault="00725033">
            <w:pPr>
              <w:keepNext/>
              <w:keepLines/>
              <w:tabs>
                <w:tab w:val="left" w:pos="288"/>
                <w:tab w:val="left" w:pos="576"/>
                <w:tab w:val="left" w:pos="864"/>
                <w:tab w:val="left" w:pos="1152"/>
              </w:tabs>
              <w:spacing w:before="40" w:after="40" w:line="210" w:lineRule="exact"/>
              <w:ind w:left="144" w:right="40"/>
              <w:rPr>
                <w:rFonts w:eastAsia="Calibri"/>
                <w:color w:val="000000" w:themeColor="text1"/>
                <w:sz w:val="17"/>
                <w:szCs w:val="17"/>
              </w:rPr>
            </w:pPr>
            <w:r w:rsidRPr="00DE2C8C">
              <w:rPr>
                <w:rFonts w:eastAsia="Calibri"/>
                <w:color w:val="000000" w:themeColor="text1"/>
                <w:sz w:val="17"/>
              </w:rPr>
              <w:t>Movement Control Assistant</w:t>
            </w:r>
            <w:r>
              <w:rPr>
                <w:rFonts w:eastAsia="Calibri"/>
                <w:color w:val="000000" w:themeColor="text1"/>
                <w:sz w:val="17"/>
              </w:rPr>
              <w:t xml:space="preserve"> </w:t>
            </w:r>
          </w:p>
        </w:tc>
        <w:tc>
          <w:tcPr>
            <w:tcW w:w="3791" w:type="dxa"/>
            <w:shd w:val="clear" w:color="FFFFFF" w:fill="FFFFFF" w:themeFill="background1"/>
          </w:tcPr>
          <w:p w14:paraId="29CBD9DB"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sz w:val="17"/>
              </w:rPr>
              <w:t>Abolishment</w:t>
            </w:r>
          </w:p>
        </w:tc>
      </w:tr>
      <w:tr w:rsidR="00725033" w:rsidRPr="00D635B0" w14:paraId="28D5F6DF" w14:textId="77777777">
        <w:trPr>
          <w:trHeight w:val="360"/>
        </w:trPr>
        <w:tc>
          <w:tcPr>
            <w:tcW w:w="997" w:type="dxa"/>
            <w:shd w:val="clear" w:color="auto" w:fill="auto"/>
          </w:tcPr>
          <w:p w14:paraId="78F8BEFE" w14:textId="77777777" w:rsidR="00725033" w:rsidRPr="00D635B0" w:rsidRDefault="00725033">
            <w:pPr>
              <w:keepNext/>
              <w:keepLines/>
              <w:tabs>
                <w:tab w:val="left" w:pos="288"/>
                <w:tab w:val="left" w:pos="576"/>
                <w:tab w:val="left" w:pos="864"/>
                <w:tab w:val="left" w:pos="1152"/>
              </w:tabs>
              <w:spacing w:before="40" w:after="40" w:line="200" w:lineRule="exact"/>
              <w:ind w:right="43"/>
              <w:rPr>
                <w:sz w:val="17"/>
              </w:rPr>
            </w:pPr>
            <w:r>
              <w:rPr>
                <w:sz w:val="17"/>
              </w:rPr>
              <w:t>Post</w:t>
            </w:r>
          </w:p>
        </w:tc>
        <w:tc>
          <w:tcPr>
            <w:tcW w:w="1258" w:type="dxa"/>
            <w:shd w:val="clear" w:color="FFFFFF" w:fill="FFFFFF" w:themeFill="background1"/>
          </w:tcPr>
          <w:p w14:paraId="79C40491" w14:textId="77777777" w:rsidR="00725033" w:rsidRDefault="00725033">
            <w:pPr>
              <w:keepNext/>
              <w:keepLines/>
              <w:tabs>
                <w:tab w:val="left" w:pos="288"/>
                <w:tab w:val="left" w:pos="576"/>
                <w:tab w:val="left" w:pos="864"/>
                <w:tab w:val="left" w:pos="1152"/>
              </w:tabs>
              <w:spacing w:before="40" w:after="40" w:line="200" w:lineRule="exact"/>
              <w:ind w:left="144" w:right="43"/>
              <w:jc w:val="right"/>
              <w:rPr>
                <w:rFonts w:eastAsia="Calibri"/>
                <w:sz w:val="17"/>
              </w:rPr>
            </w:pPr>
            <w:r>
              <w:rPr>
                <w:rFonts w:eastAsia="Calibri"/>
                <w:sz w:val="17"/>
              </w:rPr>
              <w:t>-3</w:t>
            </w:r>
          </w:p>
        </w:tc>
        <w:tc>
          <w:tcPr>
            <w:tcW w:w="801" w:type="dxa"/>
            <w:shd w:val="clear" w:color="FFFFFF" w:fill="FFFFFF" w:themeFill="background1"/>
          </w:tcPr>
          <w:p w14:paraId="6FF016E6" w14:textId="2A6DB220" w:rsidR="00725033" w:rsidRDefault="00560B7E">
            <w:pPr>
              <w:tabs>
                <w:tab w:val="left" w:pos="288"/>
                <w:tab w:val="left" w:pos="576"/>
                <w:tab w:val="left" w:pos="864"/>
                <w:tab w:val="left" w:pos="1152"/>
              </w:tabs>
              <w:spacing w:before="40" w:after="40" w:line="200" w:lineRule="exact"/>
              <w:ind w:left="144" w:right="43"/>
              <w:rPr>
                <w:rFonts w:eastAsia="Calibri"/>
                <w:sz w:val="17"/>
                <w:lang w:val="es-ES"/>
              </w:rPr>
            </w:pPr>
            <w:r>
              <w:rPr>
                <w:rFonts w:eastAsia="Calibri"/>
                <w:sz w:val="17"/>
                <w:lang w:val="es-ES"/>
              </w:rPr>
              <w:t>LL</w:t>
            </w:r>
          </w:p>
        </w:tc>
        <w:tc>
          <w:tcPr>
            <w:tcW w:w="2995" w:type="dxa"/>
            <w:shd w:val="clear" w:color="FFFFFF" w:fill="FFFFFF" w:themeFill="background1"/>
          </w:tcPr>
          <w:p w14:paraId="68AB68DE"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rPr>
              <w:t>Movement Control Assistan</w:t>
            </w:r>
            <w:r>
              <w:rPr>
                <w:rFonts w:eastAsia="Calibri"/>
                <w:color w:val="000000" w:themeColor="text1"/>
                <w:sz w:val="17"/>
              </w:rPr>
              <w:t>t</w:t>
            </w:r>
          </w:p>
        </w:tc>
        <w:tc>
          <w:tcPr>
            <w:tcW w:w="3791" w:type="dxa"/>
            <w:shd w:val="clear" w:color="FFFFFF" w:fill="FFFFFF" w:themeFill="background1"/>
          </w:tcPr>
          <w:p w14:paraId="12E2FB78" w14:textId="77777777" w:rsidR="00725033" w:rsidRDefault="00725033">
            <w:pPr>
              <w:tabs>
                <w:tab w:val="left" w:pos="288"/>
                <w:tab w:val="left" w:pos="576"/>
                <w:tab w:val="left" w:pos="864"/>
                <w:tab w:val="left" w:pos="1152"/>
              </w:tabs>
              <w:spacing w:before="40" w:after="81" w:line="210" w:lineRule="exact"/>
              <w:ind w:left="144" w:right="43"/>
              <w:rPr>
                <w:rFonts w:eastAsia="Calibri"/>
                <w:sz w:val="17"/>
              </w:rPr>
            </w:pPr>
            <w:r>
              <w:rPr>
                <w:rFonts w:eastAsia="Calibri"/>
                <w:sz w:val="17"/>
              </w:rPr>
              <w:t>Abolishment</w:t>
            </w:r>
          </w:p>
        </w:tc>
      </w:tr>
      <w:tr w:rsidR="00725033" w:rsidRPr="00D635B0" w14:paraId="4852CB21" w14:textId="77777777">
        <w:trPr>
          <w:trHeight w:val="360"/>
        </w:trPr>
        <w:tc>
          <w:tcPr>
            <w:tcW w:w="997" w:type="dxa"/>
            <w:shd w:val="clear" w:color="auto" w:fill="auto"/>
          </w:tcPr>
          <w:p w14:paraId="336C9F68" w14:textId="77777777" w:rsidR="00725033" w:rsidRDefault="00725033">
            <w:pPr>
              <w:keepNext/>
              <w:keepLines/>
              <w:tabs>
                <w:tab w:val="left" w:pos="288"/>
                <w:tab w:val="left" w:pos="576"/>
                <w:tab w:val="left" w:pos="864"/>
                <w:tab w:val="left" w:pos="1152"/>
              </w:tabs>
              <w:spacing w:before="40" w:after="40" w:line="200" w:lineRule="exact"/>
              <w:ind w:right="43"/>
              <w:rPr>
                <w:sz w:val="17"/>
              </w:rPr>
            </w:pPr>
            <w:r>
              <w:rPr>
                <w:sz w:val="17"/>
              </w:rPr>
              <w:t>Post</w:t>
            </w:r>
          </w:p>
        </w:tc>
        <w:tc>
          <w:tcPr>
            <w:tcW w:w="1258" w:type="dxa"/>
            <w:shd w:val="clear" w:color="FFFFFF" w:fill="FFFFFF" w:themeFill="background1"/>
          </w:tcPr>
          <w:p w14:paraId="692C1CD0" w14:textId="77777777" w:rsidR="00725033" w:rsidRDefault="00725033">
            <w:pPr>
              <w:keepNext/>
              <w:keepLines/>
              <w:tabs>
                <w:tab w:val="left" w:pos="288"/>
                <w:tab w:val="left" w:pos="576"/>
                <w:tab w:val="left" w:pos="864"/>
                <w:tab w:val="left" w:pos="1152"/>
              </w:tabs>
              <w:spacing w:before="40" w:after="40" w:line="200" w:lineRule="exact"/>
              <w:ind w:left="144" w:right="43"/>
              <w:jc w:val="right"/>
              <w:rPr>
                <w:rFonts w:eastAsia="Calibri"/>
                <w:sz w:val="17"/>
              </w:rPr>
            </w:pPr>
            <w:r>
              <w:rPr>
                <w:rFonts w:eastAsia="Calibri"/>
                <w:sz w:val="17"/>
              </w:rPr>
              <w:t>-2</w:t>
            </w:r>
          </w:p>
        </w:tc>
        <w:tc>
          <w:tcPr>
            <w:tcW w:w="801" w:type="dxa"/>
            <w:shd w:val="clear" w:color="FFFFFF" w:fill="FFFFFF" w:themeFill="background1"/>
          </w:tcPr>
          <w:p w14:paraId="5C5A5511" w14:textId="4D5736BD" w:rsidR="00725033" w:rsidRDefault="00560B7E">
            <w:pPr>
              <w:tabs>
                <w:tab w:val="left" w:pos="288"/>
                <w:tab w:val="left" w:pos="576"/>
                <w:tab w:val="left" w:pos="864"/>
                <w:tab w:val="left" w:pos="1152"/>
              </w:tabs>
              <w:spacing w:before="40" w:after="40" w:line="200" w:lineRule="exact"/>
              <w:ind w:left="144" w:right="43"/>
              <w:rPr>
                <w:rFonts w:eastAsia="Calibri"/>
                <w:sz w:val="17"/>
                <w:lang w:val="es-ES"/>
              </w:rPr>
            </w:pPr>
            <w:r>
              <w:rPr>
                <w:rFonts w:eastAsia="Calibri"/>
                <w:sz w:val="17"/>
                <w:lang w:val="es-ES"/>
              </w:rPr>
              <w:t>LL</w:t>
            </w:r>
          </w:p>
        </w:tc>
        <w:tc>
          <w:tcPr>
            <w:tcW w:w="2995" w:type="dxa"/>
            <w:shd w:val="clear" w:color="FFFFFF" w:fill="FFFFFF" w:themeFill="background1"/>
          </w:tcPr>
          <w:p w14:paraId="107E5089" w14:textId="77777777" w:rsidR="00725033" w:rsidRPr="00DE2C8C" w:rsidRDefault="00725033">
            <w:pPr>
              <w:keepNext/>
              <w:keepLines/>
              <w:tabs>
                <w:tab w:val="left" w:pos="288"/>
                <w:tab w:val="left" w:pos="576"/>
                <w:tab w:val="left" w:pos="864"/>
                <w:tab w:val="left" w:pos="1152"/>
              </w:tabs>
              <w:spacing w:before="40" w:after="40" w:line="210" w:lineRule="exact"/>
              <w:ind w:left="144" w:right="40"/>
              <w:rPr>
                <w:rFonts w:eastAsia="Calibri"/>
                <w:color w:val="000000" w:themeColor="text1"/>
                <w:sz w:val="17"/>
                <w:lang w:val="en-US"/>
              </w:rPr>
            </w:pPr>
            <w:r w:rsidRPr="00DE2C8C">
              <w:rPr>
                <w:rFonts w:eastAsia="Calibri"/>
                <w:color w:val="000000" w:themeColor="text1"/>
                <w:sz w:val="17"/>
              </w:rPr>
              <w:t>Air Operations Assistant</w:t>
            </w:r>
          </w:p>
        </w:tc>
        <w:tc>
          <w:tcPr>
            <w:tcW w:w="3791" w:type="dxa"/>
            <w:shd w:val="clear" w:color="FFFFFF" w:fill="FFFFFF" w:themeFill="background1"/>
          </w:tcPr>
          <w:p w14:paraId="58E445B3"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eastAsia="Calibri"/>
                <w:sz w:val="17"/>
              </w:rPr>
              <w:t>Abolishment</w:t>
            </w:r>
          </w:p>
        </w:tc>
      </w:tr>
      <w:tr w:rsidR="00725033" w:rsidRPr="00D635B0" w14:paraId="0A213829" w14:textId="77777777">
        <w:trPr>
          <w:trHeight w:val="360"/>
        </w:trPr>
        <w:tc>
          <w:tcPr>
            <w:tcW w:w="997" w:type="dxa"/>
            <w:shd w:val="clear" w:color="auto" w:fill="auto"/>
          </w:tcPr>
          <w:p w14:paraId="2B47886E" w14:textId="77777777" w:rsidR="00725033" w:rsidRPr="00D635B0" w:rsidRDefault="00725033">
            <w:pPr>
              <w:keepNext/>
              <w:keepLines/>
              <w:tabs>
                <w:tab w:val="left" w:pos="288"/>
                <w:tab w:val="left" w:pos="576"/>
                <w:tab w:val="left" w:pos="864"/>
                <w:tab w:val="left" w:pos="1152"/>
              </w:tabs>
              <w:spacing w:before="40" w:after="40" w:line="200" w:lineRule="exact"/>
              <w:ind w:right="43"/>
              <w:rPr>
                <w:sz w:val="17"/>
              </w:rPr>
            </w:pPr>
            <w:r w:rsidRPr="000B4137">
              <w:rPr>
                <w:sz w:val="17"/>
              </w:rPr>
              <w:t>Position</w:t>
            </w:r>
          </w:p>
        </w:tc>
        <w:tc>
          <w:tcPr>
            <w:tcW w:w="1258" w:type="dxa"/>
            <w:shd w:val="clear" w:color="FFFFFF" w:fill="FFFFFF" w:themeFill="background1"/>
          </w:tcPr>
          <w:p w14:paraId="7249BCD3" w14:textId="77777777" w:rsidR="00725033" w:rsidRDefault="00725033">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DE2C8C">
              <w:rPr>
                <w:rFonts w:eastAsia="Calibri"/>
                <w:color w:val="000000" w:themeColor="text1"/>
                <w:sz w:val="17"/>
              </w:rPr>
              <w:t>+1</w:t>
            </w:r>
          </w:p>
        </w:tc>
        <w:tc>
          <w:tcPr>
            <w:tcW w:w="801" w:type="dxa"/>
            <w:shd w:val="clear" w:color="FFFFFF" w:fill="FFFFFF" w:themeFill="background1"/>
          </w:tcPr>
          <w:p w14:paraId="11DDD4D4" w14:textId="28202F07" w:rsidR="00725033" w:rsidRDefault="00CC6FF9">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eastAsia="Calibri"/>
                <w:color w:val="000000" w:themeColor="text1"/>
                <w:sz w:val="17"/>
                <w:lang w:val="en-US"/>
              </w:rPr>
              <w:t>n</w:t>
            </w:r>
            <w:r w:rsidR="00725033" w:rsidRPr="00DE2C8C">
              <w:rPr>
                <w:rFonts w:eastAsia="Calibri"/>
                <w:color w:val="000000" w:themeColor="text1"/>
                <w:sz w:val="17"/>
                <w:lang w:val="en-US"/>
              </w:rPr>
              <w:t>UNV</w:t>
            </w:r>
          </w:p>
        </w:tc>
        <w:tc>
          <w:tcPr>
            <w:tcW w:w="2995" w:type="dxa"/>
            <w:shd w:val="clear" w:color="FFFFFF" w:fill="FFFFFF" w:themeFill="background1"/>
          </w:tcPr>
          <w:p w14:paraId="063A8B55"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rPr>
              <w:t>Air Operations Assistant</w:t>
            </w:r>
          </w:p>
        </w:tc>
        <w:tc>
          <w:tcPr>
            <w:tcW w:w="3791" w:type="dxa"/>
            <w:shd w:val="clear" w:color="FFFFFF" w:fill="FFFFFF" w:themeFill="background1"/>
          </w:tcPr>
          <w:p w14:paraId="0EFFE5D8" w14:textId="77777777" w:rsidR="00725033" w:rsidRDefault="00725033">
            <w:pPr>
              <w:tabs>
                <w:tab w:val="left" w:pos="288"/>
                <w:tab w:val="left" w:pos="576"/>
                <w:tab w:val="left" w:pos="864"/>
                <w:tab w:val="left" w:pos="1152"/>
              </w:tabs>
              <w:spacing w:before="40" w:after="81" w:line="210" w:lineRule="exact"/>
              <w:ind w:left="144" w:right="43"/>
              <w:rPr>
                <w:rFonts w:eastAsia="Calibri"/>
                <w:sz w:val="17"/>
              </w:rPr>
            </w:pPr>
            <w:r w:rsidRPr="00DE2C8C">
              <w:rPr>
                <w:rFonts w:eastAsia="Calibri"/>
                <w:color w:val="000000" w:themeColor="text1"/>
                <w:sz w:val="17"/>
              </w:rPr>
              <w:t>Conversion</w:t>
            </w:r>
            <w:r>
              <w:rPr>
                <w:rFonts w:eastAsia="Calibri"/>
                <w:color w:val="000000" w:themeColor="text1"/>
                <w:sz w:val="17"/>
              </w:rPr>
              <w:t xml:space="preserve"> f</w:t>
            </w:r>
            <w:r w:rsidRPr="00DE2C8C">
              <w:rPr>
                <w:rFonts w:eastAsia="Calibri"/>
                <w:color w:val="000000" w:themeColor="text1"/>
                <w:sz w:val="17"/>
              </w:rPr>
              <w:t>rom extrabudgetary resources</w:t>
            </w:r>
          </w:p>
        </w:tc>
      </w:tr>
      <w:tr w:rsidR="00725033" w:rsidRPr="00D635B0" w14:paraId="13851BA4" w14:textId="77777777">
        <w:trPr>
          <w:trHeight w:val="360"/>
        </w:trPr>
        <w:tc>
          <w:tcPr>
            <w:tcW w:w="997" w:type="dxa"/>
            <w:tcBorders>
              <w:top w:val="single" w:sz="4" w:space="0" w:color="auto"/>
              <w:bottom w:val="single" w:sz="4" w:space="0" w:color="auto"/>
            </w:tcBorders>
            <w:shd w:val="clear" w:color="auto" w:fill="auto"/>
          </w:tcPr>
          <w:p w14:paraId="37742236" w14:textId="77777777" w:rsidR="00725033" w:rsidRPr="00D635B0" w:rsidRDefault="00725033">
            <w:pPr>
              <w:keepNext/>
              <w:keepLines/>
              <w:tabs>
                <w:tab w:val="left" w:pos="288"/>
                <w:tab w:val="left" w:pos="576"/>
                <w:tab w:val="left" w:pos="864"/>
                <w:tab w:val="left" w:pos="1152"/>
              </w:tabs>
              <w:spacing w:before="40" w:after="40" w:line="200" w:lineRule="exact"/>
              <w:ind w:left="288" w:right="43"/>
              <w:rPr>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7D51369F" w14:textId="77777777" w:rsidR="00725033" w:rsidRPr="00AE4835" w:rsidRDefault="00725033">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AE4835">
              <w:rPr>
                <w:rFonts w:eastAsia="Calibri"/>
                <w:b/>
                <w:bCs/>
                <w:sz w:val="17"/>
              </w:rPr>
              <w:t>-5</w:t>
            </w:r>
          </w:p>
        </w:tc>
        <w:tc>
          <w:tcPr>
            <w:tcW w:w="801" w:type="dxa"/>
            <w:tcBorders>
              <w:top w:val="single" w:sz="4" w:space="0" w:color="auto"/>
              <w:bottom w:val="single" w:sz="4" w:space="0" w:color="auto"/>
            </w:tcBorders>
            <w:shd w:val="clear" w:color="FFFFFF" w:fill="FFFFFF" w:themeFill="background1"/>
          </w:tcPr>
          <w:p w14:paraId="2FA97D21" w14:textId="77777777" w:rsidR="00725033" w:rsidRDefault="00725033">
            <w:pPr>
              <w:keepNext/>
              <w:keepLines/>
              <w:tabs>
                <w:tab w:val="left" w:pos="288"/>
                <w:tab w:val="left" w:pos="576"/>
                <w:tab w:val="left" w:pos="864"/>
                <w:tab w:val="left" w:pos="1152"/>
              </w:tabs>
              <w:spacing w:before="40" w:after="40" w:line="200" w:lineRule="exact"/>
              <w:ind w:left="144" w:right="43"/>
              <w:rPr>
                <w:rFonts w:eastAsia="Calibri"/>
                <w:sz w:val="17"/>
                <w:lang w:val="es-ES"/>
              </w:rPr>
            </w:pPr>
          </w:p>
        </w:tc>
        <w:tc>
          <w:tcPr>
            <w:tcW w:w="2995" w:type="dxa"/>
            <w:tcBorders>
              <w:top w:val="single" w:sz="4" w:space="0" w:color="auto"/>
              <w:bottom w:val="single" w:sz="4" w:space="0" w:color="auto"/>
            </w:tcBorders>
            <w:shd w:val="clear" w:color="FFFFFF" w:fill="FFFFFF" w:themeFill="background1"/>
          </w:tcPr>
          <w:p w14:paraId="14322F23"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c>
          <w:tcPr>
            <w:tcW w:w="3791" w:type="dxa"/>
            <w:tcBorders>
              <w:top w:val="single" w:sz="4" w:space="0" w:color="auto"/>
              <w:bottom w:val="single" w:sz="4" w:space="0" w:color="auto"/>
            </w:tcBorders>
            <w:shd w:val="clear" w:color="FFFFFF" w:fill="FFFFFF" w:themeFill="background1"/>
          </w:tcPr>
          <w:p w14:paraId="64470484"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p>
        </w:tc>
      </w:tr>
      <w:tr w:rsidR="00725033" w:rsidRPr="00D635B0" w14:paraId="3D52CBBC" w14:textId="77777777">
        <w:trPr>
          <w:trHeight w:val="360"/>
        </w:trPr>
        <w:tc>
          <w:tcPr>
            <w:tcW w:w="9842" w:type="dxa"/>
            <w:gridSpan w:val="5"/>
            <w:tcBorders>
              <w:top w:val="single" w:sz="4" w:space="0" w:color="auto"/>
            </w:tcBorders>
            <w:shd w:val="clear" w:color="auto" w:fill="auto"/>
          </w:tcPr>
          <w:p w14:paraId="74821454" w14:textId="77777777" w:rsidR="00725033" w:rsidRPr="00D41C82" w:rsidRDefault="00725033">
            <w:pPr>
              <w:rPr>
                <w:rFonts w:eastAsia="Calibri"/>
                <w:b/>
                <w:bCs/>
                <w:sz w:val="17"/>
                <w:szCs w:val="17"/>
              </w:rPr>
            </w:pPr>
            <w:r w:rsidRPr="00262CBB">
              <w:rPr>
                <w:rFonts w:eastAsia="Calibri"/>
                <w:b/>
                <w:bCs/>
                <w:sz w:val="17"/>
                <w:szCs w:val="17"/>
              </w:rPr>
              <w:t>Transport Unit</w:t>
            </w:r>
          </w:p>
        </w:tc>
      </w:tr>
      <w:tr w:rsidR="00725033" w:rsidRPr="00D635B0" w14:paraId="5C68083A" w14:textId="77777777">
        <w:tc>
          <w:tcPr>
            <w:tcW w:w="997" w:type="dxa"/>
            <w:shd w:val="clear" w:color="auto" w:fill="auto"/>
          </w:tcPr>
          <w:p w14:paraId="2C5EB075" w14:textId="77777777" w:rsidR="00725033" w:rsidRDefault="0072503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455BA2">
              <w:rPr>
                <w:sz w:val="17"/>
              </w:rPr>
              <w:t>Post</w:t>
            </w:r>
          </w:p>
        </w:tc>
        <w:tc>
          <w:tcPr>
            <w:tcW w:w="1258" w:type="dxa"/>
            <w:shd w:val="clear" w:color="FFFFFF" w:fill="FFFFFF" w:themeFill="background1"/>
          </w:tcPr>
          <w:p w14:paraId="47A44515" w14:textId="77777777" w:rsidR="00725033" w:rsidRDefault="00725033">
            <w:pPr>
              <w:tabs>
                <w:tab w:val="right" w:pos="1216"/>
              </w:tabs>
              <w:spacing w:before="40" w:after="81" w:line="210" w:lineRule="exact"/>
              <w:ind w:left="360" w:right="43"/>
              <w:jc w:val="right"/>
              <w:rPr>
                <w:rFonts w:eastAsia="Calibri"/>
                <w:color w:val="000000" w:themeColor="text1"/>
                <w:sz w:val="17"/>
                <w:szCs w:val="17"/>
              </w:rPr>
            </w:pPr>
            <w:r>
              <w:rPr>
                <w:rFonts w:eastAsia="Calibri"/>
                <w:color w:val="000000" w:themeColor="text1"/>
                <w:sz w:val="17"/>
                <w:szCs w:val="17"/>
              </w:rPr>
              <w:t>-1</w:t>
            </w:r>
          </w:p>
        </w:tc>
        <w:tc>
          <w:tcPr>
            <w:tcW w:w="801" w:type="dxa"/>
            <w:shd w:val="clear" w:color="FFFFFF" w:fill="FFFFFF" w:themeFill="background1"/>
          </w:tcPr>
          <w:p w14:paraId="03FB0289" w14:textId="25DBC495" w:rsidR="00725033" w:rsidRDefault="00560B7E">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eastAsia="Calibri"/>
                <w:color w:val="000000" w:themeColor="text1"/>
                <w:sz w:val="17"/>
                <w:szCs w:val="17"/>
                <w:lang w:val="en-US"/>
              </w:rPr>
              <w:t>LL</w:t>
            </w:r>
          </w:p>
        </w:tc>
        <w:tc>
          <w:tcPr>
            <w:tcW w:w="2995" w:type="dxa"/>
            <w:shd w:val="clear" w:color="FFFFFF" w:fill="FFFFFF" w:themeFill="background1"/>
          </w:tcPr>
          <w:p w14:paraId="4F9CF552" w14:textId="77777777" w:rsidR="00725033" w:rsidRPr="00DE2C8C" w:rsidRDefault="00725033">
            <w:pPr>
              <w:keepNext/>
              <w:keepLines/>
              <w:tabs>
                <w:tab w:val="left" w:pos="288"/>
                <w:tab w:val="left" w:pos="576"/>
                <w:tab w:val="left" w:pos="864"/>
                <w:tab w:val="left" w:pos="1152"/>
              </w:tabs>
              <w:spacing w:before="40" w:after="40" w:line="210" w:lineRule="exact"/>
              <w:ind w:left="144" w:right="40"/>
              <w:rPr>
                <w:rFonts w:eastAsia="Calibri"/>
                <w:color w:val="000000" w:themeColor="text1"/>
                <w:sz w:val="17"/>
                <w:lang w:val="en-US"/>
              </w:rPr>
            </w:pPr>
            <w:r w:rsidRPr="00DE2C8C">
              <w:rPr>
                <w:rFonts w:eastAsia="Calibri"/>
                <w:color w:val="000000" w:themeColor="text1"/>
                <w:sz w:val="17"/>
              </w:rPr>
              <w:t>Vehicle Technician</w:t>
            </w:r>
          </w:p>
        </w:tc>
        <w:tc>
          <w:tcPr>
            <w:tcW w:w="3791" w:type="dxa"/>
            <w:shd w:val="clear" w:color="FFFFFF" w:fill="FFFFFF" w:themeFill="background1"/>
          </w:tcPr>
          <w:p w14:paraId="537C236E"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sz w:val="17"/>
              </w:rPr>
              <w:t>Abolishment</w:t>
            </w:r>
          </w:p>
        </w:tc>
      </w:tr>
      <w:tr w:rsidR="00725033" w:rsidRPr="00D635B0" w14:paraId="593878BC" w14:textId="77777777">
        <w:tc>
          <w:tcPr>
            <w:tcW w:w="997" w:type="dxa"/>
            <w:shd w:val="clear" w:color="auto" w:fill="auto"/>
          </w:tcPr>
          <w:p w14:paraId="1E108E09" w14:textId="77777777" w:rsidR="00725033" w:rsidRDefault="0072503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455BA2">
              <w:rPr>
                <w:sz w:val="17"/>
              </w:rPr>
              <w:t>Post</w:t>
            </w:r>
          </w:p>
        </w:tc>
        <w:tc>
          <w:tcPr>
            <w:tcW w:w="1258" w:type="dxa"/>
            <w:shd w:val="clear" w:color="FFFFFF" w:fill="FFFFFF" w:themeFill="background1"/>
          </w:tcPr>
          <w:p w14:paraId="7C25B77F" w14:textId="77777777" w:rsidR="00725033" w:rsidRDefault="00725033">
            <w:pPr>
              <w:tabs>
                <w:tab w:val="right" w:pos="1216"/>
              </w:tabs>
              <w:spacing w:before="40" w:after="81" w:line="210" w:lineRule="exact"/>
              <w:ind w:left="360" w:right="43"/>
              <w:jc w:val="right"/>
              <w:rPr>
                <w:rFonts w:eastAsia="Calibri"/>
                <w:color w:val="000000" w:themeColor="text1"/>
                <w:sz w:val="17"/>
                <w:szCs w:val="17"/>
              </w:rPr>
            </w:pPr>
            <w:r>
              <w:rPr>
                <w:rFonts w:eastAsia="Calibri"/>
                <w:color w:val="000000" w:themeColor="text1"/>
                <w:sz w:val="17"/>
                <w:szCs w:val="17"/>
              </w:rPr>
              <w:t>-1</w:t>
            </w:r>
          </w:p>
        </w:tc>
        <w:tc>
          <w:tcPr>
            <w:tcW w:w="801" w:type="dxa"/>
            <w:shd w:val="clear" w:color="FFFFFF" w:fill="FFFFFF" w:themeFill="background1"/>
          </w:tcPr>
          <w:p w14:paraId="4DFD873C" w14:textId="7B114C63" w:rsidR="00725033" w:rsidRDefault="00560B7E">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eastAsia="Calibri"/>
                <w:color w:val="000000" w:themeColor="text1"/>
                <w:sz w:val="17"/>
                <w:szCs w:val="17"/>
                <w:lang w:val="en-US"/>
              </w:rPr>
              <w:t>LL</w:t>
            </w:r>
          </w:p>
        </w:tc>
        <w:tc>
          <w:tcPr>
            <w:tcW w:w="2995" w:type="dxa"/>
            <w:shd w:val="clear" w:color="FFFFFF" w:fill="FFFFFF" w:themeFill="background1"/>
          </w:tcPr>
          <w:p w14:paraId="1239EBA1"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eastAsia="Calibri"/>
                <w:color w:val="000000" w:themeColor="text1"/>
                <w:sz w:val="17"/>
              </w:rPr>
              <w:t>Vehicle Technician</w:t>
            </w:r>
          </w:p>
        </w:tc>
        <w:tc>
          <w:tcPr>
            <w:tcW w:w="3791" w:type="dxa"/>
            <w:shd w:val="clear" w:color="FFFFFF" w:fill="FFFFFF" w:themeFill="background1"/>
          </w:tcPr>
          <w:p w14:paraId="5311495E"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color w:val="000000" w:themeColor="text1"/>
                <w:sz w:val="17"/>
                <w:lang w:val="en-US"/>
              </w:rPr>
              <w:t>Redeployment to Kandahar field Office</w:t>
            </w:r>
          </w:p>
        </w:tc>
      </w:tr>
      <w:tr w:rsidR="00725033" w:rsidRPr="00D635B0" w14:paraId="7DBB2BB6" w14:textId="77777777">
        <w:tc>
          <w:tcPr>
            <w:tcW w:w="997" w:type="dxa"/>
            <w:tcBorders>
              <w:top w:val="single" w:sz="4" w:space="0" w:color="auto"/>
              <w:bottom w:val="single" w:sz="4" w:space="0" w:color="auto"/>
            </w:tcBorders>
            <w:shd w:val="clear" w:color="auto" w:fill="auto"/>
          </w:tcPr>
          <w:p w14:paraId="6C9F247B" w14:textId="77777777" w:rsidR="00725033" w:rsidRDefault="00725033">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3047704E" w14:textId="6A8236C6" w:rsidR="00725033" w:rsidRPr="00574E44" w:rsidRDefault="00725033">
            <w:pPr>
              <w:tabs>
                <w:tab w:val="right" w:pos="1216"/>
              </w:tabs>
              <w:spacing w:before="40" w:after="81" w:line="210" w:lineRule="exact"/>
              <w:ind w:left="360" w:right="43"/>
              <w:jc w:val="right"/>
              <w:rPr>
                <w:rFonts w:eastAsia="Calibri"/>
                <w:b/>
                <w:bCs/>
                <w:color w:val="000000" w:themeColor="text1"/>
                <w:sz w:val="17"/>
                <w:szCs w:val="17"/>
              </w:rPr>
            </w:pPr>
            <w:r>
              <w:rPr>
                <w:rFonts w:eastAsia="Calibri"/>
                <w:b/>
                <w:bCs/>
                <w:color w:val="000000" w:themeColor="text1"/>
                <w:sz w:val="17"/>
                <w:szCs w:val="17"/>
              </w:rPr>
              <w:t>-</w:t>
            </w:r>
            <w:r w:rsidR="009A6E1C">
              <w:rPr>
                <w:rFonts w:eastAsia="Calibri"/>
                <w:b/>
                <w:bCs/>
                <w:color w:val="000000" w:themeColor="text1"/>
                <w:sz w:val="17"/>
                <w:szCs w:val="17"/>
              </w:rPr>
              <w:t>2</w:t>
            </w:r>
          </w:p>
        </w:tc>
        <w:tc>
          <w:tcPr>
            <w:tcW w:w="801" w:type="dxa"/>
            <w:tcBorders>
              <w:top w:val="single" w:sz="4" w:space="0" w:color="auto"/>
              <w:bottom w:val="single" w:sz="4" w:space="0" w:color="auto"/>
            </w:tcBorders>
            <w:shd w:val="clear" w:color="FFFFFF" w:fill="FFFFFF" w:themeFill="background1"/>
          </w:tcPr>
          <w:p w14:paraId="3FAC3049"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p>
        </w:tc>
        <w:tc>
          <w:tcPr>
            <w:tcW w:w="2995" w:type="dxa"/>
            <w:tcBorders>
              <w:top w:val="single" w:sz="4" w:space="0" w:color="auto"/>
              <w:bottom w:val="single" w:sz="4" w:space="0" w:color="auto"/>
            </w:tcBorders>
            <w:shd w:val="clear" w:color="FFFFFF" w:fill="FFFFFF" w:themeFill="background1"/>
          </w:tcPr>
          <w:p w14:paraId="4BC53317"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p>
        </w:tc>
        <w:tc>
          <w:tcPr>
            <w:tcW w:w="3791" w:type="dxa"/>
            <w:tcBorders>
              <w:top w:val="single" w:sz="4" w:space="0" w:color="auto"/>
              <w:bottom w:val="single" w:sz="4" w:space="0" w:color="auto"/>
            </w:tcBorders>
            <w:shd w:val="clear" w:color="FFFFFF" w:fill="FFFFFF" w:themeFill="background1"/>
          </w:tcPr>
          <w:p w14:paraId="6745D9A3"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r>
      <w:tr w:rsidR="00725033" w:rsidRPr="00FB48BB" w14:paraId="6D625D16" w14:textId="77777777">
        <w:tc>
          <w:tcPr>
            <w:tcW w:w="9842" w:type="dxa"/>
            <w:gridSpan w:val="5"/>
            <w:tcBorders>
              <w:top w:val="single" w:sz="4" w:space="0" w:color="auto"/>
            </w:tcBorders>
            <w:shd w:val="clear" w:color="auto" w:fill="auto"/>
          </w:tcPr>
          <w:p w14:paraId="1088DBBB" w14:textId="77777777" w:rsidR="00725033" w:rsidRPr="00FB48BB" w:rsidRDefault="00725033">
            <w:pPr>
              <w:tabs>
                <w:tab w:val="left" w:pos="288"/>
                <w:tab w:val="left" w:pos="576"/>
                <w:tab w:val="left" w:pos="864"/>
                <w:tab w:val="left" w:pos="1152"/>
              </w:tabs>
              <w:spacing w:before="40" w:after="81" w:line="210" w:lineRule="exact"/>
              <w:ind w:right="43"/>
              <w:rPr>
                <w:rFonts w:eastAsia="Calibri"/>
                <w:b/>
                <w:bCs/>
                <w:color w:val="000000" w:themeColor="text1"/>
                <w:sz w:val="17"/>
              </w:rPr>
            </w:pPr>
            <w:r w:rsidRPr="00FB48BB">
              <w:rPr>
                <w:rFonts w:eastAsia="Calibri"/>
                <w:b/>
                <w:bCs/>
                <w:color w:val="000000" w:themeColor="text1"/>
                <w:sz w:val="17"/>
              </w:rPr>
              <w:t>Property Management Unit</w:t>
            </w:r>
          </w:p>
        </w:tc>
      </w:tr>
      <w:tr w:rsidR="00725033" w:rsidRPr="00D635B0" w14:paraId="42BB9412" w14:textId="77777777">
        <w:tc>
          <w:tcPr>
            <w:tcW w:w="997" w:type="dxa"/>
            <w:tcBorders>
              <w:bottom w:val="single" w:sz="4" w:space="0" w:color="auto"/>
            </w:tcBorders>
            <w:shd w:val="clear" w:color="auto" w:fill="auto"/>
          </w:tcPr>
          <w:p w14:paraId="719A121F" w14:textId="77777777" w:rsidR="00725033" w:rsidRDefault="0072503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p>
        </w:tc>
        <w:tc>
          <w:tcPr>
            <w:tcW w:w="1258" w:type="dxa"/>
            <w:tcBorders>
              <w:bottom w:val="single" w:sz="4" w:space="0" w:color="auto"/>
            </w:tcBorders>
            <w:shd w:val="clear" w:color="FFFFFF" w:fill="FFFFFF" w:themeFill="background1"/>
          </w:tcPr>
          <w:p w14:paraId="3EB6164A" w14:textId="77777777" w:rsidR="00725033" w:rsidRDefault="00725033">
            <w:pPr>
              <w:tabs>
                <w:tab w:val="right" w:pos="1216"/>
              </w:tabs>
              <w:spacing w:before="40" w:after="81" w:line="210" w:lineRule="exact"/>
              <w:ind w:left="360" w:right="43"/>
              <w:jc w:val="right"/>
              <w:rPr>
                <w:rFonts w:eastAsia="Calibri"/>
                <w:color w:val="000000" w:themeColor="text1"/>
                <w:sz w:val="17"/>
                <w:szCs w:val="17"/>
              </w:rPr>
            </w:pPr>
            <w:r>
              <w:rPr>
                <w:rFonts w:eastAsia="Calibri"/>
                <w:sz w:val="17"/>
              </w:rPr>
              <w:t>-1</w:t>
            </w:r>
          </w:p>
        </w:tc>
        <w:tc>
          <w:tcPr>
            <w:tcW w:w="801" w:type="dxa"/>
            <w:tcBorders>
              <w:bottom w:val="single" w:sz="4" w:space="0" w:color="auto"/>
            </w:tcBorders>
            <w:shd w:val="clear" w:color="FFFFFF" w:fill="FFFFFF" w:themeFill="background1"/>
          </w:tcPr>
          <w:p w14:paraId="6A81E56E" w14:textId="61AC5E02" w:rsidR="00725033" w:rsidRDefault="00560B7E">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eastAsia="Calibri"/>
                <w:sz w:val="17"/>
                <w:lang w:val="es-ES"/>
              </w:rPr>
              <w:t>LL</w:t>
            </w:r>
          </w:p>
        </w:tc>
        <w:tc>
          <w:tcPr>
            <w:tcW w:w="2995" w:type="dxa"/>
            <w:tcBorders>
              <w:bottom w:val="single" w:sz="4" w:space="0" w:color="auto"/>
            </w:tcBorders>
            <w:shd w:val="clear" w:color="FFFFFF" w:fill="FFFFFF" w:themeFill="background1"/>
          </w:tcPr>
          <w:p w14:paraId="144B90EB"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Pr>
                <w:rFonts w:eastAsia="Calibri"/>
                <w:color w:val="000000" w:themeColor="text1"/>
                <w:sz w:val="17"/>
                <w:lang w:val="fr-FR"/>
              </w:rPr>
              <w:t>Administrative</w:t>
            </w:r>
            <w:r w:rsidRPr="00DE2C8C">
              <w:rPr>
                <w:rFonts w:eastAsia="Calibri"/>
                <w:color w:val="000000" w:themeColor="text1"/>
                <w:sz w:val="17"/>
                <w:lang w:val="fr-FR"/>
              </w:rPr>
              <w:t xml:space="preserve"> Assistant</w:t>
            </w:r>
          </w:p>
        </w:tc>
        <w:tc>
          <w:tcPr>
            <w:tcW w:w="3791" w:type="dxa"/>
            <w:tcBorders>
              <w:bottom w:val="single" w:sz="4" w:space="0" w:color="auto"/>
            </w:tcBorders>
            <w:shd w:val="clear" w:color="FFFFFF" w:fill="FFFFFF" w:themeFill="background1"/>
          </w:tcPr>
          <w:p w14:paraId="320346B0"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sz w:val="17"/>
              </w:rPr>
              <w:t>Abolishment</w:t>
            </w:r>
          </w:p>
        </w:tc>
      </w:tr>
      <w:tr w:rsidR="00725033" w:rsidRPr="00D635B0" w14:paraId="7489B20E" w14:textId="77777777">
        <w:tc>
          <w:tcPr>
            <w:tcW w:w="997" w:type="dxa"/>
            <w:tcBorders>
              <w:top w:val="single" w:sz="4" w:space="0" w:color="auto"/>
              <w:bottom w:val="single" w:sz="4" w:space="0" w:color="auto"/>
            </w:tcBorders>
            <w:shd w:val="clear" w:color="auto" w:fill="auto"/>
          </w:tcPr>
          <w:p w14:paraId="312C50FB" w14:textId="77777777" w:rsidR="00725033" w:rsidRDefault="00725033">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0C2B69E1" w14:textId="77777777" w:rsidR="00725033" w:rsidRPr="00A53113" w:rsidRDefault="00725033">
            <w:pPr>
              <w:tabs>
                <w:tab w:val="right" w:pos="1216"/>
              </w:tabs>
              <w:spacing w:before="40" w:after="81" w:line="210" w:lineRule="exact"/>
              <w:ind w:left="360" w:right="43"/>
              <w:jc w:val="right"/>
              <w:rPr>
                <w:rFonts w:eastAsia="Calibri"/>
                <w:b/>
                <w:bCs/>
                <w:sz w:val="17"/>
              </w:rPr>
            </w:pPr>
            <w:r w:rsidRPr="00A53113">
              <w:rPr>
                <w:rFonts w:eastAsia="Calibri"/>
                <w:b/>
                <w:bCs/>
                <w:color w:val="000000" w:themeColor="text1"/>
                <w:sz w:val="17"/>
                <w:szCs w:val="17"/>
              </w:rPr>
              <w:t>-1</w:t>
            </w:r>
          </w:p>
        </w:tc>
        <w:tc>
          <w:tcPr>
            <w:tcW w:w="801" w:type="dxa"/>
            <w:tcBorders>
              <w:top w:val="single" w:sz="4" w:space="0" w:color="auto"/>
              <w:bottom w:val="single" w:sz="4" w:space="0" w:color="auto"/>
            </w:tcBorders>
            <w:shd w:val="clear" w:color="FFFFFF" w:fill="FFFFFF" w:themeFill="background1"/>
          </w:tcPr>
          <w:p w14:paraId="78899528" w14:textId="77777777" w:rsidR="00725033" w:rsidRDefault="00725033">
            <w:pPr>
              <w:tabs>
                <w:tab w:val="left" w:pos="288"/>
                <w:tab w:val="left" w:pos="576"/>
                <w:tab w:val="left" w:pos="864"/>
                <w:tab w:val="left" w:pos="1152"/>
              </w:tabs>
              <w:spacing w:before="40" w:after="81" w:line="210" w:lineRule="exact"/>
              <w:ind w:left="144" w:right="43"/>
              <w:rPr>
                <w:rFonts w:eastAsia="Calibri"/>
                <w:sz w:val="17"/>
                <w:lang w:val="es-ES"/>
              </w:rPr>
            </w:pPr>
          </w:p>
        </w:tc>
        <w:tc>
          <w:tcPr>
            <w:tcW w:w="2995" w:type="dxa"/>
            <w:tcBorders>
              <w:top w:val="single" w:sz="4" w:space="0" w:color="auto"/>
              <w:bottom w:val="single" w:sz="4" w:space="0" w:color="auto"/>
            </w:tcBorders>
            <w:shd w:val="clear" w:color="FFFFFF" w:fill="FFFFFF" w:themeFill="background1"/>
          </w:tcPr>
          <w:p w14:paraId="512C171E"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fr-FR"/>
              </w:rPr>
            </w:pPr>
          </w:p>
        </w:tc>
        <w:tc>
          <w:tcPr>
            <w:tcW w:w="3791" w:type="dxa"/>
            <w:tcBorders>
              <w:top w:val="single" w:sz="4" w:space="0" w:color="auto"/>
              <w:bottom w:val="single" w:sz="4" w:space="0" w:color="auto"/>
            </w:tcBorders>
            <w:shd w:val="clear" w:color="FFFFFF" w:fill="FFFFFF" w:themeFill="background1"/>
          </w:tcPr>
          <w:p w14:paraId="237FAFD8" w14:textId="77777777" w:rsidR="00725033" w:rsidRDefault="00725033">
            <w:pPr>
              <w:tabs>
                <w:tab w:val="left" w:pos="288"/>
                <w:tab w:val="left" w:pos="576"/>
                <w:tab w:val="left" w:pos="864"/>
                <w:tab w:val="left" w:pos="1152"/>
              </w:tabs>
              <w:spacing w:before="40" w:after="81" w:line="210" w:lineRule="exact"/>
              <w:ind w:left="144" w:right="43"/>
              <w:rPr>
                <w:rFonts w:eastAsia="Calibri"/>
                <w:sz w:val="17"/>
              </w:rPr>
            </w:pPr>
          </w:p>
        </w:tc>
      </w:tr>
      <w:tr w:rsidR="00725033" w:rsidRPr="00FB48BB" w14:paraId="215E1BD3" w14:textId="77777777">
        <w:tc>
          <w:tcPr>
            <w:tcW w:w="9842" w:type="dxa"/>
            <w:gridSpan w:val="5"/>
            <w:tcBorders>
              <w:top w:val="single" w:sz="4" w:space="0" w:color="auto"/>
            </w:tcBorders>
            <w:shd w:val="clear" w:color="auto" w:fill="auto"/>
          </w:tcPr>
          <w:p w14:paraId="6180B2F4" w14:textId="77777777" w:rsidR="00725033" w:rsidRPr="00FB48BB" w:rsidRDefault="00725033">
            <w:pPr>
              <w:tabs>
                <w:tab w:val="left" w:pos="288"/>
                <w:tab w:val="left" w:pos="576"/>
                <w:tab w:val="left" w:pos="864"/>
                <w:tab w:val="left" w:pos="1152"/>
              </w:tabs>
              <w:spacing w:before="40" w:after="81" w:line="210" w:lineRule="exact"/>
              <w:ind w:right="43"/>
              <w:rPr>
                <w:rFonts w:eastAsia="Calibri"/>
                <w:b/>
                <w:bCs/>
                <w:color w:val="000000" w:themeColor="text1"/>
                <w:sz w:val="17"/>
              </w:rPr>
            </w:pPr>
            <w:r w:rsidRPr="00FB48BB">
              <w:rPr>
                <w:rFonts w:eastAsia="Calibri"/>
                <w:b/>
                <w:bCs/>
                <w:color w:val="000000" w:themeColor="text1"/>
                <w:sz w:val="17"/>
              </w:rPr>
              <w:t>Medical Staff Counselling and Welfare Section</w:t>
            </w:r>
          </w:p>
        </w:tc>
      </w:tr>
      <w:tr w:rsidR="00725033" w:rsidRPr="00D635B0" w14:paraId="247F8765" w14:textId="77777777">
        <w:tc>
          <w:tcPr>
            <w:tcW w:w="997" w:type="dxa"/>
            <w:shd w:val="clear" w:color="auto" w:fill="auto"/>
          </w:tcPr>
          <w:p w14:paraId="325E37AF" w14:textId="77777777" w:rsidR="00725033" w:rsidRDefault="0072503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207007">
              <w:rPr>
                <w:sz w:val="17"/>
              </w:rPr>
              <w:t>Position</w:t>
            </w:r>
          </w:p>
        </w:tc>
        <w:tc>
          <w:tcPr>
            <w:tcW w:w="1258" w:type="dxa"/>
            <w:shd w:val="clear" w:color="FFFFFF" w:fill="FFFFFF" w:themeFill="background1"/>
          </w:tcPr>
          <w:p w14:paraId="638AF9BB" w14:textId="77777777" w:rsidR="00725033" w:rsidRDefault="00725033">
            <w:pPr>
              <w:tabs>
                <w:tab w:val="right" w:pos="1216"/>
              </w:tabs>
              <w:spacing w:before="40" w:after="81" w:line="210" w:lineRule="exact"/>
              <w:ind w:left="360" w:right="43"/>
              <w:jc w:val="right"/>
              <w:rPr>
                <w:rFonts w:eastAsia="Calibri"/>
                <w:color w:val="000000" w:themeColor="text1"/>
                <w:sz w:val="17"/>
                <w:szCs w:val="17"/>
              </w:rPr>
            </w:pPr>
            <w:r w:rsidRPr="00DE2C8C">
              <w:rPr>
                <w:rFonts w:eastAsia="Calibri"/>
                <w:color w:val="000000" w:themeColor="text1"/>
                <w:sz w:val="17"/>
              </w:rPr>
              <w:t>+2</w:t>
            </w:r>
          </w:p>
        </w:tc>
        <w:tc>
          <w:tcPr>
            <w:tcW w:w="801" w:type="dxa"/>
            <w:shd w:val="clear" w:color="FFFFFF" w:fill="FFFFFF" w:themeFill="background1"/>
          </w:tcPr>
          <w:p w14:paraId="659B6DDF" w14:textId="0CC40D7E" w:rsidR="00725033" w:rsidRDefault="000851BA">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eastAsia="Calibri"/>
                <w:color w:val="000000" w:themeColor="text1"/>
                <w:sz w:val="17"/>
              </w:rPr>
              <w:t>i</w:t>
            </w:r>
            <w:r w:rsidR="00725033" w:rsidRPr="00DE2C8C">
              <w:rPr>
                <w:rFonts w:eastAsia="Calibri"/>
                <w:color w:val="000000" w:themeColor="text1"/>
                <w:sz w:val="17"/>
              </w:rPr>
              <w:t>UNV</w:t>
            </w:r>
          </w:p>
        </w:tc>
        <w:tc>
          <w:tcPr>
            <w:tcW w:w="2995" w:type="dxa"/>
            <w:shd w:val="clear" w:color="FFFFFF" w:fill="FFFFFF" w:themeFill="background1"/>
          </w:tcPr>
          <w:p w14:paraId="16D2F648"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eastAsia="Calibri"/>
                <w:color w:val="000000" w:themeColor="text1"/>
                <w:sz w:val="17"/>
              </w:rPr>
              <w:t>Paramedic</w:t>
            </w:r>
          </w:p>
        </w:tc>
        <w:tc>
          <w:tcPr>
            <w:tcW w:w="3791" w:type="dxa"/>
            <w:shd w:val="clear" w:color="FFFFFF" w:fill="FFFFFF" w:themeFill="background1"/>
          </w:tcPr>
          <w:p w14:paraId="363EDBB5"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rPr>
              <w:t>Establishment</w:t>
            </w:r>
          </w:p>
        </w:tc>
      </w:tr>
      <w:tr w:rsidR="00725033" w:rsidRPr="00D635B0" w14:paraId="40EEDCC5" w14:textId="77777777">
        <w:tc>
          <w:tcPr>
            <w:tcW w:w="997" w:type="dxa"/>
            <w:tcBorders>
              <w:bottom w:val="single" w:sz="4" w:space="0" w:color="auto"/>
            </w:tcBorders>
            <w:shd w:val="clear" w:color="auto" w:fill="auto"/>
          </w:tcPr>
          <w:p w14:paraId="4B7A02F6" w14:textId="77777777" w:rsidR="00725033" w:rsidRDefault="0072503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207007">
              <w:rPr>
                <w:sz w:val="17"/>
              </w:rPr>
              <w:t>Position</w:t>
            </w:r>
          </w:p>
        </w:tc>
        <w:tc>
          <w:tcPr>
            <w:tcW w:w="1258" w:type="dxa"/>
            <w:tcBorders>
              <w:bottom w:val="single" w:sz="4" w:space="0" w:color="auto"/>
            </w:tcBorders>
            <w:shd w:val="clear" w:color="FFFFFF" w:fill="FFFFFF" w:themeFill="background1"/>
          </w:tcPr>
          <w:p w14:paraId="22D065F8" w14:textId="77777777" w:rsidR="00725033" w:rsidRDefault="00725033">
            <w:pPr>
              <w:tabs>
                <w:tab w:val="right" w:pos="1216"/>
              </w:tabs>
              <w:spacing w:before="40" w:after="81" w:line="210" w:lineRule="exact"/>
              <w:ind w:left="360" w:right="43"/>
              <w:jc w:val="right"/>
              <w:rPr>
                <w:rFonts w:eastAsia="Calibri"/>
                <w:color w:val="000000" w:themeColor="text1"/>
                <w:sz w:val="17"/>
                <w:szCs w:val="17"/>
              </w:rPr>
            </w:pPr>
            <w:r w:rsidRPr="00DE2C8C">
              <w:rPr>
                <w:rFonts w:eastAsia="Calibri"/>
                <w:color w:val="000000" w:themeColor="text1"/>
                <w:sz w:val="17"/>
              </w:rPr>
              <w:t>-1</w:t>
            </w:r>
          </w:p>
        </w:tc>
        <w:tc>
          <w:tcPr>
            <w:tcW w:w="801" w:type="dxa"/>
            <w:tcBorders>
              <w:bottom w:val="single" w:sz="4" w:space="0" w:color="auto"/>
            </w:tcBorders>
            <w:shd w:val="clear" w:color="FFFFFF" w:fill="FFFFFF" w:themeFill="background1"/>
          </w:tcPr>
          <w:p w14:paraId="2FE4A353" w14:textId="2C438DCA" w:rsidR="00725033" w:rsidRDefault="000851BA">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eastAsia="Calibri"/>
                <w:color w:val="000000" w:themeColor="text1"/>
                <w:sz w:val="17"/>
              </w:rPr>
              <w:t>i</w:t>
            </w:r>
            <w:r w:rsidR="00725033" w:rsidRPr="00DE2C8C">
              <w:rPr>
                <w:rFonts w:eastAsia="Calibri"/>
                <w:color w:val="000000" w:themeColor="text1"/>
                <w:sz w:val="17"/>
              </w:rPr>
              <w:t>UNV</w:t>
            </w:r>
          </w:p>
        </w:tc>
        <w:tc>
          <w:tcPr>
            <w:tcW w:w="2995" w:type="dxa"/>
            <w:tcBorders>
              <w:bottom w:val="single" w:sz="4" w:space="0" w:color="auto"/>
            </w:tcBorders>
            <w:shd w:val="clear" w:color="FFFFFF" w:fill="FFFFFF" w:themeFill="background1"/>
          </w:tcPr>
          <w:p w14:paraId="715A84E3"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eastAsia="Calibri"/>
                <w:color w:val="000000" w:themeColor="text1"/>
                <w:sz w:val="17"/>
              </w:rPr>
              <w:t>Paramedic</w:t>
            </w:r>
          </w:p>
        </w:tc>
        <w:tc>
          <w:tcPr>
            <w:tcW w:w="3791" w:type="dxa"/>
            <w:tcBorders>
              <w:bottom w:val="single" w:sz="4" w:space="0" w:color="auto"/>
            </w:tcBorders>
            <w:shd w:val="clear" w:color="FFFFFF" w:fill="FFFFFF" w:themeFill="background1"/>
          </w:tcPr>
          <w:p w14:paraId="38A8DB39"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rPr>
              <w:t>Redeployment</w:t>
            </w:r>
            <w:r>
              <w:rPr>
                <w:rFonts w:eastAsia="Calibri"/>
                <w:color w:val="000000" w:themeColor="text1"/>
                <w:sz w:val="17"/>
              </w:rPr>
              <w:t xml:space="preserve"> to Bayman Field Office</w:t>
            </w:r>
          </w:p>
        </w:tc>
      </w:tr>
      <w:tr w:rsidR="00725033" w:rsidRPr="00D635B0" w14:paraId="182261F7" w14:textId="77777777">
        <w:tc>
          <w:tcPr>
            <w:tcW w:w="997" w:type="dxa"/>
            <w:tcBorders>
              <w:top w:val="single" w:sz="4" w:space="0" w:color="auto"/>
              <w:bottom w:val="single" w:sz="4" w:space="0" w:color="auto"/>
            </w:tcBorders>
            <w:shd w:val="clear" w:color="auto" w:fill="auto"/>
          </w:tcPr>
          <w:p w14:paraId="26983AD9" w14:textId="77777777" w:rsidR="00725033" w:rsidRDefault="00725033">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39166309" w14:textId="77777777" w:rsidR="00725033" w:rsidRPr="00A53113" w:rsidRDefault="00725033">
            <w:pPr>
              <w:tabs>
                <w:tab w:val="right" w:pos="1216"/>
              </w:tabs>
              <w:spacing w:before="40" w:after="81" w:line="210" w:lineRule="exact"/>
              <w:ind w:left="360" w:right="43"/>
              <w:jc w:val="right"/>
              <w:rPr>
                <w:rFonts w:eastAsia="Calibri"/>
                <w:b/>
                <w:bCs/>
                <w:color w:val="000000" w:themeColor="text1"/>
                <w:sz w:val="17"/>
                <w:szCs w:val="17"/>
              </w:rPr>
            </w:pPr>
            <w:r w:rsidRPr="00A53113">
              <w:rPr>
                <w:rFonts w:eastAsia="Calibri"/>
                <w:b/>
                <w:bCs/>
                <w:color w:val="000000" w:themeColor="text1"/>
                <w:sz w:val="17"/>
                <w:szCs w:val="17"/>
              </w:rPr>
              <w:t>+1</w:t>
            </w:r>
          </w:p>
        </w:tc>
        <w:tc>
          <w:tcPr>
            <w:tcW w:w="801" w:type="dxa"/>
            <w:tcBorders>
              <w:top w:val="single" w:sz="4" w:space="0" w:color="auto"/>
              <w:bottom w:val="single" w:sz="4" w:space="0" w:color="auto"/>
            </w:tcBorders>
            <w:shd w:val="clear" w:color="FFFFFF" w:fill="FFFFFF" w:themeFill="background1"/>
          </w:tcPr>
          <w:p w14:paraId="2AE21FB2"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p>
        </w:tc>
        <w:tc>
          <w:tcPr>
            <w:tcW w:w="2995" w:type="dxa"/>
            <w:tcBorders>
              <w:top w:val="single" w:sz="4" w:space="0" w:color="auto"/>
              <w:bottom w:val="single" w:sz="4" w:space="0" w:color="auto"/>
            </w:tcBorders>
            <w:shd w:val="clear" w:color="FFFFFF" w:fill="FFFFFF" w:themeFill="background1"/>
          </w:tcPr>
          <w:p w14:paraId="3FE6B7D2"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p>
        </w:tc>
        <w:tc>
          <w:tcPr>
            <w:tcW w:w="3791" w:type="dxa"/>
            <w:tcBorders>
              <w:top w:val="single" w:sz="4" w:space="0" w:color="auto"/>
              <w:bottom w:val="single" w:sz="4" w:space="0" w:color="auto"/>
            </w:tcBorders>
            <w:shd w:val="clear" w:color="FFFFFF" w:fill="FFFFFF" w:themeFill="background1"/>
          </w:tcPr>
          <w:p w14:paraId="1126CA0F"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r>
      <w:tr w:rsidR="00725033" w:rsidRPr="00FB48BB" w14:paraId="132B2CEF" w14:textId="77777777">
        <w:tc>
          <w:tcPr>
            <w:tcW w:w="9842" w:type="dxa"/>
            <w:gridSpan w:val="5"/>
            <w:tcBorders>
              <w:top w:val="single" w:sz="4" w:space="0" w:color="auto"/>
            </w:tcBorders>
            <w:shd w:val="clear" w:color="auto" w:fill="auto"/>
          </w:tcPr>
          <w:p w14:paraId="7A150343" w14:textId="77777777" w:rsidR="00725033" w:rsidRPr="00FB48BB" w:rsidRDefault="00725033">
            <w:pPr>
              <w:tabs>
                <w:tab w:val="left" w:pos="288"/>
                <w:tab w:val="left" w:pos="576"/>
                <w:tab w:val="left" w:pos="864"/>
                <w:tab w:val="left" w:pos="1152"/>
              </w:tabs>
              <w:spacing w:before="40" w:after="81" w:line="210" w:lineRule="exact"/>
              <w:ind w:right="43"/>
              <w:rPr>
                <w:rFonts w:eastAsia="Calibri"/>
                <w:b/>
                <w:bCs/>
                <w:color w:val="000000" w:themeColor="text1"/>
                <w:sz w:val="17"/>
              </w:rPr>
            </w:pPr>
            <w:r w:rsidRPr="00FB48BB">
              <w:rPr>
                <w:rFonts w:eastAsia="Calibri"/>
                <w:b/>
                <w:bCs/>
                <w:color w:val="000000" w:themeColor="text1"/>
                <w:sz w:val="17"/>
              </w:rPr>
              <w:t>General Supply and Fuel Unit</w:t>
            </w:r>
          </w:p>
        </w:tc>
      </w:tr>
      <w:tr w:rsidR="00725033" w:rsidRPr="00D635B0" w14:paraId="191B8360" w14:textId="77777777">
        <w:tc>
          <w:tcPr>
            <w:tcW w:w="997" w:type="dxa"/>
            <w:tcBorders>
              <w:bottom w:val="single" w:sz="4" w:space="0" w:color="auto"/>
            </w:tcBorders>
            <w:shd w:val="clear" w:color="auto" w:fill="auto"/>
          </w:tcPr>
          <w:p w14:paraId="7A678F95" w14:textId="77777777" w:rsidR="00725033" w:rsidRDefault="0072503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207007">
              <w:rPr>
                <w:sz w:val="17"/>
              </w:rPr>
              <w:t>Position</w:t>
            </w:r>
          </w:p>
        </w:tc>
        <w:tc>
          <w:tcPr>
            <w:tcW w:w="1258" w:type="dxa"/>
            <w:tcBorders>
              <w:bottom w:val="single" w:sz="4" w:space="0" w:color="auto"/>
            </w:tcBorders>
            <w:shd w:val="clear" w:color="FFFFFF" w:fill="FFFFFF" w:themeFill="background1"/>
          </w:tcPr>
          <w:p w14:paraId="71FC4142" w14:textId="77777777" w:rsidR="00725033" w:rsidRDefault="00725033">
            <w:pPr>
              <w:tabs>
                <w:tab w:val="right" w:pos="1216"/>
              </w:tabs>
              <w:spacing w:before="40" w:after="81" w:line="210" w:lineRule="exact"/>
              <w:ind w:left="360" w:right="43"/>
              <w:jc w:val="right"/>
              <w:rPr>
                <w:rFonts w:eastAsia="Calibri"/>
                <w:color w:val="000000" w:themeColor="text1"/>
                <w:sz w:val="17"/>
                <w:szCs w:val="17"/>
              </w:rPr>
            </w:pPr>
            <w:r w:rsidRPr="00DE2C8C">
              <w:rPr>
                <w:rFonts w:eastAsia="Calibri"/>
                <w:color w:val="000000" w:themeColor="text1"/>
                <w:sz w:val="17"/>
              </w:rPr>
              <w:t>+1</w:t>
            </w:r>
          </w:p>
        </w:tc>
        <w:tc>
          <w:tcPr>
            <w:tcW w:w="801" w:type="dxa"/>
            <w:tcBorders>
              <w:bottom w:val="single" w:sz="4" w:space="0" w:color="auto"/>
            </w:tcBorders>
            <w:shd w:val="clear" w:color="FFFFFF" w:fill="FFFFFF" w:themeFill="background1"/>
          </w:tcPr>
          <w:p w14:paraId="7560842C" w14:textId="2978A19D" w:rsidR="00725033" w:rsidRDefault="000851BA">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eastAsia="Calibri"/>
                <w:color w:val="000000" w:themeColor="text1"/>
                <w:sz w:val="17"/>
              </w:rPr>
              <w:t>i</w:t>
            </w:r>
            <w:r w:rsidR="00725033" w:rsidRPr="00DE2C8C">
              <w:rPr>
                <w:rFonts w:eastAsia="Calibri"/>
                <w:color w:val="000000" w:themeColor="text1"/>
                <w:sz w:val="17"/>
              </w:rPr>
              <w:t>UNV</w:t>
            </w:r>
          </w:p>
        </w:tc>
        <w:tc>
          <w:tcPr>
            <w:tcW w:w="2995" w:type="dxa"/>
            <w:tcBorders>
              <w:bottom w:val="single" w:sz="4" w:space="0" w:color="auto"/>
            </w:tcBorders>
            <w:shd w:val="clear" w:color="FFFFFF" w:fill="FFFFFF" w:themeFill="background1"/>
          </w:tcPr>
          <w:p w14:paraId="12BB8E4A"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eastAsia="Calibri"/>
                <w:color w:val="000000" w:themeColor="text1"/>
                <w:sz w:val="17"/>
              </w:rPr>
              <w:t>Finance Assistant</w:t>
            </w:r>
          </w:p>
        </w:tc>
        <w:tc>
          <w:tcPr>
            <w:tcW w:w="3791" w:type="dxa"/>
            <w:tcBorders>
              <w:bottom w:val="single" w:sz="4" w:space="0" w:color="auto"/>
            </w:tcBorders>
            <w:shd w:val="clear" w:color="FFFFFF" w:fill="FFFFFF" w:themeFill="background1"/>
          </w:tcPr>
          <w:p w14:paraId="404E5B90"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eastAsia="Calibri"/>
                <w:color w:val="000000" w:themeColor="text1"/>
                <w:sz w:val="17"/>
              </w:rPr>
              <w:t>Conversion</w:t>
            </w:r>
            <w:r>
              <w:rPr>
                <w:rFonts w:eastAsia="Calibri"/>
                <w:color w:val="000000" w:themeColor="text1"/>
                <w:sz w:val="17"/>
              </w:rPr>
              <w:t xml:space="preserve"> f</w:t>
            </w:r>
            <w:r w:rsidRPr="00DE2C8C">
              <w:rPr>
                <w:rFonts w:eastAsia="Calibri"/>
                <w:color w:val="000000" w:themeColor="text1"/>
                <w:sz w:val="17"/>
              </w:rPr>
              <w:t>rom extrabudgetary resources</w:t>
            </w:r>
          </w:p>
        </w:tc>
      </w:tr>
      <w:tr w:rsidR="00725033" w:rsidRPr="00D635B0" w14:paraId="762F3DDF" w14:textId="77777777">
        <w:tc>
          <w:tcPr>
            <w:tcW w:w="997" w:type="dxa"/>
            <w:tcBorders>
              <w:top w:val="single" w:sz="4" w:space="0" w:color="auto"/>
              <w:bottom w:val="single" w:sz="4" w:space="0" w:color="auto"/>
            </w:tcBorders>
            <w:shd w:val="clear" w:color="auto" w:fill="auto"/>
          </w:tcPr>
          <w:p w14:paraId="4F8BA81B" w14:textId="77777777" w:rsidR="00725033" w:rsidRDefault="00725033">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3BBCF06C" w14:textId="77777777" w:rsidR="00725033" w:rsidRPr="00A53113" w:rsidRDefault="00725033">
            <w:pPr>
              <w:tabs>
                <w:tab w:val="right" w:pos="1216"/>
              </w:tabs>
              <w:spacing w:before="40" w:after="81" w:line="210" w:lineRule="exact"/>
              <w:ind w:left="360" w:right="43"/>
              <w:jc w:val="right"/>
              <w:rPr>
                <w:rFonts w:eastAsia="Calibri"/>
                <w:b/>
                <w:bCs/>
                <w:color w:val="000000" w:themeColor="text1"/>
                <w:sz w:val="17"/>
                <w:szCs w:val="17"/>
              </w:rPr>
            </w:pPr>
            <w:r w:rsidRPr="00A53113">
              <w:rPr>
                <w:rFonts w:eastAsia="Calibri"/>
                <w:b/>
                <w:bCs/>
                <w:color w:val="000000" w:themeColor="text1"/>
                <w:sz w:val="17"/>
                <w:szCs w:val="17"/>
              </w:rPr>
              <w:t>+1</w:t>
            </w:r>
          </w:p>
        </w:tc>
        <w:tc>
          <w:tcPr>
            <w:tcW w:w="801" w:type="dxa"/>
            <w:tcBorders>
              <w:top w:val="single" w:sz="4" w:space="0" w:color="auto"/>
              <w:bottom w:val="single" w:sz="4" w:space="0" w:color="auto"/>
            </w:tcBorders>
            <w:shd w:val="clear" w:color="FFFFFF" w:fill="FFFFFF" w:themeFill="background1"/>
          </w:tcPr>
          <w:p w14:paraId="5A602631"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p>
        </w:tc>
        <w:tc>
          <w:tcPr>
            <w:tcW w:w="2995" w:type="dxa"/>
            <w:tcBorders>
              <w:top w:val="single" w:sz="4" w:space="0" w:color="auto"/>
              <w:bottom w:val="single" w:sz="4" w:space="0" w:color="auto"/>
            </w:tcBorders>
            <w:shd w:val="clear" w:color="FFFFFF" w:fill="FFFFFF" w:themeFill="background1"/>
          </w:tcPr>
          <w:p w14:paraId="35A6002A"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p>
        </w:tc>
        <w:tc>
          <w:tcPr>
            <w:tcW w:w="3791" w:type="dxa"/>
            <w:tcBorders>
              <w:top w:val="single" w:sz="4" w:space="0" w:color="auto"/>
              <w:bottom w:val="single" w:sz="4" w:space="0" w:color="auto"/>
            </w:tcBorders>
            <w:shd w:val="clear" w:color="FFFFFF" w:fill="FFFFFF" w:themeFill="background1"/>
          </w:tcPr>
          <w:p w14:paraId="3C612758" w14:textId="77777777" w:rsidR="00725033"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r>
      <w:tr w:rsidR="00725033" w:rsidRPr="00D635B0" w14:paraId="48CD8C2F" w14:textId="77777777">
        <w:trPr>
          <w:trHeight w:val="197"/>
        </w:trPr>
        <w:tc>
          <w:tcPr>
            <w:tcW w:w="997" w:type="dxa"/>
            <w:tcBorders>
              <w:top w:val="single" w:sz="4" w:space="0" w:color="auto"/>
              <w:bottom w:val="single" w:sz="12" w:space="0" w:color="auto"/>
            </w:tcBorders>
            <w:shd w:val="clear" w:color="auto" w:fill="auto"/>
            <w:vAlign w:val="bottom"/>
          </w:tcPr>
          <w:p w14:paraId="33AC2D5A" w14:textId="77777777" w:rsidR="00725033" w:rsidRPr="00D635B0" w:rsidRDefault="00725033">
            <w:pPr>
              <w:tabs>
                <w:tab w:val="left" w:pos="288"/>
                <w:tab w:val="left" w:pos="576"/>
                <w:tab w:val="left" w:pos="864"/>
                <w:tab w:val="left" w:pos="1152"/>
              </w:tabs>
              <w:spacing w:before="81" w:after="81" w:line="210" w:lineRule="exact"/>
              <w:ind w:right="40"/>
              <w:jc w:val="both"/>
              <w:rPr>
                <w:b/>
                <w:sz w:val="17"/>
              </w:rPr>
            </w:pPr>
            <w:r w:rsidRPr="00D635B0">
              <w:rPr>
                <w:b/>
                <w:sz w:val="17"/>
              </w:rPr>
              <w:tab/>
              <w:t>Total</w:t>
            </w:r>
          </w:p>
        </w:tc>
        <w:tc>
          <w:tcPr>
            <w:tcW w:w="1258" w:type="dxa"/>
            <w:tcBorders>
              <w:top w:val="single" w:sz="4" w:space="0" w:color="auto"/>
              <w:bottom w:val="single" w:sz="12" w:space="0" w:color="auto"/>
            </w:tcBorders>
            <w:shd w:val="clear" w:color="auto" w:fill="auto"/>
            <w:vAlign w:val="bottom"/>
          </w:tcPr>
          <w:p w14:paraId="6F54B72D" w14:textId="6FE8E394" w:rsidR="00725033" w:rsidRPr="00D635B0" w:rsidRDefault="00725033">
            <w:pPr>
              <w:tabs>
                <w:tab w:val="left" w:pos="288"/>
                <w:tab w:val="left" w:pos="576"/>
                <w:tab w:val="left" w:pos="864"/>
                <w:tab w:val="left" w:pos="1152"/>
              </w:tabs>
              <w:spacing w:before="81" w:after="81" w:line="210" w:lineRule="exact"/>
              <w:ind w:left="144" w:right="40"/>
              <w:jc w:val="right"/>
              <w:rPr>
                <w:b/>
                <w:sz w:val="17"/>
              </w:rPr>
            </w:pPr>
            <w:r>
              <w:rPr>
                <w:b/>
                <w:sz w:val="17"/>
              </w:rPr>
              <w:t>-</w:t>
            </w:r>
            <w:r w:rsidR="0010685E">
              <w:rPr>
                <w:b/>
                <w:sz w:val="17"/>
              </w:rPr>
              <w:t>7</w:t>
            </w:r>
          </w:p>
        </w:tc>
        <w:tc>
          <w:tcPr>
            <w:tcW w:w="801" w:type="dxa"/>
            <w:tcBorders>
              <w:top w:val="single" w:sz="4" w:space="0" w:color="auto"/>
              <w:bottom w:val="single" w:sz="12" w:space="0" w:color="auto"/>
            </w:tcBorders>
            <w:shd w:val="clear" w:color="auto" w:fill="auto"/>
            <w:vAlign w:val="bottom"/>
          </w:tcPr>
          <w:p w14:paraId="20041F41" w14:textId="77777777" w:rsidR="00725033" w:rsidRPr="00D635B0" w:rsidRDefault="00725033">
            <w:pPr>
              <w:tabs>
                <w:tab w:val="left" w:pos="288"/>
                <w:tab w:val="left" w:pos="576"/>
                <w:tab w:val="left" w:pos="864"/>
                <w:tab w:val="left" w:pos="1152"/>
              </w:tabs>
              <w:spacing w:before="81" w:after="81" w:line="210" w:lineRule="exact"/>
              <w:ind w:left="144" w:right="40"/>
              <w:rPr>
                <w:b/>
                <w:sz w:val="17"/>
              </w:rPr>
            </w:pPr>
          </w:p>
        </w:tc>
        <w:tc>
          <w:tcPr>
            <w:tcW w:w="2995" w:type="dxa"/>
            <w:tcBorders>
              <w:top w:val="single" w:sz="4" w:space="0" w:color="auto"/>
              <w:bottom w:val="single" w:sz="12" w:space="0" w:color="auto"/>
            </w:tcBorders>
            <w:shd w:val="clear" w:color="auto" w:fill="auto"/>
            <w:vAlign w:val="bottom"/>
          </w:tcPr>
          <w:p w14:paraId="592FB549" w14:textId="77777777" w:rsidR="00725033" w:rsidRPr="00D635B0" w:rsidRDefault="00725033">
            <w:pPr>
              <w:tabs>
                <w:tab w:val="left" w:pos="288"/>
                <w:tab w:val="left" w:pos="576"/>
                <w:tab w:val="left" w:pos="864"/>
                <w:tab w:val="left" w:pos="1152"/>
              </w:tabs>
              <w:spacing w:before="81" w:after="81" w:line="210" w:lineRule="exact"/>
              <w:ind w:left="144" w:right="40"/>
              <w:rPr>
                <w:b/>
                <w:bCs/>
                <w:sz w:val="17"/>
              </w:rPr>
            </w:pPr>
          </w:p>
        </w:tc>
        <w:tc>
          <w:tcPr>
            <w:tcW w:w="3791" w:type="dxa"/>
            <w:tcBorders>
              <w:top w:val="single" w:sz="4" w:space="0" w:color="auto"/>
              <w:bottom w:val="single" w:sz="12" w:space="0" w:color="auto"/>
            </w:tcBorders>
            <w:shd w:val="clear" w:color="auto" w:fill="auto"/>
            <w:vAlign w:val="bottom"/>
          </w:tcPr>
          <w:p w14:paraId="164AA5F6" w14:textId="77777777" w:rsidR="00725033" w:rsidRPr="00D635B0" w:rsidRDefault="00725033">
            <w:pPr>
              <w:tabs>
                <w:tab w:val="left" w:pos="288"/>
                <w:tab w:val="left" w:pos="576"/>
                <w:tab w:val="left" w:pos="864"/>
                <w:tab w:val="left" w:pos="1152"/>
              </w:tabs>
              <w:spacing w:before="81" w:after="81" w:line="210" w:lineRule="exact"/>
              <w:ind w:left="144" w:right="40"/>
              <w:rPr>
                <w:b/>
                <w:sz w:val="17"/>
              </w:rPr>
            </w:pPr>
          </w:p>
        </w:tc>
      </w:tr>
    </w:tbl>
    <w:p w14:paraId="1087BB4C" w14:textId="77777777" w:rsidR="00725033" w:rsidRPr="007A66D4" w:rsidRDefault="00725033" w:rsidP="00725033"/>
    <w:p w14:paraId="42290C61" w14:textId="77777777" w:rsidR="00725033" w:rsidRPr="00DE2C8C" w:rsidRDefault="00725033" w:rsidP="00725033">
      <w:pPr>
        <w:keepNext/>
        <w:keepLines/>
        <w:suppressAutoHyphens w:val="0"/>
        <w:spacing w:line="120" w:lineRule="exact"/>
        <w:rPr>
          <w:rFonts w:eastAsia="Calibri"/>
          <w:color w:val="000000" w:themeColor="text1"/>
          <w:sz w:val="10"/>
          <w14:ligatures w14:val="none"/>
        </w:rPr>
      </w:pPr>
    </w:p>
    <w:p w14:paraId="3BCCC0CD" w14:textId="5737AB40" w:rsidR="00725033" w:rsidRPr="00DE2C8C" w:rsidRDefault="00725033" w:rsidP="00B95929">
      <w:pPr>
        <w:pStyle w:val="AUNAMA16Apr"/>
        <w:rPr>
          <w:w w:val="102"/>
        </w:rPr>
      </w:pPr>
      <w:r w:rsidRPr="00DE2C8C">
        <w:t xml:space="preserve">The </w:t>
      </w:r>
      <w:r w:rsidRPr="00DE2C8C">
        <w:rPr>
          <w:w w:val="102"/>
        </w:rPr>
        <w:t>following proposals are made for 2026:</w:t>
      </w:r>
    </w:p>
    <w:p w14:paraId="390D50F7" w14:textId="121DAC49" w:rsidR="00725033" w:rsidRDefault="00725033" w:rsidP="0019488B">
      <w:pPr>
        <w:pStyle w:val="ListParagraph"/>
        <w:numPr>
          <w:ilvl w:val="0"/>
          <w:numId w:val="3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rPr>
          <w:rFonts w:eastAsia="Calibri"/>
          <w:color w:val="000000" w:themeColor="text1"/>
          <w14:ligatures w14:val="none"/>
        </w:rPr>
      </w:pPr>
      <w:r w:rsidRPr="00B95929">
        <w:rPr>
          <w:rFonts w:eastAsia="Calibri"/>
          <w:b/>
          <w:color w:val="000000" w:themeColor="text1"/>
          <w14:ligatures w14:val="none"/>
        </w:rPr>
        <w:t>Office of the Chief of Supply Chain and Service Delivery Management</w:t>
      </w:r>
      <w:r w:rsidRPr="00B95929">
        <w:rPr>
          <w:rFonts w:eastAsia="Calibri"/>
          <w:color w:val="000000" w:themeColor="text1"/>
          <w14:ligatures w14:val="none"/>
        </w:rPr>
        <w:t xml:space="preserve">: Abolishment of one post of Administrative Assistant </w:t>
      </w:r>
      <w:r w:rsidR="00DD2611" w:rsidRPr="00DD2611">
        <w:rPr>
          <w:rFonts w:eastAsia="Calibri"/>
          <w:color w:val="000000" w:themeColor="text1"/>
          <w14:ligatures w14:val="none"/>
        </w:rPr>
        <w:t>(</w:t>
      </w:r>
      <w:r w:rsidR="00F57C8A">
        <w:rPr>
          <w:rFonts w:eastAsia="Calibri"/>
          <w:color w:val="000000" w:themeColor="text1"/>
          <w14:ligatures w14:val="none"/>
        </w:rPr>
        <w:t>Local level</w:t>
      </w:r>
      <w:r w:rsidR="00DD2611" w:rsidRPr="00DD2611">
        <w:rPr>
          <w:rFonts w:eastAsia="Calibri"/>
          <w:color w:val="000000" w:themeColor="text1"/>
          <w14:ligatures w14:val="none"/>
        </w:rPr>
        <w:t>)</w:t>
      </w:r>
      <w:r w:rsidR="0043790A">
        <w:rPr>
          <w:rFonts w:eastAsia="Calibri"/>
          <w:color w:val="000000" w:themeColor="text1"/>
          <w14:ligatures w14:val="none"/>
        </w:rPr>
        <w:t xml:space="preserve"> </w:t>
      </w:r>
      <w:r w:rsidR="00542095">
        <w:rPr>
          <w:rFonts w:eastAsia="Calibri"/>
          <w:color w:val="000000" w:themeColor="text1"/>
          <w14:ligatures w14:val="none"/>
        </w:rPr>
        <w:t>following a review of the workload</w:t>
      </w:r>
      <w:r w:rsidR="003E7F2B">
        <w:rPr>
          <w:rFonts w:eastAsia="Calibri"/>
          <w:color w:val="000000" w:themeColor="text1"/>
          <w14:ligatures w14:val="none"/>
        </w:rPr>
        <w:t>;</w:t>
      </w:r>
      <w:r w:rsidR="0043790A">
        <w:rPr>
          <w:rFonts w:eastAsia="Calibri"/>
          <w:color w:val="000000" w:themeColor="text1"/>
          <w14:ligatures w14:val="none"/>
        </w:rPr>
        <w:t xml:space="preserve"> </w:t>
      </w:r>
    </w:p>
    <w:p w14:paraId="6B80A96B" w14:textId="77777777" w:rsidR="00B95929" w:rsidRPr="00B95929" w:rsidRDefault="00B95929" w:rsidP="00B95929">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0"/>
        <w:jc w:val="both"/>
        <w:rPr>
          <w:rFonts w:eastAsia="Calibri"/>
          <w:color w:val="000000" w:themeColor="text1"/>
          <w14:ligatures w14:val="none"/>
        </w:rPr>
      </w:pPr>
    </w:p>
    <w:p w14:paraId="6EB56DB7" w14:textId="14113AAF" w:rsidR="00B95929" w:rsidRPr="00B95929" w:rsidRDefault="00B95929" w:rsidP="0019488B">
      <w:pPr>
        <w:pStyle w:val="ListParagraph"/>
        <w:numPr>
          <w:ilvl w:val="0"/>
          <w:numId w:val="3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rPr>
          <w:rFonts w:eastAsia="Calibri"/>
          <w:color w:val="000000" w:themeColor="text1"/>
          <w14:ligatures w14:val="none"/>
        </w:rPr>
      </w:pPr>
      <w:r w:rsidRPr="00B95929">
        <w:rPr>
          <w:rFonts w:eastAsia="Calibri"/>
          <w:b/>
          <w:bCs/>
          <w:color w:val="000000" w:themeColor="text1"/>
          <w14:ligatures w14:val="none"/>
        </w:rPr>
        <w:t>Aviation</w:t>
      </w:r>
      <w:r>
        <w:rPr>
          <w:rFonts w:eastAsia="Calibri"/>
          <w:color w:val="000000" w:themeColor="text1"/>
          <w14:ligatures w14:val="none"/>
        </w:rPr>
        <w:t xml:space="preserve"> </w:t>
      </w:r>
      <w:r w:rsidRPr="00DE2C8C">
        <w:rPr>
          <w:rFonts w:eastAsia="Calibri"/>
          <w:b/>
          <w:color w:val="000000" w:themeColor="text1"/>
          <w14:ligatures w14:val="none"/>
        </w:rPr>
        <w:t>and Movement Control Section:</w:t>
      </w:r>
    </w:p>
    <w:p w14:paraId="2B4E26A8" w14:textId="77777777" w:rsidR="00B95929" w:rsidRPr="00B95929" w:rsidRDefault="00B95929" w:rsidP="00B95929">
      <w:pPr>
        <w:pStyle w:val="ListParagraph"/>
        <w:rPr>
          <w:rFonts w:eastAsia="Calibri"/>
          <w:color w:val="000000" w:themeColor="text1"/>
          <w14:ligatures w14:val="none"/>
        </w:rPr>
      </w:pPr>
    </w:p>
    <w:p w14:paraId="0E1E0D2F" w14:textId="3B866977" w:rsidR="00004FA8" w:rsidRPr="00004FA8" w:rsidRDefault="00004FA8" w:rsidP="0019488B">
      <w:pPr>
        <w:pStyle w:val="ListParagraph"/>
        <w:numPr>
          <w:ilvl w:val="1"/>
          <w:numId w:val="33"/>
        </w:numPr>
        <w:tabs>
          <w:tab w:val="right" w:pos="1022"/>
          <w:tab w:val="left" w:pos="1267"/>
          <w:tab w:val="left" w:pos="2340"/>
          <w:tab w:val="left" w:pos="2430"/>
          <w:tab w:val="left" w:pos="3658"/>
          <w:tab w:val="left" w:pos="4133"/>
          <w:tab w:val="left" w:pos="4622"/>
          <w:tab w:val="left" w:pos="5098"/>
          <w:tab w:val="left" w:pos="5573"/>
          <w:tab w:val="left" w:pos="6048"/>
        </w:tabs>
        <w:suppressAutoHyphens w:val="0"/>
        <w:spacing w:after="120"/>
        <w:ind w:left="2250" w:hanging="540"/>
        <w:jc w:val="both"/>
        <w:rPr>
          <w:rFonts w:eastAsia="Calibri"/>
          <w:color w:val="000000" w:themeColor="text1"/>
          <w14:ligatures w14:val="none"/>
        </w:rPr>
      </w:pPr>
      <w:r>
        <w:rPr>
          <w:rFonts w:eastAsia="Calibri"/>
          <w:color w:val="000000" w:themeColor="text1"/>
          <w14:ligatures w14:val="none"/>
        </w:rPr>
        <w:t>A</w:t>
      </w:r>
      <w:r w:rsidR="00B95929">
        <w:rPr>
          <w:rFonts w:eastAsia="Calibri"/>
          <w:color w:val="000000" w:themeColor="text1"/>
          <w14:ligatures w14:val="none"/>
        </w:rPr>
        <w:t>b</w:t>
      </w:r>
      <w:r>
        <w:rPr>
          <w:rFonts w:eastAsia="Calibri"/>
          <w:color w:val="000000" w:themeColor="text1"/>
          <w14:ligatures w14:val="none"/>
        </w:rPr>
        <w:t xml:space="preserve">olishment of </w:t>
      </w:r>
      <w:r w:rsidRPr="00501520">
        <w:rPr>
          <w:w w:val="102"/>
          <w:lang w:val="en-US"/>
        </w:rPr>
        <w:t xml:space="preserve">six posts, </w:t>
      </w:r>
      <w:r w:rsidR="008C49AD">
        <w:rPr>
          <w:w w:val="102"/>
          <w:lang w:val="en-US"/>
        </w:rPr>
        <w:t xml:space="preserve">comprising </w:t>
      </w:r>
      <w:r>
        <w:rPr>
          <w:w w:val="102"/>
          <w:lang w:val="en-US"/>
        </w:rPr>
        <w:t>four</w:t>
      </w:r>
      <w:r w:rsidRPr="00501520">
        <w:rPr>
          <w:w w:val="102"/>
          <w:lang w:val="en-US"/>
        </w:rPr>
        <w:t xml:space="preserve"> </w:t>
      </w:r>
      <w:r w:rsidR="0008089E">
        <w:rPr>
          <w:w w:val="102"/>
          <w:lang w:val="en-US"/>
        </w:rPr>
        <w:t xml:space="preserve">of </w:t>
      </w:r>
      <w:r w:rsidRPr="00501520">
        <w:rPr>
          <w:w w:val="102"/>
          <w:lang w:val="en-US"/>
        </w:rPr>
        <w:t>Movement Control Assistant (</w:t>
      </w:r>
      <w:r>
        <w:rPr>
          <w:w w:val="102"/>
          <w:lang w:val="en-US"/>
        </w:rPr>
        <w:t xml:space="preserve">1 </w:t>
      </w:r>
      <w:r w:rsidRPr="00501520">
        <w:rPr>
          <w:w w:val="102"/>
          <w:lang w:val="en-US"/>
        </w:rPr>
        <w:t>Field Service</w:t>
      </w:r>
      <w:r>
        <w:rPr>
          <w:w w:val="102"/>
          <w:lang w:val="en-US"/>
        </w:rPr>
        <w:t xml:space="preserve"> and three </w:t>
      </w:r>
      <w:r w:rsidR="00F57C8A">
        <w:rPr>
          <w:w w:val="102"/>
          <w:lang w:val="en-US"/>
        </w:rPr>
        <w:t>Local level</w:t>
      </w:r>
      <w:r w:rsidRPr="00501520">
        <w:rPr>
          <w:w w:val="102"/>
          <w:lang w:val="en-US"/>
        </w:rPr>
        <w:t>)</w:t>
      </w:r>
      <w:r>
        <w:rPr>
          <w:w w:val="102"/>
          <w:lang w:val="en-US"/>
        </w:rPr>
        <w:t xml:space="preserve"> </w:t>
      </w:r>
      <w:r w:rsidRPr="00501520">
        <w:rPr>
          <w:w w:val="102"/>
          <w:lang w:val="en-US"/>
        </w:rPr>
        <w:t>and two of Air Operations Assistant (</w:t>
      </w:r>
      <w:r w:rsidR="00F57C8A">
        <w:rPr>
          <w:w w:val="102"/>
          <w:lang w:val="en-US"/>
        </w:rPr>
        <w:t>Local level</w:t>
      </w:r>
      <w:r w:rsidRPr="00501520">
        <w:rPr>
          <w:w w:val="102"/>
          <w:lang w:val="en-US"/>
        </w:rPr>
        <w:t>)</w:t>
      </w:r>
      <w:r>
        <w:rPr>
          <w:w w:val="102"/>
          <w:lang w:val="en-US"/>
        </w:rPr>
        <w:t>,</w:t>
      </w:r>
      <w:r w:rsidRPr="00501520">
        <w:rPr>
          <w:w w:val="102"/>
          <w:lang w:val="en-US"/>
        </w:rPr>
        <w:t xml:space="preserve"> following a review of the workload of the Section</w:t>
      </w:r>
      <w:r w:rsidR="0008089E">
        <w:rPr>
          <w:w w:val="102"/>
          <w:lang w:val="en-US"/>
        </w:rPr>
        <w:t>;</w:t>
      </w:r>
      <w:r>
        <w:rPr>
          <w:w w:val="102"/>
          <w:lang w:val="en-US"/>
        </w:rPr>
        <w:t xml:space="preserve"> </w:t>
      </w:r>
      <w:r w:rsidR="00706F9B">
        <w:rPr>
          <w:w w:val="102"/>
          <w:lang w:val="en-US"/>
        </w:rPr>
        <w:t>and</w:t>
      </w:r>
    </w:p>
    <w:p w14:paraId="5AEF08A6" w14:textId="77777777" w:rsidR="00004FA8" w:rsidRPr="00004FA8" w:rsidRDefault="00004FA8" w:rsidP="00004FA8">
      <w:pPr>
        <w:pStyle w:val="ListParagraph"/>
        <w:tabs>
          <w:tab w:val="right" w:pos="1022"/>
          <w:tab w:val="left" w:pos="1267"/>
          <w:tab w:val="left" w:pos="2340"/>
          <w:tab w:val="left" w:pos="2430"/>
          <w:tab w:val="left" w:pos="3658"/>
          <w:tab w:val="left" w:pos="4133"/>
          <w:tab w:val="left" w:pos="4622"/>
          <w:tab w:val="left" w:pos="5098"/>
          <w:tab w:val="left" w:pos="5573"/>
          <w:tab w:val="left" w:pos="6048"/>
        </w:tabs>
        <w:suppressAutoHyphens w:val="0"/>
        <w:spacing w:after="120"/>
        <w:ind w:left="2250"/>
        <w:jc w:val="both"/>
        <w:rPr>
          <w:rFonts w:eastAsia="Calibri"/>
          <w:color w:val="000000" w:themeColor="text1"/>
          <w14:ligatures w14:val="none"/>
        </w:rPr>
      </w:pPr>
    </w:p>
    <w:p w14:paraId="2D3EB6C7" w14:textId="2856753E" w:rsidR="00004FA8" w:rsidRPr="00004FA8" w:rsidRDefault="00725033" w:rsidP="0019488B">
      <w:pPr>
        <w:pStyle w:val="ListParagraph"/>
        <w:numPr>
          <w:ilvl w:val="1"/>
          <w:numId w:val="33"/>
        </w:numPr>
        <w:tabs>
          <w:tab w:val="right" w:pos="1022"/>
          <w:tab w:val="left" w:pos="1267"/>
          <w:tab w:val="left" w:pos="2340"/>
          <w:tab w:val="left" w:pos="2430"/>
          <w:tab w:val="left" w:pos="3658"/>
          <w:tab w:val="left" w:pos="4133"/>
          <w:tab w:val="left" w:pos="4622"/>
          <w:tab w:val="left" w:pos="5098"/>
          <w:tab w:val="left" w:pos="5573"/>
          <w:tab w:val="left" w:pos="6048"/>
        </w:tabs>
        <w:suppressAutoHyphens w:val="0"/>
        <w:spacing w:after="120"/>
        <w:ind w:left="2250" w:hanging="540"/>
        <w:jc w:val="both"/>
        <w:rPr>
          <w:rFonts w:eastAsia="Calibri"/>
          <w:color w:val="000000" w:themeColor="text1"/>
          <w14:ligatures w14:val="none"/>
        </w:rPr>
      </w:pPr>
      <w:r w:rsidRPr="00004FA8">
        <w:rPr>
          <w:color w:val="000000" w:themeColor="text1"/>
          <w:w w:val="102"/>
          <w:lang w:val="en-US"/>
        </w:rPr>
        <w:lastRenderedPageBreak/>
        <w:t xml:space="preserve">Conversion of one position of Air Operations Assistant (national United Nations Volunteer) from extrabudgetary resources to regular budget funding, with reference to paragraph </w:t>
      </w:r>
      <w:r w:rsidRPr="00046447">
        <w:rPr>
          <w:color w:val="000000" w:themeColor="text1"/>
          <w:w w:val="102"/>
          <w:lang w:val="en-US"/>
        </w:rPr>
        <w:t>3</w:t>
      </w:r>
      <w:r w:rsidR="0018727E">
        <w:rPr>
          <w:color w:val="000000" w:themeColor="text1"/>
          <w:w w:val="102"/>
          <w:lang w:val="en-US"/>
        </w:rPr>
        <w:t>0</w:t>
      </w:r>
      <w:r w:rsidRPr="00004FA8">
        <w:rPr>
          <w:color w:val="000000" w:themeColor="text1"/>
          <w:w w:val="102"/>
          <w:lang w:val="en-US"/>
        </w:rPr>
        <w:t xml:space="preserve">, to support the work of the section, including the management of the electronic databases, monitoring of agreed periods of aircraft non-availability due to maintenance and/or aircrew sickness and that valid maintenance/medical release certificates are provided, as well as the monitoring and verification of aviation fuel consumption. </w:t>
      </w:r>
    </w:p>
    <w:p w14:paraId="59F6B321" w14:textId="77777777" w:rsidR="00004FA8" w:rsidRPr="00004FA8" w:rsidRDefault="00004FA8" w:rsidP="00004FA8">
      <w:pPr>
        <w:pStyle w:val="ListParagraph"/>
        <w:rPr>
          <w:rFonts w:eastAsia="Calibri"/>
          <w:b/>
          <w:color w:val="000000" w:themeColor="text1"/>
        </w:rPr>
      </w:pPr>
    </w:p>
    <w:p w14:paraId="6D1B8F47" w14:textId="41F348DA" w:rsidR="00725033" w:rsidRPr="00004FA8" w:rsidRDefault="00725033" w:rsidP="00004FA8">
      <w:pPr>
        <w:pStyle w:val="cpage"/>
        <w:rPr>
          <w14:ligatures w14:val="none"/>
        </w:rPr>
      </w:pPr>
      <w:r w:rsidRPr="00004FA8">
        <w:t xml:space="preserve">Transport Unit: </w:t>
      </w:r>
    </w:p>
    <w:p w14:paraId="2426E087" w14:textId="575E9AE2" w:rsidR="00725033" w:rsidRPr="00DE2C8C" w:rsidRDefault="00725033" w:rsidP="0019488B">
      <w:pPr>
        <w:pStyle w:val="ListParagraph"/>
        <w:numPr>
          <w:ilvl w:val="0"/>
          <w:numId w:val="29"/>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hanging="646"/>
        <w:jc w:val="both"/>
        <w:rPr>
          <w:color w:val="000000" w:themeColor="text1"/>
          <w:w w:val="102"/>
          <w:lang w:val="en-US"/>
        </w:rPr>
      </w:pPr>
      <w:r w:rsidRPr="00DE2C8C">
        <w:rPr>
          <w:color w:val="000000" w:themeColor="text1"/>
          <w:w w:val="102"/>
          <w:lang w:val="en-US"/>
        </w:rPr>
        <w:t xml:space="preserve">Abolishment of one post of Vehicle Technician </w:t>
      </w:r>
      <w:r w:rsidR="00DD2611" w:rsidRPr="00DD2611">
        <w:rPr>
          <w:color w:val="000000" w:themeColor="text1"/>
          <w:w w:val="102"/>
          <w:lang w:val="en-US"/>
        </w:rPr>
        <w:t>(</w:t>
      </w:r>
      <w:r w:rsidR="00F57C8A">
        <w:rPr>
          <w:color w:val="000000" w:themeColor="text1"/>
          <w:w w:val="102"/>
          <w:lang w:val="en-US"/>
        </w:rPr>
        <w:t>Local level</w:t>
      </w:r>
      <w:r w:rsidR="00DD2611" w:rsidRPr="00DD2611">
        <w:rPr>
          <w:color w:val="000000" w:themeColor="text1"/>
          <w:w w:val="102"/>
          <w:lang w:val="en-US"/>
        </w:rPr>
        <w:t>)</w:t>
      </w:r>
      <w:r>
        <w:rPr>
          <w:color w:val="000000" w:themeColor="text1"/>
          <w:w w:val="102"/>
          <w:lang w:val="en-US"/>
        </w:rPr>
        <w:t>,</w:t>
      </w:r>
      <w:r w:rsidRPr="00DE2C8C">
        <w:rPr>
          <w:color w:val="000000" w:themeColor="text1"/>
          <w:w w:val="102"/>
          <w:lang w:val="en-US"/>
        </w:rPr>
        <w:t xml:space="preserve"> </w:t>
      </w:r>
      <w:r w:rsidRPr="00717BF0">
        <w:t xml:space="preserve">as it has been determined that the functions can be effectively covered by the other </w:t>
      </w:r>
      <w:r w:rsidR="00351D2B">
        <w:t>posts</w:t>
      </w:r>
      <w:r w:rsidRPr="00717BF0">
        <w:t xml:space="preserve"> within the </w:t>
      </w:r>
      <w:r>
        <w:t>Unit</w:t>
      </w:r>
      <w:r w:rsidR="00962F3F">
        <w:t>; and</w:t>
      </w:r>
    </w:p>
    <w:p w14:paraId="028064ED" w14:textId="77777777" w:rsidR="00725033" w:rsidRPr="00DE2C8C" w:rsidRDefault="00725033" w:rsidP="00725033">
      <w:pPr>
        <w:pStyle w:val="ListParagraph"/>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left="2347"/>
        <w:jc w:val="both"/>
        <w:rPr>
          <w:color w:val="000000" w:themeColor="text1"/>
          <w:w w:val="102"/>
          <w:lang w:val="en-US"/>
        </w:rPr>
      </w:pPr>
    </w:p>
    <w:p w14:paraId="12AC8F53" w14:textId="6368A78B" w:rsidR="00725033" w:rsidRDefault="00725033" w:rsidP="0019488B">
      <w:pPr>
        <w:pStyle w:val="ListParagraph"/>
        <w:numPr>
          <w:ilvl w:val="0"/>
          <w:numId w:val="29"/>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hanging="646"/>
        <w:jc w:val="both"/>
        <w:rPr>
          <w:color w:val="000000" w:themeColor="text1"/>
          <w:w w:val="102"/>
          <w:lang w:val="en-US"/>
        </w:rPr>
      </w:pPr>
      <w:r w:rsidRPr="00DE2C8C">
        <w:rPr>
          <w:color w:val="000000" w:themeColor="text1"/>
          <w:w w:val="102"/>
          <w:lang w:val="en-US"/>
        </w:rPr>
        <w:t xml:space="preserve">Redeployment of one post of Vehicle Technician </w:t>
      </w:r>
      <w:r w:rsidR="00DD2611" w:rsidRPr="00DD2611">
        <w:rPr>
          <w:color w:val="000000" w:themeColor="text1"/>
          <w:w w:val="102"/>
          <w:lang w:val="en-US"/>
        </w:rPr>
        <w:t>(</w:t>
      </w:r>
      <w:r w:rsidR="00F57C8A">
        <w:rPr>
          <w:color w:val="000000" w:themeColor="text1"/>
          <w:w w:val="102"/>
          <w:lang w:val="en-US"/>
        </w:rPr>
        <w:t>Local level</w:t>
      </w:r>
      <w:r w:rsidR="00DD2611" w:rsidRPr="00DD2611">
        <w:rPr>
          <w:color w:val="000000" w:themeColor="text1"/>
          <w:w w:val="102"/>
          <w:lang w:val="en-US"/>
        </w:rPr>
        <w:t>)</w:t>
      </w:r>
      <w:r w:rsidRPr="00DE2C8C">
        <w:rPr>
          <w:color w:val="000000" w:themeColor="text1"/>
          <w:w w:val="102"/>
          <w:lang w:val="en-US"/>
        </w:rPr>
        <w:t xml:space="preserve"> to Kandahar field office </w:t>
      </w:r>
      <w:r>
        <w:rPr>
          <w:color w:val="000000" w:themeColor="text1"/>
          <w:w w:val="102"/>
          <w:lang w:val="en-US"/>
        </w:rPr>
        <w:t xml:space="preserve">to support operational </w:t>
      </w:r>
      <w:r w:rsidRPr="00DE2C8C">
        <w:rPr>
          <w:color w:val="000000" w:themeColor="text1"/>
          <w:w w:val="102"/>
          <w:lang w:val="en-US"/>
        </w:rPr>
        <w:t xml:space="preserve">requirements.  </w:t>
      </w:r>
    </w:p>
    <w:p w14:paraId="1719EFE9" w14:textId="77777777" w:rsidR="00725033" w:rsidRPr="00DE2C8C" w:rsidRDefault="00725033" w:rsidP="00725033">
      <w:pPr>
        <w:pStyle w:val="ListParagraph"/>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left="2347"/>
        <w:jc w:val="both"/>
        <w:rPr>
          <w:color w:val="000000" w:themeColor="text1"/>
          <w:w w:val="102"/>
          <w:lang w:val="en-US"/>
        </w:rPr>
      </w:pPr>
    </w:p>
    <w:p w14:paraId="59157F35" w14:textId="60BFD2C3" w:rsidR="00725033" w:rsidRPr="00465936" w:rsidRDefault="00725033" w:rsidP="00004FA8">
      <w:pPr>
        <w:pStyle w:val="cpage"/>
        <w:rPr>
          <w:color w:val="auto"/>
        </w:rPr>
      </w:pPr>
      <w:r w:rsidRPr="00465936">
        <w:rPr>
          <w:color w:val="auto"/>
        </w:rPr>
        <w:t xml:space="preserve">Property Management Unit: </w:t>
      </w:r>
      <w:r w:rsidRPr="00465936">
        <w:rPr>
          <w:b w:val="0"/>
          <w:bCs/>
          <w:color w:val="auto"/>
        </w:rPr>
        <w:t xml:space="preserve">Abolishment of one post of Administrative Assistant </w:t>
      </w:r>
      <w:r w:rsidR="00DD2611" w:rsidRPr="00465936">
        <w:rPr>
          <w:b w:val="0"/>
          <w:bCs/>
          <w:color w:val="auto"/>
        </w:rPr>
        <w:t>(</w:t>
      </w:r>
      <w:r w:rsidR="00F57C8A">
        <w:rPr>
          <w:b w:val="0"/>
          <w:bCs/>
          <w:color w:val="auto"/>
        </w:rPr>
        <w:t>Local level</w:t>
      </w:r>
      <w:r w:rsidR="00DD2611" w:rsidRPr="00465936">
        <w:rPr>
          <w:b w:val="0"/>
          <w:bCs/>
          <w:color w:val="auto"/>
        </w:rPr>
        <w:t>)</w:t>
      </w:r>
      <w:r w:rsidRPr="00465936">
        <w:rPr>
          <w:b w:val="0"/>
          <w:bCs/>
          <w:color w:val="auto"/>
        </w:rPr>
        <w:t xml:space="preserve"> following a review of the workload</w:t>
      </w:r>
      <w:r w:rsidR="00004412">
        <w:rPr>
          <w:b w:val="0"/>
          <w:bCs/>
          <w:color w:val="auto"/>
        </w:rPr>
        <w:t>;</w:t>
      </w:r>
    </w:p>
    <w:p w14:paraId="38F989E1" w14:textId="77777777" w:rsidR="00004FA8" w:rsidRPr="00715787" w:rsidRDefault="00004FA8" w:rsidP="00004FA8">
      <w:pPr>
        <w:pStyle w:val="cpage"/>
        <w:numPr>
          <w:ilvl w:val="0"/>
          <w:numId w:val="0"/>
        </w:numPr>
        <w:ind w:left="1740"/>
        <w:rPr>
          <w:b w:val="0"/>
          <w:bCs/>
          <w:color w:val="auto"/>
        </w:rPr>
      </w:pPr>
    </w:p>
    <w:p w14:paraId="190504A9" w14:textId="77777777" w:rsidR="00725033" w:rsidRPr="00DE2C8C" w:rsidRDefault="00725033" w:rsidP="00004FA8">
      <w:pPr>
        <w:pStyle w:val="cpage"/>
      </w:pPr>
      <w:r w:rsidRPr="00DE2C8C">
        <w:t xml:space="preserve">Medical, Staff Counselling and Welfare Section: </w:t>
      </w:r>
    </w:p>
    <w:p w14:paraId="74D74B60" w14:textId="5F7E16F6" w:rsidR="00725033" w:rsidRPr="00DE2C8C" w:rsidRDefault="00725033" w:rsidP="00BE7CE1">
      <w:pPr>
        <w:pStyle w:val="567"/>
      </w:pPr>
      <w:bookmarkStart w:id="7" w:name="_Hlk195900908"/>
      <w:r w:rsidRPr="00DE2C8C">
        <w:t xml:space="preserve">Establishment of </w:t>
      </w:r>
      <w:r w:rsidR="000E361D">
        <w:t>two</w:t>
      </w:r>
      <w:r>
        <w:t xml:space="preserve"> </w:t>
      </w:r>
      <w:r w:rsidRPr="00DE2C8C">
        <w:t>positions of Paramedic (</w:t>
      </w:r>
      <w:r w:rsidR="007C23A1">
        <w:t>inter</w:t>
      </w:r>
      <w:r w:rsidR="007C23A1" w:rsidRPr="00004FA8">
        <w:t>national United Nations Volunteer</w:t>
      </w:r>
      <w:r w:rsidRPr="00DE2C8C">
        <w:t>)</w:t>
      </w:r>
      <w:r w:rsidR="00600B5B">
        <w:t>,</w:t>
      </w:r>
      <w:r w:rsidR="00C811A1">
        <w:t xml:space="preserve"> </w:t>
      </w:r>
      <w:r w:rsidR="002D75D3">
        <w:t>costed at 3</w:t>
      </w:r>
      <w:r w:rsidR="00C811A1" w:rsidRPr="006E05AC">
        <w:t>0 per cent cost</w:t>
      </w:r>
      <w:r w:rsidR="002D75D3">
        <w:t xml:space="preserve"> of the full cost, </w:t>
      </w:r>
      <w:r w:rsidR="00C811A1" w:rsidRPr="006E05AC">
        <w:t>re</w:t>
      </w:r>
      <w:r w:rsidR="002D75D3">
        <w:t xml:space="preserve">presenting </w:t>
      </w:r>
      <w:r w:rsidR="00C811A1" w:rsidRPr="006E05AC">
        <w:t>UNAMA</w:t>
      </w:r>
      <w:r w:rsidR="002D75D3">
        <w:t>’s</w:t>
      </w:r>
      <w:r w:rsidR="00C811A1" w:rsidRPr="006E05AC">
        <w:t xml:space="preserve"> contribution</w:t>
      </w:r>
      <w:r w:rsidR="00C811A1">
        <w:t xml:space="preserve"> in line with the current cost-sharing arrangement, </w:t>
      </w:r>
      <w:r w:rsidRPr="00F55DA2">
        <w:t>to</w:t>
      </w:r>
      <w:r w:rsidR="00A749A3">
        <w:t xml:space="preserve"> enhance the </w:t>
      </w:r>
      <w:r w:rsidR="00EF511A">
        <w:t>c</w:t>
      </w:r>
      <w:r w:rsidRPr="00F55DA2">
        <w:t xml:space="preserve">apacity support to the </w:t>
      </w:r>
      <w:r>
        <w:t>M</w:t>
      </w:r>
      <w:r w:rsidRPr="00F55DA2">
        <w:t xml:space="preserve">edical </w:t>
      </w:r>
      <w:r>
        <w:t>O</w:t>
      </w:r>
      <w:r w:rsidRPr="00F55DA2">
        <w:t>fficer</w:t>
      </w:r>
      <w:r>
        <w:t xml:space="preserve"> (P-3)</w:t>
      </w:r>
      <w:r w:rsidRPr="00F55DA2">
        <w:t xml:space="preserve"> and to provide medical coverage including basic consultations, emergency triage and referral</w:t>
      </w:r>
      <w:r w:rsidR="00EF511A">
        <w:t>s</w:t>
      </w:r>
      <w:r w:rsidR="001E0B93">
        <w:t>;</w:t>
      </w:r>
      <w:r w:rsidRPr="00DE2C8C">
        <w:rPr>
          <w:rFonts w:asciiTheme="majorBidi" w:hAnsiTheme="majorBidi" w:cstheme="majorBidi"/>
        </w:rPr>
        <w:t xml:space="preserve"> </w:t>
      </w:r>
      <w:r w:rsidR="00706F9B">
        <w:rPr>
          <w:rFonts w:asciiTheme="majorBidi" w:hAnsiTheme="majorBidi" w:cstheme="majorBidi"/>
        </w:rPr>
        <w:t>and</w:t>
      </w:r>
    </w:p>
    <w:p w14:paraId="272F4142" w14:textId="02C90D4F" w:rsidR="00725033" w:rsidRPr="00DE2C8C" w:rsidRDefault="00725033" w:rsidP="0019488B">
      <w:pPr>
        <w:pStyle w:val="ListParagraph"/>
        <w:numPr>
          <w:ilvl w:val="0"/>
          <w:numId w:val="30"/>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hanging="646"/>
        <w:jc w:val="both"/>
        <w:rPr>
          <w:color w:val="000000" w:themeColor="text1"/>
          <w:w w:val="102"/>
          <w:lang w:val="en-US"/>
        </w:rPr>
      </w:pPr>
      <w:r w:rsidRPr="00DE2C8C">
        <w:rPr>
          <w:rFonts w:asciiTheme="majorBidi" w:hAnsiTheme="majorBidi" w:cstheme="majorBidi"/>
          <w:color w:val="000000" w:themeColor="text1"/>
        </w:rPr>
        <w:t>Redeployment of one position of Paramedic (</w:t>
      </w:r>
      <w:r w:rsidR="007C23A1">
        <w:t>inter</w:t>
      </w:r>
      <w:r w:rsidR="007C23A1" w:rsidRPr="00004FA8">
        <w:rPr>
          <w:color w:val="000000" w:themeColor="text1"/>
          <w:w w:val="102"/>
          <w:lang w:val="en-US"/>
        </w:rPr>
        <w:t>national United Nations Volunteer</w:t>
      </w:r>
      <w:r w:rsidRPr="00DE2C8C">
        <w:rPr>
          <w:rFonts w:asciiTheme="majorBidi" w:hAnsiTheme="majorBidi" w:cstheme="majorBidi"/>
          <w:color w:val="000000" w:themeColor="text1"/>
        </w:rPr>
        <w:t>) to the Bamyan field office</w:t>
      </w:r>
      <w:r>
        <w:rPr>
          <w:rFonts w:asciiTheme="majorBidi" w:hAnsiTheme="majorBidi" w:cstheme="majorBidi"/>
          <w:color w:val="000000" w:themeColor="text1"/>
        </w:rPr>
        <w:t xml:space="preserve"> to provide capacity support to the </w:t>
      </w:r>
      <w:r w:rsidRPr="00DE2C8C">
        <w:rPr>
          <w:rFonts w:asciiTheme="majorBidi" w:hAnsiTheme="majorBidi" w:cstheme="majorBidi"/>
          <w:color w:val="000000" w:themeColor="text1"/>
        </w:rPr>
        <w:t>Medical Emergency Response Team</w:t>
      </w:r>
      <w:r>
        <w:rPr>
          <w:rFonts w:asciiTheme="majorBidi" w:hAnsiTheme="majorBidi" w:cstheme="majorBidi"/>
          <w:color w:val="000000" w:themeColor="text1"/>
        </w:rPr>
        <w:t xml:space="preserve"> in line with operational requirements</w:t>
      </w:r>
      <w:r w:rsidRPr="00DE2C8C">
        <w:rPr>
          <w:rFonts w:asciiTheme="majorBidi" w:hAnsiTheme="majorBidi" w:cstheme="majorBidi"/>
          <w:color w:val="000000" w:themeColor="text1"/>
        </w:rPr>
        <w:t>.</w:t>
      </w:r>
    </w:p>
    <w:bookmarkEnd w:id="7"/>
    <w:p w14:paraId="768BA401" w14:textId="3298B274" w:rsidR="00725033" w:rsidRDefault="00725033" w:rsidP="00004FA8">
      <w:pPr>
        <w:pStyle w:val="cpage"/>
      </w:pPr>
      <w:r w:rsidRPr="00DE2C8C">
        <w:t xml:space="preserve">General Supply and Fuel Unit: </w:t>
      </w:r>
      <w:r w:rsidRPr="00BA2C5E">
        <w:rPr>
          <w:b w:val="0"/>
          <w:bCs/>
        </w:rPr>
        <w:t xml:space="preserve">Conversion of one position of </w:t>
      </w:r>
      <w:r w:rsidR="00BF5DCE">
        <w:rPr>
          <w:b w:val="0"/>
          <w:bCs/>
        </w:rPr>
        <w:t>Financ</w:t>
      </w:r>
      <w:r w:rsidR="002D4C8F">
        <w:rPr>
          <w:b w:val="0"/>
          <w:bCs/>
        </w:rPr>
        <w:t xml:space="preserve">e </w:t>
      </w:r>
      <w:r w:rsidRPr="00BA2C5E">
        <w:rPr>
          <w:b w:val="0"/>
          <w:bCs/>
        </w:rPr>
        <w:t>Assistant (national United Nations Volunteer) from extrabudgetary resources to regular budget funding</w:t>
      </w:r>
      <w:r w:rsidR="0067119C">
        <w:rPr>
          <w:b w:val="0"/>
          <w:bCs/>
        </w:rPr>
        <w:t xml:space="preserve">, </w:t>
      </w:r>
      <w:r w:rsidR="0067119C" w:rsidRPr="0067119C">
        <w:rPr>
          <w:b w:val="0"/>
          <w:bCs/>
          <w:w w:val="102"/>
          <w:lang w:val="en-US"/>
        </w:rPr>
        <w:t>with reference to paragr</w:t>
      </w:r>
      <w:r w:rsidR="0067119C" w:rsidRPr="00946DAB">
        <w:rPr>
          <w:b w:val="0"/>
          <w:bCs/>
          <w:w w:val="102"/>
          <w:lang w:val="en-US"/>
        </w:rPr>
        <w:t>aph 3</w:t>
      </w:r>
      <w:r w:rsidR="0018727E">
        <w:rPr>
          <w:b w:val="0"/>
          <w:bCs/>
          <w:w w:val="102"/>
          <w:lang w:val="en-US"/>
        </w:rPr>
        <w:t>0</w:t>
      </w:r>
      <w:r w:rsidR="0067119C" w:rsidRPr="00946DAB">
        <w:rPr>
          <w:w w:val="102"/>
          <w:lang w:val="en-US"/>
        </w:rPr>
        <w:t>,</w:t>
      </w:r>
      <w:r w:rsidRPr="00BA2C5E">
        <w:rPr>
          <w:b w:val="0"/>
          <w:bCs/>
        </w:rPr>
        <w:t xml:space="preserve"> to support the Unit in financial management</w:t>
      </w:r>
      <w:r w:rsidR="00623948">
        <w:rPr>
          <w:b w:val="0"/>
          <w:bCs/>
        </w:rPr>
        <w:t>;</w:t>
      </w:r>
      <w:r w:rsidRPr="00DE2C8C">
        <w:t xml:space="preserve"> </w:t>
      </w:r>
    </w:p>
    <w:p w14:paraId="02BDF278" w14:textId="77777777" w:rsidR="00004FA8" w:rsidRPr="00DE2C8C" w:rsidRDefault="00004FA8" w:rsidP="00004FA8">
      <w:pPr>
        <w:pStyle w:val="cpage"/>
        <w:numPr>
          <w:ilvl w:val="0"/>
          <w:numId w:val="0"/>
        </w:numPr>
        <w:ind w:left="1740"/>
      </w:pPr>
    </w:p>
    <w:p w14:paraId="40C2108F" w14:textId="77777777" w:rsidR="00BE7CE1" w:rsidRDefault="00BE7CE1" w:rsidP="00BE7CE1">
      <w:pPr>
        <w:pStyle w:val="ListParagraph"/>
        <w:rPr>
          <w:w w:val="102"/>
          <w:highlight w:val="yellow"/>
          <w:lang w:val="en-US"/>
        </w:rPr>
      </w:pPr>
    </w:p>
    <w:p w14:paraId="0C2E52A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Calibri"/>
          <w:color w:val="000000" w:themeColor="text1"/>
          <w:sz w:val="10"/>
          <w14:ligatures w14:val="none"/>
        </w:rPr>
      </w:pPr>
    </w:p>
    <w:p w14:paraId="6825E6BF" w14:textId="77777777" w:rsidR="00725033" w:rsidRPr="00DE2C8C" w:rsidRDefault="00725033" w:rsidP="00725033">
      <w:pPr>
        <w:pStyle w:val="H23"/>
        <w:rPr>
          <w:color w:val="000000" w:themeColor="text1"/>
          <w:lang w:val="en-GB"/>
        </w:rPr>
      </w:pPr>
      <w:r w:rsidRPr="00DE2C8C">
        <w:rPr>
          <w:color w:val="000000" w:themeColor="text1"/>
          <w:lang w:val="en-GB"/>
        </w:rPr>
        <w:tab/>
      </w:r>
      <w:r w:rsidRPr="00DE2C8C">
        <w:rPr>
          <w:color w:val="000000" w:themeColor="text1"/>
          <w:lang w:val="en-GB"/>
        </w:rPr>
        <w:tab/>
        <w:t>Field offices in regions and provinces</w:t>
      </w:r>
    </w:p>
    <w:p w14:paraId="111226EC"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0000" w:themeColor="text1"/>
          <w:w w:val="102"/>
          <w:sz w:val="10"/>
        </w:rPr>
      </w:pPr>
    </w:p>
    <w:p w14:paraId="006BF70B" w14:textId="70E30B1B" w:rsidR="00725033" w:rsidRPr="007D76A6" w:rsidRDefault="00725033" w:rsidP="00610503">
      <w:pPr>
        <w:pStyle w:val="AUNAMA16Apr"/>
        <w:contextualSpacing w:val="0"/>
        <w:rPr>
          <w:strike/>
          <w:w w:val="102"/>
        </w:rPr>
      </w:pPr>
      <w:r w:rsidRPr="002F1C78">
        <w:rPr>
          <w:w w:val="102"/>
        </w:rPr>
        <w:t xml:space="preserve">The field offices will continue to drive mandate implementation at the subnational level through the building of effective working relationships with the </w:t>
      </w:r>
      <w:r w:rsidR="00A122B1" w:rsidRPr="00A122B1">
        <w:rPr>
          <w:iCs/>
          <w:w w:val="102"/>
        </w:rPr>
        <w:t>de facto</w:t>
      </w:r>
      <w:r w:rsidRPr="002F1C78">
        <w:rPr>
          <w:w w:val="102"/>
        </w:rPr>
        <w:t xml:space="preserve"> authorities to facilitate an enabling environment for mandate and programme implementation and to strengthen the coherence of United Nations activities. </w:t>
      </w:r>
    </w:p>
    <w:p w14:paraId="48F1032A" w14:textId="0E785594" w:rsidR="00725033" w:rsidRPr="0037381D" w:rsidRDefault="00725033" w:rsidP="0BA49A81">
      <w:pPr>
        <w:pStyle w:val="AUNAMA16Apr"/>
      </w:pPr>
      <w:r w:rsidRPr="00DE2C8C">
        <w:rPr>
          <w:w w:val="102"/>
        </w:rPr>
        <w:t xml:space="preserve">The Mission currently maintains six regional offices, located in </w:t>
      </w:r>
      <w:r w:rsidR="5943B375">
        <w:t xml:space="preserve">Balkh (Mazar-e Sharif), </w:t>
      </w:r>
      <w:r w:rsidRPr="00DE2C8C">
        <w:rPr>
          <w:w w:val="102"/>
        </w:rPr>
        <w:t xml:space="preserve">Kabul, Kandahar, Herat, Nangarhar (Jalalabad) and Paktiya (Gardez), and five provincial offices, located in </w:t>
      </w:r>
      <w:r w:rsidR="5CA8452E">
        <w:t xml:space="preserve">Badakhshan (Faizabad), Baghlan (Pul-e Khumri), </w:t>
      </w:r>
      <w:r w:rsidRPr="00DE2C8C">
        <w:rPr>
          <w:w w:val="102"/>
        </w:rPr>
        <w:t>Bamyan, Faryab (Maymana), and Kunduz.</w:t>
      </w:r>
      <w:r>
        <w:rPr>
          <w:w w:val="102"/>
        </w:rPr>
        <w:t xml:space="preserve"> </w:t>
      </w:r>
    </w:p>
    <w:p w14:paraId="509E9390" w14:textId="77777777" w:rsidR="0037381D" w:rsidRPr="00B1673C" w:rsidRDefault="0037381D" w:rsidP="0037381D">
      <w:pPr>
        <w:pStyle w:val="AUNAMA16Apr"/>
        <w:numPr>
          <w:ilvl w:val="0"/>
          <w:numId w:val="0"/>
        </w:numPr>
        <w:ind w:left="1260"/>
      </w:pPr>
    </w:p>
    <w:p w14:paraId="63BB2548" w14:textId="77777777" w:rsidR="0069043C" w:rsidRDefault="00725033" w:rsidP="00610503">
      <w:pPr>
        <w:pStyle w:val="AUNAMA16Apr"/>
        <w:contextualSpacing w:val="0"/>
        <w:rPr>
          <w:w w:val="102"/>
        </w:rPr>
      </w:pPr>
      <w:r w:rsidRPr="00DE2C8C">
        <w:rPr>
          <w:w w:val="102"/>
        </w:rPr>
        <w:t>The Heads of Office have a direct reporting line to the Chief of Staff.</w:t>
      </w:r>
      <w:r w:rsidR="0069043C">
        <w:rPr>
          <w:w w:val="102"/>
        </w:rPr>
        <w:t xml:space="preserve"> </w:t>
      </w:r>
    </w:p>
    <w:p w14:paraId="61133581" w14:textId="480E5A00" w:rsidR="00725033" w:rsidRDefault="0069043C" w:rsidP="00610503">
      <w:pPr>
        <w:pStyle w:val="AUNAMA16Apr"/>
        <w:contextualSpacing w:val="0"/>
        <w:rPr>
          <w:w w:val="102"/>
        </w:rPr>
      </w:pPr>
      <w:r>
        <w:rPr>
          <w:color w:val="000000" w:themeColor="text1"/>
          <w:w w:val="102"/>
        </w:rPr>
        <w:t xml:space="preserve">For 2026, it </w:t>
      </w:r>
      <w:r w:rsidRPr="00AD5FA4">
        <w:rPr>
          <w:color w:val="000000" w:themeColor="text1"/>
          <w:w w:val="102"/>
        </w:rPr>
        <w:t xml:space="preserve">is proposed that the number of provincial offices be reduced from five </w:t>
      </w:r>
      <w:r>
        <w:rPr>
          <w:color w:val="000000" w:themeColor="text1"/>
          <w:w w:val="102"/>
        </w:rPr>
        <w:t xml:space="preserve">to three </w:t>
      </w:r>
      <w:r w:rsidRPr="00AD5FA4">
        <w:rPr>
          <w:color w:val="000000" w:themeColor="text1"/>
          <w:w w:val="102"/>
        </w:rPr>
        <w:t xml:space="preserve">with the closure of the provincial office in </w:t>
      </w:r>
      <w:r w:rsidRPr="001D7841">
        <w:t xml:space="preserve">Maimana and </w:t>
      </w:r>
      <w:r w:rsidR="00031B6D">
        <w:t>Pul-e Khumri</w:t>
      </w:r>
      <w:r>
        <w:t>.</w:t>
      </w:r>
    </w:p>
    <w:p w14:paraId="2E779757" w14:textId="7BF3B57D" w:rsidR="00725033" w:rsidRPr="00DE2C8C" w:rsidRDefault="00725033" w:rsidP="009260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color w:val="000000" w:themeColor="text1"/>
          <w:w w:val="102"/>
          <w:sz w:val="10"/>
        </w:rPr>
      </w:pPr>
      <w:r>
        <w:rPr>
          <w:color w:val="000000" w:themeColor="text1"/>
          <w:w w:val="102"/>
        </w:rPr>
        <w:tab/>
      </w:r>
    </w:p>
    <w:p w14:paraId="554E3689" w14:textId="77777777" w:rsidR="007D76A6" w:rsidRDefault="007D76A6" w:rsidP="00725033">
      <w:pPr>
        <w:pStyle w:val="H23"/>
        <w:rPr>
          <w:b w:val="0"/>
          <w:bCs/>
          <w:color w:val="000000" w:themeColor="text1"/>
          <w:lang w:val="en-GB"/>
        </w:rPr>
      </w:pPr>
    </w:p>
    <w:p w14:paraId="3CF5A784" w14:textId="43B36C4A" w:rsidR="00725033" w:rsidRPr="00DE2C8C" w:rsidRDefault="00725033" w:rsidP="00725033">
      <w:pPr>
        <w:pStyle w:val="H23"/>
        <w:rPr>
          <w:b w:val="0"/>
          <w:bCs/>
          <w:color w:val="000000" w:themeColor="text1"/>
          <w:lang w:val="en-GB"/>
        </w:rPr>
      </w:pPr>
      <w:r w:rsidRPr="00DE2C8C">
        <w:rPr>
          <w:b w:val="0"/>
          <w:bCs/>
          <w:color w:val="000000" w:themeColor="text1"/>
          <w:lang w:val="en-GB"/>
        </w:rPr>
        <w:t>Table 20</w:t>
      </w:r>
    </w:p>
    <w:p w14:paraId="372854A9" w14:textId="77777777" w:rsidR="00725033" w:rsidRPr="00DE2C8C" w:rsidRDefault="00725033" w:rsidP="00725033">
      <w:pPr>
        <w:pStyle w:val="H23"/>
        <w:rPr>
          <w:color w:val="000000" w:themeColor="text1"/>
          <w:lang w:val="en-GB"/>
        </w:rPr>
      </w:pPr>
      <w:r w:rsidRPr="00DE2C8C">
        <w:rPr>
          <w:color w:val="000000" w:themeColor="text1"/>
          <w:lang w:val="en-GB"/>
        </w:rPr>
        <w:t>Staffing requirements: regional and provincial offices</w:t>
      </w:r>
    </w:p>
    <w:p w14:paraId="2144ABD7"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628125C7"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99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59"/>
        <w:gridCol w:w="330"/>
        <w:gridCol w:w="391"/>
        <w:gridCol w:w="360"/>
        <w:gridCol w:w="360"/>
        <w:gridCol w:w="367"/>
        <w:gridCol w:w="399"/>
        <w:gridCol w:w="398"/>
        <w:gridCol w:w="398"/>
        <w:gridCol w:w="398"/>
        <w:gridCol w:w="560"/>
        <w:gridCol w:w="25"/>
        <w:gridCol w:w="155"/>
        <w:gridCol w:w="292"/>
        <w:gridCol w:w="405"/>
        <w:gridCol w:w="378"/>
        <w:gridCol w:w="547"/>
        <w:gridCol w:w="40"/>
        <w:gridCol w:w="57"/>
        <w:gridCol w:w="29"/>
        <w:gridCol w:w="810"/>
        <w:gridCol w:w="630"/>
        <w:gridCol w:w="565"/>
        <w:gridCol w:w="47"/>
        <w:gridCol w:w="649"/>
        <w:gridCol w:w="60"/>
      </w:tblGrid>
      <w:tr w:rsidR="005B79F6" w:rsidRPr="00DE2C8C" w14:paraId="7B861E0A" w14:textId="77777777" w:rsidTr="005B79F6">
        <w:trPr>
          <w:trHeight w:val="47"/>
          <w:tblHeader/>
        </w:trPr>
        <w:tc>
          <w:tcPr>
            <w:tcW w:w="1259" w:type="dxa"/>
            <w:tcBorders>
              <w:top w:val="single" w:sz="4" w:space="0" w:color="auto"/>
            </w:tcBorders>
            <w:shd w:val="clear" w:color="auto" w:fill="auto"/>
            <w:vAlign w:val="bottom"/>
          </w:tcPr>
          <w:p w14:paraId="0F9338DC" w14:textId="77777777" w:rsidR="005B79F6" w:rsidRPr="00DE2C8C" w:rsidRDefault="005B79F6" w:rsidP="005B79F6">
            <w:pPr>
              <w:keepNext/>
              <w:keepLines/>
              <w:spacing w:before="81" w:after="81" w:line="160" w:lineRule="exact"/>
              <w:ind w:right="43"/>
              <w:jc w:val="center"/>
              <w:rPr>
                <w:rFonts w:eastAsia="Times New Roman"/>
                <w:i/>
                <w:color w:val="000000" w:themeColor="text1"/>
                <w:spacing w:val="0"/>
                <w:w w:val="100"/>
                <w:sz w:val="14"/>
              </w:rPr>
            </w:pPr>
          </w:p>
        </w:tc>
        <w:tc>
          <w:tcPr>
            <w:tcW w:w="3961" w:type="dxa"/>
            <w:gridSpan w:val="10"/>
            <w:tcBorders>
              <w:top w:val="single" w:sz="4" w:space="0" w:color="auto"/>
              <w:bottom w:val="single" w:sz="4" w:space="0" w:color="auto"/>
            </w:tcBorders>
            <w:shd w:val="clear" w:color="auto" w:fill="auto"/>
            <w:vAlign w:val="bottom"/>
          </w:tcPr>
          <w:p w14:paraId="0843C97F" w14:textId="0A24765A" w:rsidR="005B79F6" w:rsidRPr="00DE2C8C" w:rsidRDefault="005B79F6" w:rsidP="005B79F6">
            <w:pPr>
              <w:keepNext/>
              <w:keepLines/>
              <w:spacing w:before="81" w:after="81" w:line="160" w:lineRule="exact"/>
              <w:ind w:right="43"/>
              <w:jc w:val="center"/>
              <w:rPr>
                <w:rFonts w:eastAsia="Times New Roman"/>
                <w:i/>
                <w:color w:val="000000" w:themeColor="text1"/>
                <w:spacing w:val="0"/>
                <w:w w:val="100"/>
                <w:sz w:val="14"/>
              </w:rPr>
            </w:pPr>
            <w:r w:rsidRPr="00DE2C8C">
              <w:rPr>
                <w:rFonts w:eastAsia="Calibri"/>
                <w:i/>
                <w:color w:val="000000" w:themeColor="text1"/>
                <w:spacing w:val="2"/>
                <w:w w:val="101"/>
                <w:sz w:val="14"/>
              </w:rPr>
              <w:t>International staff</w:t>
            </w:r>
          </w:p>
        </w:tc>
        <w:tc>
          <w:tcPr>
            <w:tcW w:w="180" w:type="dxa"/>
            <w:gridSpan w:val="2"/>
          </w:tcPr>
          <w:p w14:paraId="01DF0C23" w14:textId="17573974" w:rsidR="005B79F6" w:rsidRPr="00DE2C8C" w:rsidRDefault="005B79F6" w:rsidP="005B79F6">
            <w:pPr>
              <w:keepNext/>
              <w:keepLines/>
              <w:spacing w:before="81" w:after="81" w:line="160" w:lineRule="exact"/>
              <w:ind w:right="43"/>
              <w:jc w:val="center"/>
              <w:rPr>
                <w:rFonts w:eastAsia="Times New Roman"/>
                <w:i/>
                <w:color w:val="000000" w:themeColor="text1"/>
                <w:spacing w:val="0"/>
                <w:w w:val="100"/>
                <w:sz w:val="14"/>
              </w:rPr>
            </w:pPr>
          </w:p>
        </w:tc>
        <w:tc>
          <w:tcPr>
            <w:tcW w:w="1622" w:type="dxa"/>
            <w:gridSpan w:val="4"/>
            <w:tcBorders>
              <w:top w:val="single" w:sz="4" w:space="0" w:color="auto"/>
              <w:bottom w:val="single" w:sz="4" w:space="0" w:color="auto"/>
            </w:tcBorders>
          </w:tcPr>
          <w:p w14:paraId="0581E609" w14:textId="49570252" w:rsidR="005B79F6" w:rsidRPr="00DE2C8C" w:rsidRDefault="005B79F6" w:rsidP="005B79F6">
            <w:pPr>
              <w:keepNext/>
              <w:keepLines/>
              <w:spacing w:before="81" w:after="81" w:line="160" w:lineRule="exact"/>
              <w:ind w:right="43"/>
              <w:jc w:val="center"/>
              <w:rPr>
                <w:rFonts w:eastAsia="Times New Roman"/>
                <w:i/>
                <w:color w:val="000000" w:themeColor="text1"/>
                <w:spacing w:val="0"/>
                <w:w w:val="100"/>
                <w:sz w:val="14"/>
              </w:rPr>
            </w:pPr>
            <w:r w:rsidRPr="00DE2C8C">
              <w:rPr>
                <w:rFonts w:eastAsia="Times New Roman"/>
                <w:i/>
                <w:color w:val="000000" w:themeColor="text1"/>
                <w:spacing w:val="0"/>
                <w:w w:val="100"/>
                <w:sz w:val="14"/>
              </w:rPr>
              <w:t>National staff</w:t>
            </w:r>
          </w:p>
        </w:tc>
        <w:tc>
          <w:tcPr>
            <w:tcW w:w="97" w:type="dxa"/>
            <w:gridSpan w:val="2"/>
            <w:shd w:val="clear" w:color="auto" w:fill="auto"/>
            <w:vAlign w:val="bottom"/>
          </w:tcPr>
          <w:p w14:paraId="7C866DEE" w14:textId="2C7DF92A" w:rsidR="005B79F6" w:rsidRPr="00DE2C8C" w:rsidRDefault="005B79F6" w:rsidP="005B79F6">
            <w:pPr>
              <w:keepNext/>
              <w:keepLines/>
              <w:spacing w:before="81" w:after="81" w:line="160" w:lineRule="exact"/>
              <w:ind w:right="43"/>
              <w:jc w:val="center"/>
              <w:rPr>
                <w:rFonts w:eastAsia="Times New Roman"/>
                <w:i/>
                <w:color w:val="000000" w:themeColor="text1"/>
                <w:spacing w:val="0"/>
                <w:w w:val="100"/>
                <w:sz w:val="14"/>
              </w:rPr>
            </w:pPr>
          </w:p>
        </w:tc>
        <w:tc>
          <w:tcPr>
            <w:tcW w:w="2034" w:type="dxa"/>
            <w:gridSpan w:val="4"/>
            <w:tcBorders>
              <w:top w:val="single" w:sz="4" w:space="0" w:color="auto"/>
              <w:bottom w:val="single" w:sz="4" w:space="0" w:color="auto"/>
            </w:tcBorders>
            <w:shd w:val="clear" w:color="auto" w:fill="auto"/>
            <w:vAlign w:val="bottom"/>
          </w:tcPr>
          <w:p w14:paraId="1196C725" w14:textId="7B46FD97" w:rsidR="005B79F6" w:rsidRPr="00DE2C8C" w:rsidRDefault="005B79F6" w:rsidP="005B79F6">
            <w:pPr>
              <w:keepNext/>
              <w:keepLines/>
              <w:spacing w:before="81" w:after="81" w:line="160" w:lineRule="exact"/>
              <w:ind w:right="43"/>
              <w:jc w:val="center"/>
              <w:rPr>
                <w:rFonts w:eastAsia="Times New Roman"/>
                <w:i/>
                <w:color w:val="000000" w:themeColor="text1"/>
                <w:spacing w:val="0"/>
                <w:w w:val="100"/>
                <w:sz w:val="14"/>
              </w:rPr>
            </w:pPr>
            <w:r w:rsidRPr="00DE2C8C">
              <w:rPr>
                <w:rFonts w:eastAsia="Times New Roman"/>
                <w:i/>
                <w:color w:val="000000" w:themeColor="text1"/>
                <w:spacing w:val="0"/>
                <w:w w:val="100"/>
                <w:sz w:val="14"/>
              </w:rPr>
              <w:t>United Nations Volunteers</w:t>
            </w:r>
          </w:p>
        </w:tc>
        <w:tc>
          <w:tcPr>
            <w:tcW w:w="756" w:type="dxa"/>
            <w:gridSpan w:val="3"/>
            <w:tcBorders>
              <w:top w:val="single" w:sz="4" w:space="0" w:color="auto"/>
            </w:tcBorders>
            <w:shd w:val="clear" w:color="auto" w:fill="auto"/>
            <w:vAlign w:val="bottom"/>
          </w:tcPr>
          <w:p w14:paraId="3413ED5F" w14:textId="7E9ABECD" w:rsidR="005B79F6" w:rsidRPr="00DE2C8C" w:rsidRDefault="005B79F6" w:rsidP="005B79F6">
            <w:pPr>
              <w:keepNext/>
              <w:keepLines/>
              <w:spacing w:before="81" w:after="81" w:line="160" w:lineRule="exact"/>
              <w:ind w:right="43"/>
              <w:jc w:val="center"/>
              <w:rPr>
                <w:rFonts w:eastAsia="Times New Roman"/>
                <w:i/>
                <w:color w:val="000000" w:themeColor="text1"/>
                <w:spacing w:val="0"/>
                <w:w w:val="100"/>
                <w:sz w:val="14"/>
              </w:rPr>
            </w:pPr>
          </w:p>
        </w:tc>
      </w:tr>
      <w:tr w:rsidR="005B79F6" w:rsidRPr="00DE2C8C" w14:paraId="44B2A2B4" w14:textId="77777777" w:rsidTr="005B79F6">
        <w:trPr>
          <w:gridAfter w:val="1"/>
          <w:wAfter w:w="60" w:type="dxa"/>
          <w:trHeight w:val="162"/>
          <w:tblHeader/>
        </w:trPr>
        <w:tc>
          <w:tcPr>
            <w:tcW w:w="1259" w:type="dxa"/>
            <w:tcBorders>
              <w:bottom w:val="single" w:sz="12" w:space="0" w:color="auto"/>
            </w:tcBorders>
            <w:shd w:val="clear" w:color="auto" w:fill="auto"/>
            <w:vAlign w:val="bottom"/>
          </w:tcPr>
          <w:p w14:paraId="633B5F3D" w14:textId="77777777" w:rsidR="005B79F6" w:rsidRPr="00DE2C8C" w:rsidRDefault="005B79F6" w:rsidP="005B79F6">
            <w:pPr>
              <w:keepNext/>
              <w:keepLines/>
              <w:spacing w:before="81" w:after="81" w:line="160" w:lineRule="exact"/>
              <w:ind w:right="43"/>
              <w:rPr>
                <w:rFonts w:eastAsia="Times New Roman"/>
                <w:i/>
                <w:color w:val="000000" w:themeColor="text1"/>
                <w:spacing w:val="0"/>
                <w:w w:val="100"/>
                <w:sz w:val="14"/>
              </w:rPr>
            </w:pPr>
          </w:p>
        </w:tc>
        <w:tc>
          <w:tcPr>
            <w:tcW w:w="330" w:type="dxa"/>
            <w:tcBorders>
              <w:top w:val="single" w:sz="4" w:space="0" w:color="auto"/>
              <w:bottom w:val="single" w:sz="12" w:space="0" w:color="auto"/>
            </w:tcBorders>
            <w:shd w:val="clear" w:color="auto" w:fill="auto"/>
            <w:vAlign w:val="bottom"/>
          </w:tcPr>
          <w:p w14:paraId="77C19FDE"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USG</w:t>
            </w:r>
          </w:p>
        </w:tc>
        <w:tc>
          <w:tcPr>
            <w:tcW w:w="391" w:type="dxa"/>
            <w:tcBorders>
              <w:top w:val="single" w:sz="4" w:space="0" w:color="auto"/>
              <w:bottom w:val="single" w:sz="12" w:space="0" w:color="auto"/>
            </w:tcBorders>
            <w:shd w:val="clear" w:color="auto" w:fill="auto"/>
            <w:vAlign w:val="bottom"/>
          </w:tcPr>
          <w:p w14:paraId="5A1EF963"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ASG</w:t>
            </w:r>
          </w:p>
        </w:tc>
        <w:tc>
          <w:tcPr>
            <w:tcW w:w="360" w:type="dxa"/>
            <w:tcBorders>
              <w:top w:val="single" w:sz="4" w:space="0" w:color="auto"/>
              <w:bottom w:val="single" w:sz="12" w:space="0" w:color="auto"/>
            </w:tcBorders>
            <w:shd w:val="clear" w:color="auto" w:fill="auto"/>
            <w:vAlign w:val="bottom"/>
          </w:tcPr>
          <w:p w14:paraId="715240F9"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D-2</w:t>
            </w:r>
          </w:p>
        </w:tc>
        <w:tc>
          <w:tcPr>
            <w:tcW w:w="360" w:type="dxa"/>
            <w:tcBorders>
              <w:top w:val="single" w:sz="4" w:space="0" w:color="auto"/>
              <w:bottom w:val="single" w:sz="12" w:space="0" w:color="auto"/>
            </w:tcBorders>
            <w:shd w:val="clear" w:color="auto" w:fill="auto"/>
            <w:vAlign w:val="bottom"/>
          </w:tcPr>
          <w:p w14:paraId="7B9393E1"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D-1</w:t>
            </w:r>
          </w:p>
        </w:tc>
        <w:tc>
          <w:tcPr>
            <w:tcW w:w="367" w:type="dxa"/>
            <w:tcBorders>
              <w:top w:val="single" w:sz="4" w:space="0" w:color="auto"/>
              <w:bottom w:val="single" w:sz="12" w:space="0" w:color="auto"/>
            </w:tcBorders>
            <w:shd w:val="clear" w:color="auto" w:fill="auto"/>
            <w:vAlign w:val="bottom"/>
          </w:tcPr>
          <w:p w14:paraId="679D0FA7"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P-5</w:t>
            </w:r>
          </w:p>
        </w:tc>
        <w:tc>
          <w:tcPr>
            <w:tcW w:w="399" w:type="dxa"/>
            <w:tcBorders>
              <w:top w:val="single" w:sz="4" w:space="0" w:color="auto"/>
              <w:bottom w:val="single" w:sz="12" w:space="0" w:color="auto"/>
            </w:tcBorders>
            <w:shd w:val="clear" w:color="auto" w:fill="auto"/>
            <w:vAlign w:val="bottom"/>
          </w:tcPr>
          <w:p w14:paraId="0F6E6FAF"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P-4</w:t>
            </w:r>
          </w:p>
        </w:tc>
        <w:tc>
          <w:tcPr>
            <w:tcW w:w="398" w:type="dxa"/>
            <w:tcBorders>
              <w:top w:val="single" w:sz="4" w:space="0" w:color="auto"/>
              <w:bottom w:val="single" w:sz="12" w:space="0" w:color="auto"/>
            </w:tcBorders>
            <w:shd w:val="clear" w:color="auto" w:fill="auto"/>
            <w:vAlign w:val="bottom"/>
          </w:tcPr>
          <w:p w14:paraId="1ABF4346"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P-3</w:t>
            </w:r>
          </w:p>
        </w:tc>
        <w:tc>
          <w:tcPr>
            <w:tcW w:w="398" w:type="dxa"/>
            <w:tcBorders>
              <w:top w:val="single" w:sz="4" w:space="0" w:color="auto"/>
              <w:bottom w:val="single" w:sz="12" w:space="0" w:color="auto"/>
            </w:tcBorders>
            <w:shd w:val="clear" w:color="auto" w:fill="auto"/>
            <w:vAlign w:val="bottom"/>
          </w:tcPr>
          <w:p w14:paraId="36849ED6"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P-2</w:t>
            </w:r>
          </w:p>
        </w:tc>
        <w:tc>
          <w:tcPr>
            <w:tcW w:w="398" w:type="dxa"/>
            <w:tcBorders>
              <w:top w:val="single" w:sz="4" w:space="0" w:color="auto"/>
              <w:bottom w:val="single" w:sz="12" w:space="0" w:color="auto"/>
            </w:tcBorders>
            <w:shd w:val="clear" w:color="auto" w:fill="auto"/>
            <w:vAlign w:val="bottom"/>
          </w:tcPr>
          <w:p w14:paraId="18CE3962"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FS</w:t>
            </w:r>
          </w:p>
        </w:tc>
        <w:tc>
          <w:tcPr>
            <w:tcW w:w="585" w:type="dxa"/>
            <w:gridSpan w:val="2"/>
            <w:tcBorders>
              <w:bottom w:val="single" w:sz="12" w:space="0" w:color="auto"/>
            </w:tcBorders>
            <w:shd w:val="clear" w:color="auto" w:fill="auto"/>
            <w:vAlign w:val="bottom"/>
          </w:tcPr>
          <w:p w14:paraId="4661012E"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Subtotal</w:t>
            </w:r>
          </w:p>
        </w:tc>
        <w:tc>
          <w:tcPr>
            <w:tcW w:w="155" w:type="dxa"/>
            <w:tcBorders>
              <w:bottom w:val="single" w:sz="12" w:space="0" w:color="auto"/>
            </w:tcBorders>
            <w:shd w:val="clear" w:color="auto" w:fill="auto"/>
            <w:vAlign w:val="bottom"/>
          </w:tcPr>
          <w:p w14:paraId="12770A05"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p>
        </w:tc>
        <w:tc>
          <w:tcPr>
            <w:tcW w:w="292" w:type="dxa"/>
            <w:tcBorders>
              <w:bottom w:val="single" w:sz="12" w:space="0" w:color="auto"/>
            </w:tcBorders>
          </w:tcPr>
          <w:p w14:paraId="23911B1B" w14:textId="3D34B661"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Pr>
                <w:rFonts w:eastAsia="Times New Roman"/>
                <w:i/>
                <w:color w:val="000000" w:themeColor="text1"/>
                <w:spacing w:val="0"/>
                <w:w w:val="100"/>
                <w:sz w:val="14"/>
              </w:rPr>
              <w:t>GS</w:t>
            </w:r>
          </w:p>
        </w:tc>
        <w:tc>
          <w:tcPr>
            <w:tcW w:w="405" w:type="dxa"/>
            <w:tcBorders>
              <w:top w:val="single" w:sz="4" w:space="0" w:color="auto"/>
              <w:bottom w:val="single" w:sz="12" w:space="0" w:color="auto"/>
            </w:tcBorders>
            <w:shd w:val="clear" w:color="auto" w:fill="auto"/>
            <w:vAlign w:val="bottom"/>
          </w:tcPr>
          <w:p w14:paraId="7BC82027" w14:textId="6D4FA59B"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NPO</w:t>
            </w:r>
          </w:p>
        </w:tc>
        <w:tc>
          <w:tcPr>
            <w:tcW w:w="378" w:type="dxa"/>
            <w:tcBorders>
              <w:top w:val="single" w:sz="4" w:space="0" w:color="auto"/>
              <w:bottom w:val="single" w:sz="12" w:space="0" w:color="auto"/>
            </w:tcBorders>
            <w:shd w:val="clear" w:color="auto" w:fill="auto"/>
            <w:vAlign w:val="bottom"/>
          </w:tcPr>
          <w:p w14:paraId="47867D2A" w14:textId="45E56A35"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Pr>
                <w:rFonts w:eastAsia="Times New Roman"/>
                <w:i/>
                <w:color w:val="000000" w:themeColor="text1"/>
                <w:spacing w:val="0"/>
                <w:w w:val="100"/>
                <w:sz w:val="14"/>
              </w:rPr>
              <w:t>LL</w:t>
            </w:r>
          </w:p>
        </w:tc>
        <w:tc>
          <w:tcPr>
            <w:tcW w:w="587" w:type="dxa"/>
            <w:gridSpan w:val="2"/>
            <w:tcBorders>
              <w:top w:val="single" w:sz="4" w:space="0" w:color="auto"/>
              <w:bottom w:val="single" w:sz="12" w:space="0" w:color="auto"/>
            </w:tcBorders>
            <w:vAlign w:val="bottom"/>
          </w:tcPr>
          <w:p w14:paraId="0D7C9DFC"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Subtotal</w:t>
            </w:r>
          </w:p>
        </w:tc>
        <w:tc>
          <w:tcPr>
            <w:tcW w:w="86" w:type="dxa"/>
            <w:gridSpan w:val="2"/>
            <w:tcBorders>
              <w:bottom w:val="single" w:sz="12" w:space="0" w:color="auto"/>
            </w:tcBorders>
          </w:tcPr>
          <w:p w14:paraId="00C58B57"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p>
        </w:tc>
        <w:tc>
          <w:tcPr>
            <w:tcW w:w="810" w:type="dxa"/>
            <w:tcBorders>
              <w:top w:val="single" w:sz="4" w:space="0" w:color="auto"/>
              <w:bottom w:val="single" w:sz="12" w:space="0" w:color="auto"/>
            </w:tcBorders>
            <w:shd w:val="clear" w:color="auto" w:fill="auto"/>
            <w:vAlign w:val="bottom"/>
          </w:tcPr>
          <w:p w14:paraId="357F4453"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szCs w:val="14"/>
              </w:rPr>
            </w:pPr>
            <w:r w:rsidRPr="00DE2C8C">
              <w:rPr>
                <w:rFonts w:eastAsia="Times New Roman"/>
                <w:i/>
                <w:color w:val="000000" w:themeColor="text1"/>
                <w:spacing w:val="0"/>
                <w:w w:val="100"/>
                <w:sz w:val="14"/>
                <w:szCs w:val="14"/>
              </w:rPr>
              <w:t>International</w:t>
            </w:r>
          </w:p>
        </w:tc>
        <w:tc>
          <w:tcPr>
            <w:tcW w:w="630" w:type="dxa"/>
            <w:tcBorders>
              <w:top w:val="single" w:sz="4" w:space="0" w:color="auto"/>
              <w:bottom w:val="single" w:sz="12" w:space="0" w:color="auto"/>
            </w:tcBorders>
          </w:tcPr>
          <w:p w14:paraId="6E6CF513"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szCs w:val="14"/>
              </w:rPr>
            </w:pPr>
            <w:r w:rsidRPr="00DE2C8C">
              <w:rPr>
                <w:rFonts w:eastAsia="Times New Roman"/>
                <w:i/>
                <w:color w:val="000000" w:themeColor="text1"/>
                <w:spacing w:val="0"/>
                <w:w w:val="100"/>
                <w:sz w:val="14"/>
                <w:szCs w:val="14"/>
              </w:rPr>
              <w:t>National</w:t>
            </w:r>
          </w:p>
        </w:tc>
        <w:tc>
          <w:tcPr>
            <w:tcW w:w="612" w:type="dxa"/>
            <w:gridSpan w:val="2"/>
            <w:tcBorders>
              <w:top w:val="single" w:sz="4" w:space="0" w:color="auto"/>
              <w:bottom w:val="single" w:sz="12" w:space="0" w:color="auto"/>
            </w:tcBorders>
          </w:tcPr>
          <w:p w14:paraId="6502C5CC"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Subtotal</w:t>
            </w:r>
          </w:p>
        </w:tc>
        <w:tc>
          <w:tcPr>
            <w:tcW w:w="649" w:type="dxa"/>
            <w:tcBorders>
              <w:bottom w:val="single" w:sz="12" w:space="0" w:color="auto"/>
            </w:tcBorders>
            <w:shd w:val="clear" w:color="auto" w:fill="auto"/>
            <w:vAlign w:val="bottom"/>
          </w:tcPr>
          <w:p w14:paraId="366B1287" w14:textId="77777777" w:rsidR="005B79F6" w:rsidRPr="00DE2C8C" w:rsidRDefault="005B79F6" w:rsidP="005B79F6">
            <w:pPr>
              <w:keepNext/>
              <w:keepLines/>
              <w:spacing w:before="81" w:after="81" w:line="160" w:lineRule="exact"/>
              <w:ind w:right="43"/>
              <w:jc w:val="right"/>
              <w:rPr>
                <w:rFonts w:eastAsia="Times New Roman"/>
                <w:i/>
                <w:color w:val="000000" w:themeColor="text1"/>
                <w:spacing w:val="0"/>
                <w:w w:val="100"/>
                <w:sz w:val="14"/>
              </w:rPr>
            </w:pPr>
            <w:r w:rsidRPr="00DE2C8C">
              <w:rPr>
                <w:rFonts w:eastAsia="Times New Roman"/>
                <w:i/>
                <w:color w:val="000000" w:themeColor="text1"/>
                <w:spacing w:val="0"/>
                <w:w w:val="100"/>
                <w:sz w:val="14"/>
              </w:rPr>
              <w:t>Total</w:t>
            </w:r>
          </w:p>
        </w:tc>
      </w:tr>
      <w:tr w:rsidR="005B79F6" w:rsidRPr="00DE2C8C" w14:paraId="4E272D88" w14:textId="77777777" w:rsidTr="005B79F6">
        <w:trPr>
          <w:gridAfter w:val="1"/>
          <w:wAfter w:w="60" w:type="dxa"/>
          <w:trHeight w:hRule="exact" w:val="115"/>
          <w:tblHeader/>
        </w:trPr>
        <w:tc>
          <w:tcPr>
            <w:tcW w:w="1259" w:type="dxa"/>
            <w:tcBorders>
              <w:top w:val="single" w:sz="12" w:space="0" w:color="auto"/>
            </w:tcBorders>
            <w:shd w:val="clear" w:color="auto" w:fill="auto"/>
            <w:vAlign w:val="bottom"/>
          </w:tcPr>
          <w:p w14:paraId="1418AF2E" w14:textId="77777777" w:rsidR="005B79F6" w:rsidRPr="00DE2C8C" w:rsidRDefault="005B79F6" w:rsidP="005B79F6">
            <w:pPr>
              <w:keepNext/>
              <w:keepLines/>
              <w:tabs>
                <w:tab w:val="left" w:pos="288"/>
                <w:tab w:val="left" w:pos="576"/>
                <w:tab w:val="left" w:pos="864"/>
                <w:tab w:val="left" w:pos="1152"/>
              </w:tabs>
              <w:spacing w:before="40" w:after="40" w:line="210" w:lineRule="exact"/>
              <w:ind w:right="40"/>
              <w:rPr>
                <w:rFonts w:eastAsia="Times New Roman"/>
                <w:color w:val="000000" w:themeColor="text1"/>
                <w:sz w:val="17"/>
              </w:rPr>
            </w:pPr>
          </w:p>
        </w:tc>
        <w:tc>
          <w:tcPr>
            <w:tcW w:w="330" w:type="dxa"/>
            <w:tcBorders>
              <w:top w:val="single" w:sz="12" w:space="0" w:color="auto"/>
            </w:tcBorders>
            <w:shd w:val="clear" w:color="auto" w:fill="auto"/>
            <w:vAlign w:val="bottom"/>
          </w:tcPr>
          <w:p w14:paraId="12053EBF"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391" w:type="dxa"/>
            <w:tcBorders>
              <w:top w:val="single" w:sz="12" w:space="0" w:color="auto"/>
            </w:tcBorders>
            <w:shd w:val="clear" w:color="auto" w:fill="auto"/>
            <w:vAlign w:val="bottom"/>
          </w:tcPr>
          <w:p w14:paraId="6E44E05A"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360" w:type="dxa"/>
            <w:tcBorders>
              <w:top w:val="single" w:sz="12" w:space="0" w:color="auto"/>
            </w:tcBorders>
            <w:shd w:val="clear" w:color="auto" w:fill="auto"/>
            <w:vAlign w:val="bottom"/>
          </w:tcPr>
          <w:p w14:paraId="635FDB06"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360" w:type="dxa"/>
            <w:tcBorders>
              <w:top w:val="single" w:sz="12" w:space="0" w:color="auto"/>
            </w:tcBorders>
            <w:shd w:val="clear" w:color="auto" w:fill="auto"/>
            <w:vAlign w:val="bottom"/>
          </w:tcPr>
          <w:p w14:paraId="6F62589B"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pacing w:val="0"/>
                <w:sz w:val="17"/>
              </w:rPr>
            </w:pPr>
          </w:p>
        </w:tc>
        <w:tc>
          <w:tcPr>
            <w:tcW w:w="367" w:type="dxa"/>
            <w:tcBorders>
              <w:top w:val="single" w:sz="12" w:space="0" w:color="auto"/>
            </w:tcBorders>
            <w:shd w:val="clear" w:color="auto" w:fill="auto"/>
            <w:vAlign w:val="bottom"/>
          </w:tcPr>
          <w:p w14:paraId="2AEE33F0"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pacing w:val="0"/>
                <w:sz w:val="17"/>
              </w:rPr>
            </w:pPr>
          </w:p>
        </w:tc>
        <w:tc>
          <w:tcPr>
            <w:tcW w:w="399" w:type="dxa"/>
            <w:tcBorders>
              <w:top w:val="single" w:sz="12" w:space="0" w:color="auto"/>
            </w:tcBorders>
            <w:shd w:val="clear" w:color="auto" w:fill="auto"/>
            <w:vAlign w:val="bottom"/>
          </w:tcPr>
          <w:p w14:paraId="0F4B3AF5"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pacing w:val="0"/>
                <w:sz w:val="17"/>
              </w:rPr>
            </w:pPr>
          </w:p>
        </w:tc>
        <w:tc>
          <w:tcPr>
            <w:tcW w:w="398" w:type="dxa"/>
            <w:tcBorders>
              <w:top w:val="single" w:sz="12" w:space="0" w:color="auto"/>
            </w:tcBorders>
            <w:shd w:val="clear" w:color="auto" w:fill="auto"/>
            <w:vAlign w:val="bottom"/>
          </w:tcPr>
          <w:p w14:paraId="54218864"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pacing w:val="0"/>
                <w:sz w:val="17"/>
              </w:rPr>
            </w:pPr>
          </w:p>
        </w:tc>
        <w:tc>
          <w:tcPr>
            <w:tcW w:w="398" w:type="dxa"/>
            <w:tcBorders>
              <w:top w:val="single" w:sz="12" w:space="0" w:color="auto"/>
            </w:tcBorders>
            <w:shd w:val="clear" w:color="auto" w:fill="auto"/>
            <w:vAlign w:val="bottom"/>
          </w:tcPr>
          <w:p w14:paraId="257A57CB"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398" w:type="dxa"/>
            <w:tcBorders>
              <w:top w:val="single" w:sz="12" w:space="0" w:color="auto"/>
            </w:tcBorders>
            <w:shd w:val="clear" w:color="auto" w:fill="auto"/>
            <w:vAlign w:val="bottom"/>
          </w:tcPr>
          <w:p w14:paraId="6186DD10"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585" w:type="dxa"/>
            <w:gridSpan w:val="2"/>
            <w:tcBorders>
              <w:top w:val="single" w:sz="12" w:space="0" w:color="auto"/>
            </w:tcBorders>
            <w:shd w:val="clear" w:color="auto" w:fill="auto"/>
            <w:vAlign w:val="bottom"/>
          </w:tcPr>
          <w:p w14:paraId="3B862FC9"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55" w:type="dxa"/>
            <w:tcBorders>
              <w:top w:val="single" w:sz="12" w:space="0" w:color="auto"/>
            </w:tcBorders>
            <w:shd w:val="clear" w:color="auto" w:fill="auto"/>
            <w:vAlign w:val="bottom"/>
          </w:tcPr>
          <w:p w14:paraId="25E41500"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sz w:val="17"/>
              </w:rPr>
            </w:pPr>
          </w:p>
        </w:tc>
        <w:tc>
          <w:tcPr>
            <w:tcW w:w="292" w:type="dxa"/>
            <w:tcBorders>
              <w:top w:val="single" w:sz="12" w:space="0" w:color="auto"/>
            </w:tcBorders>
          </w:tcPr>
          <w:p w14:paraId="60A24BD6"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405" w:type="dxa"/>
            <w:tcBorders>
              <w:top w:val="single" w:sz="12" w:space="0" w:color="auto"/>
            </w:tcBorders>
            <w:shd w:val="clear" w:color="auto" w:fill="auto"/>
            <w:vAlign w:val="bottom"/>
          </w:tcPr>
          <w:p w14:paraId="3A0678D1" w14:textId="20B1D0C1"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378" w:type="dxa"/>
            <w:tcBorders>
              <w:top w:val="single" w:sz="12" w:space="0" w:color="auto"/>
            </w:tcBorders>
            <w:shd w:val="clear" w:color="auto" w:fill="auto"/>
            <w:vAlign w:val="bottom"/>
          </w:tcPr>
          <w:p w14:paraId="2555BF45"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587" w:type="dxa"/>
            <w:gridSpan w:val="2"/>
            <w:tcBorders>
              <w:top w:val="single" w:sz="12" w:space="0" w:color="auto"/>
            </w:tcBorders>
            <w:shd w:val="clear" w:color="auto" w:fill="auto"/>
            <w:vAlign w:val="bottom"/>
          </w:tcPr>
          <w:p w14:paraId="65978FA2"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86" w:type="dxa"/>
            <w:gridSpan w:val="2"/>
            <w:tcBorders>
              <w:top w:val="single" w:sz="12" w:space="0" w:color="auto"/>
            </w:tcBorders>
            <w:shd w:val="clear" w:color="auto" w:fill="auto"/>
            <w:vAlign w:val="bottom"/>
          </w:tcPr>
          <w:p w14:paraId="026E2454"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sz w:val="17"/>
              </w:rPr>
            </w:pPr>
          </w:p>
        </w:tc>
        <w:tc>
          <w:tcPr>
            <w:tcW w:w="810" w:type="dxa"/>
            <w:tcBorders>
              <w:top w:val="single" w:sz="12" w:space="0" w:color="auto"/>
            </w:tcBorders>
            <w:shd w:val="clear" w:color="auto" w:fill="auto"/>
            <w:vAlign w:val="bottom"/>
          </w:tcPr>
          <w:p w14:paraId="56746243"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30" w:type="dxa"/>
            <w:tcBorders>
              <w:top w:val="single" w:sz="12" w:space="0" w:color="auto"/>
            </w:tcBorders>
            <w:shd w:val="clear" w:color="auto" w:fill="auto"/>
            <w:vAlign w:val="bottom"/>
          </w:tcPr>
          <w:p w14:paraId="49EA8393"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12" w:type="dxa"/>
            <w:gridSpan w:val="2"/>
            <w:tcBorders>
              <w:top w:val="single" w:sz="12" w:space="0" w:color="auto"/>
            </w:tcBorders>
            <w:shd w:val="clear" w:color="auto" w:fill="auto"/>
            <w:vAlign w:val="bottom"/>
          </w:tcPr>
          <w:p w14:paraId="44C68A13"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649" w:type="dxa"/>
            <w:tcBorders>
              <w:top w:val="single" w:sz="12" w:space="0" w:color="auto"/>
            </w:tcBorders>
            <w:shd w:val="clear" w:color="auto" w:fill="auto"/>
            <w:vAlign w:val="bottom"/>
          </w:tcPr>
          <w:p w14:paraId="0FABD56B" w14:textId="77777777" w:rsidR="005B79F6" w:rsidRPr="00DE2C8C" w:rsidRDefault="005B79F6" w:rsidP="005B79F6">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5B79F6" w:rsidRPr="00DE2C8C" w14:paraId="60FD11F0" w14:textId="77777777" w:rsidTr="005B79F6">
        <w:trPr>
          <w:gridAfter w:val="1"/>
          <w:wAfter w:w="60" w:type="dxa"/>
        </w:trPr>
        <w:tc>
          <w:tcPr>
            <w:tcW w:w="1589" w:type="dxa"/>
            <w:gridSpan w:val="2"/>
            <w:shd w:val="clear" w:color="auto" w:fill="auto"/>
            <w:vAlign w:val="bottom"/>
          </w:tcPr>
          <w:p w14:paraId="500A9512" w14:textId="749661A6" w:rsidR="005B79F6" w:rsidRPr="00DE2C8C" w:rsidRDefault="005B79F6" w:rsidP="005B79F6">
            <w:pPr>
              <w:tabs>
                <w:tab w:val="left" w:pos="288"/>
                <w:tab w:val="left" w:pos="576"/>
                <w:tab w:val="left" w:pos="864"/>
                <w:tab w:val="left" w:pos="1152"/>
              </w:tabs>
              <w:spacing w:before="40" w:after="40" w:line="210" w:lineRule="exact"/>
              <w:ind w:right="43"/>
              <w:rPr>
                <w:rFonts w:eastAsia="Calibri"/>
                <w:b/>
                <w:bCs/>
                <w:color w:val="000000" w:themeColor="text1"/>
                <w:sz w:val="17"/>
                <w:szCs w:val="17"/>
              </w:rPr>
            </w:pPr>
            <w:r w:rsidRPr="00DE2C8C">
              <w:rPr>
                <w:rFonts w:eastAsia="Times New Roman"/>
                <w:b/>
                <w:bCs/>
                <w:color w:val="000000" w:themeColor="text1"/>
                <w:sz w:val="17"/>
              </w:rPr>
              <w:t>Regional offices</w:t>
            </w:r>
          </w:p>
        </w:tc>
        <w:tc>
          <w:tcPr>
            <w:tcW w:w="391" w:type="dxa"/>
            <w:shd w:val="clear" w:color="auto" w:fill="auto"/>
            <w:vAlign w:val="bottom"/>
          </w:tcPr>
          <w:p w14:paraId="4105A523"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360" w:type="dxa"/>
            <w:shd w:val="clear" w:color="auto" w:fill="auto"/>
            <w:vAlign w:val="bottom"/>
          </w:tcPr>
          <w:p w14:paraId="109D0224"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360" w:type="dxa"/>
            <w:shd w:val="clear" w:color="auto" w:fill="auto"/>
            <w:vAlign w:val="bottom"/>
          </w:tcPr>
          <w:p w14:paraId="7267CB0F"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367" w:type="dxa"/>
            <w:shd w:val="clear" w:color="auto" w:fill="auto"/>
            <w:vAlign w:val="bottom"/>
          </w:tcPr>
          <w:p w14:paraId="12E5F032"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399" w:type="dxa"/>
            <w:shd w:val="clear" w:color="auto" w:fill="auto"/>
            <w:vAlign w:val="bottom"/>
          </w:tcPr>
          <w:p w14:paraId="1A3C5774"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398" w:type="dxa"/>
            <w:shd w:val="clear" w:color="auto" w:fill="auto"/>
            <w:vAlign w:val="bottom"/>
          </w:tcPr>
          <w:p w14:paraId="17F3B3D7"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398" w:type="dxa"/>
            <w:shd w:val="clear" w:color="auto" w:fill="auto"/>
            <w:vAlign w:val="bottom"/>
          </w:tcPr>
          <w:p w14:paraId="7B470982"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398" w:type="dxa"/>
            <w:shd w:val="clear" w:color="auto" w:fill="auto"/>
            <w:vAlign w:val="bottom"/>
          </w:tcPr>
          <w:p w14:paraId="6F44A839"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585" w:type="dxa"/>
            <w:gridSpan w:val="2"/>
            <w:shd w:val="clear" w:color="auto" w:fill="auto"/>
            <w:vAlign w:val="bottom"/>
          </w:tcPr>
          <w:p w14:paraId="0A1B3EA3"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155" w:type="dxa"/>
            <w:shd w:val="clear" w:color="auto" w:fill="auto"/>
            <w:vAlign w:val="bottom"/>
          </w:tcPr>
          <w:p w14:paraId="523E9C20"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Times New Roman"/>
                <w:color w:val="000000" w:themeColor="text1"/>
                <w:sz w:val="17"/>
              </w:rPr>
            </w:pPr>
          </w:p>
        </w:tc>
        <w:tc>
          <w:tcPr>
            <w:tcW w:w="292" w:type="dxa"/>
          </w:tcPr>
          <w:p w14:paraId="6F201415"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405" w:type="dxa"/>
            <w:shd w:val="clear" w:color="auto" w:fill="auto"/>
            <w:vAlign w:val="bottom"/>
          </w:tcPr>
          <w:p w14:paraId="46F85835" w14:textId="175D3DFF"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378" w:type="dxa"/>
            <w:shd w:val="clear" w:color="auto" w:fill="auto"/>
            <w:vAlign w:val="bottom"/>
          </w:tcPr>
          <w:p w14:paraId="405CC843"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587" w:type="dxa"/>
            <w:gridSpan w:val="2"/>
            <w:shd w:val="clear" w:color="auto" w:fill="auto"/>
            <w:vAlign w:val="bottom"/>
          </w:tcPr>
          <w:p w14:paraId="427B9878"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86" w:type="dxa"/>
            <w:gridSpan w:val="2"/>
            <w:shd w:val="clear" w:color="auto" w:fill="auto"/>
            <w:vAlign w:val="bottom"/>
          </w:tcPr>
          <w:p w14:paraId="1A94FD2D"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Times New Roman"/>
                <w:color w:val="000000" w:themeColor="text1"/>
                <w:sz w:val="17"/>
              </w:rPr>
            </w:pPr>
          </w:p>
        </w:tc>
        <w:tc>
          <w:tcPr>
            <w:tcW w:w="810" w:type="dxa"/>
            <w:shd w:val="clear" w:color="auto" w:fill="auto"/>
            <w:vAlign w:val="bottom"/>
          </w:tcPr>
          <w:p w14:paraId="60C1690F"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630" w:type="dxa"/>
            <w:shd w:val="clear" w:color="auto" w:fill="auto"/>
            <w:vAlign w:val="bottom"/>
          </w:tcPr>
          <w:p w14:paraId="76E849C0"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612" w:type="dxa"/>
            <w:gridSpan w:val="2"/>
            <w:shd w:val="clear" w:color="auto" w:fill="auto"/>
            <w:vAlign w:val="bottom"/>
          </w:tcPr>
          <w:p w14:paraId="48623AC5"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c>
          <w:tcPr>
            <w:tcW w:w="649" w:type="dxa"/>
            <w:shd w:val="clear" w:color="auto" w:fill="auto"/>
            <w:vAlign w:val="bottom"/>
          </w:tcPr>
          <w:p w14:paraId="7B756052" w14:textId="77777777" w:rsidR="005B79F6" w:rsidRPr="00DE2C8C" w:rsidRDefault="005B79F6" w:rsidP="005B79F6">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p>
        </w:tc>
      </w:tr>
      <w:tr w:rsidR="00FC560D" w:rsidRPr="00DE2C8C" w14:paraId="2270C6C1" w14:textId="77777777">
        <w:trPr>
          <w:gridAfter w:val="1"/>
          <w:wAfter w:w="60" w:type="dxa"/>
        </w:trPr>
        <w:tc>
          <w:tcPr>
            <w:tcW w:w="1259" w:type="dxa"/>
            <w:shd w:val="clear" w:color="auto" w:fill="auto"/>
            <w:vAlign w:val="bottom"/>
          </w:tcPr>
          <w:p w14:paraId="67A6109B" w14:textId="77777777" w:rsidR="00FC560D" w:rsidRPr="00DE2C8C" w:rsidRDefault="00FC560D" w:rsidP="00FC560D">
            <w:pPr>
              <w:tabs>
                <w:tab w:val="left" w:pos="288"/>
                <w:tab w:val="left" w:pos="576"/>
                <w:tab w:val="left" w:pos="864"/>
                <w:tab w:val="left" w:pos="1152"/>
              </w:tabs>
              <w:spacing w:before="40" w:after="40" w:line="210" w:lineRule="exact"/>
              <w:ind w:right="40"/>
              <w:rPr>
                <w:rFonts w:eastAsia="Times New Roman"/>
                <w:color w:val="000000" w:themeColor="text1"/>
                <w:sz w:val="17"/>
              </w:rPr>
            </w:pPr>
            <w:r w:rsidRPr="00DE2C8C">
              <w:rPr>
                <w:rFonts w:eastAsia="Times New Roman"/>
                <w:color w:val="000000" w:themeColor="text1"/>
                <w:sz w:val="17"/>
              </w:rPr>
              <w:t xml:space="preserve">Approved </w:t>
            </w:r>
            <w:r>
              <w:rPr>
                <w:rFonts w:eastAsia="Times New Roman"/>
                <w:color w:val="000000" w:themeColor="text1"/>
                <w:sz w:val="17"/>
              </w:rPr>
              <w:t>2</w:t>
            </w:r>
            <w:r w:rsidRPr="00DE2C8C">
              <w:rPr>
                <w:rFonts w:eastAsia="Times New Roman"/>
                <w:color w:val="000000" w:themeColor="text1"/>
                <w:sz w:val="17"/>
              </w:rPr>
              <w:t>025</w:t>
            </w:r>
          </w:p>
        </w:tc>
        <w:tc>
          <w:tcPr>
            <w:tcW w:w="330" w:type="dxa"/>
            <w:shd w:val="clear" w:color="auto" w:fill="auto"/>
            <w:vAlign w:val="bottom"/>
          </w:tcPr>
          <w:p w14:paraId="68D80424"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1" w:type="dxa"/>
            <w:shd w:val="clear" w:color="auto" w:fill="auto"/>
            <w:vAlign w:val="bottom"/>
          </w:tcPr>
          <w:p w14:paraId="4223C041"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0" w:type="dxa"/>
            <w:shd w:val="clear" w:color="auto" w:fill="auto"/>
            <w:vAlign w:val="bottom"/>
          </w:tcPr>
          <w:p w14:paraId="70935C05"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0" w:type="dxa"/>
            <w:shd w:val="clear" w:color="auto" w:fill="auto"/>
            <w:vAlign w:val="bottom"/>
          </w:tcPr>
          <w:p w14:paraId="603E26EC"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7" w:type="dxa"/>
            <w:shd w:val="clear" w:color="auto" w:fill="auto"/>
            <w:vAlign w:val="bottom"/>
          </w:tcPr>
          <w:p w14:paraId="4B68165B"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6</w:t>
            </w:r>
          </w:p>
        </w:tc>
        <w:tc>
          <w:tcPr>
            <w:tcW w:w="399" w:type="dxa"/>
            <w:shd w:val="clear" w:color="auto" w:fill="auto"/>
            <w:vAlign w:val="bottom"/>
          </w:tcPr>
          <w:p w14:paraId="732E8D1A"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11</w:t>
            </w:r>
          </w:p>
        </w:tc>
        <w:tc>
          <w:tcPr>
            <w:tcW w:w="398" w:type="dxa"/>
            <w:shd w:val="clear" w:color="auto" w:fill="auto"/>
            <w:vAlign w:val="bottom"/>
          </w:tcPr>
          <w:p w14:paraId="5BE81BCD"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15</w:t>
            </w:r>
          </w:p>
        </w:tc>
        <w:tc>
          <w:tcPr>
            <w:tcW w:w="398" w:type="dxa"/>
            <w:shd w:val="clear" w:color="auto" w:fill="auto"/>
            <w:vAlign w:val="bottom"/>
          </w:tcPr>
          <w:p w14:paraId="727F5CF7"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8" w:type="dxa"/>
            <w:shd w:val="clear" w:color="auto" w:fill="auto"/>
            <w:vAlign w:val="bottom"/>
          </w:tcPr>
          <w:p w14:paraId="1B1E533D"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20</w:t>
            </w:r>
          </w:p>
        </w:tc>
        <w:tc>
          <w:tcPr>
            <w:tcW w:w="585" w:type="dxa"/>
            <w:gridSpan w:val="2"/>
            <w:shd w:val="clear" w:color="auto" w:fill="auto"/>
            <w:vAlign w:val="center"/>
          </w:tcPr>
          <w:p w14:paraId="4C567667"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52</w:t>
            </w:r>
          </w:p>
        </w:tc>
        <w:tc>
          <w:tcPr>
            <w:tcW w:w="155" w:type="dxa"/>
            <w:shd w:val="clear" w:color="auto" w:fill="auto"/>
            <w:vAlign w:val="bottom"/>
          </w:tcPr>
          <w:p w14:paraId="2C0925C3"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Times New Roman"/>
                <w:color w:val="000000" w:themeColor="text1"/>
                <w:sz w:val="17"/>
              </w:rPr>
            </w:pPr>
          </w:p>
        </w:tc>
        <w:tc>
          <w:tcPr>
            <w:tcW w:w="292" w:type="dxa"/>
            <w:vAlign w:val="bottom"/>
          </w:tcPr>
          <w:p w14:paraId="2FC5EE10" w14:textId="799B2326"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405" w:type="dxa"/>
            <w:shd w:val="clear" w:color="auto" w:fill="auto"/>
            <w:vAlign w:val="center"/>
          </w:tcPr>
          <w:p w14:paraId="75FA633B" w14:textId="588635AC"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46</w:t>
            </w:r>
          </w:p>
        </w:tc>
        <w:tc>
          <w:tcPr>
            <w:tcW w:w="378" w:type="dxa"/>
            <w:shd w:val="clear" w:color="auto" w:fill="auto"/>
            <w:vAlign w:val="center"/>
          </w:tcPr>
          <w:p w14:paraId="21BDD3E2"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163</w:t>
            </w:r>
          </w:p>
        </w:tc>
        <w:tc>
          <w:tcPr>
            <w:tcW w:w="587" w:type="dxa"/>
            <w:gridSpan w:val="2"/>
            <w:shd w:val="clear" w:color="auto" w:fill="auto"/>
            <w:vAlign w:val="center"/>
          </w:tcPr>
          <w:p w14:paraId="0A764BEA"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209</w:t>
            </w:r>
          </w:p>
        </w:tc>
        <w:tc>
          <w:tcPr>
            <w:tcW w:w="86" w:type="dxa"/>
            <w:gridSpan w:val="2"/>
            <w:shd w:val="clear" w:color="auto" w:fill="auto"/>
            <w:vAlign w:val="bottom"/>
          </w:tcPr>
          <w:p w14:paraId="774AF611"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Times New Roman"/>
                <w:color w:val="000000" w:themeColor="text1"/>
                <w:sz w:val="17"/>
              </w:rPr>
            </w:pPr>
          </w:p>
        </w:tc>
        <w:tc>
          <w:tcPr>
            <w:tcW w:w="810" w:type="dxa"/>
            <w:shd w:val="clear" w:color="auto" w:fill="auto"/>
            <w:vAlign w:val="center"/>
          </w:tcPr>
          <w:p w14:paraId="11CEF4DF"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14</w:t>
            </w:r>
          </w:p>
        </w:tc>
        <w:tc>
          <w:tcPr>
            <w:tcW w:w="630" w:type="dxa"/>
            <w:shd w:val="clear" w:color="auto" w:fill="auto"/>
            <w:vAlign w:val="center"/>
          </w:tcPr>
          <w:p w14:paraId="4B94CAE1"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6</w:t>
            </w:r>
          </w:p>
        </w:tc>
        <w:tc>
          <w:tcPr>
            <w:tcW w:w="612" w:type="dxa"/>
            <w:gridSpan w:val="2"/>
            <w:shd w:val="clear" w:color="auto" w:fill="auto"/>
            <w:vAlign w:val="center"/>
          </w:tcPr>
          <w:p w14:paraId="2637F899"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20</w:t>
            </w:r>
          </w:p>
        </w:tc>
        <w:tc>
          <w:tcPr>
            <w:tcW w:w="649" w:type="dxa"/>
            <w:shd w:val="clear" w:color="auto" w:fill="auto"/>
            <w:vAlign w:val="center"/>
          </w:tcPr>
          <w:p w14:paraId="4C48DDC6"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281</w:t>
            </w:r>
          </w:p>
        </w:tc>
      </w:tr>
      <w:tr w:rsidR="00FC560D" w:rsidRPr="00DE2C8C" w14:paraId="1677E5E5" w14:textId="77777777">
        <w:trPr>
          <w:gridAfter w:val="1"/>
          <w:wAfter w:w="60" w:type="dxa"/>
        </w:trPr>
        <w:tc>
          <w:tcPr>
            <w:tcW w:w="1259" w:type="dxa"/>
            <w:tcBorders>
              <w:bottom w:val="single" w:sz="4" w:space="0" w:color="auto"/>
            </w:tcBorders>
            <w:shd w:val="clear" w:color="auto" w:fill="auto"/>
            <w:vAlign w:val="bottom"/>
          </w:tcPr>
          <w:p w14:paraId="5B859B13" w14:textId="77777777" w:rsidR="00FC560D" w:rsidRPr="00DE2C8C" w:rsidRDefault="00FC560D" w:rsidP="00FC560D">
            <w:pPr>
              <w:tabs>
                <w:tab w:val="left" w:pos="288"/>
                <w:tab w:val="left" w:pos="576"/>
                <w:tab w:val="left" w:pos="864"/>
                <w:tab w:val="left" w:pos="1152"/>
              </w:tabs>
              <w:spacing w:before="40" w:after="81" w:line="210" w:lineRule="exact"/>
              <w:ind w:right="40"/>
              <w:rPr>
                <w:rFonts w:eastAsia="Times New Roman"/>
                <w:color w:val="000000" w:themeColor="text1"/>
                <w:sz w:val="17"/>
              </w:rPr>
            </w:pPr>
            <w:r w:rsidRPr="00DE2C8C">
              <w:rPr>
                <w:rFonts w:eastAsia="Times New Roman"/>
                <w:color w:val="000000" w:themeColor="text1"/>
                <w:sz w:val="17"/>
              </w:rPr>
              <w:t>Proposed 2026</w:t>
            </w:r>
          </w:p>
        </w:tc>
        <w:tc>
          <w:tcPr>
            <w:tcW w:w="330" w:type="dxa"/>
            <w:tcBorders>
              <w:bottom w:val="single" w:sz="4" w:space="0" w:color="auto"/>
            </w:tcBorders>
            <w:shd w:val="clear" w:color="auto" w:fill="auto"/>
            <w:vAlign w:val="bottom"/>
          </w:tcPr>
          <w:p w14:paraId="2F9B1440"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1" w:type="dxa"/>
            <w:tcBorders>
              <w:bottom w:val="single" w:sz="4" w:space="0" w:color="auto"/>
            </w:tcBorders>
            <w:shd w:val="clear" w:color="auto" w:fill="auto"/>
            <w:vAlign w:val="bottom"/>
          </w:tcPr>
          <w:p w14:paraId="6B64A7C0"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0" w:type="dxa"/>
            <w:tcBorders>
              <w:bottom w:val="single" w:sz="4" w:space="0" w:color="auto"/>
            </w:tcBorders>
            <w:shd w:val="clear" w:color="auto" w:fill="auto"/>
            <w:vAlign w:val="bottom"/>
          </w:tcPr>
          <w:p w14:paraId="0F845C0D"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0" w:type="dxa"/>
            <w:tcBorders>
              <w:bottom w:val="single" w:sz="4" w:space="0" w:color="auto"/>
            </w:tcBorders>
            <w:shd w:val="clear" w:color="auto" w:fill="auto"/>
            <w:vAlign w:val="bottom"/>
          </w:tcPr>
          <w:p w14:paraId="63CC1664"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7" w:type="dxa"/>
            <w:tcBorders>
              <w:bottom w:val="single" w:sz="4" w:space="0" w:color="auto"/>
            </w:tcBorders>
            <w:shd w:val="clear" w:color="auto" w:fill="auto"/>
            <w:vAlign w:val="bottom"/>
          </w:tcPr>
          <w:p w14:paraId="2783F8F5"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6</w:t>
            </w:r>
          </w:p>
        </w:tc>
        <w:tc>
          <w:tcPr>
            <w:tcW w:w="399" w:type="dxa"/>
            <w:tcBorders>
              <w:bottom w:val="single" w:sz="4" w:space="0" w:color="auto"/>
            </w:tcBorders>
            <w:shd w:val="clear" w:color="auto" w:fill="auto"/>
            <w:vAlign w:val="bottom"/>
          </w:tcPr>
          <w:p w14:paraId="0CF2A7CC"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11</w:t>
            </w:r>
          </w:p>
        </w:tc>
        <w:tc>
          <w:tcPr>
            <w:tcW w:w="398" w:type="dxa"/>
            <w:tcBorders>
              <w:bottom w:val="single" w:sz="4" w:space="0" w:color="auto"/>
            </w:tcBorders>
            <w:shd w:val="clear" w:color="auto" w:fill="auto"/>
            <w:vAlign w:val="bottom"/>
          </w:tcPr>
          <w:p w14:paraId="541BF9F3" w14:textId="2515BCA4"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1</w:t>
            </w:r>
            <w:r w:rsidR="00723F83">
              <w:rPr>
                <w:rFonts w:eastAsia="Calibri"/>
                <w:color w:val="000000" w:themeColor="text1"/>
                <w:sz w:val="17"/>
                <w:szCs w:val="17"/>
              </w:rPr>
              <w:t>4</w:t>
            </w:r>
          </w:p>
        </w:tc>
        <w:tc>
          <w:tcPr>
            <w:tcW w:w="398" w:type="dxa"/>
            <w:tcBorders>
              <w:bottom w:val="single" w:sz="4" w:space="0" w:color="auto"/>
            </w:tcBorders>
            <w:shd w:val="clear" w:color="auto" w:fill="auto"/>
            <w:vAlign w:val="bottom"/>
          </w:tcPr>
          <w:p w14:paraId="5050CBFF"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8" w:type="dxa"/>
            <w:tcBorders>
              <w:bottom w:val="single" w:sz="4" w:space="0" w:color="auto"/>
            </w:tcBorders>
            <w:shd w:val="clear" w:color="auto" w:fill="auto"/>
            <w:vAlign w:val="bottom"/>
          </w:tcPr>
          <w:p w14:paraId="46AEE4FB" w14:textId="4DF2B808" w:rsidR="00FC560D" w:rsidRPr="00DE2C8C" w:rsidRDefault="00060972"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1</w:t>
            </w:r>
            <w:r w:rsidR="00723F83">
              <w:rPr>
                <w:rFonts w:eastAsia="Calibri"/>
                <w:color w:val="000000" w:themeColor="text1"/>
                <w:sz w:val="17"/>
                <w:szCs w:val="17"/>
              </w:rPr>
              <w:t>6</w:t>
            </w:r>
          </w:p>
        </w:tc>
        <w:tc>
          <w:tcPr>
            <w:tcW w:w="585" w:type="dxa"/>
            <w:gridSpan w:val="2"/>
            <w:tcBorders>
              <w:bottom w:val="single" w:sz="4" w:space="0" w:color="auto"/>
            </w:tcBorders>
            <w:shd w:val="clear" w:color="auto" w:fill="auto"/>
            <w:vAlign w:val="center"/>
          </w:tcPr>
          <w:p w14:paraId="33393C49" w14:textId="738AF8F0"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4</w:t>
            </w:r>
            <w:r w:rsidR="00723F83">
              <w:rPr>
                <w:rFonts w:eastAsia="Calibri"/>
                <w:color w:val="000000" w:themeColor="text1"/>
                <w:sz w:val="17"/>
                <w:szCs w:val="17"/>
              </w:rPr>
              <w:t>7</w:t>
            </w:r>
          </w:p>
        </w:tc>
        <w:tc>
          <w:tcPr>
            <w:tcW w:w="155" w:type="dxa"/>
            <w:tcBorders>
              <w:bottom w:val="single" w:sz="4" w:space="0" w:color="auto"/>
            </w:tcBorders>
            <w:shd w:val="clear" w:color="auto" w:fill="auto"/>
            <w:vAlign w:val="bottom"/>
          </w:tcPr>
          <w:p w14:paraId="35CA832E"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p>
        </w:tc>
        <w:tc>
          <w:tcPr>
            <w:tcW w:w="292" w:type="dxa"/>
            <w:tcBorders>
              <w:bottom w:val="single" w:sz="4" w:space="0" w:color="auto"/>
            </w:tcBorders>
            <w:vAlign w:val="bottom"/>
          </w:tcPr>
          <w:p w14:paraId="4138AD30" w14:textId="4FA05C7E"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405" w:type="dxa"/>
            <w:tcBorders>
              <w:bottom w:val="single" w:sz="4" w:space="0" w:color="auto"/>
            </w:tcBorders>
            <w:shd w:val="clear" w:color="auto" w:fill="auto"/>
            <w:vAlign w:val="center"/>
          </w:tcPr>
          <w:p w14:paraId="35173A34" w14:textId="2929BCB1"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46</w:t>
            </w:r>
          </w:p>
        </w:tc>
        <w:tc>
          <w:tcPr>
            <w:tcW w:w="378" w:type="dxa"/>
            <w:tcBorders>
              <w:bottom w:val="single" w:sz="4" w:space="0" w:color="auto"/>
            </w:tcBorders>
            <w:shd w:val="clear" w:color="auto" w:fill="auto"/>
            <w:vAlign w:val="center"/>
          </w:tcPr>
          <w:p w14:paraId="5720A319"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153</w:t>
            </w:r>
          </w:p>
        </w:tc>
        <w:tc>
          <w:tcPr>
            <w:tcW w:w="587" w:type="dxa"/>
            <w:gridSpan w:val="2"/>
            <w:tcBorders>
              <w:bottom w:val="single" w:sz="4" w:space="0" w:color="auto"/>
            </w:tcBorders>
            <w:shd w:val="clear" w:color="auto" w:fill="auto"/>
            <w:vAlign w:val="center"/>
          </w:tcPr>
          <w:p w14:paraId="1A1DD77E"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199</w:t>
            </w:r>
          </w:p>
        </w:tc>
        <w:tc>
          <w:tcPr>
            <w:tcW w:w="86" w:type="dxa"/>
            <w:gridSpan w:val="2"/>
            <w:tcBorders>
              <w:bottom w:val="single" w:sz="4" w:space="0" w:color="auto"/>
            </w:tcBorders>
            <w:shd w:val="clear" w:color="auto" w:fill="auto"/>
            <w:vAlign w:val="bottom"/>
          </w:tcPr>
          <w:p w14:paraId="05E0B559"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p>
        </w:tc>
        <w:tc>
          <w:tcPr>
            <w:tcW w:w="810" w:type="dxa"/>
            <w:tcBorders>
              <w:bottom w:val="single" w:sz="4" w:space="0" w:color="auto"/>
            </w:tcBorders>
            <w:shd w:val="clear" w:color="auto" w:fill="auto"/>
            <w:vAlign w:val="center"/>
          </w:tcPr>
          <w:p w14:paraId="1899D021"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13</w:t>
            </w:r>
          </w:p>
        </w:tc>
        <w:tc>
          <w:tcPr>
            <w:tcW w:w="630" w:type="dxa"/>
            <w:tcBorders>
              <w:bottom w:val="single" w:sz="4" w:space="0" w:color="auto"/>
            </w:tcBorders>
            <w:shd w:val="clear" w:color="auto" w:fill="auto"/>
            <w:vAlign w:val="center"/>
          </w:tcPr>
          <w:p w14:paraId="5FD24FB0"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8</w:t>
            </w:r>
          </w:p>
        </w:tc>
        <w:tc>
          <w:tcPr>
            <w:tcW w:w="612" w:type="dxa"/>
            <w:gridSpan w:val="2"/>
            <w:tcBorders>
              <w:bottom w:val="single" w:sz="4" w:space="0" w:color="auto"/>
            </w:tcBorders>
            <w:shd w:val="clear" w:color="auto" w:fill="auto"/>
            <w:vAlign w:val="center"/>
          </w:tcPr>
          <w:p w14:paraId="2247FAA4"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21</w:t>
            </w:r>
          </w:p>
        </w:tc>
        <w:tc>
          <w:tcPr>
            <w:tcW w:w="649" w:type="dxa"/>
            <w:tcBorders>
              <w:bottom w:val="single" w:sz="4" w:space="0" w:color="auto"/>
            </w:tcBorders>
            <w:shd w:val="clear" w:color="auto" w:fill="auto"/>
            <w:vAlign w:val="center"/>
          </w:tcPr>
          <w:p w14:paraId="3E67280A" w14:textId="357CF23E"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26</w:t>
            </w:r>
            <w:r w:rsidR="00723F83">
              <w:rPr>
                <w:rFonts w:eastAsia="Calibri"/>
                <w:color w:val="000000" w:themeColor="text1"/>
                <w:sz w:val="17"/>
                <w:szCs w:val="17"/>
              </w:rPr>
              <w:t>7</w:t>
            </w:r>
          </w:p>
        </w:tc>
      </w:tr>
      <w:tr w:rsidR="00FC560D" w:rsidRPr="00DE2C8C" w14:paraId="223238D2" w14:textId="77777777" w:rsidTr="005B79F6">
        <w:trPr>
          <w:gridAfter w:val="1"/>
          <w:wAfter w:w="60" w:type="dxa"/>
        </w:trPr>
        <w:tc>
          <w:tcPr>
            <w:tcW w:w="1259" w:type="dxa"/>
            <w:tcBorders>
              <w:top w:val="single" w:sz="4" w:space="0" w:color="auto"/>
              <w:bottom w:val="single" w:sz="4" w:space="0" w:color="auto"/>
            </w:tcBorders>
            <w:shd w:val="clear" w:color="auto" w:fill="auto"/>
            <w:vAlign w:val="bottom"/>
          </w:tcPr>
          <w:p w14:paraId="10BB4900" w14:textId="77777777" w:rsidR="00FC560D" w:rsidRPr="00DE2C8C" w:rsidRDefault="00FC560D" w:rsidP="00FC560D">
            <w:pPr>
              <w:tabs>
                <w:tab w:val="left" w:pos="288"/>
                <w:tab w:val="left" w:pos="576"/>
                <w:tab w:val="left" w:pos="864"/>
                <w:tab w:val="left" w:pos="1152"/>
              </w:tabs>
              <w:spacing w:before="81" w:after="81" w:line="210" w:lineRule="exact"/>
              <w:ind w:right="40"/>
              <w:rPr>
                <w:rFonts w:eastAsia="Times New Roman"/>
                <w:b/>
                <w:color w:val="000000" w:themeColor="text1"/>
                <w:sz w:val="17"/>
              </w:rPr>
            </w:pPr>
            <w:r w:rsidRPr="00DE2C8C">
              <w:rPr>
                <w:rFonts w:eastAsia="Times New Roman"/>
                <w:b/>
                <w:color w:val="000000" w:themeColor="text1"/>
                <w:sz w:val="17"/>
              </w:rPr>
              <w:tab/>
              <w:t>Change</w:t>
            </w:r>
          </w:p>
        </w:tc>
        <w:tc>
          <w:tcPr>
            <w:tcW w:w="330" w:type="dxa"/>
            <w:tcBorders>
              <w:top w:val="single" w:sz="4" w:space="0" w:color="auto"/>
              <w:bottom w:val="single" w:sz="4" w:space="0" w:color="auto"/>
            </w:tcBorders>
            <w:shd w:val="clear" w:color="auto" w:fill="auto"/>
            <w:vAlign w:val="bottom"/>
          </w:tcPr>
          <w:p w14:paraId="7BEC516C"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91" w:type="dxa"/>
            <w:tcBorders>
              <w:top w:val="single" w:sz="4" w:space="0" w:color="auto"/>
              <w:bottom w:val="single" w:sz="4" w:space="0" w:color="auto"/>
            </w:tcBorders>
            <w:shd w:val="clear" w:color="auto" w:fill="auto"/>
            <w:vAlign w:val="bottom"/>
          </w:tcPr>
          <w:p w14:paraId="33FCA6ED"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60" w:type="dxa"/>
            <w:tcBorders>
              <w:top w:val="single" w:sz="4" w:space="0" w:color="auto"/>
              <w:bottom w:val="single" w:sz="4" w:space="0" w:color="auto"/>
            </w:tcBorders>
            <w:shd w:val="clear" w:color="auto" w:fill="auto"/>
            <w:vAlign w:val="bottom"/>
          </w:tcPr>
          <w:p w14:paraId="7E9CB453"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60" w:type="dxa"/>
            <w:tcBorders>
              <w:top w:val="single" w:sz="4" w:space="0" w:color="auto"/>
              <w:bottom w:val="single" w:sz="4" w:space="0" w:color="auto"/>
            </w:tcBorders>
            <w:shd w:val="clear" w:color="auto" w:fill="auto"/>
          </w:tcPr>
          <w:p w14:paraId="5CBED960"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67" w:type="dxa"/>
            <w:tcBorders>
              <w:top w:val="single" w:sz="4" w:space="0" w:color="auto"/>
              <w:bottom w:val="single" w:sz="4" w:space="0" w:color="auto"/>
            </w:tcBorders>
            <w:shd w:val="clear" w:color="auto" w:fill="auto"/>
          </w:tcPr>
          <w:p w14:paraId="20A61038"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99" w:type="dxa"/>
            <w:tcBorders>
              <w:top w:val="single" w:sz="4" w:space="0" w:color="auto"/>
              <w:bottom w:val="single" w:sz="4" w:space="0" w:color="auto"/>
            </w:tcBorders>
            <w:shd w:val="clear" w:color="auto" w:fill="auto"/>
          </w:tcPr>
          <w:p w14:paraId="1DC8EDBE"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98" w:type="dxa"/>
            <w:tcBorders>
              <w:top w:val="single" w:sz="4" w:space="0" w:color="auto"/>
              <w:bottom w:val="single" w:sz="4" w:space="0" w:color="auto"/>
            </w:tcBorders>
            <w:shd w:val="clear" w:color="auto" w:fill="auto"/>
          </w:tcPr>
          <w:p w14:paraId="40554ABF" w14:textId="15661376" w:rsidR="00FC560D" w:rsidRPr="00DE2C8C" w:rsidRDefault="00723F83"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Pr>
                <w:rFonts w:eastAsia="Calibri"/>
                <w:b/>
                <w:color w:val="000000" w:themeColor="text1"/>
                <w:sz w:val="17"/>
                <w:szCs w:val="17"/>
              </w:rPr>
              <w:t>(1)</w:t>
            </w:r>
          </w:p>
        </w:tc>
        <w:tc>
          <w:tcPr>
            <w:tcW w:w="398" w:type="dxa"/>
            <w:tcBorders>
              <w:top w:val="single" w:sz="4" w:space="0" w:color="auto"/>
              <w:bottom w:val="single" w:sz="4" w:space="0" w:color="auto"/>
            </w:tcBorders>
            <w:shd w:val="clear" w:color="auto" w:fill="auto"/>
          </w:tcPr>
          <w:p w14:paraId="2321481F"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98" w:type="dxa"/>
            <w:tcBorders>
              <w:top w:val="single" w:sz="4" w:space="0" w:color="auto"/>
              <w:bottom w:val="single" w:sz="4" w:space="0" w:color="auto"/>
            </w:tcBorders>
            <w:shd w:val="clear" w:color="auto" w:fill="auto"/>
          </w:tcPr>
          <w:p w14:paraId="4ED892B8" w14:textId="08054EAB"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r w:rsidR="00723F83">
              <w:rPr>
                <w:rFonts w:eastAsia="Calibri"/>
                <w:b/>
                <w:color w:val="000000" w:themeColor="text1"/>
                <w:sz w:val="17"/>
                <w:szCs w:val="17"/>
              </w:rPr>
              <w:t>4</w:t>
            </w:r>
            <w:r w:rsidRPr="00DE2C8C">
              <w:rPr>
                <w:rFonts w:eastAsia="Calibri"/>
                <w:b/>
                <w:color w:val="000000" w:themeColor="text1"/>
                <w:sz w:val="17"/>
                <w:szCs w:val="17"/>
              </w:rPr>
              <w:t>)</w:t>
            </w:r>
          </w:p>
        </w:tc>
        <w:tc>
          <w:tcPr>
            <w:tcW w:w="585" w:type="dxa"/>
            <w:gridSpan w:val="2"/>
            <w:tcBorders>
              <w:top w:val="single" w:sz="4" w:space="0" w:color="auto"/>
              <w:bottom w:val="single" w:sz="4" w:space="0" w:color="auto"/>
            </w:tcBorders>
            <w:shd w:val="clear" w:color="auto" w:fill="auto"/>
          </w:tcPr>
          <w:p w14:paraId="34E37007" w14:textId="4EA79D75"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r w:rsidR="00723F83">
              <w:rPr>
                <w:rFonts w:eastAsia="Calibri"/>
                <w:b/>
                <w:color w:val="000000" w:themeColor="text1"/>
                <w:sz w:val="17"/>
                <w:szCs w:val="17"/>
              </w:rPr>
              <w:t>5</w:t>
            </w:r>
            <w:r w:rsidRPr="00DE2C8C">
              <w:rPr>
                <w:rFonts w:eastAsia="Calibri"/>
                <w:b/>
                <w:color w:val="000000" w:themeColor="text1"/>
                <w:sz w:val="17"/>
                <w:szCs w:val="17"/>
              </w:rPr>
              <w:t>)</w:t>
            </w:r>
          </w:p>
        </w:tc>
        <w:tc>
          <w:tcPr>
            <w:tcW w:w="155" w:type="dxa"/>
            <w:tcBorders>
              <w:top w:val="single" w:sz="4" w:space="0" w:color="auto"/>
              <w:bottom w:val="single" w:sz="4" w:space="0" w:color="auto"/>
            </w:tcBorders>
            <w:shd w:val="clear" w:color="auto" w:fill="auto"/>
          </w:tcPr>
          <w:p w14:paraId="144D97F5"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p>
        </w:tc>
        <w:tc>
          <w:tcPr>
            <w:tcW w:w="292" w:type="dxa"/>
            <w:tcBorders>
              <w:top w:val="single" w:sz="4" w:space="0" w:color="auto"/>
              <w:bottom w:val="single" w:sz="4" w:space="0" w:color="auto"/>
            </w:tcBorders>
          </w:tcPr>
          <w:p w14:paraId="00271B42" w14:textId="560938FF"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405" w:type="dxa"/>
            <w:tcBorders>
              <w:top w:val="single" w:sz="4" w:space="0" w:color="auto"/>
              <w:bottom w:val="single" w:sz="4" w:space="0" w:color="auto"/>
            </w:tcBorders>
            <w:shd w:val="clear" w:color="auto" w:fill="auto"/>
          </w:tcPr>
          <w:p w14:paraId="7FCB5C8E" w14:textId="229D1B25"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78" w:type="dxa"/>
            <w:tcBorders>
              <w:top w:val="single" w:sz="4" w:space="0" w:color="auto"/>
              <w:bottom w:val="single" w:sz="4" w:space="0" w:color="auto"/>
            </w:tcBorders>
            <w:shd w:val="clear" w:color="auto" w:fill="auto"/>
          </w:tcPr>
          <w:p w14:paraId="37AAA986"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(10)</w:t>
            </w:r>
          </w:p>
        </w:tc>
        <w:tc>
          <w:tcPr>
            <w:tcW w:w="587" w:type="dxa"/>
            <w:gridSpan w:val="2"/>
            <w:tcBorders>
              <w:top w:val="single" w:sz="4" w:space="0" w:color="auto"/>
              <w:bottom w:val="single" w:sz="4" w:space="0" w:color="auto"/>
            </w:tcBorders>
            <w:shd w:val="clear" w:color="auto" w:fill="auto"/>
          </w:tcPr>
          <w:p w14:paraId="29364FED"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(10)</w:t>
            </w:r>
          </w:p>
        </w:tc>
        <w:tc>
          <w:tcPr>
            <w:tcW w:w="86" w:type="dxa"/>
            <w:gridSpan w:val="2"/>
            <w:tcBorders>
              <w:top w:val="single" w:sz="4" w:space="0" w:color="auto"/>
              <w:bottom w:val="single" w:sz="4" w:space="0" w:color="auto"/>
            </w:tcBorders>
            <w:shd w:val="clear" w:color="auto" w:fill="auto"/>
          </w:tcPr>
          <w:p w14:paraId="23A4ED33"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p>
        </w:tc>
        <w:tc>
          <w:tcPr>
            <w:tcW w:w="810" w:type="dxa"/>
            <w:tcBorders>
              <w:top w:val="single" w:sz="4" w:space="0" w:color="auto"/>
              <w:bottom w:val="single" w:sz="4" w:space="0" w:color="auto"/>
            </w:tcBorders>
            <w:shd w:val="clear" w:color="auto" w:fill="auto"/>
          </w:tcPr>
          <w:p w14:paraId="092C768D"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(1)</w:t>
            </w:r>
          </w:p>
        </w:tc>
        <w:tc>
          <w:tcPr>
            <w:tcW w:w="630" w:type="dxa"/>
            <w:tcBorders>
              <w:top w:val="single" w:sz="4" w:space="0" w:color="auto"/>
              <w:bottom w:val="single" w:sz="4" w:space="0" w:color="auto"/>
            </w:tcBorders>
            <w:shd w:val="clear" w:color="auto" w:fill="auto"/>
          </w:tcPr>
          <w:p w14:paraId="09CCBB78"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2</w:t>
            </w:r>
          </w:p>
        </w:tc>
        <w:tc>
          <w:tcPr>
            <w:tcW w:w="612" w:type="dxa"/>
            <w:gridSpan w:val="2"/>
            <w:tcBorders>
              <w:top w:val="single" w:sz="4" w:space="0" w:color="auto"/>
              <w:bottom w:val="single" w:sz="4" w:space="0" w:color="auto"/>
            </w:tcBorders>
            <w:shd w:val="clear" w:color="auto" w:fill="auto"/>
          </w:tcPr>
          <w:p w14:paraId="0E409F92"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1</w:t>
            </w:r>
          </w:p>
        </w:tc>
        <w:tc>
          <w:tcPr>
            <w:tcW w:w="649" w:type="dxa"/>
            <w:tcBorders>
              <w:top w:val="single" w:sz="4" w:space="0" w:color="auto"/>
              <w:bottom w:val="single" w:sz="4" w:space="0" w:color="auto"/>
            </w:tcBorders>
            <w:shd w:val="clear" w:color="auto" w:fill="auto"/>
          </w:tcPr>
          <w:p w14:paraId="6036679F" w14:textId="0F507935"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r w:rsidR="00060972" w:rsidRPr="00DE2C8C">
              <w:rPr>
                <w:rFonts w:eastAsia="Calibri"/>
                <w:b/>
                <w:color w:val="000000" w:themeColor="text1"/>
                <w:sz w:val="17"/>
                <w:szCs w:val="17"/>
              </w:rPr>
              <w:t>1</w:t>
            </w:r>
            <w:r w:rsidR="00723F83">
              <w:rPr>
                <w:rFonts w:eastAsia="Calibri"/>
                <w:b/>
                <w:color w:val="000000" w:themeColor="text1"/>
                <w:sz w:val="17"/>
                <w:szCs w:val="17"/>
              </w:rPr>
              <w:t>4</w:t>
            </w:r>
            <w:r w:rsidRPr="00DE2C8C">
              <w:rPr>
                <w:rFonts w:eastAsia="Calibri"/>
                <w:b/>
                <w:color w:val="000000" w:themeColor="text1"/>
                <w:sz w:val="17"/>
                <w:szCs w:val="17"/>
              </w:rPr>
              <w:t>)</w:t>
            </w:r>
          </w:p>
        </w:tc>
      </w:tr>
      <w:tr w:rsidR="00FC560D" w:rsidRPr="00DE2C8C" w14:paraId="5E8716D3" w14:textId="77777777" w:rsidTr="005B79F6">
        <w:trPr>
          <w:gridAfter w:val="1"/>
          <w:wAfter w:w="60" w:type="dxa"/>
        </w:trPr>
        <w:tc>
          <w:tcPr>
            <w:tcW w:w="1980" w:type="dxa"/>
            <w:gridSpan w:val="3"/>
            <w:tcBorders>
              <w:top w:val="single" w:sz="4" w:space="0" w:color="auto"/>
            </w:tcBorders>
            <w:shd w:val="clear" w:color="auto" w:fill="auto"/>
            <w:vAlign w:val="bottom"/>
          </w:tcPr>
          <w:p w14:paraId="7BBAA601" w14:textId="77777777" w:rsidR="00FC560D" w:rsidRPr="00DE2C8C" w:rsidRDefault="00FC560D" w:rsidP="00FC560D">
            <w:pPr>
              <w:tabs>
                <w:tab w:val="left" w:pos="288"/>
                <w:tab w:val="left" w:pos="576"/>
                <w:tab w:val="left" w:pos="864"/>
                <w:tab w:val="left" w:pos="1152"/>
              </w:tabs>
              <w:spacing w:before="81" w:after="40" w:line="210" w:lineRule="exact"/>
              <w:ind w:right="43"/>
              <w:rPr>
                <w:rFonts w:eastAsia="Calibri"/>
                <w:b/>
                <w:bCs/>
                <w:color w:val="000000" w:themeColor="text1"/>
                <w:sz w:val="17"/>
                <w:szCs w:val="17"/>
              </w:rPr>
            </w:pPr>
            <w:r w:rsidRPr="00DE2C8C">
              <w:rPr>
                <w:rFonts w:eastAsia="Times New Roman"/>
                <w:b/>
                <w:bCs/>
                <w:color w:val="000000" w:themeColor="text1"/>
                <w:sz w:val="17"/>
              </w:rPr>
              <w:t>Provincial offices</w:t>
            </w:r>
          </w:p>
        </w:tc>
        <w:tc>
          <w:tcPr>
            <w:tcW w:w="360" w:type="dxa"/>
            <w:tcBorders>
              <w:top w:val="single" w:sz="4" w:space="0" w:color="auto"/>
            </w:tcBorders>
            <w:shd w:val="clear" w:color="auto" w:fill="auto"/>
            <w:vAlign w:val="bottom"/>
          </w:tcPr>
          <w:p w14:paraId="427F6CC6"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360" w:type="dxa"/>
            <w:tcBorders>
              <w:top w:val="single" w:sz="4" w:space="0" w:color="auto"/>
            </w:tcBorders>
            <w:shd w:val="clear" w:color="auto" w:fill="auto"/>
            <w:vAlign w:val="bottom"/>
          </w:tcPr>
          <w:p w14:paraId="2D7CBDE0"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367" w:type="dxa"/>
            <w:tcBorders>
              <w:top w:val="single" w:sz="4" w:space="0" w:color="auto"/>
            </w:tcBorders>
            <w:shd w:val="clear" w:color="auto" w:fill="auto"/>
            <w:vAlign w:val="bottom"/>
          </w:tcPr>
          <w:p w14:paraId="258CFAF7"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399" w:type="dxa"/>
            <w:tcBorders>
              <w:top w:val="single" w:sz="4" w:space="0" w:color="auto"/>
            </w:tcBorders>
            <w:shd w:val="clear" w:color="auto" w:fill="auto"/>
            <w:vAlign w:val="bottom"/>
          </w:tcPr>
          <w:p w14:paraId="2C849F3D"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398" w:type="dxa"/>
            <w:tcBorders>
              <w:top w:val="single" w:sz="4" w:space="0" w:color="auto"/>
            </w:tcBorders>
            <w:shd w:val="clear" w:color="auto" w:fill="auto"/>
            <w:vAlign w:val="bottom"/>
          </w:tcPr>
          <w:p w14:paraId="76DDA1E7"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398" w:type="dxa"/>
            <w:tcBorders>
              <w:top w:val="single" w:sz="4" w:space="0" w:color="auto"/>
            </w:tcBorders>
            <w:shd w:val="clear" w:color="auto" w:fill="auto"/>
            <w:vAlign w:val="bottom"/>
          </w:tcPr>
          <w:p w14:paraId="2F990458"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398" w:type="dxa"/>
            <w:tcBorders>
              <w:top w:val="single" w:sz="4" w:space="0" w:color="auto"/>
            </w:tcBorders>
            <w:shd w:val="clear" w:color="auto" w:fill="auto"/>
            <w:vAlign w:val="bottom"/>
          </w:tcPr>
          <w:p w14:paraId="1C486D53"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585" w:type="dxa"/>
            <w:gridSpan w:val="2"/>
            <w:tcBorders>
              <w:top w:val="single" w:sz="4" w:space="0" w:color="auto"/>
            </w:tcBorders>
            <w:shd w:val="clear" w:color="auto" w:fill="auto"/>
            <w:vAlign w:val="bottom"/>
          </w:tcPr>
          <w:p w14:paraId="338F2775"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155" w:type="dxa"/>
            <w:tcBorders>
              <w:top w:val="single" w:sz="4" w:space="0" w:color="auto"/>
            </w:tcBorders>
            <w:shd w:val="clear" w:color="auto" w:fill="auto"/>
            <w:vAlign w:val="bottom"/>
          </w:tcPr>
          <w:p w14:paraId="15E97C0A"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Times New Roman"/>
                <w:color w:val="000000" w:themeColor="text1"/>
                <w:sz w:val="17"/>
              </w:rPr>
            </w:pPr>
          </w:p>
        </w:tc>
        <w:tc>
          <w:tcPr>
            <w:tcW w:w="292" w:type="dxa"/>
            <w:tcBorders>
              <w:top w:val="single" w:sz="4" w:space="0" w:color="auto"/>
            </w:tcBorders>
          </w:tcPr>
          <w:p w14:paraId="4FB0BF59"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405" w:type="dxa"/>
            <w:tcBorders>
              <w:top w:val="single" w:sz="4" w:space="0" w:color="auto"/>
            </w:tcBorders>
            <w:shd w:val="clear" w:color="auto" w:fill="auto"/>
            <w:vAlign w:val="bottom"/>
          </w:tcPr>
          <w:p w14:paraId="39483884" w14:textId="2190EBBF"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378" w:type="dxa"/>
            <w:tcBorders>
              <w:top w:val="single" w:sz="4" w:space="0" w:color="auto"/>
            </w:tcBorders>
            <w:shd w:val="clear" w:color="auto" w:fill="auto"/>
            <w:vAlign w:val="bottom"/>
          </w:tcPr>
          <w:p w14:paraId="22ACF23A"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587" w:type="dxa"/>
            <w:gridSpan w:val="2"/>
            <w:tcBorders>
              <w:top w:val="single" w:sz="4" w:space="0" w:color="auto"/>
            </w:tcBorders>
            <w:shd w:val="clear" w:color="auto" w:fill="auto"/>
            <w:vAlign w:val="bottom"/>
          </w:tcPr>
          <w:p w14:paraId="5FD55F7A"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86" w:type="dxa"/>
            <w:gridSpan w:val="2"/>
            <w:tcBorders>
              <w:top w:val="single" w:sz="4" w:space="0" w:color="auto"/>
            </w:tcBorders>
            <w:shd w:val="clear" w:color="auto" w:fill="auto"/>
            <w:vAlign w:val="bottom"/>
          </w:tcPr>
          <w:p w14:paraId="17BCC54E"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Times New Roman"/>
                <w:color w:val="000000" w:themeColor="text1"/>
                <w:sz w:val="17"/>
              </w:rPr>
            </w:pPr>
          </w:p>
        </w:tc>
        <w:tc>
          <w:tcPr>
            <w:tcW w:w="810" w:type="dxa"/>
            <w:tcBorders>
              <w:top w:val="single" w:sz="4" w:space="0" w:color="auto"/>
            </w:tcBorders>
            <w:shd w:val="clear" w:color="auto" w:fill="auto"/>
            <w:vAlign w:val="bottom"/>
          </w:tcPr>
          <w:p w14:paraId="3FEA1016"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630" w:type="dxa"/>
            <w:tcBorders>
              <w:top w:val="single" w:sz="4" w:space="0" w:color="auto"/>
            </w:tcBorders>
            <w:shd w:val="clear" w:color="auto" w:fill="auto"/>
            <w:vAlign w:val="bottom"/>
          </w:tcPr>
          <w:p w14:paraId="1177F22A"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612" w:type="dxa"/>
            <w:gridSpan w:val="2"/>
            <w:tcBorders>
              <w:top w:val="single" w:sz="4" w:space="0" w:color="auto"/>
            </w:tcBorders>
            <w:shd w:val="clear" w:color="auto" w:fill="auto"/>
            <w:vAlign w:val="bottom"/>
          </w:tcPr>
          <w:p w14:paraId="4191E463"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649" w:type="dxa"/>
            <w:tcBorders>
              <w:top w:val="single" w:sz="4" w:space="0" w:color="auto"/>
            </w:tcBorders>
            <w:shd w:val="clear" w:color="auto" w:fill="auto"/>
            <w:vAlign w:val="bottom"/>
          </w:tcPr>
          <w:p w14:paraId="14F38D79"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r>
      <w:tr w:rsidR="00FC560D" w:rsidRPr="00DE2C8C" w14:paraId="500487B0" w14:textId="77777777">
        <w:trPr>
          <w:gridAfter w:val="1"/>
          <w:wAfter w:w="60" w:type="dxa"/>
        </w:trPr>
        <w:tc>
          <w:tcPr>
            <w:tcW w:w="1259" w:type="dxa"/>
            <w:shd w:val="clear" w:color="auto" w:fill="auto"/>
            <w:vAlign w:val="bottom"/>
          </w:tcPr>
          <w:p w14:paraId="7F837B82" w14:textId="77777777" w:rsidR="00FC560D" w:rsidRPr="00DE2C8C" w:rsidRDefault="00FC560D" w:rsidP="00FC560D">
            <w:pPr>
              <w:tabs>
                <w:tab w:val="left" w:pos="288"/>
                <w:tab w:val="left" w:pos="576"/>
                <w:tab w:val="left" w:pos="864"/>
                <w:tab w:val="left" w:pos="1152"/>
              </w:tabs>
              <w:spacing w:before="40" w:after="40" w:line="210" w:lineRule="exact"/>
              <w:ind w:right="40"/>
              <w:rPr>
                <w:rFonts w:eastAsia="Times New Roman"/>
                <w:color w:val="000000" w:themeColor="text1"/>
                <w:sz w:val="17"/>
              </w:rPr>
            </w:pPr>
            <w:r w:rsidRPr="00DE2C8C">
              <w:rPr>
                <w:rFonts w:eastAsia="Times New Roman"/>
                <w:color w:val="000000" w:themeColor="text1"/>
                <w:sz w:val="17"/>
              </w:rPr>
              <w:t>Approved 2025</w:t>
            </w:r>
          </w:p>
        </w:tc>
        <w:tc>
          <w:tcPr>
            <w:tcW w:w="330" w:type="dxa"/>
            <w:shd w:val="clear" w:color="auto" w:fill="auto"/>
            <w:vAlign w:val="bottom"/>
          </w:tcPr>
          <w:p w14:paraId="722628C7"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1" w:type="dxa"/>
            <w:shd w:val="clear" w:color="auto" w:fill="auto"/>
            <w:vAlign w:val="bottom"/>
          </w:tcPr>
          <w:p w14:paraId="3CF7528E"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0" w:type="dxa"/>
            <w:shd w:val="clear" w:color="auto" w:fill="auto"/>
            <w:vAlign w:val="bottom"/>
          </w:tcPr>
          <w:p w14:paraId="7726D997"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0" w:type="dxa"/>
            <w:shd w:val="clear" w:color="auto" w:fill="auto"/>
            <w:vAlign w:val="bottom"/>
          </w:tcPr>
          <w:p w14:paraId="2876650D"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7" w:type="dxa"/>
            <w:shd w:val="clear" w:color="auto" w:fill="auto"/>
            <w:vAlign w:val="bottom"/>
          </w:tcPr>
          <w:p w14:paraId="610F6C7A"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9" w:type="dxa"/>
            <w:shd w:val="clear" w:color="auto" w:fill="auto"/>
            <w:vAlign w:val="bottom"/>
          </w:tcPr>
          <w:p w14:paraId="27C16C79"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2</w:t>
            </w:r>
          </w:p>
        </w:tc>
        <w:tc>
          <w:tcPr>
            <w:tcW w:w="398" w:type="dxa"/>
            <w:shd w:val="clear" w:color="auto" w:fill="auto"/>
            <w:vAlign w:val="bottom"/>
          </w:tcPr>
          <w:p w14:paraId="426B23DE"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4</w:t>
            </w:r>
          </w:p>
        </w:tc>
        <w:tc>
          <w:tcPr>
            <w:tcW w:w="398" w:type="dxa"/>
            <w:shd w:val="clear" w:color="auto" w:fill="auto"/>
            <w:vAlign w:val="bottom"/>
          </w:tcPr>
          <w:p w14:paraId="234BC12F"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8" w:type="dxa"/>
            <w:shd w:val="clear" w:color="auto" w:fill="auto"/>
            <w:vAlign w:val="bottom"/>
          </w:tcPr>
          <w:p w14:paraId="2C3EF121"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3</w:t>
            </w:r>
          </w:p>
        </w:tc>
        <w:tc>
          <w:tcPr>
            <w:tcW w:w="585" w:type="dxa"/>
            <w:gridSpan w:val="2"/>
            <w:shd w:val="clear" w:color="auto" w:fill="auto"/>
            <w:vAlign w:val="bottom"/>
          </w:tcPr>
          <w:p w14:paraId="19B02818"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9</w:t>
            </w:r>
          </w:p>
        </w:tc>
        <w:tc>
          <w:tcPr>
            <w:tcW w:w="155" w:type="dxa"/>
            <w:shd w:val="clear" w:color="auto" w:fill="auto"/>
            <w:vAlign w:val="bottom"/>
          </w:tcPr>
          <w:p w14:paraId="15FEE7C1"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Times New Roman"/>
                <w:color w:val="000000" w:themeColor="text1"/>
                <w:sz w:val="17"/>
              </w:rPr>
            </w:pPr>
          </w:p>
        </w:tc>
        <w:tc>
          <w:tcPr>
            <w:tcW w:w="292" w:type="dxa"/>
            <w:vAlign w:val="bottom"/>
          </w:tcPr>
          <w:p w14:paraId="525CDD8B" w14:textId="3ADC65B4"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405" w:type="dxa"/>
            <w:shd w:val="clear" w:color="auto" w:fill="auto"/>
            <w:vAlign w:val="bottom"/>
          </w:tcPr>
          <w:p w14:paraId="6F0D9214" w14:textId="3664C16A"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18</w:t>
            </w:r>
          </w:p>
        </w:tc>
        <w:tc>
          <w:tcPr>
            <w:tcW w:w="378" w:type="dxa"/>
            <w:shd w:val="clear" w:color="auto" w:fill="auto"/>
            <w:vAlign w:val="bottom"/>
          </w:tcPr>
          <w:p w14:paraId="76AA0797"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100</w:t>
            </w:r>
          </w:p>
        </w:tc>
        <w:tc>
          <w:tcPr>
            <w:tcW w:w="587" w:type="dxa"/>
            <w:gridSpan w:val="2"/>
            <w:shd w:val="clear" w:color="auto" w:fill="auto"/>
          </w:tcPr>
          <w:p w14:paraId="73F235A5"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118</w:t>
            </w:r>
          </w:p>
        </w:tc>
        <w:tc>
          <w:tcPr>
            <w:tcW w:w="86" w:type="dxa"/>
            <w:gridSpan w:val="2"/>
            <w:shd w:val="clear" w:color="auto" w:fill="auto"/>
            <w:vAlign w:val="bottom"/>
          </w:tcPr>
          <w:p w14:paraId="2E00FCA5"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Times New Roman"/>
                <w:color w:val="000000" w:themeColor="text1"/>
                <w:sz w:val="17"/>
              </w:rPr>
            </w:pPr>
          </w:p>
        </w:tc>
        <w:tc>
          <w:tcPr>
            <w:tcW w:w="810" w:type="dxa"/>
            <w:shd w:val="clear" w:color="auto" w:fill="auto"/>
          </w:tcPr>
          <w:p w14:paraId="76E90999"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5</w:t>
            </w:r>
          </w:p>
        </w:tc>
        <w:tc>
          <w:tcPr>
            <w:tcW w:w="630" w:type="dxa"/>
            <w:shd w:val="clear" w:color="auto" w:fill="auto"/>
          </w:tcPr>
          <w:p w14:paraId="6522339B"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5</w:t>
            </w:r>
          </w:p>
        </w:tc>
        <w:tc>
          <w:tcPr>
            <w:tcW w:w="612" w:type="dxa"/>
            <w:gridSpan w:val="2"/>
            <w:shd w:val="clear" w:color="auto" w:fill="auto"/>
            <w:vAlign w:val="bottom"/>
          </w:tcPr>
          <w:p w14:paraId="6C22B96B"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10</w:t>
            </w:r>
          </w:p>
        </w:tc>
        <w:tc>
          <w:tcPr>
            <w:tcW w:w="649" w:type="dxa"/>
            <w:shd w:val="clear" w:color="auto" w:fill="auto"/>
            <w:vAlign w:val="bottom"/>
          </w:tcPr>
          <w:p w14:paraId="0B301E3C"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137</w:t>
            </w:r>
          </w:p>
        </w:tc>
      </w:tr>
      <w:tr w:rsidR="00FC560D" w:rsidRPr="00DE2C8C" w14:paraId="58C0DE82" w14:textId="77777777">
        <w:trPr>
          <w:gridAfter w:val="1"/>
          <w:wAfter w:w="60" w:type="dxa"/>
        </w:trPr>
        <w:tc>
          <w:tcPr>
            <w:tcW w:w="1259" w:type="dxa"/>
            <w:tcBorders>
              <w:bottom w:val="single" w:sz="4" w:space="0" w:color="auto"/>
            </w:tcBorders>
            <w:shd w:val="clear" w:color="auto" w:fill="auto"/>
            <w:vAlign w:val="bottom"/>
          </w:tcPr>
          <w:p w14:paraId="58D64500" w14:textId="77777777" w:rsidR="00FC560D" w:rsidRPr="00DE2C8C" w:rsidRDefault="00FC560D" w:rsidP="00FC560D">
            <w:pPr>
              <w:tabs>
                <w:tab w:val="left" w:pos="288"/>
                <w:tab w:val="left" w:pos="576"/>
                <w:tab w:val="left" w:pos="864"/>
                <w:tab w:val="left" w:pos="1152"/>
              </w:tabs>
              <w:spacing w:before="40" w:after="81" w:line="210" w:lineRule="exact"/>
              <w:ind w:right="40"/>
              <w:rPr>
                <w:rFonts w:eastAsia="Times New Roman"/>
                <w:color w:val="000000" w:themeColor="text1"/>
                <w:sz w:val="17"/>
              </w:rPr>
            </w:pPr>
            <w:r w:rsidRPr="00DE2C8C">
              <w:rPr>
                <w:rFonts w:eastAsia="Times New Roman"/>
                <w:color w:val="000000" w:themeColor="text1"/>
                <w:sz w:val="17"/>
              </w:rPr>
              <w:t>Proposed 2026</w:t>
            </w:r>
          </w:p>
        </w:tc>
        <w:tc>
          <w:tcPr>
            <w:tcW w:w="330" w:type="dxa"/>
            <w:tcBorders>
              <w:bottom w:val="single" w:sz="4" w:space="0" w:color="auto"/>
            </w:tcBorders>
            <w:shd w:val="clear" w:color="auto" w:fill="auto"/>
            <w:vAlign w:val="bottom"/>
          </w:tcPr>
          <w:p w14:paraId="2F21F794"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1" w:type="dxa"/>
            <w:tcBorders>
              <w:bottom w:val="single" w:sz="4" w:space="0" w:color="auto"/>
            </w:tcBorders>
            <w:shd w:val="clear" w:color="auto" w:fill="auto"/>
            <w:vAlign w:val="bottom"/>
          </w:tcPr>
          <w:p w14:paraId="4523B5CB"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0" w:type="dxa"/>
            <w:tcBorders>
              <w:bottom w:val="single" w:sz="4" w:space="0" w:color="auto"/>
            </w:tcBorders>
            <w:shd w:val="clear" w:color="auto" w:fill="auto"/>
            <w:vAlign w:val="bottom"/>
          </w:tcPr>
          <w:p w14:paraId="0601FC19"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0" w:type="dxa"/>
            <w:tcBorders>
              <w:bottom w:val="single" w:sz="4" w:space="0" w:color="auto"/>
            </w:tcBorders>
            <w:shd w:val="clear" w:color="auto" w:fill="auto"/>
            <w:vAlign w:val="bottom"/>
          </w:tcPr>
          <w:p w14:paraId="15310C46"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7" w:type="dxa"/>
            <w:tcBorders>
              <w:bottom w:val="single" w:sz="4" w:space="0" w:color="auto"/>
            </w:tcBorders>
            <w:shd w:val="clear" w:color="auto" w:fill="auto"/>
            <w:vAlign w:val="bottom"/>
          </w:tcPr>
          <w:p w14:paraId="15B08DF5"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9" w:type="dxa"/>
            <w:tcBorders>
              <w:bottom w:val="single" w:sz="4" w:space="0" w:color="auto"/>
            </w:tcBorders>
            <w:shd w:val="clear" w:color="auto" w:fill="auto"/>
            <w:vAlign w:val="bottom"/>
          </w:tcPr>
          <w:p w14:paraId="3142B025"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2</w:t>
            </w:r>
          </w:p>
        </w:tc>
        <w:tc>
          <w:tcPr>
            <w:tcW w:w="398" w:type="dxa"/>
            <w:tcBorders>
              <w:bottom w:val="single" w:sz="4" w:space="0" w:color="auto"/>
            </w:tcBorders>
            <w:shd w:val="clear" w:color="auto" w:fill="auto"/>
            <w:vAlign w:val="bottom"/>
          </w:tcPr>
          <w:p w14:paraId="666C417F"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4</w:t>
            </w:r>
          </w:p>
        </w:tc>
        <w:tc>
          <w:tcPr>
            <w:tcW w:w="398" w:type="dxa"/>
            <w:tcBorders>
              <w:bottom w:val="single" w:sz="4" w:space="0" w:color="auto"/>
            </w:tcBorders>
            <w:shd w:val="clear" w:color="auto" w:fill="auto"/>
            <w:vAlign w:val="bottom"/>
          </w:tcPr>
          <w:p w14:paraId="62199EF8"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8" w:type="dxa"/>
            <w:tcBorders>
              <w:bottom w:val="single" w:sz="4" w:space="0" w:color="auto"/>
            </w:tcBorders>
            <w:shd w:val="clear" w:color="auto" w:fill="auto"/>
            <w:vAlign w:val="bottom"/>
          </w:tcPr>
          <w:p w14:paraId="0BF47746"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4</w:t>
            </w:r>
          </w:p>
        </w:tc>
        <w:tc>
          <w:tcPr>
            <w:tcW w:w="585" w:type="dxa"/>
            <w:gridSpan w:val="2"/>
            <w:tcBorders>
              <w:bottom w:val="single" w:sz="4" w:space="0" w:color="auto"/>
            </w:tcBorders>
            <w:shd w:val="clear" w:color="auto" w:fill="auto"/>
            <w:vAlign w:val="bottom"/>
          </w:tcPr>
          <w:p w14:paraId="0C37CD11"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10</w:t>
            </w:r>
          </w:p>
        </w:tc>
        <w:tc>
          <w:tcPr>
            <w:tcW w:w="155" w:type="dxa"/>
            <w:tcBorders>
              <w:bottom w:val="single" w:sz="4" w:space="0" w:color="auto"/>
            </w:tcBorders>
            <w:shd w:val="clear" w:color="auto" w:fill="auto"/>
            <w:vAlign w:val="bottom"/>
          </w:tcPr>
          <w:p w14:paraId="53C2C95C"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p>
        </w:tc>
        <w:tc>
          <w:tcPr>
            <w:tcW w:w="292" w:type="dxa"/>
            <w:tcBorders>
              <w:bottom w:val="single" w:sz="4" w:space="0" w:color="auto"/>
            </w:tcBorders>
            <w:vAlign w:val="bottom"/>
          </w:tcPr>
          <w:p w14:paraId="5C63AC05" w14:textId="343686C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405" w:type="dxa"/>
            <w:tcBorders>
              <w:bottom w:val="single" w:sz="4" w:space="0" w:color="auto"/>
            </w:tcBorders>
            <w:shd w:val="clear" w:color="auto" w:fill="auto"/>
            <w:vAlign w:val="bottom"/>
          </w:tcPr>
          <w:p w14:paraId="72B3B37F" w14:textId="04D78DB3"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12</w:t>
            </w:r>
          </w:p>
        </w:tc>
        <w:tc>
          <w:tcPr>
            <w:tcW w:w="378" w:type="dxa"/>
            <w:tcBorders>
              <w:bottom w:val="single" w:sz="4" w:space="0" w:color="auto"/>
            </w:tcBorders>
            <w:shd w:val="clear" w:color="auto" w:fill="auto"/>
            <w:vAlign w:val="bottom"/>
          </w:tcPr>
          <w:p w14:paraId="72FA109C"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59</w:t>
            </w:r>
          </w:p>
        </w:tc>
        <w:tc>
          <w:tcPr>
            <w:tcW w:w="587" w:type="dxa"/>
            <w:gridSpan w:val="2"/>
            <w:tcBorders>
              <w:bottom w:val="single" w:sz="4" w:space="0" w:color="auto"/>
            </w:tcBorders>
            <w:shd w:val="clear" w:color="auto" w:fill="auto"/>
          </w:tcPr>
          <w:p w14:paraId="7E5C2C13"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71</w:t>
            </w:r>
          </w:p>
        </w:tc>
        <w:tc>
          <w:tcPr>
            <w:tcW w:w="86" w:type="dxa"/>
            <w:gridSpan w:val="2"/>
            <w:tcBorders>
              <w:bottom w:val="single" w:sz="4" w:space="0" w:color="auto"/>
            </w:tcBorders>
            <w:shd w:val="clear" w:color="auto" w:fill="auto"/>
            <w:vAlign w:val="bottom"/>
          </w:tcPr>
          <w:p w14:paraId="3113DB66"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p>
        </w:tc>
        <w:tc>
          <w:tcPr>
            <w:tcW w:w="810" w:type="dxa"/>
            <w:tcBorders>
              <w:bottom w:val="single" w:sz="4" w:space="0" w:color="auto"/>
            </w:tcBorders>
            <w:shd w:val="clear" w:color="auto" w:fill="auto"/>
          </w:tcPr>
          <w:p w14:paraId="61D4B3B1"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6</w:t>
            </w:r>
          </w:p>
        </w:tc>
        <w:tc>
          <w:tcPr>
            <w:tcW w:w="630" w:type="dxa"/>
            <w:tcBorders>
              <w:bottom w:val="single" w:sz="4" w:space="0" w:color="auto"/>
            </w:tcBorders>
            <w:shd w:val="clear" w:color="auto" w:fill="auto"/>
          </w:tcPr>
          <w:p w14:paraId="37FE6CC3"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4</w:t>
            </w:r>
          </w:p>
        </w:tc>
        <w:tc>
          <w:tcPr>
            <w:tcW w:w="612" w:type="dxa"/>
            <w:gridSpan w:val="2"/>
            <w:tcBorders>
              <w:bottom w:val="single" w:sz="4" w:space="0" w:color="auto"/>
            </w:tcBorders>
            <w:shd w:val="clear" w:color="auto" w:fill="auto"/>
            <w:vAlign w:val="bottom"/>
          </w:tcPr>
          <w:p w14:paraId="369F380D"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10</w:t>
            </w:r>
          </w:p>
        </w:tc>
        <w:tc>
          <w:tcPr>
            <w:tcW w:w="649" w:type="dxa"/>
            <w:tcBorders>
              <w:bottom w:val="single" w:sz="4" w:space="0" w:color="auto"/>
            </w:tcBorders>
            <w:shd w:val="clear" w:color="auto" w:fill="auto"/>
            <w:vAlign w:val="bottom"/>
          </w:tcPr>
          <w:p w14:paraId="153621F1"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91</w:t>
            </w:r>
          </w:p>
        </w:tc>
      </w:tr>
      <w:tr w:rsidR="00FC560D" w:rsidRPr="00DE2C8C" w14:paraId="26415FD5" w14:textId="77777777" w:rsidTr="005B79F6">
        <w:trPr>
          <w:gridAfter w:val="1"/>
          <w:wAfter w:w="60" w:type="dxa"/>
        </w:trPr>
        <w:tc>
          <w:tcPr>
            <w:tcW w:w="1259" w:type="dxa"/>
            <w:tcBorders>
              <w:top w:val="single" w:sz="4" w:space="0" w:color="auto"/>
              <w:bottom w:val="single" w:sz="4" w:space="0" w:color="auto"/>
            </w:tcBorders>
            <w:shd w:val="clear" w:color="auto" w:fill="auto"/>
            <w:vAlign w:val="bottom"/>
          </w:tcPr>
          <w:p w14:paraId="7A2517C3" w14:textId="77777777" w:rsidR="00FC560D" w:rsidRPr="00DE2C8C" w:rsidRDefault="00FC560D" w:rsidP="00FC560D">
            <w:pPr>
              <w:tabs>
                <w:tab w:val="left" w:pos="288"/>
                <w:tab w:val="left" w:pos="576"/>
                <w:tab w:val="left" w:pos="864"/>
                <w:tab w:val="left" w:pos="1152"/>
              </w:tabs>
              <w:spacing w:before="81" w:after="81" w:line="210" w:lineRule="exact"/>
              <w:ind w:right="40"/>
              <w:rPr>
                <w:rFonts w:eastAsia="Times New Roman"/>
                <w:b/>
                <w:color w:val="000000" w:themeColor="text1"/>
                <w:sz w:val="17"/>
              </w:rPr>
            </w:pPr>
            <w:r w:rsidRPr="00DE2C8C">
              <w:rPr>
                <w:rFonts w:eastAsia="Times New Roman"/>
                <w:b/>
                <w:color w:val="000000" w:themeColor="text1"/>
                <w:sz w:val="17"/>
              </w:rPr>
              <w:tab/>
              <w:t>Change</w:t>
            </w:r>
          </w:p>
        </w:tc>
        <w:tc>
          <w:tcPr>
            <w:tcW w:w="330" w:type="dxa"/>
            <w:tcBorders>
              <w:top w:val="single" w:sz="4" w:space="0" w:color="auto"/>
              <w:bottom w:val="single" w:sz="4" w:space="0" w:color="auto"/>
            </w:tcBorders>
            <w:shd w:val="clear" w:color="auto" w:fill="auto"/>
            <w:vAlign w:val="bottom"/>
          </w:tcPr>
          <w:p w14:paraId="7C0D7B50"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91" w:type="dxa"/>
            <w:tcBorders>
              <w:top w:val="single" w:sz="4" w:space="0" w:color="auto"/>
              <w:bottom w:val="single" w:sz="4" w:space="0" w:color="auto"/>
            </w:tcBorders>
            <w:shd w:val="clear" w:color="auto" w:fill="auto"/>
            <w:vAlign w:val="bottom"/>
          </w:tcPr>
          <w:p w14:paraId="2C40A66C"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60" w:type="dxa"/>
            <w:tcBorders>
              <w:top w:val="single" w:sz="4" w:space="0" w:color="auto"/>
              <w:bottom w:val="single" w:sz="4" w:space="0" w:color="auto"/>
            </w:tcBorders>
            <w:shd w:val="clear" w:color="auto" w:fill="auto"/>
            <w:vAlign w:val="bottom"/>
          </w:tcPr>
          <w:p w14:paraId="473D488A"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60" w:type="dxa"/>
            <w:tcBorders>
              <w:top w:val="single" w:sz="4" w:space="0" w:color="auto"/>
              <w:bottom w:val="single" w:sz="4" w:space="0" w:color="auto"/>
            </w:tcBorders>
            <w:shd w:val="clear" w:color="auto" w:fill="auto"/>
            <w:vAlign w:val="bottom"/>
          </w:tcPr>
          <w:p w14:paraId="15149EAB"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67" w:type="dxa"/>
            <w:tcBorders>
              <w:top w:val="single" w:sz="4" w:space="0" w:color="auto"/>
              <w:bottom w:val="single" w:sz="4" w:space="0" w:color="auto"/>
            </w:tcBorders>
            <w:shd w:val="clear" w:color="auto" w:fill="auto"/>
          </w:tcPr>
          <w:p w14:paraId="5317B301"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99" w:type="dxa"/>
            <w:tcBorders>
              <w:top w:val="single" w:sz="4" w:space="0" w:color="auto"/>
              <w:bottom w:val="single" w:sz="4" w:space="0" w:color="auto"/>
            </w:tcBorders>
            <w:shd w:val="clear" w:color="auto" w:fill="auto"/>
          </w:tcPr>
          <w:p w14:paraId="4F3AFFA2"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98" w:type="dxa"/>
            <w:tcBorders>
              <w:top w:val="single" w:sz="4" w:space="0" w:color="auto"/>
              <w:bottom w:val="single" w:sz="4" w:space="0" w:color="auto"/>
            </w:tcBorders>
            <w:shd w:val="clear" w:color="auto" w:fill="auto"/>
          </w:tcPr>
          <w:p w14:paraId="256DD4A0"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98" w:type="dxa"/>
            <w:tcBorders>
              <w:top w:val="single" w:sz="4" w:space="0" w:color="auto"/>
              <w:bottom w:val="single" w:sz="4" w:space="0" w:color="auto"/>
            </w:tcBorders>
            <w:shd w:val="clear" w:color="auto" w:fill="auto"/>
          </w:tcPr>
          <w:p w14:paraId="0182D1C0"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398" w:type="dxa"/>
            <w:tcBorders>
              <w:top w:val="single" w:sz="4" w:space="0" w:color="auto"/>
              <w:bottom w:val="single" w:sz="4" w:space="0" w:color="auto"/>
            </w:tcBorders>
            <w:shd w:val="clear" w:color="auto" w:fill="auto"/>
          </w:tcPr>
          <w:p w14:paraId="12B55B24"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1</w:t>
            </w:r>
          </w:p>
        </w:tc>
        <w:tc>
          <w:tcPr>
            <w:tcW w:w="585" w:type="dxa"/>
            <w:gridSpan w:val="2"/>
            <w:tcBorders>
              <w:top w:val="single" w:sz="4" w:space="0" w:color="auto"/>
              <w:bottom w:val="single" w:sz="4" w:space="0" w:color="auto"/>
            </w:tcBorders>
            <w:shd w:val="clear" w:color="auto" w:fill="auto"/>
          </w:tcPr>
          <w:p w14:paraId="194B7619"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1</w:t>
            </w:r>
          </w:p>
        </w:tc>
        <w:tc>
          <w:tcPr>
            <w:tcW w:w="155" w:type="dxa"/>
            <w:tcBorders>
              <w:top w:val="single" w:sz="4" w:space="0" w:color="auto"/>
              <w:bottom w:val="single" w:sz="4" w:space="0" w:color="auto"/>
            </w:tcBorders>
            <w:shd w:val="clear" w:color="auto" w:fill="auto"/>
          </w:tcPr>
          <w:p w14:paraId="7EFE68E8"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p>
        </w:tc>
        <w:tc>
          <w:tcPr>
            <w:tcW w:w="292" w:type="dxa"/>
            <w:tcBorders>
              <w:top w:val="single" w:sz="4" w:space="0" w:color="auto"/>
              <w:bottom w:val="single" w:sz="4" w:space="0" w:color="auto"/>
            </w:tcBorders>
          </w:tcPr>
          <w:p w14:paraId="3D18B205" w14:textId="2ADD58B6"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405" w:type="dxa"/>
            <w:tcBorders>
              <w:top w:val="single" w:sz="4" w:space="0" w:color="auto"/>
              <w:bottom w:val="single" w:sz="4" w:space="0" w:color="auto"/>
            </w:tcBorders>
            <w:shd w:val="clear" w:color="auto" w:fill="auto"/>
          </w:tcPr>
          <w:p w14:paraId="010B8598" w14:textId="1B8E4C7A"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(6)</w:t>
            </w:r>
          </w:p>
        </w:tc>
        <w:tc>
          <w:tcPr>
            <w:tcW w:w="378" w:type="dxa"/>
            <w:tcBorders>
              <w:top w:val="single" w:sz="4" w:space="0" w:color="auto"/>
              <w:bottom w:val="single" w:sz="4" w:space="0" w:color="auto"/>
            </w:tcBorders>
            <w:shd w:val="clear" w:color="auto" w:fill="auto"/>
          </w:tcPr>
          <w:p w14:paraId="3210CEB1"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(41)</w:t>
            </w:r>
          </w:p>
        </w:tc>
        <w:tc>
          <w:tcPr>
            <w:tcW w:w="587" w:type="dxa"/>
            <w:gridSpan w:val="2"/>
            <w:tcBorders>
              <w:top w:val="single" w:sz="4" w:space="0" w:color="auto"/>
              <w:bottom w:val="single" w:sz="4" w:space="0" w:color="auto"/>
            </w:tcBorders>
            <w:shd w:val="clear" w:color="auto" w:fill="auto"/>
          </w:tcPr>
          <w:p w14:paraId="49D6382A"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(47)</w:t>
            </w:r>
          </w:p>
        </w:tc>
        <w:tc>
          <w:tcPr>
            <w:tcW w:w="86" w:type="dxa"/>
            <w:gridSpan w:val="2"/>
            <w:tcBorders>
              <w:top w:val="single" w:sz="4" w:space="0" w:color="auto"/>
              <w:bottom w:val="single" w:sz="4" w:space="0" w:color="auto"/>
            </w:tcBorders>
            <w:shd w:val="clear" w:color="auto" w:fill="auto"/>
          </w:tcPr>
          <w:p w14:paraId="3A357CC3"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p>
        </w:tc>
        <w:tc>
          <w:tcPr>
            <w:tcW w:w="810" w:type="dxa"/>
            <w:tcBorders>
              <w:top w:val="single" w:sz="4" w:space="0" w:color="auto"/>
              <w:bottom w:val="single" w:sz="4" w:space="0" w:color="auto"/>
            </w:tcBorders>
            <w:shd w:val="clear" w:color="auto" w:fill="auto"/>
          </w:tcPr>
          <w:p w14:paraId="31000A60"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1</w:t>
            </w:r>
          </w:p>
        </w:tc>
        <w:tc>
          <w:tcPr>
            <w:tcW w:w="630" w:type="dxa"/>
            <w:tcBorders>
              <w:top w:val="single" w:sz="4" w:space="0" w:color="auto"/>
              <w:bottom w:val="single" w:sz="4" w:space="0" w:color="auto"/>
            </w:tcBorders>
            <w:shd w:val="clear" w:color="auto" w:fill="auto"/>
          </w:tcPr>
          <w:p w14:paraId="699ACDEE"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(1)</w:t>
            </w:r>
          </w:p>
        </w:tc>
        <w:tc>
          <w:tcPr>
            <w:tcW w:w="612" w:type="dxa"/>
            <w:gridSpan w:val="2"/>
            <w:tcBorders>
              <w:top w:val="single" w:sz="4" w:space="0" w:color="auto"/>
              <w:bottom w:val="single" w:sz="4" w:space="0" w:color="auto"/>
            </w:tcBorders>
            <w:shd w:val="clear" w:color="auto" w:fill="auto"/>
          </w:tcPr>
          <w:p w14:paraId="72DB011E"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(1)</w:t>
            </w:r>
          </w:p>
        </w:tc>
        <w:tc>
          <w:tcPr>
            <w:tcW w:w="649" w:type="dxa"/>
            <w:tcBorders>
              <w:top w:val="single" w:sz="4" w:space="0" w:color="auto"/>
              <w:bottom w:val="single" w:sz="4" w:space="0" w:color="auto"/>
            </w:tcBorders>
            <w:shd w:val="clear" w:color="auto" w:fill="auto"/>
          </w:tcPr>
          <w:p w14:paraId="56C6DE0C"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(46)</w:t>
            </w:r>
          </w:p>
        </w:tc>
      </w:tr>
      <w:tr w:rsidR="00FC560D" w:rsidRPr="00DE2C8C" w14:paraId="24065CA2" w14:textId="77777777" w:rsidTr="005B79F6">
        <w:trPr>
          <w:gridAfter w:val="1"/>
          <w:wAfter w:w="60" w:type="dxa"/>
        </w:trPr>
        <w:tc>
          <w:tcPr>
            <w:tcW w:w="1259" w:type="dxa"/>
            <w:tcBorders>
              <w:top w:val="single" w:sz="4" w:space="0" w:color="auto"/>
            </w:tcBorders>
            <w:shd w:val="clear" w:color="auto" w:fill="auto"/>
            <w:vAlign w:val="bottom"/>
          </w:tcPr>
          <w:p w14:paraId="35063051" w14:textId="77777777" w:rsidR="00FC560D" w:rsidRPr="00DE2C8C" w:rsidRDefault="00FC560D" w:rsidP="00FC560D">
            <w:pPr>
              <w:tabs>
                <w:tab w:val="left" w:pos="288"/>
                <w:tab w:val="left" w:pos="576"/>
                <w:tab w:val="left" w:pos="864"/>
                <w:tab w:val="left" w:pos="1152"/>
              </w:tabs>
              <w:spacing w:line="240" w:lineRule="auto"/>
              <w:ind w:right="40"/>
              <w:rPr>
                <w:rFonts w:eastAsia="Times New Roman"/>
                <w:b/>
                <w:color w:val="000000" w:themeColor="text1"/>
                <w:sz w:val="2"/>
              </w:rPr>
            </w:pPr>
          </w:p>
        </w:tc>
        <w:tc>
          <w:tcPr>
            <w:tcW w:w="330" w:type="dxa"/>
            <w:tcBorders>
              <w:top w:val="single" w:sz="4" w:space="0" w:color="auto"/>
            </w:tcBorders>
            <w:shd w:val="clear" w:color="auto" w:fill="auto"/>
            <w:vAlign w:val="bottom"/>
          </w:tcPr>
          <w:p w14:paraId="49786745"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391" w:type="dxa"/>
            <w:tcBorders>
              <w:top w:val="single" w:sz="4" w:space="0" w:color="auto"/>
            </w:tcBorders>
            <w:shd w:val="clear" w:color="auto" w:fill="auto"/>
            <w:vAlign w:val="bottom"/>
          </w:tcPr>
          <w:p w14:paraId="2B1EA5B9"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360" w:type="dxa"/>
            <w:tcBorders>
              <w:top w:val="single" w:sz="4" w:space="0" w:color="auto"/>
            </w:tcBorders>
            <w:shd w:val="clear" w:color="auto" w:fill="auto"/>
            <w:vAlign w:val="bottom"/>
          </w:tcPr>
          <w:p w14:paraId="51C87403"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360" w:type="dxa"/>
            <w:tcBorders>
              <w:top w:val="single" w:sz="4" w:space="0" w:color="auto"/>
            </w:tcBorders>
            <w:shd w:val="clear" w:color="auto" w:fill="auto"/>
            <w:vAlign w:val="bottom"/>
          </w:tcPr>
          <w:p w14:paraId="12176DB6"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367" w:type="dxa"/>
            <w:tcBorders>
              <w:top w:val="single" w:sz="4" w:space="0" w:color="auto"/>
            </w:tcBorders>
            <w:shd w:val="clear" w:color="auto" w:fill="auto"/>
          </w:tcPr>
          <w:p w14:paraId="27D891B2"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399" w:type="dxa"/>
            <w:tcBorders>
              <w:top w:val="single" w:sz="4" w:space="0" w:color="auto"/>
            </w:tcBorders>
            <w:shd w:val="clear" w:color="auto" w:fill="auto"/>
          </w:tcPr>
          <w:p w14:paraId="3A5A2471"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398" w:type="dxa"/>
            <w:tcBorders>
              <w:top w:val="single" w:sz="4" w:space="0" w:color="auto"/>
            </w:tcBorders>
            <w:shd w:val="clear" w:color="auto" w:fill="auto"/>
          </w:tcPr>
          <w:p w14:paraId="2F34E788"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398" w:type="dxa"/>
            <w:tcBorders>
              <w:top w:val="single" w:sz="4" w:space="0" w:color="auto"/>
            </w:tcBorders>
            <w:shd w:val="clear" w:color="auto" w:fill="auto"/>
          </w:tcPr>
          <w:p w14:paraId="1BA31623"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398" w:type="dxa"/>
            <w:tcBorders>
              <w:top w:val="single" w:sz="4" w:space="0" w:color="auto"/>
            </w:tcBorders>
            <w:shd w:val="clear" w:color="auto" w:fill="auto"/>
          </w:tcPr>
          <w:p w14:paraId="5A950C5D"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585" w:type="dxa"/>
            <w:gridSpan w:val="2"/>
            <w:tcBorders>
              <w:top w:val="single" w:sz="4" w:space="0" w:color="auto"/>
            </w:tcBorders>
            <w:shd w:val="clear" w:color="auto" w:fill="auto"/>
          </w:tcPr>
          <w:p w14:paraId="0B13D73D"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155" w:type="dxa"/>
            <w:tcBorders>
              <w:top w:val="single" w:sz="4" w:space="0" w:color="auto"/>
            </w:tcBorders>
            <w:shd w:val="clear" w:color="auto" w:fill="auto"/>
          </w:tcPr>
          <w:p w14:paraId="133500CD" w14:textId="77777777" w:rsidR="00FC560D" w:rsidRPr="00DE2C8C" w:rsidRDefault="00FC560D" w:rsidP="00FC560D">
            <w:pPr>
              <w:tabs>
                <w:tab w:val="left" w:pos="288"/>
                <w:tab w:val="left" w:pos="576"/>
                <w:tab w:val="left" w:pos="864"/>
                <w:tab w:val="left" w:pos="1152"/>
              </w:tabs>
              <w:spacing w:line="240" w:lineRule="auto"/>
              <w:ind w:right="40"/>
              <w:jc w:val="right"/>
              <w:rPr>
                <w:rFonts w:eastAsia="Times New Roman"/>
                <w:b/>
                <w:color w:val="000000" w:themeColor="text1"/>
                <w:sz w:val="2"/>
              </w:rPr>
            </w:pPr>
          </w:p>
        </w:tc>
        <w:tc>
          <w:tcPr>
            <w:tcW w:w="292" w:type="dxa"/>
            <w:tcBorders>
              <w:top w:val="single" w:sz="4" w:space="0" w:color="auto"/>
            </w:tcBorders>
          </w:tcPr>
          <w:p w14:paraId="75E4A356"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405" w:type="dxa"/>
            <w:tcBorders>
              <w:top w:val="single" w:sz="4" w:space="0" w:color="auto"/>
            </w:tcBorders>
            <w:shd w:val="clear" w:color="auto" w:fill="auto"/>
          </w:tcPr>
          <w:p w14:paraId="736C7071" w14:textId="6DB939A0"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378" w:type="dxa"/>
            <w:tcBorders>
              <w:top w:val="single" w:sz="4" w:space="0" w:color="auto"/>
            </w:tcBorders>
            <w:shd w:val="clear" w:color="auto" w:fill="auto"/>
          </w:tcPr>
          <w:p w14:paraId="22229331"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587" w:type="dxa"/>
            <w:gridSpan w:val="2"/>
            <w:tcBorders>
              <w:top w:val="single" w:sz="4" w:space="0" w:color="auto"/>
            </w:tcBorders>
            <w:shd w:val="clear" w:color="auto" w:fill="auto"/>
          </w:tcPr>
          <w:p w14:paraId="23758742"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86" w:type="dxa"/>
            <w:gridSpan w:val="2"/>
            <w:tcBorders>
              <w:top w:val="single" w:sz="4" w:space="0" w:color="auto"/>
            </w:tcBorders>
            <w:shd w:val="clear" w:color="auto" w:fill="auto"/>
          </w:tcPr>
          <w:p w14:paraId="6ED2BB40" w14:textId="77777777" w:rsidR="00FC560D" w:rsidRPr="00DE2C8C" w:rsidRDefault="00FC560D" w:rsidP="00FC560D">
            <w:pPr>
              <w:tabs>
                <w:tab w:val="left" w:pos="288"/>
                <w:tab w:val="left" w:pos="576"/>
                <w:tab w:val="left" w:pos="864"/>
                <w:tab w:val="left" w:pos="1152"/>
              </w:tabs>
              <w:spacing w:line="240" w:lineRule="auto"/>
              <w:ind w:right="40"/>
              <w:jc w:val="right"/>
              <w:rPr>
                <w:rFonts w:eastAsia="Times New Roman"/>
                <w:b/>
                <w:color w:val="000000" w:themeColor="text1"/>
                <w:sz w:val="2"/>
              </w:rPr>
            </w:pPr>
          </w:p>
        </w:tc>
        <w:tc>
          <w:tcPr>
            <w:tcW w:w="810" w:type="dxa"/>
            <w:tcBorders>
              <w:top w:val="single" w:sz="4" w:space="0" w:color="auto"/>
            </w:tcBorders>
            <w:shd w:val="clear" w:color="auto" w:fill="auto"/>
          </w:tcPr>
          <w:p w14:paraId="25668302"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630" w:type="dxa"/>
            <w:tcBorders>
              <w:top w:val="single" w:sz="4" w:space="0" w:color="auto"/>
            </w:tcBorders>
            <w:shd w:val="clear" w:color="auto" w:fill="auto"/>
          </w:tcPr>
          <w:p w14:paraId="68BCA7D6"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612" w:type="dxa"/>
            <w:gridSpan w:val="2"/>
            <w:tcBorders>
              <w:top w:val="single" w:sz="4" w:space="0" w:color="auto"/>
            </w:tcBorders>
            <w:shd w:val="clear" w:color="auto" w:fill="auto"/>
          </w:tcPr>
          <w:p w14:paraId="287F9ADB"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c>
          <w:tcPr>
            <w:tcW w:w="649" w:type="dxa"/>
            <w:tcBorders>
              <w:top w:val="single" w:sz="4" w:space="0" w:color="auto"/>
            </w:tcBorders>
            <w:shd w:val="clear" w:color="auto" w:fill="auto"/>
          </w:tcPr>
          <w:p w14:paraId="42647C6E" w14:textId="77777777" w:rsidR="00FC560D" w:rsidRPr="00DE2C8C" w:rsidRDefault="00FC560D" w:rsidP="00FC560D">
            <w:pPr>
              <w:tabs>
                <w:tab w:val="left" w:pos="288"/>
                <w:tab w:val="left" w:pos="576"/>
                <w:tab w:val="left" w:pos="864"/>
                <w:tab w:val="left" w:pos="1152"/>
              </w:tabs>
              <w:spacing w:line="240" w:lineRule="auto"/>
              <w:ind w:right="40"/>
              <w:jc w:val="right"/>
              <w:rPr>
                <w:rFonts w:eastAsia="Calibri"/>
                <w:b/>
                <w:color w:val="000000" w:themeColor="text1"/>
                <w:sz w:val="2"/>
                <w:szCs w:val="17"/>
              </w:rPr>
            </w:pPr>
          </w:p>
        </w:tc>
      </w:tr>
      <w:tr w:rsidR="00FC560D" w:rsidRPr="00DE2C8C" w14:paraId="5164E2D5" w14:textId="77777777" w:rsidTr="005B79F6">
        <w:trPr>
          <w:gridAfter w:val="1"/>
          <w:wAfter w:w="60" w:type="dxa"/>
        </w:trPr>
        <w:tc>
          <w:tcPr>
            <w:tcW w:w="3067" w:type="dxa"/>
            <w:gridSpan w:val="6"/>
            <w:shd w:val="clear" w:color="auto" w:fill="auto"/>
            <w:vAlign w:val="bottom"/>
          </w:tcPr>
          <w:p w14:paraId="231C7012" w14:textId="697D44A0" w:rsidR="00FC560D" w:rsidRPr="00DE2C8C" w:rsidRDefault="00FC560D" w:rsidP="00FC560D">
            <w:pPr>
              <w:tabs>
                <w:tab w:val="left" w:pos="288"/>
                <w:tab w:val="left" w:pos="576"/>
                <w:tab w:val="left" w:pos="864"/>
                <w:tab w:val="left" w:pos="1152"/>
              </w:tabs>
              <w:spacing w:before="81" w:after="40" w:line="210" w:lineRule="exact"/>
              <w:ind w:right="43"/>
              <w:rPr>
                <w:rFonts w:eastAsia="Calibri"/>
                <w:b/>
                <w:bCs/>
                <w:color w:val="000000" w:themeColor="text1"/>
                <w:sz w:val="17"/>
                <w:szCs w:val="17"/>
              </w:rPr>
            </w:pPr>
            <w:r w:rsidRPr="00DE2C8C">
              <w:rPr>
                <w:rFonts w:eastAsia="Times New Roman"/>
                <w:b/>
                <w:bCs/>
                <w:color w:val="000000" w:themeColor="text1"/>
                <w:sz w:val="17"/>
              </w:rPr>
              <w:t>Total</w:t>
            </w:r>
            <w:r>
              <w:rPr>
                <w:rFonts w:eastAsia="Times New Roman"/>
                <w:b/>
                <w:bCs/>
                <w:color w:val="000000" w:themeColor="text1"/>
                <w:sz w:val="17"/>
              </w:rPr>
              <w:t xml:space="preserve">, </w:t>
            </w:r>
            <w:r w:rsidRPr="00DE2C8C">
              <w:rPr>
                <w:rFonts w:eastAsia="Times New Roman"/>
                <w:b/>
                <w:bCs/>
                <w:color w:val="000000" w:themeColor="text1"/>
                <w:sz w:val="17"/>
              </w:rPr>
              <w:t>regional and provincial offices</w:t>
            </w:r>
          </w:p>
        </w:tc>
        <w:tc>
          <w:tcPr>
            <w:tcW w:w="399" w:type="dxa"/>
            <w:shd w:val="clear" w:color="auto" w:fill="auto"/>
            <w:vAlign w:val="bottom"/>
          </w:tcPr>
          <w:p w14:paraId="15042561"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398" w:type="dxa"/>
            <w:shd w:val="clear" w:color="auto" w:fill="auto"/>
            <w:vAlign w:val="bottom"/>
          </w:tcPr>
          <w:p w14:paraId="5B1AAE9D"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398" w:type="dxa"/>
            <w:shd w:val="clear" w:color="auto" w:fill="auto"/>
            <w:vAlign w:val="bottom"/>
          </w:tcPr>
          <w:p w14:paraId="29A9959A"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398" w:type="dxa"/>
            <w:shd w:val="clear" w:color="auto" w:fill="auto"/>
            <w:vAlign w:val="bottom"/>
          </w:tcPr>
          <w:p w14:paraId="69DD033E"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585" w:type="dxa"/>
            <w:gridSpan w:val="2"/>
            <w:shd w:val="clear" w:color="auto" w:fill="auto"/>
            <w:vAlign w:val="bottom"/>
          </w:tcPr>
          <w:p w14:paraId="46EADA87"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155" w:type="dxa"/>
            <w:shd w:val="clear" w:color="auto" w:fill="auto"/>
            <w:vAlign w:val="bottom"/>
          </w:tcPr>
          <w:p w14:paraId="3ACE4E4D"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Times New Roman"/>
                <w:color w:val="000000" w:themeColor="text1"/>
                <w:sz w:val="17"/>
              </w:rPr>
            </w:pPr>
          </w:p>
        </w:tc>
        <w:tc>
          <w:tcPr>
            <w:tcW w:w="292" w:type="dxa"/>
          </w:tcPr>
          <w:p w14:paraId="241E5D55"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405" w:type="dxa"/>
            <w:shd w:val="clear" w:color="auto" w:fill="auto"/>
            <w:vAlign w:val="bottom"/>
          </w:tcPr>
          <w:p w14:paraId="179EB0F9" w14:textId="1D717190"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378" w:type="dxa"/>
            <w:shd w:val="clear" w:color="auto" w:fill="auto"/>
            <w:vAlign w:val="bottom"/>
          </w:tcPr>
          <w:p w14:paraId="3DF8017F"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587" w:type="dxa"/>
            <w:gridSpan w:val="2"/>
            <w:shd w:val="clear" w:color="auto" w:fill="auto"/>
            <w:vAlign w:val="bottom"/>
          </w:tcPr>
          <w:p w14:paraId="6E5E3216"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86" w:type="dxa"/>
            <w:gridSpan w:val="2"/>
            <w:shd w:val="clear" w:color="auto" w:fill="auto"/>
            <w:vAlign w:val="bottom"/>
          </w:tcPr>
          <w:p w14:paraId="2EB464BD"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Times New Roman"/>
                <w:color w:val="000000" w:themeColor="text1"/>
                <w:sz w:val="17"/>
              </w:rPr>
            </w:pPr>
          </w:p>
        </w:tc>
        <w:tc>
          <w:tcPr>
            <w:tcW w:w="810" w:type="dxa"/>
            <w:shd w:val="clear" w:color="auto" w:fill="auto"/>
            <w:vAlign w:val="bottom"/>
          </w:tcPr>
          <w:p w14:paraId="59896C1E"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630" w:type="dxa"/>
            <w:shd w:val="clear" w:color="auto" w:fill="auto"/>
            <w:vAlign w:val="bottom"/>
          </w:tcPr>
          <w:p w14:paraId="0805A35A"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612" w:type="dxa"/>
            <w:gridSpan w:val="2"/>
            <w:shd w:val="clear" w:color="auto" w:fill="auto"/>
            <w:vAlign w:val="bottom"/>
          </w:tcPr>
          <w:p w14:paraId="5B586F1D"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c>
          <w:tcPr>
            <w:tcW w:w="649" w:type="dxa"/>
            <w:shd w:val="clear" w:color="auto" w:fill="auto"/>
            <w:vAlign w:val="bottom"/>
          </w:tcPr>
          <w:p w14:paraId="6AAB86F2" w14:textId="77777777" w:rsidR="00FC560D" w:rsidRPr="00DE2C8C" w:rsidRDefault="00FC560D" w:rsidP="00FC560D">
            <w:pPr>
              <w:tabs>
                <w:tab w:val="left" w:pos="288"/>
                <w:tab w:val="left" w:pos="576"/>
                <w:tab w:val="left" w:pos="864"/>
                <w:tab w:val="left" w:pos="1152"/>
              </w:tabs>
              <w:spacing w:before="81" w:after="40" w:line="210" w:lineRule="exact"/>
              <w:ind w:right="40"/>
              <w:jc w:val="right"/>
              <w:rPr>
                <w:rFonts w:eastAsia="Calibri"/>
                <w:color w:val="000000" w:themeColor="text1"/>
                <w:sz w:val="17"/>
                <w:szCs w:val="17"/>
              </w:rPr>
            </w:pPr>
          </w:p>
        </w:tc>
      </w:tr>
      <w:tr w:rsidR="00FC560D" w:rsidRPr="00DE2C8C" w14:paraId="6367BAB6" w14:textId="77777777">
        <w:trPr>
          <w:gridAfter w:val="1"/>
          <w:wAfter w:w="60" w:type="dxa"/>
        </w:trPr>
        <w:tc>
          <w:tcPr>
            <w:tcW w:w="1259" w:type="dxa"/>
            <w:shd w:val="clear" w:color="auto" w:fill="auto"/>
            <w:vAlign w:val="bottom"/>
          </w:tcPr>
          <w:p w14:paraId="265ED4F4" w14:textId="77777777" w:rsidR="00FC560D" w:rsidRPr="00DE2C8C" w:rsidRDefault="00FC560D" w:rsidP="00FC560D">
            <w:pPr>
              <w:tabs>
                <w:tab w:val="left" w:pos="288"/>
                <w:tab w:val="left" w:pos="576"/>
                <w:tab w:val="left" w:pos="864"/>
                <w:tab w:val="left" w:pos="1152"/>
              </w:tabs>
              <w:spacing w:before="40" w:after="40" w:line="210" w:lineRule="exact"/>
              <w:ind w:right="40"/>
              <w:rPr>
                <w:rFonts w:eastAsia="Times New Roman"/>
                <w:color w:val="000000" w:themeColor="text1"/>
                <w:sz w:val="17"/>
              </w:rPr>
            </w:pPr>
            <w:r w:rsidRPr="00DE2C8C">
              <w:rPr>
                <w:rFonts w:eastAsia="Times New Roman"/>
                <w:color w:val="000000" w:themeColor="text1"/>
                <w:sz w:val="17"/>
              </w:rPr>
              <w:t>Approved 2025</w:t>
            </w:r>
            <w:r w:rsidRPr="00DE2C8C">
              <w:rPr>
                <w:rFonts w:eastAsia="Times New Roman"/>
                <w:i/>
                <w:iCs/>
                <w:color w:val="000000" w:themeColor="text1"/>
                <w:sz w:val="17"/>
                <w:vertAlign w:val="superscript"/>
              </w:rPr>
              <w:t>a</w:t>
            </w:r>
          </w:p>
        </w:tc>
        <w:tc>
          <w:tcPr>
            <w:tcW w:w="330" w:type="dxa"/>
            <w:shd w:val="clear" w:color="auto" w:fill="auto"/>
            <w:vAlign w:val="bottom"/>
          </w:tcPr>
          <w:p w14:paraId="1F1C6ABC"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1" w:type="dxa"/>
            <w:shd w:val="clear" w:color="auto" w:fill="auto"/>
            <w:vAlign w:val="bottom"/>
          </w:tcPr>
          <w:p w14:paraId="20377CD3"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0" w:type="dxa"/>
            <w:shd w:val="clear" w:color="auto" w:fill="auto"/>
            <w:vAlign w:val="bottom"/>
          </w:tcPr>
          <w:p w14:paraId="0BBC6BEB"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0" w:type="dxa"/>
            <w:shd w:val="clear" w:color="auto" w:fill="auto"/>
            <w:vAlign w:val="bottom"/>
          </w:tcPr>
          <w:p w14:paraId="5684D1DD"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67" w:type="dxa"/>
            <w:shd w:val="clear" w:color="auto" w:fill="auto"/>
            <w:vAlign w:val="bottom"/>
          </w:tcPr>
          <w:p w14:paraId="4073EDAB"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6</w:t>
            </w:r>
          </w:p>
        </w:tc>
        <w:tc>
          <w:tcPr>
            <w:tcW w:w="399" w:type="dxa"/>
            <w:shd w:val="clear" w:color="auto" w:fill="auto"/>
            <w:vAlign w:val="bottom"/>
          </w:tcPr>
          <w:p w14:paraId="3A717F8E"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13</w:t>
            </w:r>
          </w:p>
        </w:tc>
        <w:tc>
          <w:tcPr>
            <w:tcW w:w="398" w:type="dxa"/>
            <w:shd w:val="clear" w:color="auto" w:fill="auto"/>
            <w:vAlign w:val="bottom"/>
          </w:tcPr>
          <w:p w14:paraId="2F373A89"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19</w:t>
            </w:r>
          </w:p>
        </w:tc>
        <w:tc>
          <w:tcPr>
            <w:tcW w:w="398" w:type="dxa"/>
            <w:shd w:val="clear" w:color="auto" w:fill="auto"/>
            <w:vAlign w:val="bottom"/>
          </w:tcPr>
          <w:p w14:paraId="74CD6C56"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398" w:type="dxa"/>
            <w:shd w:val="clear" w:color="auto" w:fill="auto"/>
            <w:vAlign w:val="bottom"/>
          </w:tcPr>
          <w:p w14:paraId="07C225E4"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23</w:t>
            </w:r>
          </w:p>
        </w:tc>
        <w:tc>
          <w:tcPr>
            <w:tcW w:w="585" w:type="dxa"/>
            <w:gridSpan w:val="2"/>
            <w:shd w:val="clear" w:color="auto" w:fill="auto"/>
            <w:vAlign w:val="bottom"/>
          </w:tcPr>
          <w:p w14:paraId="7A2ED9D9"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61</w:t>
            </w:r>
          </w:p>
        </w:tc>
        <w:tc>
          <w:tcPr>
            <w:tcW w:w="155" w:type="dxa"/>
            <w:shd w:val="clear" w:color="auto" w:fill="auto"/>
            <w:vAlign w:val="center"/>
          </w:tcPr>
          <w:p w14:paraId="72684427"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Times New Roman"/>
                <w:color w:val="000000" w:themeColor="text1"/>
                <w:sz w:val="17"/>
              </w:rPr>
            </w:pPr>
          </w:p>
        </w:tc>
        <w:tc>
          <w:tcPr>
            <w:tcW w:w="292" w:type="dxa"/>
            <w:vAlign w:val="bottom"/>
          </w:tcPr>
          <w:p w14:paraId="3314B5AE" w14:textId="08A0FE7C"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405" w:type="dxa"/>
            <w:shd w:val="clear" w:color="auto" w:fill="auto"/>
            <w:vAlign w:val="bottom"/>
          </w:tcPr>
          <w:p w14:paraId="250B82C8" w14:textId="0F7C6AAA"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64</w:t>
            </w:r>
          </w:p>
        </w:tc>
        <w:tc>
          <w:tcPr>
            <w:tcW w:w="378" w:type="dxa"/>
            <w:shd w:val="clear" w:color="auto" w:fill="auto"/>
            <w:vAlign w:val="bottom"/>
          </w:tcPr>
          <w:p w14:paraId="45A4FAD0"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263</w:t>
            </w:r>
          </w:p>
        </w:tc>
        <w:tc>
          <w:tcPr>
            <w:tcW w:w="587" w:type="dxa"/>
            <w:gridSpan w:val="2"/>
            <w:shd w:val="clear" w:color="auto" w:fill="auto"/>
          </w:tcPr>
          <w:p w14:paraId="6536D454"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327</w:t>
            </w:r>
          </w:p>
        </w:tc>
        <w:tc>
          <w:tcPr>
            <w:tcW w:w="86" w:type="dxa"/>
            <w:gridSpan w:val="2"/>
            <w:shd w:val="clear" w:color="auto" w:fill="auto"/>
          </w:tcPr>
          <w:p w14:paraId="037C8165"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Times New Roman"/>
                <w:color w:val="000000" w:themeColor="text1"/>
                <w:sz w:val="17"/>
              </w:rPr>
            </w:pPr>
          </w:p>
        </w:tc>
        <w:tc>
          <w:tcPr>
            <w:tcW w:w="810" w:type="dxa"/>
            <w:shd w:val="clear" w:color="auto" w:fill="auto"/>
          </w:tcPr>
          <w:p w14:paraId="5A7CC23A"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19</w:t>
            </w:r>
          </w:p>
        </w:tc>
        <w:tc>
          <w:tcPr>
            <w:tcW w:w="630" w:type="dxa"/>
            <w:shd w:val="clear" w:color="auto" w:fill="auto"/>
          </w:tcPr>
          <w:p w14:paraId="7F34104B"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11</w:t>
            </w:r>
          </w:p>
        </w:tc>
        <w:tc>
          <w:tcPr>
            <w:tcW w:w="612" w:type="dxa"/>
            <w:gridSpan w:val="2"/>
            <w:shd w:val="clear" w:color="auto" w:fill="auto"/>
            <w:vAlign w:val="bottom"/>
          </w:tcPr>
          <w:p w14:paraId="0B621CAA"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30</w:t>
            </w:r>
          </w:p>
        </w:tc>
        <w:tc>
          <w:tcPr>
            <w:tcW w:w="649" w:type="dxa"/>
            <w:shd w:val="clear" w:color="auto" w:fill="auto"/>
            <w:vAlign w:val="bottom"/>
          </w:tcPr>
          <w:p w14:paraId="4DF24C58" w14:textId="77777777" w:rsidR="00FC560D" w:rsidRPr="00DE2C8C" w:rsidRDefault="00FC560D" w:rsidP="00FC560D">
            <w:pPr>
              <w:tabs>
                <w:tab w:val="left" w:pos="288"/>
                <w:tab w:val="left" w:pos="576"/>
                <w:tab w:val="left" w:pos="864"/>
                <w:tab w:val="left" w:pos="1152"/>
              </w:tabs>
              <w:spacing w:before="40" w:after="40" w:line="210" w:lineRule="exact"/>
              <w:ind w:right="40"/>
              <w:jc w:val="right"/>
              <w:rPr>
                <w:rFonts w:eastAsia="Calibri"/>
                <w:color w:val="000000" w:themeColor="text1"/>
                <w:sz w:val="17"/>
                <w:szCs w:val="17"/>
              </w:rPr>
            </w:pPr>
            <w:r w:rsidRPr="00DE2C8C">
              <w:rPr>
                <w:rFonts w:eastAsia="Calibri"/>
                <w:color w:val="000000" w:themeColor="text1"/>
                <w:sz w:val="17"/>
                <w:szCs w:val="17"/>
              </w:rPr>
              <w:t>418</w:t>
            </w:r>
          </w:p>
        </w:tc>
      </w:tr>
      <w:tr w:rsidR="00FC560D" w:rsidRPr="00DE2C8C" w14:paraId="71A11B2B" w14:textId="77777777">
        <w:trPr>
          <w:gridAfter w:val="1"/>
          <w:wAfter w:w="60" w:type="dxa"/>
        </w:trPr>
        <w:tc>
          <w:tcPr>
            <w:tcW w:w="1259" w:type="dxa"/>
            <w:tcBorders>
              <w:bottom w:val="single" w:sz="4" w:space="0" w:color="auto"/>
            </w:tcBorders>
            <w:shd w:val="clear" w:color="auto" w:fill="auto"/>
            <w:vAlign w:val="bottom"/>
          </w:tcPr>
          <w:p w14:paraId="1D72C3CB" w14:textId="77777777" w:rsidR="00FC560D" w:rsidRPr="00DE2C8C" w:rsidRDefault="00FC560D" w:rsidP="00FC560D">
            <w:pPr>
              <w:tabs>
                <w:tab w:val="left" w:pos="288"/>
                <w:tab w:val="left" w:pos="576"/>
                <w:tab w:val="left" w:pos="864"/>
                <w:tab w:val="left" w:pos="1152"/>
              </w:tabs>
              <w:spacing w:before="40" w:after="81" w:line="210" w:lineRule="exact"/>
              <w:ind w:right="40"/>
              <w:rPr>
                <w:rFonts w:eastAsia="Times New Roman"/>
                <w:color w:val="000000" w:themeColor="text1"/>
                <w:sz w:val="17"/>
              </w:rPr>
            </w:pPr>
            <w:r w:rsidRPr="00DE2C8C">
              <w:rPr>
                <w:rFonts w:eastAsia="Times New Roman"/>
                <w:color w:val="000000" w:themeColor="text1"/>
                <w:sz w:val="17"/>
              </w:rPr>
              <w:t>Proposed 2026</w:t>
            </w:r>
            <w:r>
              <w:rPr>
                <w:rFonts w:eastAsia="Times New Roman"/>
                <w:i/>
                <w:iCs/>
                <w:color w:val="000000" w:themeColor="text1"/>
                <w:sz w:val="17"/>
                <w:vertAlign w:val="superscript"/>
              </w:rPr>
              <w:t>b</w:t>
            </w:r>
          </w:p>
        </w:tc>
        <w:tc>
          <w:tcPr>
            <w:tcW w:w="330" w:type="dxa"/>
            <w:tcBorders>
              <w:bottom w:val="single" w:sz="4" w:space="0" w:color="auto"/>
            </w:tcBorders>
            <w:shd w:val="clear" w:color="auto" w:fill="auto"/>
            <w:vAlign w:val="bottom"/>
          </w:tcPr>
          <w:p w14:paraId="56CDF6E5"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w:t>
            </w:r>
          </w:p>
        </w:tc>
        <w:tc>
          <w:tcPr>
            <w:tcW w:w="391" w:type="dxa"/>
            <w:tcBorders>
              <w:bottom w:val="single" w:sz="4" w:space="0" w:color="auto"/>
            </w:tcBorders>
            <w:shd w:val="clear" w:color="auto" w:fill="auto"/>
            <w:vAlign w:val="bottom"/>
          </w:tcPr>
          <w:p w14:paraId="36859937"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w:t>
            </w:r>
          </w:p>
        </w:tc>
        <w:tc>
          <w:tcPr>
            <w:tcW w:w="360" w:type="dxa"/>
            <w:tcBorders>
              <w:bottom w:val="single" w:sz="4" w:space="0" w:color="auto"/>
            </w:tcBorders>
            <w:shd w:val="clear" w:color="auto" w:fill="auto"/>
            <w:vAlign w:val="bottom"/>
          </w:tcPr>
          <w:p w14:paraId="3E53ADA5"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w:t>
            </w:r>
          </w:p>
        </w:tc>
        <w:tc>
          <w:tcPr>
            <w:tcW w:w="360" w:type="dxa"/>
            <w:tcBorders>
              <w:bottom w:val="single" w:sz="4" w:space="0" w:color="auto"/>
            </w:tcBorders>
            <w:shd w:val="clear" w:color="auto" w:fill="auto"/>
            <w:vAlign w:val="bottom"/>
          </w:tcPr>
          <w:p w14:paraId="2B39648A"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pacing w:val="0"/>
                <w:sz w:val="17"/>
              </w:rPr>
            </w:pPr>
            <w:r w:rsidRPr="00DE2C8C">
              <w:rPr>
                <w:rFonts w:eastAsia="Calibri"/>
                <w:color w:val="000000" w:themeColor="text1"/>
                <w:sz w:val="17"/>
                <w:szCs w:val="17"/>
              </w:rPr>
              <w:t>–</w:t>
            </w:r>
          </w:p>
        </w:tc>
        <w:tc>
          <w:tcPr>
            <w:tcW w:w="367" w:type="dxa"/>
            <w:tcBorders>
              <w:bottom w:val="single" w:sz="4" w:space="0" w:color="auto"/>
            </w:tcBorders>
            <w:shd w:val="clear" w:color="auto" w:fill="auto"/>
            <w:vAlign w:val="bottom"/>
          </w:tcPr>
          <w:p w14:paraId="53D2D48E"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pacing w:val="0"/>
                <w:sz w:val="17"/>
              </w:rPr>
            </w:pPr>
            <w:r w:rsidRPr="00DE2C8C">
              <w:rPr>
                <w:rFonts w:eastAsia="Calibri"/>
                <w:color w:val="000000" w:themeColor="text1"/>
                <w:sz w:val="17"/>
                <w:szCs w:val="17"/>
              </w:rPr>
              <w:t>6</w:t>
            </w:r>
          </w:p>
        </w:tc>
        <w:tc>
          <w:tcPr>
            <w:tcW w:w="399" w:type="dxa"/>
            <w:tcBorders>
              <w:bottom w:val="single" w:sz="4" w:space="0" w:color="auto"/>
            </w:tcBorders>
            <w:shd w:val="clear" w:color="auto" w:fill="auto"/>
            <w:vAlign w:val="bottom"/>
          </w:tcPr>
          <w:p w14:paraId="5A311DEE"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pacing w:val="0"/>
                <w:sz w:val="17"/>
              </w:rPr>
            </w:pPr>
            <w:r w:rsidRPr="00DE2C8C">
              <w:rPr>
                <w:rFonts w:eastAsia="Calibri"/>
                <w:color w:val="000000" w:themeColor="text1"/>
                <w:sz w:val="17"/>
                <w:szCs w:val="17"/>
              </w:rPr>
              <w:t>13</w:t>
            </w:r>
          </w:p>
        </w:tc>
        <w:tc>
          <w:tcPr>
            <w:tcW w:w="398" w:type="dxa"/>
            <w:tcBorders>
              <w:bottom w:val="single" w:sz="4" w:space="0" w:color="auto"/>
            </w:tcBorders>
            <w:shd w:val="clear" w:color="auto" w:fill="auto"/>
            <w:vAlign w:val="bottom"/>
          </w:tcPr>
          <w:p w14:paraId="29562534" w14:textId="1D46A8B8"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pacing w:val="0"/>
                <w:sz w:val="17"/>
              </w:rPr>
            </w:pPr>
            <w:r w:rsidRPr="00DE2C8C">
              <w:rPr>
                <w:rFonts w:eastAsia="Calibri"/>
                <w:color w:val="000000" w:themeColor="text1"/>
                <w:sz w:val="17"/>
                <w:szCs w:val="17"/>
              </w:rPr>
              <w:t>1</w:t>
            </w:r>
            <w:r w:rsidR="00723F83">
              <w:rPr>
                <w:rFonts w:eastAsia="Calibri"/>
                <w:color w:val="000000" w:themeColor="text1"/>
                <w:sz w:val="17"/>
                <w:szCs w:val="17"/>
              </w:rPr>
              <w:t>8</w:t>
            </w:r>
          </w:p>
        </w:tc>
        <w:tc>
          <w:tcPr>
            <w:tcW w:w="398" w:type="dxa"/>
            <w:tcBorders>
              <w:bottom w:val="single" w:sz="4" w:space="0" w:color="auto"/>
            </w:tcBorders>
            <w:shd w:val="clear" w:color="auto" w:fill="auto"/>
            <w:vAlign w:val="bottom"/>
          </w:tcPr>
          <w:p w14:paraId="68DE0B63"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pacing w:val="0"/>
                <w:sz w:val="17"/>
              </w:rPr>
            </w:pPr>
            <w:r w:rsidRPr="00DE2C8C">
              <w:rPr>
                <w:rFonts w:eastAsia="Calibri"/>
                <w:color w:val="000000" w:themeColor="text1"/>
                <w:sz w:val="17"/>
                <w:szCs w:val="17"/>
              </w:rPr>
              <w:t>–</w:t>
            </w:r>
          </w:p>
        </w:tc>
        <w:tc>
          <w:tcPr>
            <w:tcW w:w="398" w:type="dxa"/>
            <w:tcBorders>
              <w:bottom w:val="single" w:sz="4" w:space="0" w:color="auto"/>
            </w:tcBorders>
            <w:shd w:val="clear" w:color="auto" w:fill="auto"/>
            <w:vAlign w:val="bottom"/>
          </w:tcPr>
          <w:p w14:paraId="2967CA74" w14:textId="3AC352BE" w:rsidR="00FC560D" w:rsidRPr="00DE2C8C" w:rsidRDefault="00060972"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2</w:t>
            </w:r>
            <w:r w:rsidR="00723F83">
              <w:rPr>
                <w:rFonts w:eastAsia="Calibri"/>
                <w:color w:val="000000" w:themeColor="text1"/>
                <w:sz w:val="17"/>
                <w:szCs w:val="17"/>
              </w:rPr>
              <w:t>0</w:t>
            </w:r>
          </w:p>
        </w:tc>
        <w:tc>
          <w:tcPr>
            <w:tcW w:w="585" w:type="dxa"/>
            <w:gridSpan w:val="2"/>
            <w:tcBorders>
              <w:bottom w:val="single" w:sz="4" w:space="0" w:color="auto"/>
            </w:tcBorders>
            <w:shd w:val="clear" w:color="auto" w:fill="auto"/>
            <w:vAlign w:val="bottom"/>
          </w:tcPr>
          <w:p w14:paraId="497B8445" w14:textId="724A09D4" w:rsidR="00FC560D" w:rsidRPr="00DE2C8C" w:rsidRDefault="00830D6C"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5</w:t>
            </w:r>
            <w:r w:rsidR="00723F83">
              <w:rPr>
                <w:rFonts w:eastAsia="Calibri"/>
                <w:color w:val="000000" w:themeColor="text1"/>
                <w:sz w:val="17"/>
                <w:szCs w:val="17"/>
              </w:rPr>
              <w:t>7</w:t>
            </w:r>
          </w:p>
        </w:tc>
        <w:tc>
          <w:tcPr>
            <w:tcW w:w="155" w:type="dxa"/>
            <w:tcBorders>
              <w:bottom w:val="single" w:sz="4" w:space="0" w:color="auto"/>
            </w:tcBorders>
            <w:shd w:val="clear" w:color="auto" w:fill="auto"/>
            <w:vAlign w:val="center"/>
          </w:tcPr>
          <w:p w14:paraId="228E3072"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p>
        </w:tc>
        <w:tc>
          <w:tcPr>
            <w:tcW w:w="292" w:type="dxa"/>
            <w:tcBorders>
              <w:bottom w:val="single" w:sz="4" w:space="0" w:color="auto"/>
            </w:tcBorders>
            <w:vAlign w:val="bottom"/>
          </w:tcPr>
          <w:p w14:paraId="0640DC6B" w14:textId="234F8FA6" w:rsidR="00FC560D" w:rsidRPr="00DE2C8C" w:rsidRDefault="00FC560D" w:rsidP="00FC560D">
            <w:pPr>
              <w:tabs>
                <w:tab w:val="left" w:pos="288"/>
                <w:tab w:val="left" w:pos="576"/>
                <w:tab w:val="left" w:pos="864"/>
                <w:tab w:val="left" w:pos="1152"/>
              </w:tabs>
              <w:spacing w:before="40" w:after="81" w:line="210" w:lineRule="exact"/>
              <w:ind w:right="40"/>
              <w:jc w:val="right"/>
              <w:rPr>
                <w:rFonts w:eastAsia="Calibri"/>
                <w:color w:val="000000" w:themeColor="text1"/>
                <w:sz w:val="17"/>
                <w:szCs w:val="17"/>
              </w:rPr>
            </w:pPr>
            <w:r w:rsidRPr="00DE2C8C">
              <w:rPr>
                <w:rFonts w:eastAsia="Calibri"/>
                <w:color w:val="000000" w:themeColor="text1"/>
                <w:sz w:val="17"/>
                <w:szCs w:val="17"/>
              </w:rPr>
              <w:t>–</w:t>
            </w:r>
          </w:p>
        </w:tc>
        <w:tc>
          <w:tcPr>
            <w:tcW w:w="405" w:type="dxa"/>
            <w:tcBorders>
              <w:bottom w:val="single" w:sz="4" w:space="0" w:color="auto"/>
            </w:tcBorders>
            <w:shd w:val="clear" w:color="auto" w:fill="auto"/>
            <w:vAlign w:val="bottom"/>
          </w:tcPr>
          <w:p w14:paraId="43E55609" w14:textId="58927935"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58</w:t>
            </w:r>
          </w:p>
        </w:tc>
        <w:tc>
          <w:tcPr>
            <w:tcW w:w="378" w:type="dxa"/>
            <w:tcBorders>
              <w:bottom w:val="single" w:sz="4" w:space="0" w:color="auto"/>
            </w:tcBorders>
            <w:shd w:val="clear" w:color="auto" w:fill="auto"/>
            <w:vAlign w:val="bottom"/>
          </w:tcPr>
          <w:p w14:paraId="50228231"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212</w:t>
            </w:r>
          </w:p>
        </w:tc>
        <w:tc>
          <w:tcPr>
            <w:tcW w:w="587" w:type="dxa"/>
            <w:gridSpan w:val="2"/>
            <w:tcBorders>
              <w:bottom w:val="single" w:sz="4" w:space="0" w:color="auto"/>
            </w:tcBorders>
            <w:shd w:val="clear" w:color="auto" w:fill="auto"/>
          </w:tcPr>
          <w:p w14:paraId="56E9735B"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270</w:t>
            </w:r>
          </w:p>
        </w:tc>
        <w:tc>
          <w:tcPr>
            <w:tcW w:w="86" w:type="dxa"/>
            <w:gridSpan w:val="2"/>
            <w:tcBorders>
              <w:bottom w:val="single" w:sz="4" w:space="0" w:color="auto"/>
            </w:tcBorders>
            <w:shd w:val="clear" w:color="auto" w:fill="auto"/>
          </w:tcPr>
          <w:p w14:paraId="54FB56EE"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p>
        </w:tc>
        <w:tc>
          <w:tcPr>
            <w:tcW w:w="810" w:type="dxa"/>
            <w:tcBorders>
              <w:bottom w:val="single" w:sz="4" w:space="0" w:color="auto"/>
            </w:tcBorders>
            <w:shd w:val="clear" w:color="auto" w:fill="auto"/>
          </w:tcPr>
          <w:p w14:paraId="4942BF61"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19</w:t>
            </w:r>
          </w:p>
        </w:tc>
        <w:tc>
          <w:tcPr>
            <w:tcW w:w="630" w:type="dxa"/>
            <w:tcBorders>
              <w:bottom w:val="single" w:sz="4" w:space="0" w:color="auto"/>
            </w:tcBorders>
            <w:shd w:val="clear" w:color="auto" w:fill="auto"/>
          </w:tcPr>
          <w:p w14:paraId="20B4BAB1"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12</w:t>
            </w:r>
          </w:p>
        </w:tc>
        <w:tc>
          <w:tcPr>
            <w:tcW w:w="612" w:type="dxa"/>
            <w:gridSpan w:val="2"/>
            <w:tcBorders>
              <w:bottom w:val="single" w:sz="4" w:space="0" w:color="auto"/>
            </w:tcBorders>
            <w:shd w:val="clear" w:color="auto" w:fill="auto"/>
            <w:vAlign w:val="bottom"/>
          </w:tcPr>
          <w:p w14:paraId="506AD298" w14:textId="77777777" w:rsidR="00FC560D" w:rsidRPr="00DE2C8C" w:rsidRDefault="00FC560D"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31</w:t>
            </w:r>
          </w:p>
        </w:tc>
        <w:tc>
          <w:tcPr>
            <w:tcW w:w="649" w:type="dxa"/>
            <w:tcBorders>
              <w:bottom w:val="single" w:sz="4" w:space="0" w:color="auto"/>
            </w:tcBorders>
            <w:shd w:val="clear" w:color="auto" w:fill="auto"/>
            <w:vAlign w:val="bottom"/>
          </w:tcPr>
          <w:p w14:paraId="2D1DF733" w14:textId="1D67FCCF" w:rsidR="00FC560D" w:rsidRPr="00DE2C8C" w:rsidRDefault="00663854" w:rsidP="00FC560D">
            <w:pPr>
              <w:tabs>
                <w:tab w:val="left" w:pos="288"/>
                <w:tab w:val="left" w:pos="576"/>
                <w:tab w:val="left" w:pos="864"/>
                <w:tab w:val="left" w:pos="1152"/>
              </w:tabs>
              <w:spacing w:before="40" w:after="81" w:line="210" w:lineRule="exact"/>
              <w:ind w:right="40"/>
              <w:jc w:val="right"/>
              <w:rPr>
                <w:rFonts w:eastAsia="Times New Roman"/>
                <w:color w:val="000000" w:themeColor="text1"/>
                <w:sz w:val="17"/>
              </w:rPr>
            </w:pPr>
            <w:r w:rsidRPr="00DE2C8C">
              <w:rPr>
                <w:rFonts w:eastAsia="Calibri"/>
                <w:color w:val="000000" w:themeColor="text1"/>
                <w:sz w:val="17"/>
                <w:szCs w:val="17"/>
              </w:rPr>
              <w:t>3</w:t>
            </w:r>
            <w:r w:rsidR="00723F83">
              <w:rPr>
                <w:rFonts w:eastAsia="Calibri"/>
                <w:color w:val="000000" w:themeColor="text1"/>
                <w:sz w:val="17"/>
                <w:szCs w:val="17"/>
              </w:rPr>
              <w:t>58</w:t>
            </w:r>
          </w:p>
        </w:tc>
      </w:tr>
      <w:tr w:rsidR="00FC560D" w:rsidRPr="00DE2C8C" w14:paraId="03592F0C" w14:textId="77777777" w:rsidTr="005B79F6">
        <w:trPr>
          <w:gridAfter w:val="1"/>
          <w:wAfter w:w="60" w:type="dxa"/>
        </w:trPr>
        <w:tc>
          <w:tcPr>
            <w:tcW w:w="1259" w:type="dxa"/>
            <w:tcBorders>
              <w:top w:val="single" w:sz="4" w:space="0" w:color="auto"/>
              <w:bottom w:val="single" w:sz="12" w:space="0" w:color="auto"/>
            </w:tcBorders>
            <w:shd w:val="clear" w:color="auto" w:fill="auto"/>
            <w:vAlign w:val="bottom"/>
          </w:tcPr>
          <w:p w14:paraId="4C9C30F0" w14:textId="77777777" w:rsidR="00FC560D" w:rsidRPr="00DE2C8C" w:rsidRDefault="00FC560D" w:rsidP="00FC560D">
            <w:pPr>
              <w:tabs>
                <w:tab w:val="left" w:pos="288"/>
                <w:tab w:val="left" w:pos="576"/>
                <w:tab w:val="left" w:pos="864"/>
                <w:tab w:val="left" w:pos="1152"/>
              </w:tabs>
              <w:spacing w:before="81" w:after="81" w:line="210" w:lineRule="exact"/>
              <w:ind w:left="288" w:right="40"/>
              <w:rPr>
                <w:rFonts w:eastAsia="Times New Roman"/>
                <w:b/>
                <w:color w:val="000000" w:themeColor="text1"/>
                <w:sz w:val="17"/>
              </w:rPr>
            </w:pPr>
            <w:r w:rsidRPr="00DE2C8C">
              <w:rPr>
                <w:rFonts w:eastAsia="Times New Roman"/>
                <w:b/>
                <w:color w:val="000000" w:themeColor="text1"/>
                <w:sz w:val="17"/>
              </w:rPr>
              <w:tab/>
              <w:t>Change</w:t>
            </w:r>
          </w:p>
        </w:tc>
        <w:tc>
          <w:tcPr>
            <w:tcW w:w="330" w:type="dxa"/>
            <w:tcBorders>
              <w:top w:val="single" w:sz="4" w:space="0" w:color="auto"/>
              <w:bottom w:val="single" w:sz="12" w:space="0" w:color="auto"/>
            </w:tcBorders>
            <w:shd w:val="clear" w:color="auto" w:fill="auto"/>
            <w:vAlign w:val="bottom"/>
          </w:tcPr>
          <w:p w14:paraId="1F0E4BD2"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Times New Roman"/>
                <w:b/>
                <w:color w:val="000000" w:themeColor="text1"/>
                <w:sz w:val="17"/>
              </w:rPr>
            </w:pPr>
            <w:r w:rsidRPr="00DE2C8C">
              <w:rPr>
                <w:rFonts w:eastAsia="Calibri"/>
                <w:b/>
                <w:color w:val="000000" w:themeColor="text1"/>
                <w:sz w:val="17"/>
                <w:szCs w:val="17"/>
              </w:rPr>
              <w:t>–</w:t>
            </w:r>
          </w:p>
        </w:tc>
        <w:tc>
          <w:tcPr>
            <w:tcW w:w="391" w:type="dxa"/>
            <w:tcBorders>
              <w:top w:val="single" w:sz="4" w:space="0" w:color="auto"/>
              <w:bottom w:val="single" w:sz="12" w:space="0" w:color="auto"/>
            </w:tcBorders>
            <w:shd w:val="clear" w:color="auto" w:fill="auto"/>
            <w:vAlign w:val="bottom"/>
          </w:tcPr>
          <w:p w14:paraId="027F6899"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Times New Roman"/>
                <w:b/>
                <w:color w:val="000000" w:themeColor="text1"/>
                <w:sz w:val="17"/>
              </w:rPr>
            </w:pPr>
            <w:r w:rsidRPr="00DE2C8C">
              <w:rPr>
                <w:rFonts w:eastAsia="Calibri"/>
                <w:b/>
                <w:color w:val="000000" w:themeColor="text1"/>
                <w:sz w:val="17"/>
                <w:szCs w:val="17"/>
              </w:rPr>
              <w:t>–</w:t>
            </w:r>
          </w:p>
        </w:tc>
        <w:tc>
          <w:tcPr>
            <w:tcW w:w="360" w:type="dxa"/>
            <w:tcBorders>
              <w:top w:val="single" w:sz="4" w:space="0" w:color="auto"/>
              <w:bottom w:val="single" w:sz="12" w:space="0" w:color="auto"/>
            </w:tcBorders>
            <w:shd w:val="clear" w:color="auto" w:fill="auto"/>
            <w:vAlign w:val="bottom"/>
          </w:tcPr>
          <w:p w14:paraId="6CDC569F"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Times New Roman"/>
                <w:b/>
                <w:color w:val="000000" w:themeColor="text1"/>
                <w:sz w:val="17"/>
              </w:rPr>
            </w:pPr>
            <w:r w:rsidRPr="00DE2C8C">
              <w:rPr>
                <w:rFonts w:eastAsia="Calibri"/>
                <w:b/>
                <w:color w:val="000000" w:themeColor="text1"/>
                <w:sz w:val="17"/>
                <w:szCs w:val="17"/>
              </w:rPr>
              <w:t>–</w:t>
            </w:r>
          </w:p>
        </w:tc>
        <w:tc>
          <w:tcPr>
            <w:tcW w:w="360" w:type="dxa"/>
            <w:tcBorders>
              <w:top w:val="single" w:sz="4" w:space="0" w:color="auto"/>
              <w:bottom w:val="single" w:sz="12" w:space="0" w:color="auto"/>
            </w:tcBorders>
            <w:shd w:val="clear" w:color="auto" w:fill="auto"/>
            <w:vAlign w:val="bottom"/>
          </w:tcPr>
          <w:p w14:paraId="5BF415F0"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Times New Roman"/>
                <w:b/>
                <w:color w:val="000000" w:themeColor="text1"/>
                <w:sz w:val="17"/>
              </w:rPr>
            </w:pPr>
            <w:r w:rsidRPr="00DE2C8C">
              <w:rPr>
                <w:rFonts w:eastAsia="Calibri"/>
                <w:b/>
                <w:color w:val="000000" w:themeColor="text1"/>
                <w:sz w:val="17"/>
                <w:szCs w:val="17"/>
              </w:rPr>
              <w:t>–</w:t>
            </w:r>
          </w:p>
        </w:tc>
        <w:tc>
          <w:tcPr>
            <w:tcW w:w="367" w:type="dxa"/>
            <w:tcBorders>
              <w:top w:val="single" w:sz="4" w:space="0" w:color="auto"/>
              <w:bottom w:val="single" w:sz="12" w:space="0" w:color="auto"/>
            </w:tcBorders>
            <w:shd w:val="clear" w:color="auto" w:fill="auto"/>
            <w:vAlign w:val="bottom"/>
          </w:tcPr>
          <w:p w14:paraId="3DFA72A0"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Times New Roman"/>
                <w:b/>
                <w:color w:val="000000" w:themeColor="text1"/>
                <w:sz w:val="17"/>
              </w:rPr>
            </w:pPr>
            <w:r w:rsidRPr="00DE2C8C">
              <w:rPr>
                <w:rFonts w:eastAsia="Calibri"/>
                <w:b/>
                <w:color w:val="000000" w:themeColor="text1"/>
                <w:sz w:val="17"/>
                <w:szCs w:val="17"/>
              </w:rPr>
              <w:t>–</w:t>
            </w:r>
          </w:p>
        </w:tc>
        <w:tc>
          <w:tcPr>
            <w:tcW w:w="399" w:type="dxa"/>
            <w:tcBorders>
              <w:top w:val="single" w:sz="4" w:space="0" w:color="auto"/>
              <w:bottom w:val="single" w:sz="12" w:space="0" w:color="auto"/>
            </w:tcBorders>
            <w:shd w:val="clear" w:color="auto" w:fill="auto"/>
          </w:tcPr>
          <w:p w14:paraId="4C0C472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Times New Roman"/>
                <w:b/>
                <w:color w:val="000000" w:themeColor="text1"/>
                <w:sz w:val="17"/>
              </w:rPr>
            </w:pPr>
            <w:r w:rsidRPr="00DE2C8C">
              <w:rPr>
                <w:rFonts w:eastAsia="Calibri"/>
                <w:b/>
                <w:color w:val="000000" w:themeColor="text1"/>
                <w:sz w:val="17"/>
                <w:szCs w:val="17"/>
              </w:rPr>
              <w:t>–</w:t>
            </w:r>
          </w:p>
        </w:tc>
        <w:tc>
          <w:tcPr>
            <w:tcW w:w="398" w:type="dxa"/>
            <w:tcBorders>
              <w:top w:val="single" w:sz="4" w:space="0" w:color="auto"/>
              <w:bottom w:val="single" w:sz="12" w:space="0" w:color="auto"/>
            </w:tcBorders>
            <w:shd w:val="clear" w:color="auto" w:fill="auto"/>
          </w:tcPr>
          <w:p w14:paraId="0E138E80" w14:textId="395A4F2A" w:rsidR="00FC560D" w:rsidRPr="00DE2C8C" w:rsidRDefault="00723F83" w:rsidP="00FC560D">
            <w:pPr>
              <w:tabs>
                <w:tab w:val="left" w:pos="288"/>
                <w:tab w:val="left" w:pos="576"/>
                <w:tab w:val="left" w:pos="864"/>
                <w:tab w:val="left" w:pos="1152"/>
              </w:tabs>
              <w:spacing w:before="81" w:after="81" w:line="210" w:lineRule="exact"/>
              <w:ind w:right="43"/>
              <w:jc w:val="right"/>
              <w:rPr>
                <w:rFonts w:eastAsia="Times New Roman"/>
                <w:b/>
                <w:color w:val="000000" w:themeColor="text1"/>
                <w:sz w:val="17"/>
              </w:rPr>
            </w:pPr>
            <w:r>
              <w:rPr>
                <w:rFonts w:eastAsia="Calibri"/>
                <w:b/>
                <w:color w:val="000000" w:themeColor="text1"/>
                <w:sz w:val="17"/>
                <w:szCs w:val="17"/>
              </w:rPr>
              <w:t>(1)</w:t>
            </w:r>
          </w:p>
        </w:tc>
        <w:tc>
          <w:tcPr>
            <w:tcW w:w="398" w:type="dxa"/>
            <w:tcBorders>
              <w:top w:val="single" w:sz="4" w:space="0" w:color="auto"/>
              <w:bottom w:val="single" w:sz="12" w:space="0" w:color="auto"/>
            </w:tcBorders>
            <w:shd w:val="clear" w:color="auto" w:fill="auto"/>
          </w:tcPr>
          <w:p w14:paraId="1F4E6F5C"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Times New Roman"/>
                <w:b/>
                <w:color w:val="000000" w:themeColor="text1"/>
                <w:sz w:val="17"/>
              </w:rPr>
            </w:pPr>
            <w:r w:rsidRPr="00DE2C8C">
              <w:rPr>
                <w:rFonts w:eastAsia="Calibri"/>
                <w:b/>
                <w:color w:val="000000" w:themeColor="text1"/>
                <w:sz w:val="17"/>
                <w:szCs w:val="17"/>
              </w:rPr>
              <w:t>–</w:t>
            </w:r>
          </w:p>
        </w:tc>
        <w:tc>
          <w:tcPr>
            <w:tcW w:w="398" w:type="dxa"/>
            <w:tcBorders>
              <w:top w:val="single" w:sz="4" w:space="0" w:color="auto"/>
              <w:bottom w:val="single" w:sz="12" w:space="0" w:color="auto"/>
            </w:tcBorders>
            <w:shd w:val="clear" w:color="auto" w:fill="auto"/>
          </w:tcPr>
          <w:p w14:paraId="1F12F25E" w14:textId="589BE06A" w:rsidR="00FC560D" w:rsidRPr="00DE2C8C" w:rsidRDefault="00FC560D" w:rsidP="00FC560D">
            <w:pPr>
              <w:tabs>
                <w:tab w:val="left" w:pos="288"/>
                <w:tab w:val="left" w:pos="576"/>
                <w:tab w:val="left" w:pos="864"/>
                <w:tab w:val="left" w:pos="1152"/>
              </w:tabs>
              <w:spacing w:before="81" w:after="81" w:line="210" w:lineRule="exact"/>
              <w:ind w:right="43"/>
              <w:jc w:val="right"/>
              <w:rPr>
                <w:rFonts w:eastAsia="Times New Roman"/>
                <w:b/>
                <w:color w:val="000000" w:themeColor="text1"/>
                <w:sz w:val="17"/>
              </w:rPr>
            </w:pPr>
            <w:r w:rsidRPr="00DE2C8C">
              <w:rPr>
                <w:rFonts w:eastAsia="Calibri"/>
                <w:b/>
                <w:color w:val="000000" w:themeColor="text1"/>
                <w:sz w:val="17"/>
                <w:szCs w:val="17"/>
              </w:rPr>
              <w:t>(</w:t>
            </w:r>
            <w:r w:rsidR="00723F83">
              <w:rPr>
                <w:rFonts w:eastAsia="Calibri"/>
                <w:b/>
                <w:color w:val="000000" w:themeColor="text1"/>
                <w:sz w:val="17"/>
                <w:szCs w:val="17"/>
              </w:rPr>
              <w:t>3</w:t>
            </w:r>
            <w:r w:rsidRPr="00DE2C8C">
              <w:rPr>
                <w:rFonts w:eastAsia="Calibri"/>
                <w:b/>
                <w:color w:val="000000" w:themeColor="text1"/>
                <w:sz w:val="17"/>
                <w:szCs w:val="17"/>
              </w:rPr>
              <w:t>)</w:t>
            </w:r>
          </w:p>
        </w:tc>
        <w:tc>
          <w:tcPr>
            <w:tcW w:w="585" w:type="dxa"/>
            <w:gridSpan w:val="2"/>
            <w:tcBorders>
              <w:top w:val="single" w:sz="4" w:space="0" w:color="auto"/>
              <w:bottom w:val="single" w:sz="12" w:space="0" w:color="auto"/>
            </w:tcBorders>
            <w:shd w:val="clear" w:color="auto" w:fill="auto"/>
          </w:tcPr>
          <w:p w14:paraId="6036DC2A" w14:textId="6EFD1A65" w:rsidR="00FC560D" w:rsidRPr="00DE2C8C" w:rsidRDefault="00FC560D" w:rsidP="00FC560D">
            <w:pPr>
              <w:tabs>
                <w:tab w:val="left" w:pos="288"/>
                <w:tab w:val="left" w:pos="576"/>
                <w:tab w:val="left" w:pos="864"/>
                <w:tab w:val="left" w:pos="1152"/>
              </w:tabs>
              <w:spacing w:before="81" w:after="81" w:line="210" w:lineRule="exact"/>
              <w:ind w:right="43"/>
              <w:jc w:val="right"/>
              <w:rPr>
                <w:rFonts w:eastAsia="Times New Roman"/>
                <w:b/>
                <w:color w:val="000000" w:themeColor="text1"/>
                <w:sz w:val="17"/>
              </w:rPr>
            </w:pPr>
            <w:r w:rsidRPr="00DE2C8C">
              <w:rPr>
                <w:rFonts w:eastAsia="Calibri"/>
                <w:b/>
                <w:color w:val="000000" w:themeColor="text1"/>
                <w:sz w:val="17"/>
                <w:szCs w:val="17"/>
              </w:rPr>
              <w:t>(</w:t>
            </w:r>
            <w:r w:rsidR="00723F83">
              <w:rPr>
                <w:rFonts w:eastAsia="Calibri"/>
                <w:b/>
                <w:color w:val="000000" w:themeColor="text1"/>
                <w:sz w:val="17"/>
                <w:szCs w:val="17"/>
              </w:rPr>
              <w:t>4</w:t>
            </w:r>
            <w:r w:rsidRPr="00DE2C8C">
              <w:rPr>
                <w:rFonts w:eastAsia="Calibri"/>
                <w:b/>
                <w:color w:val="000000" w:themeColor="text1"/>
                <w:sz w:val="17"/>
                <w:szCs w:val="17"/>
              </w:rPr>
              <w:t>)</w:t>
            </w:r>
          </w:p>
        </w:tc>
        <w:tc>
          <w:tcPr>
            <w:tcW w:w="155" w:type="dxa"/>
            <w:tcBorders>
              <w:top w:val="single" w:sz="4" w:space="0" w:color="auto"/>
              <w:bottom w:val="single" w:sz="12" w:space="0" w:color="auto"/>
            </w:tcBorders>
            <w:shd w:val="clear" w:color="auto" w:fill="auto"/>
          </w:tcPr>
          <w:p w14:paraId="33A9185E"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p>
        </w:tc>
        <w:tc>
          <w:tcPr>
            <w:tcW w:w="292" w:type="dxa"/>
            <w:tcBorders>
              <w:top w:val="single" w:sz="4" w:space="0" w:color="auto"/>
              <w:bottom w:val="single" w:sz="12" w:space="0" w:color="auto"/>
            </w:tcBorders>
          </w:tcPr>
          <w:p w14:paraId="60F8D746" w14:textId="3E469A69" w:rsidR="00FC560D" w:rsidRPr="00DE2C8C" w:rsidRDefault="00FC560D" w:rsidP="00FC560D">
            <w:pPr>
              <w:tabs>
                <w:tab w:val="left" w:pos="288"/>
                <w:tab w:val="left" w:pos="576"/>
                <w:tab w:val="left" w:pos="864"/>
                <w:tab w:val="left" w:pos="1152"/>
              </w:tabs>
              <w:spacing w:before="81" w:after="81" w:line="210" w:lineRule="exact"/>
              <w:ind w:right="40"/>
              <w:jc w:val="right"/>
              <w:rPr>
                <w:rFonts w:eastAsia="Calibri"/>
                <w:b/>
                <w:color w:val="000000" w:themeColor="text1"/>
                <w:sz w:val="17"/>
                <w:szCs w:val="17"/>
              </w:rPr>
            </w:pPr>
            <w:r w:rsidRPr="00DE2C8C">
              <w:rPr>
                <w:rFonts w:eastAsia="Calibri"/>
                <w:b/>
                <w:color w:val="000000" w:themeColor="text1"/>
                <w:sz w:val="17"/>
                <w:szCs w:val="17"/>
              </w:rPr>
              <w:t>–</w:t>
            </w:r>
          </w:p>
        </w:tc>
        <w:tc>
          <w:tcPr>
            <w:tcW w:w="405" w:type="dxa"/>
            <w:tcBorders>
              <w:top w:val="single" w:sz="4" w:space="0" w:color="auto"/>
              <w:bottom w:val="single" w:sz="12" w:space="0" w:color="auto"/>
            </w:tcBorders>
            <w:shd w:val="clear" w:color="auto" w:fill="auto"/>
          </w:tcPr>
          <w:p w14:paraId="79189135" w14:textId="5DFA28B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r w:rsidRPr="00DE2C8C">
              <w:rPr>
                <w:rFonts w:eastAsia="Calibri"/>
                <w:b/>
                <w:color w:val="000000" w:themeColor="text1"/>
                <w:sz w:val="17"/>
                <w:szCs w:val="17"/>
              </w:rPr>
              <w:t>(6)</w:t>
            </w:r>
          </w:p>
        </w:tc>
        <w:tc>
          <w:tcPr>
            <w:tcW w:w="378" w:type="dxa"/>
            <w:tcBorders>
              <w:top w:val="single" w:sz="4" w:space="0" w:color="auto"/>
              <w:bottom w:val="single" w:sz="12" w:space="0" w:color="auto"/>
            </w:tcBorders>
            <w:shd w:val="clear" w:color="auto" w:fill="auto"/>
          </w:tcPr>
          <w:p w14:paraId="3E878DE6"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r w:rsidRPr="00DE2C8C">
              <w:rPr>
                <w:rFonts w:eastAsia="Calibri"/>
                <w:b/>
                <w:color w:val="000000" w:themeColor="text1"/>
                <w:sz w:val="17"/>
                <w:szCs w:val="17"/>
              </w:rPr>
              <w:t>(51)</w:t>
            </w:r>
          </w:p>
        </w:tc>
        <w:tc>
          <w:tcPr>
            <w:tcW w:w="587" w:type="dxa"/>
            <w:gridSpan w:val="2"/>
            <w:tcBorders>
              <w:top w:val="single" w:sz="4" w:space="0" w:color="auto"/>
              <w:bottom w:val="single" w:sz="12" w:space="0" w:color="auto"/>
            </w:tcBorders>
            <w:shd w:val="clear" w:color="auto" w:fill="auto"/>
          </w:tcPr>
          <w:p w14:paraId="715B7CE7"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r w:rsidRPr="00DE2C8C">
              <w:rPr>
                <w:rFonts w:eastAsia="Calibri"/>
                <w:b/>
                <w:color w:val="000000" w:themeColor="text1"/>
                <w:sz w:val="17"/>
                <w:szCs w:val="17"/>
              </w:rPr>
              <w:t>(57)</w:t>
            </w:r>
          </w:p>
        </w:tc>
        <w:tc>
          <w:tcPr>
            <w:tcW w:w="86" w:type="dxa"/>
            <w:gridSpan w:val="2"/>
            <w:tcBorders>
              <w:top w:val="single" w:sz="4" w:space="0" w:color="auto"/>
              <w:bottom w:val="single" w:sz="12" w:space="0" w:color="auto"/>
            </w:tcBorders>
            <w:shd w:val="clear" w:color="auto" w:fill="auto"/>
          </w:tcPr>
          <w:p w14:paraId="5DD3ADA4"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p>
        </w:tc>
        <w:tc>
          <w:tcPr>
            <w:tcW w:w="810" w:type="dxa"/>
            <w:tcBorders>
              <w:top w:val="single" w:sz="4" w:space="0" w:color="auto"/>
              <w:bottom w:val="single" w:sz="12" w:space="0" w:color="auto"/>
            </w:tcBorders>
            <w:shd w:val="clear" w:color="auto" w:fill="auto"/>
          </w:tcPr>
          <w:p w14:paraId="1CB95302"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r w:rsidRPr="00DE2C8C">
              <w:rPr>
                <w:rFonts w:eastAsia="Calibri"/>
                <w:b/>
                <w:color w:val="000000" w:themeColor="text1"/>
                <w:sz w:val="17"/>
                <w:szCs w:val="17"/>
              </w:rPr>
              <w:t>–</w:t>
            </w:r>
          </w:p>
        </w:tc>
        <w:tc>
          <w:tcPr>
            <w:tcW w:w="630" w:type="dxa"/>
            <w:tcBorders>
              <w:top w:val="single" w:sz="4" w:space="0" w:color="auto"/>
              <w:bottom w:val="single" w:sz="12" w:space="0" w:color="auto"/>
            </w:tcBorders>
            <w:shd w:val="clear" w:color="auto" w:fill="auto"/>
          </w:tcPr>
          <w:p w14:paraId="0CB232D2"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r w:rsidRPr="00DE2C8C">
              <w:rPr>
                <w:rFonts w:eastAsia="Calibri"/>
                <w:b/>
                <w:color w:val="000000" w:themeColor="text1"/>
                <w:sz w:val="17"/>
                <w:szCs w:val="17"/>
              </w:rPr>
              <w:t>1</w:t>
            </w:r>
          </w:p>
        </w:tc>
        <w:tc>
          <w:tcPr>
            <w:tcW w:w="612" w:type="dxa"/>
            <w:gridSpan w:val="2"/>
            <w:tcBorders>
              <w:top w:val="single" w:sz="4" w:space="0" w:color="auto"/>
              <w:bottom w:val="single" w:sz="12" w:space="0" w:color="auto"/>
            </w:tcBorders>
            <w:shd w:val="clear" w:color="auto" w:fill="auto"/>
          </w:tcPr>
          <w:p w14:paraId="2B545385" w14:textId="77777777"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r w:rsidRPr="00DE2C8C">
              <w:rPr>
                <w:rFonts w:eastAsia="Calibri"/>
                <w:b/>
                <w:color w:val="000000" w:themeColor="text1"/>
                <w:sz w:val="17"/>
                <w:szCs w:val="17"/>
              </w:rPr>
              <w:t>1</w:t>
            </w:r>
          </w:p>
        </w:tc>
        <w:tc>
          <w:tcPr>
            <w:tcW w:w="649" w:type="dxa"/>
            <w:tcBorders>
              <w:top w:val="single" w:sz="4" w:space="0" w:color="auto"/>
              <w:bottom w:val="single" w:sz="12" w:space="0" w:color="auto"/>
            </w:tcBorders>
            <w:shd w:val="clear" w:color="auto" w:fill="auto"/>
          </w:tcPr>
          <w:p w14:paraId="5D14D5C1" w14:textId="08BDC299" w:rsidR="00FC560D" w:rsidRPr="00DE2C8C" w:rsidRDefault="00FC560D" w:rsidP="00FC560D">
            <w:pPr>
              <w:tabs>
                <w:tab w:val="left" w:pos="288"/>
                <w:tab w:val="left" w:pos="576"/>
                <w:tab w:val="left" w:pos="864"/>
                <w:tab w:val="left" w:pos="1152"/>
              </w:tabs>
              <w:spacing w:before="81" w:after="81" w:line="210" w:lineRule="exact"/>
              <w:ind w:right="40"/>
              <w:jc w:val="right"/>
              <w:rPr>
                <w:rFonts w:eastAsia="Times New Roman"/>
                <w:b/>
                <w:color w:val="000000" w:themeColor="text1"/>
                <w:sz w:val="17"/>
              </w:rPr>
            </w:pPr>
            <w:r w:rsidRPr="00DE2C8C">
              <w:rPr>
                <w:rFonts w:eastAsia="Calibri"/>
                <w:b/>
                <w:color w:val="000000" w:themeColor="text1"/>
                <w:sz w:val="17"/>
                <w:szCs w:val="17"/>
              </w:rPr>
              <w:t>(</w:t>
            </w:r>
            <w:r w:rsidR="00723F83">
              <w:rPr>
                <w:rFonts w:eastAsia="Calibri"/>
                <w:b/>
                <w:color w:val="000000" w:themeColor="text1"/>
                <w:sz w:val="17"/>
                <w:szCs w:val="17"/>
              </w:rPr>
              <w:t>60</w:t>
            </w:r>
            <w:r w:rsidRPr="00DE2C8C">
              <w:rPr>
                <w:rFonts w:eastAsia="Calibri"/>
                <w:b/>
                <w:color w:val="000000" w:themeColor="text1"/>
                <w:sz w:val="17"/>
                <w:szCs w:val="17"/>
              </w:rPr>
              <w:t>)</w:t>
            </w:r>
          </w:p>
        </w:tc>
      </w:tr>
    </w:tbl>
    <w:p w14:paraId="0F6EA259" w14:textId="77777777" w:rsidR="00725033" w:rsidRPr="00DE2C8C" w:rsidRDefault="00725033" w:rsidP="00725033">
      <w:pPr>
        <w:spacing w:line="120" w:lineRule="exact"/>
        <w:rPr>
          <w:rFonts w:eastAsia="Calibri"/>
          <w:color w:val="000000" w:themeColor="text1"/>
          <w:sz w:val="10"/>
          <w14:ligatures w14:val="none"/>
        </w:rPr>
      </w:pPr>
    </w:p>
    <w:p w14:paraId="2256F2A5" w14:textId="656C6044" w:rsidR="00725033" w:rsidRDefault="00725033" w:rsidP="00725033">
      <w:pPr>
        <w:widowControl w:val="0"/>
        <w:tabs>
          <w:tab w:val="right" w:pos="216"/>
          <w:tab w:val="left" w:pos="288"/>
          <w:tab w:val="right" w:pos="576"/>
          <w:tab w:val="left" w:pos="648"/>
        </w:tabs>
        <w:spacing w:line="210" w:lineRule="exact"/>
        <w:ind w:left="288" w:hanging="288"/>
        <w:rPr>
          <w:rFonts w:eastAsia="Calibri"/>
          <w:color w:val="000000" w:themeColor="text1"/>
          <w:spacing w:val="5"/>
          <w:sz w:val="17"/>
          <w14:ligatures w14:val="none"/>
        </w:rPr>
      </w:pPr>
      <w:r w:rsidRPr="00DE2C8C">
        <w:rPr>
          <w:rFonts w:eastAsia="Calibri"/>
          <w:color w:val="000000" w:themeColor="text1"/>
          <w:spacing w:val="5"/>
          <w:sz w:val="17"/>
          <w14:ligatures w14:val="none"/>
        </w:rPr>
        <w:tab/>
      </w:r>
      <w:r w:rsidRPr="00DE2C8C">
        <w:rPr>
          <w:rFonts w:eastAsia="Calibri"/>
          <w:i/>
          <w:iCs/>
          <w:color w:val="000000" w:themeColor="text1"/>
          <w:spacing w:val="5"/>
          <w:sz w:val="17"/>
          <w:vertAlign w:val="superscript"/>
          <w14:ligatures w14:val="none"/>
        </w:rPr>
        <w:t>a</w:t>
      </w:r>
      <w:r w:rsidRPr="00DE2C8C">
        <w:rPr>
          <w:rFonts w:eastAsia="Calibri"/>
          <w:color w:val="000000" w:themeColor="text1"/>
          <w:spacing w:val="5"/>
          <w:sz w:val="17"/>
          <w14:ligatures w14:val="none"/>
        </w:rPr>
        <w:tab/>
      </w:r>
      <w:r w:rsidR="009610CC">
        <w:rPr>
          <w:rFonts w:eastAsia="Calibri"/>
          <w:color w:val="000000" w:themeColor="text1"/>
          <w:spacing w:val="5"/>
          <w:sz w:val="17"/>
          <w14:ligatures w14:val="none"/>
        </w:rPr>
        <w:t>Consisting of</w:t>
      </w:r>
      <w:r w:rsidRPr="00DE2C8C">
        <w:rPr>
          <w:rFonts w:eastAsia="Calibri"/>
          <w:color w:val="000000" w:themeColor="text1"/>
          <w:spacing w:val="5"/>
          <w:sz w:val="17"/>
          <w14:ligatures w14:val="none"/>
        </w:rPr>
        <w:t xml:space="preserve"> six regional and five provincial offices.</w:t>
      </w:r>
    </w:p>
    <w:p w14:paraId="7CA77443" w14:textId="0416E79A" w:rsidR="00725033" w:rsidRPr="00DE2C8C" w:rsidRDefault="00725033" w:rsidP="00725033">
      <w:pPr>
        <w:widowControl w:val="0"/>
        <w:tabs>
          <w:tab w:val="right" w:pos="216"/>
          <w:tab w:val="left" w:pos="288"/>
          <w:tab w:val="right" w:pos="576"/>
          <w:tab w:val="left" w:pos="648"/>
        </w:tabs>
        <w:spacing w:line="210" w:lineRule="exact"/>
        <w:ind w:left="288" w:hanging="288"/>
        <w:rPr>
          <w:rFonts w:eastAsia="Calibri"/>
          <w:color w:val="000000" w:themeColor="text1"/>
          <w:spacing w:val="5"/>
          <w:sz w:val="17"/>
          <w14:ligatures w14:val="none"/>
        </w:rPr>
      </w:pPr>
      <w:r w:rsidRPr="004B4C45">
        <w:rPr>
          <w:rFonts w:eastAsia="Calibri"/>
          <w:color w:val="000000" w:themeColor="text1"/>
          <w:spacing w:val="5"/>
          <w:sz w:val="17"/>
          <w:vertAlign w:val="superscript"/>
          <w14:ligatures w14:val="none"/>
        </w:rPr>
        <w:tab/>
        <w:t>b</w:t>
      </w:r>
      <w:r w:rsidRPr="00DE2C8C">
        <w:rPr>
          <w:rFonts w:eastAsia="Calibri"/>
          <w:color w:val="000000" w:themeColor="text1"/>
          <w:spacing w:val="5"/>
          <w:sz w:val="17"/>
          <w14:ligatures w14:val="none"/>
        </w:rPr>
        <w:tab/>
      </w:r>
      <w:r w:rsidR="009610CC">
        <w:rPr>
          <w:rFonts w:eastAsia="Calibri"/>
          <w:color w:val="000000" w:themeColor="text1"/>
          <w:spacing w:val="5"/>
          <w:sz w:val="17"/>
          <w14:ligatures w14:val="none"/>
        </w:rPr>
        <w:t>Consisting of</w:t>
      </w:r>
      <w:r w:rsidR="009610CC" w:rsidRPr="00DE2C8C">
        <w:rPr>
          <w:rFonts w:eastAsia="Calibri"/>
          <w:color w:val="000000" w:themeColor="text1"/>
          <w:spacing w:val="5"/>
          <w:sz w:val="17"/>
          <w14:ligatures w14:val="none"/>
        </w:rPr>
        <w:t xml:space="preserve"> </w:t>
      </w:r>
      <w:r w:rsidRPr="00DE2C8C">
        <w:rPr>
          <w:rFonts w:eastAsia="Calibri"/>
          <w:color w:val="000000" w:themeColor="text1"/>
          <w:spacing w:val="5"/>
          <w:sz w:val="17"/>
          <w14:ligatures w14:val="none"/>
        </w:rPr>
        <w:t xml:space="preserve">six regional and </w:t>
      </w:r>
      <w:r>
        <w:rPr>
          <w:rFonts w:eastAsia="Calibri"/>
          <w:color w:val="000000" w:themeColor="text1"/>
          <w:spacing w:val="5"/>
          <w:sz w:val="17"/>
          <w14:ligatures w14:val="none"/>
        </w:rPr>
        <w:t>three</w:t>
      </w:r>
      <w:r w:rsidRPr="00DE2C8C">
        <w:rPr>
          <w:rFonts w:eastAsia="Calibri"/>
          <w:color w:val="000000" w:themeColor="text1"/>
          <w:spacing w:val="5"/>
          <w:sz w:val="17"/>
          <w14:ligatures w14:val="none"/>
        </w:rPr>
        <w:t xml:space="preserve"> provincial offices.</w:t>
      </w:r>
    </w:p>
    <w:p w14:paraId="3F2423C1" w14:textId="77777777" w:rsidR="00725033"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4F143833" w14:textId="77777777" w:rsidR="00B1673C" w:rsidRDefault="00B1673C"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4B5B6495" w14:textId="77777777" w:rsidR="00B1673C" w:rsidRDefault="00B1673C"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4C6A398E" w14:textId="77777777" w:rsidR="00B1673C" w:rsidRDefault="00B1673C"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0A63E3A4" w14:textId="77777777" w:rsidR="00B1673C" w:rsidRDefault="00B1673C"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0F5FE128" w14:textId="77777777" w:rsidR="00B1673C" w:rsidRDefault="00B1673C"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29964EEB" w14:textId="77777777" w:rsidR="00B1673C" w:rsidRDefault="00B1673C"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46F0232D" w14:textId="77777777" w:rsidR="00B1673C" w:rsidRPr="00DE2C8C" w:rsidRDefault="00B1673C"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687C6EDD"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234B663F" w14:textId="1C7D1ED1" w:rsidR="00725033" w:rsidRPr="00DE2C8C" w:rsidRDefault="00725033" w:rsidP="00D32B17">
      <w:pPr>
        <w:pStyle w:val="H23"/>
        <w:rPr>
          <w:color w:val="000000" w:themeColor="text1"/>
          <w:lang w:val="en-GB"/>
        </w:rPr>
      </w:pPr>
      <w:r w:rsidRPr="00DE2C8C">
        <w:rPr>
          <w:color w:val="000000" w:themeColor="text1"/>
          <w:lang w:val="en-GB"/>
        </w:rPr>
        <w:tab/>
      </w:r>
      <w:r w:rsidRPr="00DE2C8C">
        <w:rPr>
          <w:color w:val="000000" w:themeColor="text1"/>
          <w:lang w:val="en-GB"/>
        </w:rPr>
        <w:tab/>
        <w:t>Regional offices</w:t>
      </w:r>
    </w:p>
    <w:p w14:paraId="1E9E5488" w14:textId="77777777" w:rsidR="00725033" w:rsidRPr="00DE2C8C" w:rsidRDefault="00725033" w:rsidP="00725033">
      <w:pPr>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hanging="1267"/>
        <w:jc w:val="both"/>
        <w:rPr>
          <w:rFonts w:eastAsia="Calibri"/>
          <w:color w:val="000000" w:themeColor="text1"/>
          <w:sz w:val="10"/>
          <w14:ligatures w14:val="none"/>
        </w:rPr>
      </w:pPr>
    </w:p>
    <w:p w14:paraId="3B1DB07C" w14:textId="77777777" w:rsidR="00725033" w:rsidRPr="00DE2C8C" w:rsidRDefault="00725033" w:rsidP="00725033">
      <w:pPr>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1267"/>
        <w:outlineLvl w:val="1"/>
        <w:rPr>
          <w:rFonts w:eastAsia="Calibri"/>
          <w:color w:val="000000" w:themeColor="text1"/>
          <w14:ligatures w14:val="none"/>
        </w:rPr>
      </w:pPr>
      <w:r w:rsidRPr="00DE2C8C">
        <w:rPr>
          <w:rFonts w:eastAsia="Calibri"/>
          <w:color w:val="000000" w:themeColor="text1"/>
          <w14:ligatures w14:val="none"/>
        </w:rPr>
        <w:t>Table 21</w:t>
      </w:r>
    </w:p>
    <w:p w14:paraId="7D085F08" w14:textId="77777777" w:rsidR="00725033" w:rsidRDefault="00725033" w:rsidP="00725033">
      <w:pPr>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1267"/>
        <w:outlineLvl w:val="1"/>
        <w:rPr>
          <w:rFonts w:eastAsia="Calibri"/>
          <w:b/>
          <w:color w:val="000000" w:themeColor="text1"/>
          <w14:ligatures w14:val="none"/>
        </w:rPr>
      </w:pPr>
      <w:r w:rsidRPr="00DE2C8C">
        <w:rPr>
          <w:rFonts w:eastAsia="Calibri"/>
          <w:b/>
          <w:color w:val="000000" w:themeColor="text1"/>
          <w14:ligatures w14:val="none"/>
        </w:rPr>
        <w:t>Human resources: regional offices</w:t>
      </w:r>
    </w:p>
    <w:tbl>
      <w:tblPr>
        <w:tblW w:w="5001" w:type="pct"/>
        <w:tblCellMar>
          <w:left w:w="0" w:type="dxa"/>
          <w:right w:w="0" w:type="dxa"/>
        </w:tblCellMar>
        <w:tblLook w:val="04A0" w:firstRow="1" w:lastRow="0" w:firstColumn="1" w:lastColumn="0" w:noHBand="0" w:noVBand="1"/>
      </w:tblPr>
      <w:tblGrid>
        <w:gridCol w:w="997"/>
        <w:gridCol w:w="1258"/>
        <w:gridCol w:w="801"/>
        <w:gridCol w:w="2995"/>
        <w:gridCol w:w="3791"/>
      </w:tblGrid>
      <w:tr w:rsidR="004177D2" w:rsidRPr="00D635B0" w14:paraId="2DDB441D" w14:textId="77777777" w:rsidTr="0BA49A81">
        <w:trPr>
          <w:tblHeader/>
        </w:trPr>
        <w:tc>
          <w:tcPr>
            <w:tcW w:w="997" w:type="dxa"/>
            <w:tcBorders>
              <w:top w:val="single" w:sz="4" w:space="0" w:color="auto"/>
              <w:bottom w:val="single" w:sz="12" w:space="0" w:color="auto"/>
            </w:tcBorders>
            <w:shd w:val="clear" w:color="auto" w:fill="auto"/>
            <w:vAlign w:val="bottom"/>
          </w:tcPr>
          <w:p w14:paraId="6C731A22" w14:textId="77777777" w:rsidR="004177D2" w:rsidRPr="00D635B0" w:rsidRDefault="004177D2">
            <w:pPr>
              <w:spacing w:before="81" w:after="81" w:line="160" w:lineRule="exact"/>
              <w:ind w:left="144" w:right="40"/>
              <w:jc w:val="right"/>
              <w:rPr>
                <w:i/>
                <w:sz w:val="14"/>
              </w:rPr>
            </w:pPr>
          </w:p>
        </w:tc>
        <w:tc>
          <w:tcPr>
            <w:tcW w:w="1258" w:type="dxa"/>
            <w:tcBorders>
              <w:top w:val="single" w:sz="4" w:space="0" w:color="auto"/>
              <w:bottom w:val="single" w:sz="12" w:space="0" w:color="auto"/>
            </w:tcBorders>
            <w:shd w:val="clear" w:color="auto" w:fill="auto"/>
            <w:vAlign w:val="bottom"/>
          </w:tcPr>
          <w:p w14:paraId="16BE7042" w14:textId="77777777" w:rsidR="004177D2" w:rsidRPr="00D635B0" w:rsidRDefault="004177D2">
            <w:pPr>
              <w:spacing w:before="81" w:after="81" w:line="160" w:lineRule="exact"/>
              <w:ind w:left="144" w:right="40"/>
              <w:jc w:val="center"/>
              <w:rPr>
                <w:i/>
                <w:sz w:val="14"/>
              </w:rPr>
            </w:pPr>
            <w:r w:rsidRPr="00D635B0">
              <w:rPr>
                <w:i/>
                <w:sz w:val="14"/>
              </w:rPr>
              <w:t>Number/change</w:t>
            </w:r>
          </w:p>
        </w:tc>
        <w:tc>
          <w:tcPr>
            <w:tcW w:w="801" w:type="dxa"/>
            <w:tcBorders>
              <w:top w:val="single" w:sz="4" w:space="0" w:color="auto"/>
              <w:bottom w:val="single" w:sz="12" w:space="0" w:color="auto"/>
            </w:tcBorders>
            <w:shd w:val="clear" w:color="auto" w:fill="auto"/>
            <w:vAlign w:val="bottom"/>
          </w:tcPr>
          <w:p w14:paraId="22E548A7" w14:textId="77777777" w:rsidR="004177D2" w:rsidRPr="00D635B0" w:rsidRDefault="004177D2">
            <w:pPr>
              <w:spacing w:before="81" w:after="81" w:line="160" w:lineRule="exact"/>
              <w:ind w:left="144" w:right="40"/>
              <w:rPr>
                <w:i/>
                <w:sz w:val="14"/>
              </w:rPr>
            </w:pPr>
            <w:r w:rsidRPr="00D635B0">
              <w:rPr>
                <w:i/>
                <w:sz w:val="14"/>
              </w:rPr>
              <w:t>Level</w:t>
            </w:r>
          </w:p>
        </w:tc>
        <w:tc>
          <w:tcPr>
            <w:tcW w:w="2995" w:type="dxa"/>
            <w:tcBorders>
              <w:top w:val="single" w:sz="4" w:space="0" w:color="auto"/>
              <w:bottom w:val="single" w:sz="12" w:space="0" w:color="auto"/>
            </w:tcBorders>
            <w:shd w:val="clear" w:color="auto" w:fill="auto"/>
            <w:vAlign w:val="bottom"/>
          </w:tcPr>
          <w:p w14:paraId="5120FCBE" w14:textId="77777777" w:rsidR="004177D2" w:rsidRPr="00D635B0" w:rsidRDefault="004177D2">
            <w:pPr>
              <w:spacing w:before="81" w:after="81" w:line="160" w:lineRule="exact"/>
              <w:ind w:left="144" w:right="40"/>
              <w:rPr>
                <w:i/>
                <w:sz w:val="14"/>
              </w:rPr>
            </w:pPr>
            <w:r w:rsidRPr="00D635B0">
              <w:rPr>
                <w:i/>
                <w:sz w:val="14"/>
              </w:rPr>
              <w:t>Functional title</w:t>
            </w:r>
          </w:p>
        </w:tc>
        <w:tc>
          <w:tcPr>
            <w:tcW w:w="3791" w:type="dxa"/>
            <w:tcBorders>
              <w:top w:val="single" w:sz="4" w:space="0" w:color="auto"/>
              <w:bottom w:val="single" w:sz="12" w:space="0" w:color="auto"/>
            </w:tcBorders>
            <w:shd w:val="clear" w:color="auto" w:fill="auto"/>
            <w:vAlign w:val="center"/>
          </w:tcPr>
          <w:p w14:paraId="798CE933" w14:textId="77777777" w:rsidR="004177D2" w:rsidRPr="00D635B0" w:rsidRDefault="004177D2">
            <w:pPr>
              <w:spacing w:before="81" w:after="81" w:line="160" w:lineRule="exact"/>
              <w:ind w:left="144" w:right="40"/>
              <w:rPr>
                <w:i/>
                <w:sz w:val="14"/>
              </w:rPr>
            </w:pPr>
            <w:r w:rsidRPr="00D635B0">
              <w:rPr>
                <w:i/>
                <w:sz w:val="14"/>
              </w:rPr>
              <w:t>Action</w:t>
            </w:r>
          </w:p>
        </w:tc>
      </w:tr>
      <w:tr w:rsidR="004177D2" w:rsidRPr="00D635B0" w14:paraId="1537E000" w14:textId="77777777" w:rsidTr="0BA49A81">
        <w:trPr>
          <w:trHeight w:hRule="exact" w:val="115"/>
          <w:tblHeader/>
        </w:trPr>
        <w:tc>
          <w:tcPr>
            <w:tcW w:w="997" w:type="dxa"/>
            <w:tcBorders>
              <w:top w:val="single" w:sz="12" w:space="0" w:color="auto"/>
            </w:tcBorders>
            <w:shd w:val="clear" w:color="auto" w:fill="auto"/>
            <w:vAlign w:val="bottom"/>
          </w:tcPr>
          <w:p w14:paraId="4FD0C64E" w14:textId="77777777" w:rsidR="004177D2" w:rsidRPr="00D635B0" w:rsidRDefault="004177D2">
            <w:pPr>
              <w:spacing w:before="40" w:after="40" w:line="210" w:lineRule="exact"/>
              <w:ind w:right="40"/>
              <w:jc w:val="both"/>
              <w:rPr>
                <w:sz w:val="17"/>
              </w:rPr>
            </w:pPr>
          </w:p>
        </w:tc>
        <w:tc>
          <w:tcPr>
            <w:tcW w:w="1258" w:type="dxa"/>
            <w:tcBorders>
              <w:top w:val="single" w:sz="12" w:space="0" w:color="auto"/>
            </w:tcBorders>
            <w:shd w:val="clear" w:color="auto" w:fill="auto"/>
            <w:vAlign w:val="bottom"/>
          </w:tcPr>
          <w:p w14:paraId="175479E7" w14:textId="77777777" w:rsidR="004177D2" w:rsidRPr="00D635B0" w:rsidRDefault="004177D2">
            <w:pPr>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1ED5450C" w14:textId="77777777" w:rsidR="004177D2" w:rsidRPr="00D635B0" w:rsidRDefault="004177D2">
            <w:pPr>
              <w:spacing w:before="40" w:after="40" w:line="210" w:lineRule="exact"/>
              <w:ind w:left="144" w:right="40"/>
              <w:jc w:val="right"/>
              <w:rPr>
                <w:sz w:val="17"/>
              </w:rPr>
            </w:pPr>
          </w:p>
        </w:tc>
        <w:tc>
          <w:tcPr>
            <w:tcW w:w="2995" w:type="dxa"/>
            <w:tcBorders>
              <w:top w:val="single" w:sz="12" w:space="0" w:color="auto"/>
            </w:tcBorders>
            <w:shd w:val="clear" w:color="auto" w:fill="auto"/>
            <w:vAlign w:val="bottom"/>
          </w:tcPr>
          <w:p w14:paraId="76C6A4B0" w14:textId="77777777" w:rsidR="004177D2" w:rsidRPr="00D635B0" w:rsidRDefault="004177D2">
            <w:pPr>
              <w:spacing w:before="40" w:after="40" w:line="210" w:lineRule="exact"/>
              <w:ind w:left="144" w:right="40"/>
              <w:jc w:val="right"/>
              <w:rPr>
                <w:sz w:val="17"/>
              </w:rPr>
            </w:pPr>
          </w:p>
        </w:tc>
        <w:tc>
          <w:tcPr>
            <w:tcW w:w="3791" w:type="dxa"/>
            <w:tcBorders>
              <w:top w:val="single" w:sz="12" w:space="0" w:color="auto"/>
            </w:tcBorders>
            <w:shd w:val="clear" w:color="auto" w:fill="auto"/>
            <w:vAlign w:val="bottom"/>
          </w:tcPr>
          <w:p w14:paraId="3DA8F125" w14:textId="77777777" w:rsidR="004177D2" w:rsidRPr="00D635B0" w:rsidRDefault="004177D2">
            <w:pPr>
              <w:spacing w:before="40" w:after="40" w:line="210" w:lineRule="exact"/>
              <w:ind w:left="144" w:right="40"/>
              <w:jc w:val="right"/>
              <w:rPr>
                <w:sz w:val="17"/>
              </w:rPr>
            </w:pPr>
          </w:p>
        </w:tc>
      </w:tr>
      <w:tr w:rsidR="004177D2" w:rsidRPr="00D635B0" w14:paraId="5D3C0215" w14:textId="77777777" w:rsidTr="0BA49A81">
        <w:trPr>
          <w:trHeight w:val="377"/>
        </w:trPr>
        <w:tc>
          <w:tcPr>
            <w:tcW w:w="9842" w:type="dxa"/>
            <w:gridSpan w:val="5"/>
            <w:tcBorders>
              <w:top w:val="single" w:sz="4" w:space="0" w:color="auto"/>
            </w:tcBorders>
            <w:shd w:val="clear" w:color="auto" w:fill="auto"/>
          </w:tcPr>
          <w:p w14:paraId="1B992563" w14:textId="014FA5BF" w:rsidR="004177D2" w:rsidRPr="00DC35C7" w:rsidRDefault="00601AEE">
            <w:pPr>
              <w:tabs>
                <w:tab w:val="left" w:pos="288"/>
                <w:tab w:val="left" w:pos="576"/>
                <w:tab w:val="left" w:pos="864"/>
                <w:tab w:val="left" w:pos="1152"/>
              </w:tabs>
              <w:spacing w:before="40" w:after="81" w:line="210" w:lineRule="exact"/>
              <w:ind w:right="40"/>
              <w:rPr>
                <w:rFonts w:eastAsia="Calibri"/>
                <w:b/>
                <w:bCs/>
                <w:color w:val="000000" w:themeColor="text1"/>
                <w:sz w:val="17"/>
              </w:rPr>
            </w:pPr>
            <w:r w:rsidRPr="00002BE8">
              <w:rPr>
                <w:rFonts w:eastAsia="Calibri"/>
                <w:b/>
                <w:bCs/>
                <w:color w:val="000000" w:themeColor="text1"/>
                <w:sz w:val="17"/>
              </w:rPr>
              <w:t>Kabul</w:t>
            </w:r>
          </w:p>
        </w:tc>
      </w:tr>
      <w:tr w:rsidR="00723F83" w:rsidRPr="00D635B0" w:rsidDel="00663854" w14:paraId="02F180D7" w14:textId="77777777" w:rsidTr="0BA49A81">
        <w:trPr>
          <w:trHeight w:val="360"/>
        </w:trPr>
        <w:tc>
          <w:tcPr>
            <w:tcW w:w="997" w:type="dxa"/>
            <w:shd w:val="clear" w:color="auto" w:fill="auto"/>
          </w:tcPr>
          <w:p w14:paraId="0A30C6DD" w14:textId="038D32A5" w:rsidR="00723F83" w:rsidRPr="00FF72F0" w:rsidRDefault="00723F83" w:rsidP="00723F83">
            <w:pPr>
              <w:keepNext/>
              <w:keepLines/>
              <w:tabs>
                <w:tab w:val="left" w:pos="288"/>
                <w:tab w:val="left" w:pos="576"/>
                <w:tab w:val="left" w:pos="864"/>
                <w:tab w:val="left" w:pos="1152"/>
              </w:tabs>
              <w:spacing w:before="40" w:after="40" w:line="200" w:lineRule="exact"/>
              <w:ind w:right="43"/>
              <w:rPr>
                <w:sz w:val="17"/>
              </w:rPr>
            </w:pPr>
            <w:r>
              <w:rPr>
                <w:sz w:val="17"/>
              </w:rPr>
              <w:t>Post</w:t>
            </w:r>
          </w:p>
        </w:tc>
        <w:tc>
          <w:tcPr>
            <w:tcW w:w="1258" w:type="dxa"/>
            <w:shd w:val="clear" w:color="auto" w:fill="FFFFFF" w:themeFill="background1"/>
          </w:tcPr>
          <w:p w14:paraId="0C49B739" w14:textId="3B6F505E" w:rsidR="00723F83" w:rsidRPr="00DE2C8C" w:rsidRDefault="00723F83" w:rsidP="00723F83">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eastAsia="Calibri"/>
                <w:color w:val="000000" w:themeColor="text1"/>
                <w:sz w:val="17"/>
              </w:rPr>
              <w:t>-1</w:t>
            </w:r>
          </w:p>
        </w:tc>
        <w:tc>
          <w:tcPr>
            <w:tcW w:w="801" w:type="dxa"/>
            <w:shd w:val="clear" w:color="auto" w:fill="FFFFFF" w:themeFill="background1"/>
          </w:tcPr>
          <w:p w14:paraId="0306BC42" w14:textId="386AF832" w:rsidR="00723F83" w:rsidRPr="00DE2C8C" w:rsidRDefault="00723F83" w:rsidP="00723F83">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sidRPr="00DE2C8C">
              <w:rPr>
                <w:rFonts w:eastAsia="Calibri"/>
                <w:color w:val="000000" w:themeColor="text1"/>
                <w:sz w:val="17"/>
              </w:rPr>
              <w:t>P-3</w:t>
            </w:r>
          </w:p>
        </w:tc>
        <w:tc>
          <w:tcPr>
            <w:tcW w:w="2995" w:type="dxa"/>
            <w:shd w:val="clear" w:color="auto" w:fill="FFFFFF" w:themeFill="background1"/>
          </w:tcPr>
          <w:p w14:paraId="3470EC72" w14:textId="7AC06C07" w:rsidR="00723F83" w:rsidRPr="00DE2C8C" w:rsidRDefault="00723F83" w:rsidP="00723F83">
            <w:pPr>
              <w:keepNext/>
              <w:keepLines/>
              <w:tabs>
                <w:tab w:val="left" w:pos="288"/>
                <w:tab w:val="left" w:pos="576"/>
                <w:tab w:val="left" w:pos="864"/>
                <w:tab w:val="left" w:pos="1152"/>
              </w:tabs>
              <w:spacing w:before="40" w:after="40" w:line="210" w:lineRule="exact"/>
              <w:ind w:left="144" w:right="40"/>
              <w:rPr>
                <w:rFonts w:asciiTheme="majorBidi" w:hAnsiTheme="majorBidi" w:cstheme="majorBidi"/>
                <w:color w:val="000000" w:themeColor="text1"/>
                <w:sz w:val="17"/>
                <w:szCs w:val="17"/>
              </w:rPr>
            </w:pPr>
            <w:r w:rsidRPr="00DE2C8C">
              <w:rPr>
                <w:rFonts w:eastAsia="Calibri"/>
                <w:color w:val="000000" w:themeColor="text1"/>
                <w:sz w:val="17"/>
              </w:rPr>
              <w:t>Security Coordination Officer</w:t>
            </w:r>
          </w:p>
        </w:tc>
        <w:tc>
          <w:tcPr>
            <w:tcW w:w="3791" w:type="dxa"/>
            <w:shd w:val="clear" w:color="auto" w:fill="FFFFFF" w:themeFill="background1"/>
          </w:tcPr>
          <w:p w14:paraId="6B2B9B4B" w14:textId="214A2D86"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eastAsia="Calibri"/>
                <w:color w:val="000000" w:themeColor="text1"/>
                <w:sz w:val="17"/>
              </w:rPr>
              <w:t>Reassignment</w:t>
            </w:r>
            <w:r>
              <w:rPr>
                <w:rFonts w:eastAsia="Calibri"/>
                <w:color w:val="000000" w:themeColor="text1"/>
                <w:sz w:val="17"/>
              </w:rPr>
              <w:t xml:space="preserve"> to Security Section</w:t>
            </w:r>
          </w:p>
        </w:tc>
      </w:tr>
      <w:tr w:rsidR="00723F83" w:rsidRPr="00D635B0" w:rsidDel="00663854" w14:paraId="625DA4B5" w14:textId="77777777" w:rsidTr="0BA49A81">
        <w:trPr>
          <w:trHeight w:val="360"/>
        </w:trPr>
        <w:tc>
          <w:tcPr>
            <w:tcW w:w="997" w:type="dxa"/>
            <w:shd w:val="clear" w:color="auto" w:fill="auto"/>
          </w:tcPr>
          <w:p w14:paraId="59894ACF" w14:textId="279509AD" w:rsidR="00723F83" w:rsidRDefault="00723F83" w:rsidP="00723F83">
            <w:pPr>
              <w:keepNext/>
              <w:keepLines/>
              <w:tabs>
                <w:tab w:val="left" w:pos="288"/>
                <w:tab w:val="left" w:pos="576"/>
                <w:tab w:val="left" w:pos="864"/>
                <w:tab w:val="left" w:pos="1152"/>
              </w:tabs>
              <w:spacing w:before="40" w:after="40" w:line="200" w:lineRule="exact"/>
              <w:ind w:right="43"/>
              <w:rPr>
                <w:sz w:val="17"/>
              </w:rPr>
            </w:pPr>
            <w:r w:rsidRPr="0058333F">
              <w:rPr>
                <w:sz w:val="17"/>
              </w:rPr>
              <w:t>Post</w:t>
            </w:r>
          </w:p>
        </w:tc>
        <w:tc>
          <w:tcPr>
            <w:tcW w:w="1258" w:type="dxa"/>
            <w:shd w:val="clear" w:color="auto" w:fill="FFFFFF" w:themeFill="background1"/>
          </w:tcPr>
          <w:p w14:paraId="0307DF9D" w14:textId="1BA1034C" w:rsidR="00723F83" w:rsidRPr="00DE2C8C" w:rsidRDefault="00723F83" w:rsidP="00723F83">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-1</w:t>
            </w:r>
          </w:p>
        </w:tc>
        <w:tc>
          <w:tcPr>
            <w:tcW w:w="801" w:type="dxa"/>
            <w:shd w:val="clear" w:color="auto" w:fill="FFFFFF" w:themeFill="background1"/>
          </w:tcPr>
          <w:p w14:paraId="601A398A" w14:textId="0B083F19" w:rsidR="00723F83" w:rsidRPr="00DE2C8C" w:rsidRDefault="00723F83" w:rsidP="00723F83">
            <w:pPr>
              <w:keepNext/>
              <w:keepLines/>
              <w:tabs>
                <w:tab w:val="left" w:pos="288"/>
                <w:tab w:val="left" w:pos="576"/>
                <w:tab w:val="left" w:pos="864"/>
                <w:tab w:val="left" w:pos="1152"/>
              </w:tabs>
              <w:spacing w:before="40" w:after="40" w:line="200" w:lineRule="exact"/>
              <w:ind w:left="144" w:right="43"/>
              <w:rPr>
                <w:rFonts w:eastAsia="Calibri"/>
                <w:color w:val="000000" w:themeColor="text1"/>
                <w:sz w:val="17"/>
              </w:rPr>
            </w:pPr>
            <w:r w:rsidRPr="00DE2C8C">
              <w:rPr>
                <w:rFonts w:eastAsia="Calibri"/>
                <w:color w:val="000000" w:themeColor="text1"/>
                <w:sz w:val="17"/>
              </w:rPr>
              <w:t>FS</w:t>
            </w:r>
          </w:p>
        </w:tc>
        <w:tc>
          <w:tcPr>
            <w:tcW w:w="2995" w:type="dxa"/>
            <w:shd w:val="clear" w:color="auto" w:fill="FFFFFF" w:themeFill="background1"/>
          </w:tcPr>
          <w:p w14:paraId="691E431E" w14:textId="5669564E" w:rsidR="00723F83" w:rsidRPr="00DE2C8C" w:rsidRDefault="00723F83" w:rsidP="00723F83">
            <w:pPr>
              <w:keepNext/>
              <w:keepLines/>
              <w:tabs>
                <w:tab w:val="left" w:pos="288"/>
                <w:tab w:val="left" w:pos="576"/>
                <w:tab w:val="left" w:pos="864"/>
                <w:tab w:val="left" w:pos="1152"/>
              </w:tabs>
              <w:spacing w:before="40" w:after="40" w:line="210" w:lineRule="exact"/>
              <w:ind w:left="144" w:right="40"/>
              <w:rPr>
                <w:rFonts w:eastAsia="Calibri"/>
                <w:color w:val="000000" w:themeColor="text1"/>
                <w:sz w:val="17"/>
              </w:rPr>
            </w:pPr>
            <w:r w:rsidRPr="00DE2C8C">
              <w:rPr>
                <w:rFonts w:eastAsia="Calibri"/>
                <w:color w:val="000000" w:themeColor="text1"/>
                <w:sz w:val="17"/>
              </w:rPr>
              <w:t>Fire Safety Officer</w:t>
            </w:r>
          </w:p>
        </w:tc>
        <w:tc>
          <w:tcPr>
            <w:tcW w:w="3791" w:type="dxa"/>
            <w:shd w:val="clear" w:color="auto" w:fill="FFFFFF" w:themeFill="background1"/>
          </w:tcPr>
          <w:p w14:paraId="4901BA87" w14:textId="1252AA4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rPr>
              <w:t>Reassignment</w:t>
            </w:r>
            <w:r>
              <w:rPr>
                <w:rFonts w:eastAsia="Calibri"/>
                <w:color w:val="000000" w:themeColor="text1"/>
                <w:sz w:val="17"/>
              </w:rPr>
              <w:t xml:space="preserve"> to Security Section</w:t>
            </w:r>
          </w:p>
        </w:tc>
      </w:tr>
      <w:tr w:rsidR="00723F83" w:rsidRPr="00D635B0" w:rsidDel="00663854" w14:paraId="455D64D6" w14:textId="77777777" w:rsidTr="0BA49A81">
        <w:trPr>
          <w:trHeight w:val="360"/>
        </w:trPr>
        <w:tc>
          <w:tcPr>
            <w:tcW w:w="997" w:type="dxa"/>
            <w:shd w:val="clear" w:color="auto" w:fill="auto"/>
          </w:tcPr>
          <w:p w14:paraId="15638100" w14:textId="28E70C6B" w:rsidR="00723F83" w:rsidRPr="00D635B0" w:rsidDel="00663854" w:rsidRDefault="00723F83" w:rsidP="00723F83">
            <w:pPr>
              <w:keepNext/>
              <w:keepLines/>
              <w:tabs>
                <w:tab w:val="left" w:pos="288"/>
                <w:tab w:val="left" w:pos="576"/>
                <w:tab w:val="left" w:pos="864"/>
                <w:tab w:val="left" w:pos="1152"/>
              </w:tabs>
              <w:spacing w:before="40" w:after="40" w:line="200" w:lineRule="exact"/>
              <w:ind w:right="43"/>
              <w:rPr>
                <w:sz w:val="17"/>
              </w:rPr>
            </w:pPr>
            <w:r w:rsidRPr="00FF72F0">
              <w:rPr>
                <w:sz w:val="17"/>
              </w:rPr>
              <w:t>Post</w:t>
            </w:r>
          </w:p>
        </w:tc>
        <w:tc>
          <w:tcPr>
            <w:tcW w:w="1258" w:type="dxa"/>
            <w:shd w:val="clear" w:color="auto" w:fill="FFFFFF" w:themeFill="background1"/>
          </w:tcPr>
          <w:p w14:paraId="255895A6" w14:textId="42D428B8" w:rsidR="00723F83" w:rsidRPr="00DE2C8C" w:rsidDel="00663854" w:rsidRDefault="00723F83" w:rsidP="00723F83">
            <w:pPr>
              <w:keepNext/>
              <w:keepLines/>
              <w:tabs>
                <w:tab w:val="left" w:pos="288"/>
                <w:tab w:val="left" w:pos="576"/>
                <w:tab w:val="left" w:pos="864"/>
                <w:tab w:val="left" w:pos="1152"/>
              </w:tabs>
              <w:spacing w:before="40" w:after="40" w:line="200" w:lineRule="exact"/>
              <w:ind w:left="144" w:right="43"/>
              <w:jc w:val="right"/>
              <w:rPr>
                <w:rFonts w:asciiTheme="majorBidi" w:eastAsia="Calibri" w:hAnsiTheme="majorBidi" w:cstheme="majorBidi"/>
                <w:color w:val="000000" w:themeColor="text1"/>
                <w:sz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5271C111" w14:textId="602AF3BF" w:rsidR="00723F83" w:rsidRPr="00DE2C8C" w:rsidDel="00663854" w:rsidRDefault="00723F83" w:rsidP="00723F83">
            <w:pPr>
              <w:keepNext/>
              <w:keepLines/>
              <w:tabs>
                <w:tab w:val="left" w:pos="288"/>
                <w:tab w:val="left" w:pos="576"/>
                <w:tab w:val="left" w:pos="864"/>
                <w:tab w:val="left" w:pos="1152"/>
              </w:tabs>
              <w:spacing w:before="40" w:after="40" w:line="200" w:lineRule="exact"/>
              <w:ind w:left="144" w:right="43"/>
              <w:rPr>
                <w:rFonts w:asciiTheme="majorBidi" w:eastAsia="Calibri" w:hAnsiTheme="majorBidi" w:cstheme="majorBidi"/>
                <w:color w:val="000000" w:themeColor="text1"/>
                <w:sz w:val="17"/>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7108991E" w14:textId="6AD5C0E6" w:rsidR="00723F83" w:rsidRPr="00DE2C8C" w:rsidDel="00663854" w:rsidRDefault="00723F83" w:rsidP="00723F83">
            <w:pPr>
              <w:keepNext/>
              <w:keepLines/>
              <w:tabs>
                <w:tab w:val="left" w:pos="288"/>
                <w:tab w:val="left" w:pos="576"/>
                <w:tab w:val="left" w:pos="864"/>
                <w:tab w:val="left" w:pos="1152"/>
              </w:tabs>
              <w:spacing w:before="40" w:after="40" w:line="210" w:lineRule="exact"/>
              <w:ind w:left="144" w:right="40"/>
              <w:rPr>
                <w:rFonts w:asciiTheme="majorBidi" w:eastAsia="Calibri" w:hAnsiTheme="majorBidi" w:cstheme="majorBidi"/>
                <w:color w:val="000000" w:themeColor="text1"/>
                <w:sz w:val="17"/>
              </w:rPr>
            </w:pPr>
            <w:r w:rsidRPr="00DE2C8C">
              <w:rPr>
                <w:rFonts w:asciiTheme="majorBidi" w:hAnsiTheme="majorBidi" w:cstheme="majorBidi"/>
                <w:color w:val="000000" w:themeColor="text1"/>
                <w:sz w:val="17"/>
                <w:szCs w:val="17"/>
              </w:rPr>
              <w:t>Assistant Programme Management Officer</w:t>
            </w:r>
          </w:p>
        </w:tc>
        <w:tc>
          <w:tcPr>
            <w:tcW w:w="3791" w:type="dxa"/>
            <w:shd w:val="clear" w:color="auto" w:fill="FFFFFF" w:themeFill="background1"/>
          </w:tcPr>
          <w:p w14:paraId="71E6FBF9" w14:textId="25562195" w:rsidR="00723F83" w:rsidDel="00663854" w:rsidRDefault="00723F83" w:rsidP="00723F83">
            <w:pPr>
              <w:tabs>
                <w:tab w:val="left" w:pos="288"/>
                <w:tab w:val="left" w:pos="576"/>
                <w:tab w:val="left" w:pos="864"/>
                <w:tab w:val="left" w:pos="1152"/>
              </w:tabs>
              <w:spacing w:before="40" w:after="81" w:line="210" w:lineRule="exact"/>
              <w:ind w:left="144" w:right="43"/>
              <w:rPr>
                <w:rFonts w:eastAsia="Calibri"/>
                <w:sz w:val="17"/>
              </w:rPr>
            </w:pPr>
            <w:r w:rsidRPr="00DE2C8C">
              <w:rPr>
                <w:rFonts w:asciiTheme="majorBidi" w:hAnsiTheme="majorBidi" w:cstheme="majorBidi"/>
                <w:color w:val="000000" w:themeColor="text1"/>
                <w:sz w:val="17"/>
                <w:szCs w:val="17"/>
              </w:rPr>
              <w:t>Reassignment</w:t>
            </w:r>
            <w:r>
              <w:rPr>
                <w:rFonts w:asciiTheme="majorBidi" w:hAnsiTheme="majorBidi" w:cstheme="majorBidi"/>
                <w:color w:val="000000" w:themeColor="text1"/>
                <w:sz w:val="17"/>
                <w:szCs w:val="17"/>
              </w:rPr>
              <w:t xml:space="preserve"> from Field Technology Section</w:t>
            </w:r>
          </w:p>
        </w:tc>
      </w:tr>
      <w:tr w:rsidR="00723F83" w:rsidRPr="00D635B0" w14:paraId="68C5F360" w14:textId="77777777" w:rsidTr="0BA49A81">
        <w:trPr>
          <w:trHeight w:val="360"/>
        </w:trPr>
        <w:tc>
          <w:tcPr>
            <w:tcW w:w="997" w:type="dxa"/>
            <w:shd w:val="clear" w:color="auto" w:fill="auto"/>
          </w:tcPr>
          <w:p w14:paraId="48DC6A27" w14:textId="36C9C3C0" w:rsidR="00723F83" w:rsidRPr="00D635B0" w:rsidRDefault="00723F83" w:rsidP="00723F83">
            <w:pPr>
              <w:keepNext/>
              <w:keepLines/>
              <w:tabs>
                <w:tab w:val="left" w:pos="288"/>
                <w:tab w:val="left" w:pos="576"/>
                <w:tab w:val="left" w:pos="864"/>
                <w:tab w:val="left" w:pos="1152"/>
              </w:tabs>
              <w:spacing w:before="40" w:after="40" w:line="200" w:lineRule="exact"/>
              <w:ind w:right="43"/>
              <w:rPr>
                <w:sz w:val="17"/>
              </w:rPr>
            </w:pPr>
            <w:r w:rsidRPr="00723A46">
              <w:rPr>
                <w:sz w:val="17"/>
              </w:rPr>
              <w:t>Post</w:t>
            </w:r>
          </w:p>
        </w:tc>
        <w:tc>
          <w:tcPr>
            <w:tcW w:w="1258" w:type="dxa"/>
            <w:shd w:val="clear" w:color="auto" w:fill="FFFFFF" w:themeFill="background1"/>
          </w:tcPr>
          <w:p w14:paraId="4AE12971" w14:textId="1B464729" w:rsidR="00723F83" w:rsidRDefault="00723F83" w:rsidP="00723F83">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723A46">
              <w:rPr>
                <w:rFonts w:asciiTheme="majorBidi" w:hAnsiTheme="majorBidi" w:cstheme="majorBidi"/>
                <w:color w:val="000000" w:themeColor="text1"/>
                <w:sz w:val="17"/>
                <w:szCs w:val="17"/>
              </w:rPr>
              <w:t>-1</w:t>
            </w:r>
          </w:p>
        </w:tc>
        <w:tc>
          <w:tcPr>
            <w:tcW w:w="801" w:type="dxa"/>
            <w:shd w:val="clear" w:color="auto" w:fill="FFFFFF" w:themeFill="background1"/>
          </w:tcPr>
          <w:p w14:paraId="3AFFB4A2" w14:textId="1962A683" w:rsidR="00723F83" w:rsidRDefault="00723F83" w:rsidP="00723F83">
            <w:pPr>
              <w:tabs>
                <w:tab w:val="left" w:pos="288"/>
                <w:tab w:val="left" w:pos="576"/>
                <w:tab w:val="left" w:pos="864"/>
                <w:tab w:val="left" w:pos="1152"/>
              </w:tabs>
              <w:spacing w:before="40" w:after="40" w:line="200" w:lineRule="exact"/>
              <w:ind w:left="144" w:right="43"/>
              <w:rPr>
                <w:rFonts w:eastAsia="Calibri"/>
                <w:sz w:val="17"/>
                <w:lang w:val="es-ES"/>
              </w:rPr>
            </w:pPr>
            <w:r>
              <w:rPr>
                <w:rFonts w:asciiTheme="majorBidi" w:hAnsiTheme="majorBidi" w:cstheme="majorBidi"/>
                <w:color w:val="000000" w:themeColor="text1"/>
                <w:sz w:val="17"/>
                <w:szCs w:val="17"/>
              </w:rPr>
              <w:t>LL</w:t>
            </w:r>
          </w:p>
        </w:tc>
        <w:tc>
          <w:tcPr>
            <w:tcW w:w="2995" w:type="dxa"/>
            <w:shd w:val="clear" w:color="auto" w:fill="FFFFFF" w:themeFill="background1"/>
          </w:tcPr>
          <w:p w14:paraId="7EC189DB" w14:textId="0047F61E"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723A46">
              <w:rPr>
                <w:rFonts w:asciiTheme="majorBidi" w:hAnsiTheme="majorBidi" w:cstheme="majorBidi"/>
                <w:color w:val="000000" w:themeColor="text1"/>
                <w:sz w:val="17"/>
                <w:szCs w:val="17"/>
              </w:rPr>
              <w:t>Field Security Guard</w:t>
            </w:r>
          </w:p>
        </w:tc>
        <w:tc>
          <w:tcPr>
            <w:tcW w:w="3791" w:type="dxa"/>
            <w:shd w:val="clear" w:color="auto" w:fill="FFFFFF" w:themeFill="background1"/>
          </w:tcPr>
          <w:p w14:paraId="61D2A30C" w14:textId="62CD2E90" w:rsidR="00723F83" w:rsidRDefault="00723F83" w:rsidP="00723F83">
            <w:pPr>
              <w:tabs>
                <w:tab w:val="left" w:pos="288"/>
                <w:tab w:val="left" w:pos="576"/>
                <w:tab w:val="left" w:pos="864"/>
                <w:tab w:val="left" w:pos="1152"/>
              </w:tabs>
              <w:spacing w:before="40" w:after="81" w:line="210" w:lineRule="exact"/>
              <w:ind w:left="144" w:right="43"/>
              <w:rPr>
                <w:rFonts w:eastAsia="Calibri"/>
                <w:sz w:val="17"/>
              </w:rPr>
            </w:pPr>
            <w:r w:rsidRPr="00723A46">
              <w:rPr>
                <w:rFonts w:asciiTheme="majorBidi" w:hAnsiTheme="majorBidi" w:cstheme="majorBidi"/>
                <w:color w:val="000000" w:themeColor="text1"/>
                <w:sz w:val="17"/>
                <w:szCs w:val="17"/>
              </w:rPr>
              <w:t>Redeployment to Security Section</w:t>
            </w:r>
          </w:p>
        </w:tc>
      </w:tr>
      <w:tr w:rsidR="00723F83" w:rsidRPr="00D635B0" w14:paraId="7092E1CF" w14:textId="77777777" w:rsidTr="0BA49A81">
        <w:trPr>
          <w:trHeight w:val="360"/>
        </w:trPr>
        <w:tc>
          <w:tcPr>
            <w:tcW w:w="997" w:type="dxa"/>
            <w:shd w:val="clear" w:color="auto" w:fill="auto"/>
          </w:tcPr>
          <w:p w14:paraId="61B9D97A" w14:textId="7480280B" w:rsidR="00723F83" w:rsidRDefault="00723F83" w:rsidP="00723F83">
            <w:pPr>
              <w:keepNext/>
              <w:keepLines/>
              <w:tabs>
                <w:tab w:val="left" w:pos="288"/>
                <w:tab w:val="left" w:pos="576"/>
                <w:tab w:val="left" w:pos="864"/>
                <w:tab w:val="left" w:pos="1152"/>
              </w:tabs>
              <w:spacing w:before="40" w:after="40" w:line="200" w:lineRule="exact"/>
              <w:ind w:right="43"/>
              <w:rPr>
                <w:sz w:val="17"/>
              </w:rPr>
            </w:pPr>
            <w:r w:rsidRPr="00FF72F0">
              <w:rPr>
                <w:sz w:val="17"/>
              </w:rPr>
              <w:t>Post</w:t>
            </w:r>
          </w:p>
        </w:tc>
        <w:tc>
          <w:tcPr>
            <w:tcW w:w="1258" w:type="dxa"/>
            <w:shd w:val="clear" w:color="auto" w:fill="FFFFFF" w:themeFill="background1"/>
          </w:tcPr>
          <w:p w14:paraId="31D91701" w14:textId="738D371D" w:rsidR="00723F83" w:rsidRDefault="00723F83" w:rsidP="00723F83">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70545A9A" w14:textId="789AA250" w:rsidR="00723F83" w:rsidRPr="00E21D3D" w:rsidRDefault="00723F83" w:rsidP="00723F83">
            <w:pPr>
              <w:tabs>
                <w:tab w:val="left" w:pos="288"/>
                <w:tab w:val="left" w:pos="576"/>
                <w:tab w:val="left" w:pos="864"/>
                <w:tab w:val="left" w:pos="1152"/>
              </w:tabs>
              <w:spacing w:before="40" w:after="40" w:line="200" w:lineRule="exact"/>
              <w:ind w:left="144" w:right="43"/>
              <w:rPr>
                <w:rFonts w:eastAsia="Calibri"/>
                <w:sz w:val="17"/>
                <w:lang w:val="es-ES"/>
              </w:rPr>
            </w:pPr>
            <w:r>
              <w:rPr>
                <w:rFonts w:asciiTheme="majorBidi" w:hAnsiTheme="majorBidi" w:cstheme="majorBidi"/>
                <w:color w:val="000000" w:themeColor="text1"/>
                <w:sz w:val="17"/>
                <w:szCs w:val="17"/>
              </w:rPr>
              <w:t>LL</w:t>
            </w:r>
          </w:p>
        </w:tc>
        <w:tc>
          <w:tcPr>
            <w:tcW w:w="2995" w:type="dxa"/>
            <w:shd w:val="clear" w:color="auto" w:fill="FFFFFF" w:themeFill="background1"/>
          </w:tcPr>
          <w:p w14:paraId="6F24AC98" w14:textId="049772BA"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Human Rights Assistant</w:t>
            </w:r>
          </w:p>
        </w:tc>
        <w:tc>
          <w:tcPr>
            <w:tcW w:w="3791" w:type="dxa"/>
            <w:shd w:val="clear" w:color="auto" w:fill="FFFFFF" w:themeFill="background1"/>
          </w:tcPr>
          <w:p w14:paraId="6CFE3DB9" w14:textId="5E0A9699" w:rsidR="00723F83" w:rsidRDefault="00723F83" w:rsidP="00723F83">
            <w:pPr>
              <w:tabs>
                <w:tab w:val="left" w:pos="288"/>
                <w:tab w:val="left" w:pos="576"/>
                <w:tab w:val="left" w:pos="864"/>
                <w:tab w:val="left" w:pos="1152"/>
              </w:tabs>
              <w:spacing w:before="40" w:after="81" w:line="210" w:lineRule="exact"/>
              <w:ind w:left="144" w:right="43"/>
              <w:rPr>
                <w:rFonts w:eastAsia="Calibri"/>
                <w:sz w:val="17"/>
                <w:szCs w:val="17"/>
              </w:rPr>
            </w:pPr>
            <w:r w:rsidRPr="0BA49A81">
              <w:rPr>
                <w:rFonts w:asciiTheme="majorBidi" w:hAnsiTheme="majorBidi" w:cstheme="majorBidi"/>
                <w:color w:val="000000" w:themeColor="text1"/>
                <w:sz w:val="17"/>
                <w:szCs w:val="17"/>
              </w:rPr>
              <w:t>Redeployment to Human Right Service</w:t>
            </w:r>
          </w:p>
        </w:tc>
      </w:tr>
      <w:tr w:rsidR="00723F83" w:rsidRPr="00D635B0" w14:paraId="20CF05B7" w14:textId="77777777" w:rsidTr="0BA49A81">
        <w:trPr>
          <w:trHeight w:val="360"/>
        </w:trPr>
        <w:tc>
          <w:tcPr>
            <w:tcW w:w="997" w:type="dxa"/>
            <w:tcBorders>
              <w:top w:val="single" w:sz="4" w:space="0" w:color="auto"/>
              <w:bottom w:val="single" w:sz="4" w:space="0" w:color="auto"/>
            </w:tcBorders>
            <w:shd w:val="clear" w:color="auto" w:fill="auto"/>
          </w:tcPr>
          <w:p w14:paraId="3681658B" w14:textId="77777777" w:rsidR="00723F83" w:rsidRPr="00D635B0" w:rsidRDefault="00723F83" w:rsidP="00723F83">
            <w:pPr>
              <w:keepNext/>
              <w:keepLines/>
              <w:tabs>
                <w:tab w:val="left" w:pos="288"/>
                <w:tab w:val="left" w:pos="576"/>
                <w:tab w:val="left" w:pos="864"/>
                <w:tab w:val="left" w:pos="1152"/>
              </w:tabs>
              <w:spacing w:before="40" w:after="40" w:line="200" w:lineRule="exact"/>
              <w:ind w:left="288" w:right="43"/>
              <w:rPr>
                <w:sz w:val="17"/>
              </w:rPr>
            </w:pPr>
            <w:r w:rsidRPr="005228FB">
              <w:rPr>
                <w:b/>
                <w:sz w:val="17"/>
              </w:rPr>
              <w:t>Subtotal</w:t>
            </w:r>
          </w:p>
        </w:tc>
        <w:tc>
          <w:tcPr>
            <w:tcW w:w="1258" w:type="dxa"/>
            <w:tcBorders>
              <w:top w:val="single" w:sz="4" w:space="0" w:color="auto"/>
              <w:bottom w:val="single" w:sz="4" w:space="0" w:color="auto"/>
            </w:tcBorders>
            <w:shd w:val="clear" w:color="auto" w:fill="FFFFFF" w:themeFill="background1"/>
          </w:tcPr>
          <w:p w14:paraId="1D2145B6" w14:textId="72DF2C23" w:rsidR="00723F83" w:rsidRPr="00AE4835" w:rsidRDefault="00723F83" w:rsidP="00723F83">
            <w:pPr>
              <w:keepNext/>
              <w:keepLines/>
              <w:tabs>
                <w:tab w:val="left" w:pos="288"/>
                <w:tab w:val="left" w:pos="576"/>
                <w:tab w:val="left" w:pos="864"/>
                <w:tab w:val="left" w:pos="1152"/>
              </w:tabs>
              <w:spacing w:before="40" w:after="40" w:line="200" w:lineRule="exact"/>
              <w:ind w:left="144" w:right="43"/>
              <w:jc w:val="right"/>
              <w:rPr>
                <w:rFonts w:eastAsia="Calibri"/>
                <w:b/>
                <w:bCs/>
                <w:sz w:val="17"/>
              </w:rPr>
            </w:pPr>
            <w:r w:rsidRPr="00AE4835">
              <w:rPr>
                <w:rFonts w:eastAsia="Calibri"/>
                <w:b/>
                <w:bCs/>
                <w:sz w:val="17"/>
              </w:rPr>
              <w:t>-</w:t>
            </w:r>
            <w:r>
              <w:rPr>
                <w:rFonts w:eastAsia="Calibri"/>
                <w:b/>
                <w:bCs/>
                <w:sz w:val="17"/>
              </w:rPr>
              <w:t>3</w:t>
            </w:r>
          </w:p>
        </w:tc>
        <w:tc>
          <w:tcPr>
            <w:tcW w:w="801" w:type="dxa"/>
            <w:tcBorders>
              <w:top w:val="single" w:sz="4" w:space="0" w:color="auto"/>
              <w:bottom w:val="single" w:sz="4" w:space="0" w:color="auto"/>
            </w:tcBorders>
            <w:shd w:val="clear" w:color="auto" w:fill="FFFFFF" w:themeFill="background1"/>
          </w:tcPr>
          <w:p w14:paraId="207C2425" w14:textId="77777777" w:rsidR="00723F83" w:rsidRDefault="00723F83" w:rsidP="00723F83">
            <w:pPr>
              <w:keepNext/>
              <w:keepLines/>
              <w:tabs>
                <w:tab w:val="left" w:pos="288"/>
                <w:tab w:val="left" w:pos="576"/>
                <w:tab w:val="left" w:pos="864"/>
                <w:tab w:val="left" w:pos="1152"/>
              </w:tabs>
              <w:spacing w:before="40" w:after="40" w:line="200" w:lineRule="exact"/>
              <w:ind w:left="144" w:right="43"/>
              <w:rPr>
                <w:rFonts w:eastAsia="Calibri"/>
                <w:sz w:val="17"/>
                <w:lang w:val="es-ES"/>
              </w:rPr>
            </w:pPr>
          </w:p>
        </w:tc>
        <w:tc>
          <w:tcPr>
            <w:tcW w:w="2995" w:type="dxa"/>
            <w:tcBorders>
              <w:top w:val="single" w:sz="4" w:space="0" w:color="auto"/>
              <w:bottom w:val="single" w:sz="4" w:space="0" w:color="auto"/>
            </w:tcBorders>
            <w:shd w:val="clear" w:color="auto" w:fill="FFFFFF" w:themeFill="background1"/>
          </w:tcPr>
          <w:p w14:paraId="55836ECA"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c>
          <w:tcPr>
            <w:tcW w:w="3791" w:type="dxa"/>
            <w:tcBorders>
              <w:top w:val="single" w:sz="4" w:space="0" w:color="auto"/>
              <w:bottom w:val="single" w:sz="4" w:space="0" w:color="auto"/>
            </w:tcBorders>
            <w:shd w:val="clear" w:color="auto" w:fill="FFFFFF" w:themeFill="background1"/>
          </w:tcPr>
          <w:p w14:paraId="2E3E22EF" w14:textId="77777777" w:rsidR="00723F83" w:rsidRPr="00D635B0" w:rsidRDefault="00723F83" w:rsidP="00723F83">
            <w:pPr>
              <w:tabs>
                <w:tab w:val="left" w:pos="288"/>
                <w:tab w:val="left" w:pos="576"/>
                <w:tab w:val="left" w:pos="864"/>
                <w:tab w:val="left" w:pos="1152"/>
              </w:tabs>
              <w:spacing w:before="40" w:after="81" w:line="210" w:lineRule="exact"/>
              <w:ind w:left="144" w:right="43"/>
              <w:rPr>
                <w:rFonts w:eastAsia="Calibri"/>
                <w:sz w:val="17"/>
              </w:rPr>
            </w:pPr>
          </w:p>
        </w:tc>
      </w:tr>
      <w:tr w:rsidR="00723F83" w:rsidRPr="00D635B0" w14:paraId="438082D2" w14:textId="77777777" w:rsidTr="0BA49A81">
        <w:trPr>
          <w:trHeight w:val="360"/>
        </w:trPr>
        <w:tc>
          <w:tcPr>
            <w:tcW w:w="9842" w:type="dxa"/>
            <w:gridSpan w:val="5"/>
            <w:tcBorders>
              <w:top w:val="single" w:sz="4" w:space="0" w:color="auto"/>
            </w:tcBorders>
            <w:shd w:val="clear" w:color="auto" w:fill="auto"/>
          </w:tcPr>
          <w:p w14:paraId="411AFD9F" w14:textId="5DCB4D0F" w:rsidR="00723F83" w:rsidRPr="00D41C82" w:rsidRDefault="00723F83" w:rsidP="00723F83">
            <w:pPr>
              <w:rPr>
                <w:rFonts w:eastAsia="Calibri"/>
                <w:b/>
                <w:bCs/>
                <w:sz w:val="17"/>
                <w:szCs w:val="17"/>
              </w:rPr>
            </w:pPr>
            <w:r w:rsidRPr="00A13B36">
              <w:rPr>
                <w:rFonts w:eastAsia="Calibri"/>
                <w:b/>
                <w:bCs/>
                <w:color w:val="000000" w:themeColor="text1"/>
                <w:sz w:val="17"/>
              </w:rPr>
              <w:t>Kandahar</w:t>
            </w:r>
          </w:p>
        </w:tc>
      </w:tr>
      <w:tr w:rsidR="00723F83" w:rsidRPr="00D635B0" w14:paraId="465AB482" w14:textId="77777777" w:rsidTr="0BA49A81">
        <w:tc>
          <w:tcPr>
            <w:tcW w:w="997" w:type="dxa"/>
            <w:shd w:val="clear" w:color="auto" w:fill="auto"/>
          </w:tcPr>
          <w:p w14:paraId="342785C3" w14:textId="6FD8C236" w:rsidR="00723F83" w:rsidRDefault="00723F83" w:rsidP="00723F8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D635B0">
              <w:rPr>
                <w:sz w:val="17"/>
              </w:rPr>
              <w:lastRenderedPageBreak/>
              <w:t>Post</w:t>
            </w:r>
          </w:p>
        </w:tc>
        <w:tc>
          <w:tcPr>
            <w:tcW w:w="1258" w:type="dxa"/>
            <w:shd w:val="clear" w:color="auto" w:fill="FFFFFF" w:themeFill="background1"/>
          </w:tcPr>
          <w:p w14:paraId="6B434AA7" w14:textId="26B3192E" w:rsidR="00723F83" w:rsidRDefault="00723F83" w:rsidP="00723F83">
            <w:pPr>
              <w:tabs>
                <w:tab w:val="right" w:pos="1216"/>
              </w:tabs>
              <w:spacing w:before="40" w:after="81" w:line="210" w:lineRule="exact"/>
              <w:ind w:left="360" w:right="43"/>
              <w:jc w:val="right"/>
              <w:rPr>
                <w:rFonts w:eastAsia="Calibr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0F93C715" w14:textId="1FE0D910"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sidRPr="00DE2C8C">
              <w:rPr>
                <w:rFonts w:asciiTheme="majorBidi" w:hAnsiTheme="majorBidi" w:cstheme="majorBidi"/>
                <w:color w:val="000000" w:themeColor="text1"/>
                <w:sz w:val="17"/>
                <w:szCs w:val="17"/>
              </w:rPr>
              <w:t>FS</w:t>
            </w:r>
          </w:p>
        </w:tc>
        <w:tc>
          <w:tcPr>
            <w:tcW w:w="2995" w:type="dxa"/>
            <w:shd w:val="clear" w:color="auto" w:fill="FFFFFF" w:themeFill="background1"/>
          </w:tcPr>
          <w:p w14:paraId="33491F03" w14:textId="2114047D" w:rsidR="00723F83" w:rsidRPr="00DE2C8C" w:rsidRDefault="00723F83" w:rsidP="00723F83">
            <w:pPr>
              <w:keepNext/>
              <w:keepLines/>
              <w:tabs>
                <w:tab w:val="left" w:pos="288"/>
                <w:tab w:val="left" w:pos="576"/>
                <w:tab w:val="left" w:pos="864"/>
                <w:tab w:val="left" w:pos="1152"/>
              </w:tabs>
              <w:spacing w:before="40" w:after="40" w:line="210" w:lineRule="exact"/>
              <w:ind w:left="144" w:right="40"/>
              <w:rPr>
                <w:rFonts w:eastAsia="Calibri"/>
                <w:color w:val="000000" w:themeColor="text1"/>
                <w:sz w:val="17"/>
                <w:lang w:val="en-US"/>
              </w:rPr>
            </w:pPr>
            <w:r w:rsidRPr="00DE2C8C">
              <w:rPr>
                <w:rFonts w:asciiTheme="majorBidi" w:hAnsiTheme="majorBidi" w:cstheme="majorBidi"/>
                <w:color w:val="000000" w:themeColor="text1"/>
                <w:sz w:val="17"/>
                <w:szCs w:val="17"/>
              </w:rPr>
              <w:t>Information Systems Assistant</w:t>
            </w:r>
          </w:p>
        </w:tc>
        <w:tc>
          <w:tcPr>
            <w:tcW w:w="3791" w:type="dxa"/>
            <w:shd w:val="clear" w:color="auto" w:fill="FFFFFF" w:themeFill="background1"/>
          </w:tcPr>
          <w:p w14:paraId="17377A47" w14:textId="5FF15E16"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sz w:val="17"/>
              </w:rPr>
              <w:t>Abolishment</w:t>
            </w:r>
          </w:p>
        </w:tc>
      </w:tr>
      <w:tr w:rsidR="00723F83" w:rsidRPr="00D635B0" w14:paraId="3F373727" w14:textId="77777777" w:rsidTr="0BA49A81">
        <w:tc>
          <w:tcPr>
            <w:tcW w:w="997" w:type="dxa"/>
            <w:shd w:val="clear" w:color="auto" w:fill="auto"/>
          </w:tcPr>
          <w:p w14:paraId="20CBBA57" w14:textId="00D54082" w:rsidR="00723F83" w:rsidRDefault="00723F83" w:rsidP="00723F8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D635B0">
              <w:rPr>
                <w:sz w:val="17"/>
              </w:rPr>
              <w:t>Post</w:t>
            </w:r>
          </w:p>
        </w:tc>
        <w:tc>
          <w:tcPr>
            <w:tcW w:w="1258" w:type="dxa"/>
            <w:shd w:val="clear" w:color="auto" w:fill="FFFFFF" w:themeFill="background1"/>
          </w:tcPr>
          <w:p w14:paraId="42B870A6" w14:textId="14F9D9F4" w:rsidR="00723F83" w:rsidRDefault="00723F83" w:rsidP="00723F83">
            <w:pPr>
              <w:tabs>
                <w:tab w:val="right" w:pos="1216"/>
              </w:tabs>
              <w:spacing w:before="40" w:after="81" w:line="210" w:lineRule="exact"/>
              <w:ind w:left="360" w:right="43"/>
              <w:jc w:val="right"/>
              <w:rPr>
                <w:rFonts w:eastAsia="Calibri"/>
                <w:color w:val="000000" w:themeColor="text1"/>
                <w:sz w:val="17"/>
                <w:szCs w:val="17"/>
              </w:rPr>
            </w:pPr>
            <w:r w:rsidRPr="00DE2C8C">
              <w:rPr>
                <w:rFonts w:asciiTheme="majorBidi" w:hAnsiTheme="majorBidi" w:cstheme="majorBidi"/>
                <w:color w:val="000000" w:themeColor="text1"/>
                <w:sz w:val="17"/>
                <w:szCs w:val="17"/>
              </w:rPr>
              <w:t xml:space="preserve">-1 </w:t>
            </w:r>
          </w:p>
        </w:tc>
        <w:tc>
          <w:tcPr>
            <w:tcW w:w="801" w:type="dxa"/>
            <w:shd w:val="clear" w:color="auto" w:fill="FFFFFF" w:themeFill="background1"/>
          </w:tcPr>
          <w:p w14:paraId="38C6705D" w14:textId="229E7C6B"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2FD17461" w14:textId="6FDA888F"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asciiTheme="majorBidi" w:hAnsiTheme="majorBidi" w:cstheme="majorBidi"/>
                <w:color w:val="000000" w:themeColor="text1"/>
                <w:sz w:val="17"/>
                <w:szCs w:val="17"/>
              </w:rPr>
              <w:t>Associate Information Systems Officer</w:t>
            </w:r>
          </w:p>
        </w:tc>
        <w:tc>
          <w:tcPr>
            <w:tcW w:w="3791" w:type="dxa"/>
            <w:shd w:val="clear" w:color="auto" w:fill="FFFFFF" w:themeFill="background1"/>
          </w:tcPr>
          <w:p w14:paraId="116A89DA" w14:textId="7FA105A4" w:rsidR="00723F83" w:rsidRDefault="00000000"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noProof/>
              </w:rPr>
              <w:pict w14:anchorId="14BD3D84">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45" o:spid="_x0000_s2062" type="#_x0000_t88" style="position:absolute;left:0;text-align:left;margin-left:60.45pt;margin-top:4.1pt;width:4pt;height:35.25pt;z-index:2516583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" adj="713,10462" strokecolor="windowText" strokeweight=".5pt">
                  <v:stroke joinstyle="miter"/>
                </v:shape>
              </w:pict>
            </w:r>
            <w:r w:rsidR="00723F83">
              <w:rPr>
                <w:rFonts w:eastAsia="Calibri"/>
                <w:sz w:val="17"/>
              </w:rPr>
              <w:t>Abolishment</w:t>
            </w:r>
          </w:p>
        </w:tc>
      </w:tr>
      <w:tr w:rsidR="00723F83" w:rsidRPr="00D635B0" w14:paraId="7F25DCA9" w14:textId="77777777" w:rsidTr="0BA49A81">
        <w:tc>
          <w:tcPr>
            <w:tcW w:w="997" w:type="dxa"/>
            <w:shd w:val="clear" w:color="auto" w:fill="auto"/>
          </w:tcPr>
          <w:p w14:paraId="5F3A2869" w14:textId="5A7C7887" w:rsidR="00723F83" w:rsidRDefault="00723F83" w:rsidP="00723F8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Pr>
                <w:sz w:val="17"/>
              </w:rPr>
              <w:t>Post</w:t>
            </w:r>
          </w:p>
        </w:tc>
        <w:tc>
          <w:tcPr>
            <w:tcW w:w="1258" w:type="dxa"/>
            <w:shd w:val="clear" w:color="auto" w:fill="FFFFFF" w:themeFill="background1"/>
          </w:tcPr>
          <w:p w14:paraId="552D2793" w14:textId="56BC9470" w:rsidR="00723F83" w:rsidRDefault="00723F83" w:rsidP="00723F83">
            <w:pPr>
              <w:tabs>
                <w:tab w:val="right" w:pos="1216"/>
              </w:tabs>
              <w:spacing w:before="40" w:after="81" w:line="210" w:lineRule="exact"/>
              <w:ind w:left="360" w:right="43"/>
              <w:jc w:val="right"/>
              <w:rPr>
                <w:rFonts w:eastAsia="Calibr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40540DAA" w14:textId="0745B6BC"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asciiTheme="majorBidi" w:hAnsiTheme="majorBidi" w:cstheme="majorBidi"/>
                <w:color w:val="000000" w:themeColor="text1"/>
                <w:sz w:val="17"/>
                <w:szCs w:val="17"/>
              </w:rPr>
              <w:t>LL</w:t>
            </w:r>
          </w:p>
        </w:tc>
        <w:tc>
          <w:tcPr>
            <w:tcW w:w="2995" w:type="dxa"/>
            <w:shd w:val="clear" w:color="auto" w:fill="FFFFFF" w:themeFill="background1"/>
          </w:tcPr>
          <w:p w14:paraId="739D15BC" w14:textId="3A1EC7B4"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asciiTheme="majorBidi" w:hAnsiTheme="majorBidi" w:cstheme="majorBidi"/>
                <w:color w:val="000000" w:themeColor="text1"/>
                <w:sz w:val="17"/>
                <w:szCs w:val="17"/>
              </w:rPr>
              <w:t>Information Systems Assistant</w:t>
            </w:r>
          </w:p>
        </w:tc>
        <w:tc>
          <w:tcPr>
            <w:tcW w:w="3791" w:type="dxa"/>
            <w:shd w:val="clear" w:color="auto" w:fill="FFFFFF" w:themeFill="background1"/>
          </w:tcPr>
          <w:p w14:paraId="6C57CB79" w14:textId="34EC1B01"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Pr>
                <w:rFonts w:eastAsia="Calibri"/>
                <w:sz w:val="17"/>
              </w:rPr>
              <w:t>Establishment</w:t>
            </w:r>
          </w:p>
        </w:tc>
      </w:tr>
      <w:tr w:rsidR="00723F83" w:rsidRPr="00D635B0" w14:paraId="38767BAB" w14:textId="77777777" w:rsidTr="0BA49A81">
        <w:tc>
          <w:tcPr>
            <w:tcW w:w="997" w:type="dxa"/>
            <w:shd w:val="clear" w:color="auto" w:fill="auto"/>
          </w:tcPr>
          <w:p w14:paraId="215AAF77" w14:textId="60D4CA41" w:rsidR="00723F83" w:rsidRPr="00207007" w:rsidRDefault="00723F83" w:rsidP="00723F83">
            <w:pPr>
              <w:keepNext/>
              <w:keepLines/>
              <w:tabs>
                <w:tab w:val="left" w:pos="288"/>
                <w:tab w:val="left" w:pos="576"/>
                <w:tab w:val="left" w:pos="864"/>
                <w:tab w:val="left" w:pos="1152"/>
              </w:tabs>
              <w:spacing w:before="40" w:after="40" w:line="200" w:lineRule="exact"/>
              <w:ind w:right="43"/>
              <w:rPr>
                <w:sz w:val="17"/>
              </w:rPr>
            </w:pPr>
            <w:r w:rsidRPr="00D635B0">
              <w:rPr>
                <w:sz w:val="17"/>
              </w:rPr>
              <w:t>Post</w:t>
            </w:r>
          </w:p>
        </w:tc>
        <w:tc>
          <w:tcPr>
            <w:tcW w:w="1258" w:type="dxa"/>
            <w:shd w:val="clear" w:color="auto" w:fill="FFFFFF" w:themeFill="background1"/>
          </w:tcPr>
          <w:p w14:paraId="2F0A2107" w14:textId="5E601819" w:rsidR="00723F83" w:rsidRPr="00DE2C8C" w:rsidRDefault="00723F83" w:rsidP="00723F83">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32A1D73F" w14:textId="278953EC"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05CB4D3A" w14:textId="5A653A3B"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9337BD">
              <w:rPr>
                <w:rFonts w:asciiTheme="majorBidi" w:hAnsiTheme="majorBidi" w:cstheme="majorBidi"/>
                <w:color w:val="000000" w:themeColor="text1"/>
                <w:sz w:val="17"/>
                <w:szCs w:val="17"/>
              </w:rPr>
              <w:t>Assistant Programme Management Officer</w:t>
            </w:r>
          </w:p>
        </w:tc>
        <w:tc>
          <w:tcPr>
            <w:tcW w:w="3791" w:type="dxa"/>
            <w:shd w:val="clear" w:color="auto" w:fill="FFFFFF" w:themeFill="background1"/>
          </w:tcPr>
          <w:p w14:paraId="635E6C88" w14:textId="7877DDCB"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eastAsia="Calibri"/>
                <w:sz w:val="17"/>
              </w:rPr>
              <w:t>Reassignment from Political Affairs Service</w:t>
            </w:r>
          </w:p>
        </w:tc>
      </w:tr>
      <w:tr w:rsidR="00723F83" w:rsidRPr="00D635B0" w14:paraId="76211F66" w14:textId="77777777" w:rsidTr="0BA49A81">
        <w:tc>
          <w:tcPr>
            <w:tcW w:w="997" w:type="dxa"/>
            <w:shd w:val="clear" w:color="auto" w:fill="auto"/>
          </w:tcPr>
          <w:p w14:paraId="433678AB" w14:textId="2984B852" w:rsidR="00723F83" w:rsidRPr="00207007" w:rsidRDefault="00723F83" w:rsidP="00723F83">
            <w:pPr>
              <w:keepNext/>
              <w:keepLines/>
              <w:tabs>
                <w:tab w:val="left" w:pos="288"/>
                <w:tab w:val="left" w:pos="576"/>
                <w:tab w:val="left" w:pos="864"/>
                <w:tab w:val="left" w:pos="1152"/>
              </w:tabs>
              <w:spacing w:before="40" w:after="40" w:line="200" w:lineRule="exact"/>
              <w:ind w:right="43"/>
              <w:rPr>
                <w:sz w:val="17"/>
              </w:rPr>
            </w:pPr>
            <w:r>
              <w:rPr>
                <w:sz w:val="17"/>
              </w:rPr>
              <w:t>Post</w:t>
            </w:r>
          </w:p>
        </w:tc>
        <w:tc>
          <w:tcPr>
            <w:tcW w:w="1258" w:type="dxa"/>
            <w:shd w:val="clear" w:color="auto" w:fill="FFFFFF" w:themeFill="background1"/>
          </w:tcPr>
          <w:p w14:paraId="1BC0152F" w14:textId="639FFA21" w:rsidR="00723F83" w:rsidRPr="00DE2C8C" w:rsidRDefault="00723F83" w:rsidP="00723F83">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-2</w:t>
            </w:r>
          </w:p>
        </w:tc>
        <w:tc>
          <w:tcPr>
            <w:tcW w:w="801" w:type="dxa"/>
            <w:shd w:val="clear" w:color="auto" w:fill="FFFFFF" w:themeFill="background1"/>
          </w:tcPr>
          <w:p w14:paraId="32F9767B" w14:textId="187FF289"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27430E53" w14:textId="6FD5B578"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Field Security Radio Operator</w:t>
            </w:r>
          </w:p>
        </w:tc>
        <w:tc>
          <w:tcPr>
            <w:tcW w:w="3791" w:type="dxa"/>
            <w:shd w:val="clear" w:color="auto" w:fill="FFFFFF" w:themeFill="background1"/>
          </w:tcPr>
          <w:p w14:paraId="52893E1F" w14:textId="749FA9B0"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eastAsia="Calibri"/>
                <w:sz w:val="17"/>
              </w:rPr>
              <w:t>Abolishment</w:t>
            </w:r>
          </w:p>
        </w:tc>
      </w:tr>
      <w:tr w:rsidR="00723F83" w:rsidRPr="00D635B0" w14:paraId="782B8391" w14:textId="77777777" w:rsidTr="0BA49A81">
        <w:tc>
          <w:tcPr>
            <w:tcW w:w="997" w:type="dxa"/>
            <w:shd w:val="clear" w:color="auto" w:fill="auto"/>
          </w:tcPr>
          <w:p w14:paraId="6EA4AB8D" w14:textId="2C3DB0C3" w:rsidR="00723F83" w:rsidRPr="00207007" w:rsidRDefault="00723F83" w:rsidP="00723F83">
            <w:pPr>
              <w:keepNext/>
              <w:keepLines/>
              <w:tabs>
                <w:tab w:val="left" w:pos="288"/>
                <w:tab w:val="left" w:pos="576"/>
                <w:tab w:val="left" w:pos="864"/>
                <w:tab w:val="left" w:pos="1152"/>
              </w:tabs>
              <w:spacing w:before="40" w:after="40" w:line="200" w:lineRule="exact"/>
              <w:ind w:right="43"/>
              <w:rPr>
                <w:sz w:val="17"/>
              </w:rPr>
            </w:pPr>
            <w:r w:rsidRPr="00D635B0">
              <w:rPr>
                <w:sz w:val="17"/>
              </w:rPr>
              <w:t>Post</w:t>
            </w:r>
          </w:p>
        </w:tc>
        <w:tc>
          <w:tcPr>
            <w:tcW w:w="1258" w:type="dxa"/>
            <w:shd w:val="clear" w:color="auto" w:fill="FFFFFF" w:themeFill="background1"/>
          </w:tcPr>
          <w:p w14:paraId="3E562B72" w14:textId="55B2EB00" w:rsidR="00723F83" w:rsidRPr="00DE2C8C" w:rsidRDefault="00723F83" w:rsidP="00723F83">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-2</w:t>
            </w:r>
          </w:p>
        </w:tc>
        <w:tc>
          <w:tcPr>
            <w:tcW w:w="801" w:type="dxa"/>
            <w:shd w:val="clear" w:color="auto" w:fill="FFFFFF" w:themeFill="background1"/>
          </w:tcPr>
          <w:p w14:paraId="0ACD8B8F" w14:textId="7F8839FF"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0A6FA9F2" w14:textId="0F43680B"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Field Security Radio Operator</w:t>
            </w:r>
          </w:p>
        </w:tc>
        <w:tc>
          <w:tcPr>
            <w:tcW w:w="3791" w:type="dxa"/>
            <w:shd w:val="clear" w:color="auto" w:fill="FFFFFF" w:themeFill="background1"/>
          </w:tcPr>
          <w:p w14:paraId="78D756D8" w14:textId="27FB38ED"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Redeployment</w:t>
            </w:r>
            <w:r>
              <w:rPr>
                <w:rFonts w:asciiTheme="majorBidi" w:hAnsiTheme="majorBidi" w:cstheme="majorBidi"/>
                <w:color w:val="000000" w:themeColor="text1"/>
                <w:sz w:val="17"/>
                <w:szCs w:val="17"/>
              </w:rPr>
              <w:t xml:space="preserve"> to Security Section</w:t>
            </w:r>
          </w:p>
        </w:tc>
      </w:tr>
      <w:tr w:rsidR="00723F83" w:rsidRPr="00D635B0" w14:paraId="2C2E6BE4" w14:textId="77777777" w:rsidTr="0BA49A81">
        <w:tc>
          <w:tcPr>
            <w:tcW w:w="997" w:type="dxa"/>
            <w:shd w:val="clear" w:color="auto" w:fill="auto"/>
          </w:tcPr>
          <w:p w14:paraId="27ABFBE9" w14:textId="6BC3A826" w:rsidR="00723F83" w:rsidRPr="00207007" w:rsidRDefault="00723F83" w:rsidP="00723F83">
            <w:pPr>
              <w:keepNext/>
              <w:keepLines/>
              <w:tabs>
                <w:tab w:val="left" w:pos="288"/>
                <w:tab w:val="left" w:pos="576"/>
                <w:tab w:val="left" w:pos="864"/>
                <w:tab w:val="left" w:pos="1152"/>
              </w:tabs>
              <w:spacing w:before="40" w:after="40" w:line="200" w:lineRule="exact"/>
              <w:ind w:right="43"/>
              <w:rPr>
                <w:sz w:val="17"/>
              </w:rPr>
            </w:pPr>
            <w:r>
              <w:rPr>
                <w:sz w:val="17"/>
              </w:rPr>
              <w:t>Post</w:t>
            </w:r>
          </w:p>
        </w:tc>
        <w:tc>
          <w:tcPr>
            <w:tcW w:w="1258" w:type="dxa"/>
            <w:shd w:val="clear" w:color="auto" w:fill="FFFFFF" w:themeFill="background1"/>
          </w:tcPr>
          <w:p w14:paraId="0BEBDC8F" w14:textId="4C16A1A8" w:rsidR="00723F83" w:rsidRPr="00DE2C8C" w:rsidRDefault="00723F83" w:rsidP="00723F83">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7279154A" w14:textId="2825EFBD"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2A32B2B1" w14:textId="2D1F63B9"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Vehicle Technician</w:t>
            </w:r>
          </w:p>
        </w:tc>
        <w:tc>
          <w:tcPr>
            <w:tcW w:w="3791" w:type="dxa"/>
            <w:shd w:val="clear" w:color="auto" w:fill="FFFFFF" w:themeFill="background1"/>
          </w:tcPr>
          <w:p w14:paraId="75FDFF0C" w14:textId="28416F86"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Redeployment</w:t>
            </w:r>
            <w:r>
              <w:rPr>
                <w:rFonts w:asciiTheme="majorBidi" w:hAnsiTheme="majorBidi" w:cstheme="majorBidi"/>
                <w:color w:val="000000" w:themeColor="text1"/>
                <w:sz w:val="17"/>
                <w:szCs w:val="17"/>
              </w:rPr>
              <w:t xml:space="preserve"> from Transport Unit</w:t>
            </w:r>
          </w:p>
        </w:tc>
      </w:tr>
      <w:tr w:rsidR="00723F83" w:rsidRPr="00D635B0" w14:paraId="485F57E5" w14:textId="77777777" w:rsidTr="0BA49A81">
        <w:tc>
          <w:tcPr>
            <w:tcW w:w="997" w:type="dxa"/>
            <w:shd w:val="clear" w:color="auto" w:fill="auto"/>
          </w:tcPr>
          <w:p w14:paraId="2348DDC2" w14:textId="71602DCF" w:rsidR="00723F83" w:rsidRPr="00207007" w:rsidRDefault="00723F83" w:rsidP="00723F83">
            <w:pPr>
              <w:keepNext/>
              <w:keepLines/>
              <w:tabs>
                <w:tab w:val="left" w:pos="288"/>
                <w:tab w:val="left" w:pos="576"/>
                <w:tab w:val="left" w:pos="864"/>
                <w:tab w:val="left" w:pos="1152"/>
              </w:tabs>
              <w:spacing w:before="40" w:after="40" w:line="200" w:lineRule="exact"/>
              <w:ind w:right="43"/>
              <w:rPr>
                <w:sz w:val="17"/>
              </w:rPr>
            </w:pPr>
            <w:r w:rsidRPr="00D635B0">
              <w:rPr>
                <w:sz w:val="17"/>
              </w:rPr>
              <w:t>Pos</w:t>
            </w:r>
            <w:r>
              <w:rPr>
                <w:sz w:val="17"/>
              </w:rPr>
              <w:t>i</w:t>
            </w:r>
            <w:r w:rsidRPr="00D635B0">
              <w:rPr>
                <w:sz w:val="17"/>
              </w:rPr>
              <w:t>t</w:t>
            </w:r>
            <w:r>
              <w:rPr>
                <w:sz w:val="17"/>
              </w:rPr>
              <w:t>ion</w:t>
            </w:r>
          </w:p>
        </w:tc>
        <w:tc>
          <w:tcPr>
            <w:tcW w:w="1258" w:type="dxa"/>
            <w:shd w:val="clear" w:color="auto" w:fill="FFFFFF" w:themeFill="background1"/>
          </w:tcPr>
          <w:p w14:paraId="3D70298D" w14:textId="11CA5F01" w:rsidR="00723F83" w:rsidRPr="00DE2C8C" w:rsidRDefault="00723F83" w:rsidP="00723F83">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12F6EA68" w14:textId="7BDBC6F8"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asciiTheme="majorBidi" w:hAnsiTheme="majorBidi" w:cstheme="majorBidi"/>
                <w:color w:val="000000" w:themeColor="text1"/>
                <w:sz w:val="17"/>
                <w:szCs w:val="17"/>
              </w:rPr>
              <w:t>n</w:t>
            </w:r>
            <w:r w:rsidRPr="00DE2C8C">
              <w:rPr>
                <w:rFonts w:asciiTheme="majorBidi" w:hAnsiTheme="majorBidi" w:cstheme="majorBidi"/>
                <w:color w:val="000000" w:themeColor="text1"/>
                <w:sz w:val="17"/>
                <w:szCs w:val="17"/>
              </w:rPr>
              <w:t>UNV</w:t>
            </w:r>
          </w:p>
        </w:tc>
        <w:tc>
          <w:tcPr>
            <w:tcW w:w="2995" w:type="dxa"/>
            <w:shd w:val="clear" w:color="auto" w:fill="FFFFFF" w:themeFill="background1"/>
          </w:tcPr>
          <w:p w14:paraId="258B45A4" w14:textId="1979E5BE"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Associate Political Affairs Officer</w:t>
            </w:r>
          </w:p>
        </w:tc>
        <w:tc>
          <w:tcPr>
            <w:tcW w:w="3791" w:type="dxa"/>
            <w:shd w:val="clear" w:color="auto" w:fill="FFFFFF" w:themeFill="background1"/>
          </w:tcPr>
          <w:p w14:paraId="6AFB5E58" w14:textId="746F771F"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rPr>
              <w:t>Conversion</w:t>
            </w:r>
            <w:r>
              <w:rPr>
                <w:rFonts w:eastAsia="Calibri"/>
                <w:color w:val="000000" w:themeColor="text1"/>
                <w:sz w:val="17"/>
              </w:rPr>
              <w:t xml:space="preserve"> f</w:t>
            </w:r>
            <w:r w:rsidRPr="00DE2C8C">
              <w:rPr>
                <w:rFonts w:eastAsia="Calibri"/>
                <w:color w:val="000000" w:themeColor="text1"/>
                <w:sz w:val="17"/>
              </w:rPr>
              <w:t>rom extrabudgetary resources</w:t>
            </w:r>
          </w:p>
        </w:tc>
      </w:tr>
      <w:tr w:rsidR="00723F83" w:rsidRPr="00D635B0" w14:paraId="264D0D71" w14:textId="77777777" w:rsidTr="0BA49A81">
        <w:tc>
          <w:tcPr>
            <w:tcW w:w="997" w:type="dxa"/>
            <w:tcBorders>
              <w:top w:val="single" w:sz="4" w:space="0" w:color="auto"/>
              <w:bottom w:val="single" w:sz="4" w:space="0" w:color="auto"/>
            </w:tcBorders>
            <w:shd w:val="clear" w:color="auto" w:fill="auto"/>
          </w:tcPr>
          <w:p w14:paraId="49D5C872" w14:textId="77777777" w:rsidR="00723F83" w:rsidRDefault="00723F83" w:rsidP="00723F83">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auto" w:fill="FFFFFF" w:themeFill="background1"/>
          </w:tcPr>
          <w:p w14:paraId="29778892" w14:textId="15471F00" w:rsidR="00723F83" w:rsidRPr="00A53113" w:rsidRDefault="00723F83" w:rsidP="00723F83">
            <w:pPr>
              <w:tabs>
                <w:tab w:val="right" w:pos="1216"/>
              </w:tabs>
              <w:spacing w:before="40" w:after="81" w:line="210" w:lineRule="exact"/>
              <w:ind w:left="360" w:right="43"/>
              <w:jc w:val="right"/>
              <w:rPr>
                <w:rFonts w:eastAsia="Calibri"/>
                <w:b/>
                <w:bCs/>
                <w:color w:val="000000" w:themeColor="text1"/>
                <w:sz w:val="17"/>
                <w:szCs w:val="17"/>
              </w:rPr>
            </w:pPr>
            <w:r>
              <w:rPr>
                <w:rFonts w:eastAsia="Calibri"/>
                <w:b/>
                <w:bCs/>
                <w:color w:val="000000" w:themeColor="text1"/>
                <w:sz w:val="17"/>
                <w:szCs w:val="17"/>
              </w:rPr>
              <w:t>-2</w:t>
            </w:r>
          </w:p>
        </w:tc>
        <w:tc>
          <w:tcPr>
            <w:tcW w:w="801" w:type="dxa"/>
            <w:tcBorders>
              <w:top w:val="single" w:sz="4" w:space="0" w:color="auto"/>
              <w:bottom w:val="single" w:sz="4" w:space="0" w:color="auto"/>
            </w:tcBorders>
            <w:shd w:val="clear" w:color="auto" w:fill="FFFFFF" w:themeFill="background1"/>
          </w:tcPr>
          <w:p w14:paraId="69BF03A1" w14:textId="77777777"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p>
        </w:tc>
        <w:tc>
          <w:tcPr>
            <w:tcW w:w="2995" w:type="dxa"/>
            <w:tcBorders>
              <w:top w:val="single" w:sz="4" w:space="0" w:color="auto"/>
              <w:bottom w:val="single" w:sz="4" w:space="0" w:color="auto"/>
            </w:tcBorders>
            <w:shd w:val="clear" w:color="auto" w:fill="FFFFFF" w:themeFill="background1"/>
          </w:tcPr>
          <w:p w14:paraId="5FFB3956"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p>
        </w:tc>
        <w:tc>
          <w:tcPr>
            <w:tcW w:w="3791" w:type="dxa"/>
            <w:tcBorders>
              <w:top w:val="single" w:sz="4" w:space="0" w:color="auto"/>
              <w:bottom w:val="single" w:sz="4" w:space="0" w:color="auto"/>
            </w:tcBorders>
            <w:shd w:val="clear" w:color="auto" w:fill="FFFFFF" w:themeFill="background1"/>
          </w:tcPr>
          <w:p w14:paraId="43D39021" w14:textId="77777777"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r>
      <w:tr w:rsidR="00723F83" w:rsidRPr="00FB48BB" w14:paraId="08477F53" w14:textId="77777777" w:rsidTr="0BA49A81">
        <w:tc>
          <w:tcPr>
            <w:tcW w:w="9842" w:type="dxa"/>
            <w:gridSpan w:val="5"/>
            <w:tcBorders>
              <w:top w:val="single" w:sz="4" w:space="0" w:color="auto"/>
            </w:tcBorders>
            <w:shd w:val="clear" w:color="auto" w:fill="auto"/>
          </w:tcPr>
          <w:p w14:paraId="75097E84" w14:textId="20DC06D6" w:rsidR="00723F83" w:rsidRPr="00FB48BB" w:rsidRDefault="00723F83" w:rsidP="00723F83">
            <w:pPr>
              <w:tabs>
                <w:tab w:val="left" w:pos="288"/>
                <w:tab w:val="left" w:pos="576"/>
                <w:tab w:val="left" w:pos="864"/>
                <w:tab w:val="left" w:pos="1152"/>
              </w:tabs>
              <w:spacing w:before="40" w:after="81" w:line="210" w:lineRule="exact"/>
              <w:ind w:right="43"/>
              <w:rPr>
                <w:rFonts w:eastAsia="Calibri"/>
                <w:b/>
                <w:bCs/>
                <w:color w:val="000000" w:themeColor="text1"/>
                <w:sz w:val="17"/>
              </w:rPr>
            </w:pPr>
            <w:r>
              <w:rPr>
                <w:rFonts w:eastAsia="Calibri"/>
                <w:b/>
                <w:bCs/>
                <w:color w:val="000000" w:themeColor="text1"/>
                <w:sz w:val="17"/>
              </w:rPr>
              <w:t>Herat</w:t>
            </w:r>
          </w:p>
        </w:tc>
      </w:tr>
      <w:tr w:rsidR="00723F83" w:rsidRPr="00D635B0" w14:paraId="254C832A" w14:textId="77777777" w:rsidTr="0BA49A81">
        <w:tc>
          <w:tcPr>
            <w:tcW w:w="997" w:type="dxa"/>
            <w:shd w:val="clear" w:color="auto" w:fill="auto"/>
          </w:tcPr>
          <w:p w14:paraId="599268F7" w14:textId="3BE3126A" w:rsidR="00723F83" w:rsidRPr="00094495" w:rsidRDefault="00723F83" w:rsidP="00723F83">
            <w:pPr>
              <w:keepNext/>
              <w:keepLines/>
              <w:tabs>
                <w:tab w:val="left" w:pos="288"/>
                <w:tab w:val="left" w:pos="576"/>
                <w:tab w:val="left" w:pos="864"/>
                <w:tab w:val="left" w:pos="1152"/>
              </w:tabs>
              <w:spacing w:before="40" w:after="40" w:line="200" w:lineRule="exact"/>
              <w:ind w:right="43"/>
              <w:rPr>
                <w:rFonts w:eastAsia="Calibri"/>
                <w:sz w:val="17"/>
              </w:rPr>
            </w:pPr>
            <w:r w:rsidRPr="00BD2B9B">
              <w:rPr>
                <w:sz w:val="17"/>
              </w:rPr>
              <w:t>Post</w:t>
            </w:r>
          </w:p>
        </w:tc>
        <w:tc>
          <w:tcPr>
            <w:tcW w:w="1258" w:type="dxa"/>
            <w:shd w:val="clear" w:color="auto" w:fill="FFFFFF" w:themeFill="background1"/>
          </w:tcPr>
          <w:p w14:paraId="60D1BB26" w14:textId="5186C4AC" w:rsidR="00723F83" w:rsidRPr="00094495" w:rsidRDefault="00723F83" w:rsidP="00723F83">
            <w:pPr>
              <w:tabs>
                <w:tab w:val="right" w:pos="1216"/>
              </w:tabs>
              <w:spacing w:before="40" w:after="81" w:line="210" w:lineRule="exact"/>
              <w:ind w:left="360" w:right="43"/>
              <w:jc w:val="right"/>
              <w:rPr>
                <w:rFonts w:eastAsia="Calibri"/>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69057E76" w14:textId="74CF1E82"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lang w:val="en-US"/>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12D17705" w14:textId="461976F0"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lang w:val="en-US"/>
              </w:rPr>
            </w:pPr>
            <w:r w:rsidRPr="00DE2C8C">
              <w:rPr>
                <w:rFonts w:asciiTheme="majorBidi" w:hAnsiTheme="majorBidi" w:cstheme="majorBidi"/>
                <w:color w:val="000000" w:themeColor="text1"/>
                <w:sz w:val="17"/>
                <w:szCs w:val="17"/>
              </w:rPr>
              <w:t>Assistant Security Officer</w:t>
            </w:r>
          </w:p>
        </w:tc>
        <w:tc>
          <w:tcPr>
            <w:tcW w:w="3791" w:type="dxa"/>
            <w:shd w:val="clear" w:color="auto" w:fill="FFFFFF" w:themeFill="background1"/>
          </w:tcPr>
          <w:p w14:paraId="08CFC1DA" w14:textId="1675B383" w:rsidR="00723F83" w:rsidRPr="00094495" w:rsidRDefault="00000000" w:rsidP="00723F83">
            <w:pPr>
              <w:tabs>
                <w:tab w:val="left" w:pos="288"/>
                <w:tab w:val="left" w:pos="576"/>
                <w:tab w:val="left" w:pos="864"/>
                <w:tab w:val="left" w:pos="1152"/>
              </w:tabs>
              <w:spacing w:before="40" w:after="81" w:line="210" w:lineRule="exact"/>
              <w:ind w:left="144" w:right="43"/>
              <w:rPr>
                <w:rFonts w:eastAsia="Calibri"/>
                <w:sz w:val="17"/>
                <w:szCs w:val="17"/>
              </w:rPr>
            </w:pPr>
            <w:r>
              <w:rPr>
                <w:noProof/>
              </w:rPr>
              <w:pict w14:anchorId="7FE53488">
                <v:shape id="Right Brace 143" o:spid="_x0000_s2063" type="#_x0000_t88" style="position:absolute;left:0;text-align:left;margin-left:60.4pt;margin-top:5.15pt;width:3.6pt;height:27pt;z-index:251658365;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" adj="838,10462" strokecolor="windowText" strokeweight=".5pt">
                  <v:stroke joinstyle="miter"/>
                </v:shape>
              </w:pict>
            </w:r>
            <w:r w:rsidR="00723F83">
              <w:rPr>
                <w:color w:val="000000" w:themeColor="text1"/>
                <w:sz w:val="17"/>
              </w:rPr>
              <w:t>Abolishment</w:t>
            </w:r>
          </w:p>
        </w:tc>
      </w:tr>
      <w:tr w:rsidR="00723F83" w:rsidRPr="00D635B0" w14:paraId="551E5B98" w14:textId="77777777" w:rsidTr="0BA49A81">
        <w:tc>
          <w:tcPr>
            <w:tcW w:w="997" w:type="dxa"/>
            <w:shd w:val="clear" w:color="auto" w:fill="auto"/>
          </w:tcPr>
          <w:p w14:paraId="18247FE8" w14:textId="3C746535" w:rsidR="00723F83" w:rsidRPr="00094495" w:rsidRDefault="00723F83" w:rsidP="00723F83">
            <w:pPr>
              <w:keepNext/>
              <w:keepLines/>
              <w:tabs>
                <w:tab w:val="left" w:pos="288"/>
                <w:tab w:val="left" w:pos="576"/>
                <w:tab w:val="left" w:pos="864"/>
                <w:tab w:val="left" w:pos="1152"/>
              </w:tabs>
              <w:spacing w:before="40" w:after="40" w:line="200" w:lineRule="exact"/>
              <w:ind w:right="43"/>
              <w:rPr>
                <w:sz w:val="17"/>
              </w:rPr>
            </w:pPr>
            <w:r w:rsidRPr="00BD2B9B">
              <w:rPr>
                <w:sz w:val="17"/>
              </w:rPr>
              <w:t>Post</w:t>
            </w:r>
          </w:p>
        </w:tc>
        <w:tc>
          <w:tcPr>
            <w:tcW w:w="1258" w:type="dxa"/>
            <w:shd w:val="clear" w:color="auto" w:fill="FFFFFF" w:themeFill="background1"/>
          </w:tcPr>
          <w:p w14:paraId="4B4B9909" w14:textId="585B7A12" w:rsidR="00723F83" w:rsidRPr="00094495" w:rsidRDefault="00723F83" w:rsidP="00723F83">
            <w:pPr>
              <w:tabs>
                <w:tab w:val="right" w:pos="1216"/>
              </w:tabs>
              <w:spacing w:before="40" w:after="81" w:line="210" w:lineRule="exact"/>
              <w:ind w:left="360" w:right="43"/>
              <w:jc w:val="right"/>
              <w:rPr>
                <w:rFonts w:eastAsia="Calibri"/>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2E3AB920" w14:textId="709110E4"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lang w:val="en-US"/>
              </w:rPr>
            </w:pPr>
            <w:r>
              <w:rPr>
                <w:rFonts w:asciiTheme="majorBidi" w:hAnsiTheme="majorBidi" w:cstheme="majorBidi"/>
                <w:color w:val="000000" w:themeColor="text1"/>
                <w:sz w:val="17"/>
                <w:szCs w:val="17"/>
              </w:rPr>
              <w:t>LL</w:t>
            </w:r>
          </w:p>
        </w:tc>
        <w:tc>
          <w:tcPr>
            <w:tcW w:w="2995" w:type="dxa"/>
            <w:shd w:val="clear" w:color="auto" w:fill="FFFFFF" w:themeFill="background1"/>
          </w:tcPr>
          <w:p w14:paraId="1DDCC5B6" w14:textId="2CC188AC"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lang w:val="en-US"/>
              </w:rPr>
            </w:pPr>
            <w:r w:rsidRPr="00DE2C8C">
              <w:rPr>
                <w:rFonts w:asciiTheme="majorBidi" w:hAnsiTheme="majorBidi" w:cstheme="majorBidi"/>
                <w:color w:val="000000" w:themeColor="text1"/>
                <w:sz w:val="17"/>
                <w:szCs w:val="17"/>
              </w:rPr>
              <w:t>Field Security Assistant</w:t>
            </w:r>
          </w:p>
        </w:tc>
        <w:tc>
          <w:tcPr>
            <w:tcW w:w="3791" w:type="dxa"/>
            <w:shd w:val="clear" w:color="auto" w:fill="FFFFFF" w:themeFill="background1"/>
          </w:tcPr>
          <w:p w14:paraId="39999CBA" w14:textId="17A4F299"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rPr>
            </w:pPr>
            <w:r>
              <w:rPr>
                <w:rFonts w:asciiTheme="majorBidi" w:hAnsiTheme="majorBidi" w:cstheme="majorBidi"/>
                <w:color w:val="000000" w:themeColor="text1"/>
                <w:sz w:val="17"/>
                <w:szCs w:val="17"/>
              </w:rPr>
              <w:t>Establishment</w:t>
            </w:r>
          </w:p>
        </w:tc>
      </w:tr>
      <w:tr w:rsidR="00723F83" w:rsidRPr="00D635B0" w14:paraId="5D313546" w14:textId="77777777" w:rsidTr="0BA49A81">
        <w:tc>
          <w:tcPr>
            <w:tcW w:w="997" w:type="dxa"/>
            <w:shd w:val="clear" w:color="auto" w:fill="auto"/>
          </w:tcPr>
          <w:p w14:paraId="4F5071CD" w14:textId="2DFB8F55" w:rsidR="00723F83" w:rsidRPr="00094495" w:rsidRDefault="00723F83" w:rsidP="00723F83">
            <w:pPr>
              <w:keepNext/>
              <w:keepLines/>
              <w:tabs>
                <w:tab w:val="left" w:pos="288"/>
                <w:tab w:val="left" w:pos="576"/>
                <w:tab w:val="left" w:pos="864"/>
                <w:tab w:val="left" w:pos="1152"/>
              </w:tabs>
              <w:spacing w:before="40" w:after="40" w:line="200" w:lineRule="exact"/>
              <w:ind w:right="43"/>
              <w:rPr>
                <w:sz w:val="17"/>
              </w:rPr>
            </w:pPr>
            <w:r w:rsidRPr="00BD2B9B">
              <w:rPr>
                <w:sz w:val="17"/>
              </w:rPr>
              <w:t>Post</w:t>
            </w:r>
          </w:p>
        </w:tc>
        <w:tc>
          <w:tcPr>
            <w:tcW w:w="1258" w:type="dxa"/>
            <w:shd w:val="clear" w:color="auto" w:fill="FFFFFF" w:themeFill="background1"/>
          </w:tcPr>
          <w:p w14:paraId="5C2A98DE" w14:textId="26B668C0" w:rsidR="00723F83" w:rsidRPr="00094495" w:rsidRDefault="00723F83" w:rsidP="00723F83">
            <w:pPr>
              <w:tabs>
                <w:tab w:val="right" w:pos="1216"/>
              </w:tabs>
              <w:spacing w:before="40" w:after="81" w:line="210" w:lineRule="exact"/>
              <w:ind w:left="360" w:right="43"/>
              <w:jc w:val="right"/>
              <w:rPr>
                <w:rFonts w:eastAsia="Calibri"/>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69375CDB" w14:textId="3EDD626B"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lang w:val="en-US"/>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0BF22018" w14:textId="4E158673"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lang w:val="en-US"/>
              </w:rPr>
            </w:pPr>
            <w:r w:rsidRPr="00DE2C8C">
              <w:rPr>
                <w:rFonts w:asciiTheme="majorBidi" w:hAnsiTheme="majorBidi" w:cstheme="majorBidi"/>
                <w:color w:val="000000" w:themeColor="text1"/>
                <w:sz w:val="17"/>
                <w:szCs w:val="17"/>
              </w:rPr>
              <w:t>Associate Information Systems Officer</w:t>
            </w:r>
          </w:p>
        </w:tc>
        <w:tc>
          <w:tcPr>
            <w:tcW w:w="3791" w:type="dxa"/>
            <w:shd w:val="clear" w:color="auto" w:fill="FFFFFF" w:themeFill="background1"/>
          </w:tcPr>
          <w:p w14:paraId="62C5E6B9" w14:textId="1B519B90" w:rsidR="00723F83" w:rsidRPr="00094495" w:rsidRDefault="00000000" w:rsidP="00723F83">
            <w:pPr>
              <w:tabs>
                <w:tab w:val="left" w:pos="288"/>
                <w:tab w:val="left" w:pos="576"/>
                <w:tab w:val="left" w:pos="864"/>
                <w:tab w:val="left" w:pos="1152"/>
              </w:tabs>
              <w:spacing w:before="40" w:after="81" w:line="210" w:lineRule="exact"/>
              <w:ind w:left="144" w:right="43"/>
              <w:rPr>
                <w:rFonts w:eastAsia="Calibri"/>
                <w:sz w:val="17"/>
                <w:szCs w:val="17"/>
              </w:rPr>
            </w:pPr>
            <w:r>
              <w:rPr>
                <w:noProof/>
              </w:rPr>
              <w:pict w14:anchorId="258FADA1">
                <v:shape id="Right Brace 141" o:spid="_x0000_s2064" type="#_x0000_t88" style="position:absolute;left:0;text-align:left;margin-left:60.4pt;margin-top:2.8pt;width:3.6pt;height:32.25pt;z-index:251658366;visibility:visible;mso-position-horizontal-relative:text;mso-position-vertical-relative:text;mso-width-relative:margin;mso-height-relative:margin;v-text-anchor:middle" adj="701,10462" strokecolor="windowText" strokeweight=".5pt">
                  <v:stroke joinstyle="miter"/>
                </v:shape>
              </w:pict>
            </w:r>
            <w:r w:rsidR="00723F83">
              <w:rPr>
                <w:color w:val="000000" w:themeColor="text1"/>
                <w:sz w:val="17"/>
              </w:rPr>
              <w:t>Abolishment</w:t>
            </w:r>
          </w:p>
        </w:tc>
      </w:tr>
      <w:tr w:rsidR="00723F83" w:rsidRPr="00D635B0" w14:paraId="253C1DA3" w14:textId="77777777" w:rsidTr="0BA49A81">
        <w:tc>
          <w:tcPr>
            <w:tcW w:w="997" w:type="dxa"/>
            <w:shd w:val="clear" w:color="auto" w:fill="auto"/>
          </w:tcPr>
          <w:p w14:paraId="2A9C5D90" w14:textId="24C99584" w:rsidR="00723F83" w:rsidRPr="00094495" w:rsidRDefault="00723F83" w:rsidP="00723F83">
            <w:pPr>
              <w:keepNext/>
              <w:keepLines/>
              <w:tabs>
                <w:tab w:val="left" w:pos="288"/>
                <w:tab w:val="left" w:pos="576"/>
                <w:tab w:val="left" w:pos="864"/>
                <w:tab w:val="left" w:pos="1152"/>
              </w:tabs>
              <w:spacing w:before="40" w:after="40" w:line="200" w:lineRule="exact"/>
              <w:ind w:right="43"/>
              <w:rPr>
                <w:sz w:val="17"/>
              </w:rPr>
            </w:pPr>
            <w:r w:rsidRPr="00BD2B9B">
              <w:rPr>
                <w:sz w:val="17"/>
              </w:rPr>
              <w:t>Post</w:t>
            </w:r>
          </w:p>
        </w:tc>
        <w:tc>
          <w:tcPr>
            <w:tcW w:w="1258" w:type="dxa"/>
            <w:shd w:val="clear" w:color="auto" w:fill="FFFFFF" w:themeFill="background1"/>
          </w:tcPr>
          <w:p w14:paraId="4BBE1BBA" w14:textId="6479B740" w:rsidR="00723F83" w:rsidRPr="00094495" w:rsidRDefault="00723F83" w:rsidP="00723F83">
            <w:pPr>
              <w:tabs>
                <w:tab w:val="right" w:pos="1216"/>
              </w:tabs>
              <w:spacing w:before="40" w:after="81" w:line="210" w:lineRule="exact"/>
              <w:ind w:left="360" w:right="43"/>
              <w:jc w:val="right"/>
              <w:rPr>
                <w:rFonts w:eastAsia="Calibri"/>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573A942C" w14:textId="0841E382"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lang w:val="en-US"/>
              </w:rPr>
            </w:pPr>
            <w:r>
              <w:rPr>
                <w:rFonts w:asciiTheme="majorBidi" w:hAnsiTheme="majorBidi" w:cstheme="majorBidi"/>
                <w:color w:val="000000" w:themeColor="text1"/>
                <w:sz w:val="17"/>
                <w:szCs w:val="17"/>
              </w:rPr>
              <w:t>LL</w:t>
            </w:r>
          </w:p>
        </w:tc>
        <w:tc>
          <w:tcPr>
            <w:tcW w:w="2995" w:type="dxa"/>
            <w:shd w:val="clear" w:color="auto" w:fill="FFFFFF" w:themeFill="background1"/>
          </w:tcPr>
          <w:p w14:paraId="7D534182" w14:textId="1457AA1A"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lang w:val="en-US"/>
              </w:rPr>
            </w:pPr>
            <w:r w:rsidRPr="00DE2C8C">
              <w:rPr>
                <w:rFonts w:asciiTheme="majorBidi" w:hAnsiTheme="majorBidi" w:cstheme="majorBidi"/>
                <w:color w:val="000000" w:themeColor="text1"/>
                <w:sz w:val="17"/>
                <w:szCs w:val="17"/>
              </w:rPr>
              <w:t>Information Systems Assistant</w:t>
            </w:r>
          </w:p>
        </w:tc>
        <w:tc>
          <w:tcPr>
            <w:tcW w:w="3791" w:type="dxa"/>
            <w:shd w:val="clear" w:color="auto" w:fill="FFFFFF" w:themeFill="background1"/>
          </w:tcPr>
          <w:p w14:paraId="7E051D25" w14:textId="02256258"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rPr>
            </w:pPr>
            <w:r>
              <w:rPr>
                <w:rFonts w:asciiTheme="majorBidi" w:hAnsiTheme="majorBidi" w:cstheme="majorBidi"/>
                <w:color w:val="000000" w:themeColor="text1"/>
                <w:sz w:val="17"/>
                <w:szCs w:val="17"/>
              </w:rPr>
              <w:t>Establishment</w:t>
            </w:r>
          </w:p>
        </w:tc>
      </w:tr>
      <w:tr w:rsidR="00723F83" w:rsidRPr="00D635B0" w14:paraId="6B97751A" w14:textId="77777777" w:rsidTr="0BA49A81">
        <w:tc>
          <w:tcPr>
            <w:tcW w:w="997" w:type="dxa"/>
            <w:shd w:val="clear" w:color="auto" w:fill="auto"/>
          </w:tcPr>
          <w:p w14:paraId="01B139CB" w14:textId="6F3A749A" w:rsidR="00723F83" w:rsidRPr="00094495" w:rsidRDefault="00723F83" w:rsidP="00723F83">
            <w:pPr>
              <w:keepNext/>
              <w:keepLines/>
              <w:tabs>
                <w:tab w:val="left" w:pos="288"/>
                <w:tab w:val="left" w:pos="576"/>
                <w:tab w:val="left" w:pos="864"/>
                <w:tab w:val="left" w:pos="1152"/>
              </w:tabs>
              <w:spacing w:before="40" w:after="40" w:line="200" w:lineRule="exact"/>
              <w:ind w:right="43"/>
              <w:rPr>
                <w:sz w:val="17"/>
              </w:rPr>
            </w:pPr>
            <w:r w:rsidRPr="00BD2B9B">
              <w:rPr>
                <w:sz w:val="17"/>
              </w:rPr>
              <w:t>Post</w:t>
            </w:r>
          </w:p>
        </w:tc>
        <w:tc>
          <w:tcPr>
            <w:tcW w:w="1258" w:type="dxa"/>
            <w:shd w:val="clear" w:color="auto" w:fill="FFFFFF" w:themeFill="background1"/>
          </w:tcPr>
          <w:p w14:paraId="0702D4FA" w14:textId="30981F5A" w:rsidR="00723F83" w:rsidRPr="00094495" w:rsidRDefault="00723F83" w:rsidP="00723F83">
            <w:pPr>
              <w:tabs>
                <w:tab w:val="right" w:pos="1216"/>
              </w:tabs>
              <w:spacing w:before="40" w:after="81" w:line="210" w:lineRule="exact"/>
              <w:ind w:left="360" w:right="43"/>
              <w:jc w:val="right"/>
              <w:rPr>
                <w:rFonts w:eastAsia="Calibri"/>
                <w:sz w:val="17"/>
                <w:szCs w:val="17"/>
              </w:rPr>
            </w:pPr>
            <w:r w:rsidRPr="00DE2C8C">
              <w:rPr>
                <w:rFonts w:asciiTheme="majorBidi" w:hAnsiTheme="majorBidi" w:cstheme="majorBidi"/>
                <w:color w:val="000000" w:themeColor="text1"/>
                <w:sz w:val="17"/>
                <w:szCs w:val="17"/>
              </w:rPr>
              <w:t>-2</w:t>
            </w:r>
          </w:p>
        </w:tc>
        <w:tc>
          <w:tcPr>
            <w:tcW w:w="801" w:type="dxa"/>
            <w:shd w:val="clear" w:color="auto" w:fill="FFFFFF" w:themeFill="background1"/>
          </w:tcPr>
          <w:p w14:paraId="12B11F17" w14:textId="62C19C42"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lang w:val="en-US"/>
              </w:rPr>
            </w:pPr>
            <w:r>
              <w:rPr>
                <w:rFonts w:asciiTheme="majorBidi" w:hAnsiTheme="majorBidi" w:cstheme="majorBidi"/>
                <w:color w:val="000000" w:themeColor="text1"/>
                <w:sz w:val="17"/>
                <w:szCs w:val="17"/>
              </w:rPr>
              <w:t>LL</w:t>
            </w:r>
          </w:p>
        </w:tc>
        <w:tc>
          <w:tcPr>
            <w:tcW w:w="2995" w:type="dxa"/>
            <w:shd w:val="clear" w:color="auto" w:fill="FFFFFF" w:themeFill="background1"/>
          </w:tcPr>
          <w:p w14:paraId="30027C87" w14:textId="6F911F11"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lang w:val="en-US"/>
              </w:rPr>
            </w:pPr>
            <w:r w:rsidRPr="00DE2C8C">
              <w:rPr>
                <w:rFonts w:asciiTheme="majorBidi" w:hAnsiTheme="majorBidi" w:cstheme="majorBidi"/>
                <w:color w:val="000000" w:themeColor="text1"/>
                <w:sz w:val="17"/>
                <w:szCs w:val="17"/>
              </w:rPr>
              <w:t>Field Security Radio Operator</w:t>
            </w:r>
          </w:p>
        </w:tc>
        <w:tc>
          <w:tcPr>
            <w:tcW w:w="3791" w:type="dxa"/>
            <w:shd w:val="clear" w:color="auto" w:fill="FFFFFF" w:themeFill="background1"/>
          </w:tcPr>
          <w:p w14:paraId="6A702710" w14:textId="2D61B78D"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rPr>
            </w:pPr>
            <w:r w:rsidRPr="00DE2C8C">
              <w:rPr>
                <w:rFonts w:asciiTheme="majorBidi" w:hAnsiTheme="majorBidi" w:cstheme="majorBidi"/>
                <w:color w:val="000000" w:themeColor="text1"/>
                <w:sz w:val="17"/>
                <w:szCs w:val="17"/>
              </w:rPr>
              <w:t>Abolishment</w:t>
            </w:r>
          </w:p>
        </w:tc>
      </w:tr>
      <w:tr w:rsidR="00723F83" w:rsidRPr="00D635B0" w14:paraId="4DE1A929" w14:textId="77777777" w:rsidTr="0BA49A81">
        <w:tc>
          <w:tcPr>
            <w:tcW w:w="997" w:type="dxa"/>
            <w:shd w:val="clear" w:color="auto" w:fill="auto"/>
          </w:tcPr>
          <w:p w14:paraId="1394FC4B" w14:textId="18CB771D" w:rsidR="00723F83" w:rsidRPr="00094495" w:rsidRDefault="00723F83" w:rsidP="00723F83">
            <w:pPr>
              <w:keepNext/>
              <w:keepLines/>
              <w:tabs>
                <w:tab w:val="left" w:pos="288"/>
                <w:tab w:val="left" w:pos="576"/>
                <w:tab w:val="left" w:pos="864"/>
                <w:tab w:val="left" w:pos="1152"/>
              </w:tabs>
              <w:spacing w:before="40" w:after="40" w:line="200" w:lineRule="exact"/>
              <w:ind w:right="43"/>
              <w:rPr>
                <w:sz w:val="17"/>
              </w:rPr>
            </w:pPr>
            <w:r w:rsidRPr="00BD2B9B">
              <w:rPr>
                <w:sz w:val="17"/>
              </w:rPr>
              <w:t>Post</w:t>
            </w:r>
          </w:p>
        </w:tc>
        <w:tc>
          <w:tcPr>
            <w:tcW w:w="1258" w:type="dxa"/>
            <w:shd w:val="clear" w:color="auto" w:fill="FFFFFF" w:themeFill="background1"/>
          </w:tcPr>
          <w:p w14:paraId="559F7D9F" w14:textId="50A553AC" w:rsidR="00723F83" w:rsidRPr="00094495" w:rsidRDefault="00723F83" w:rsidP="00723F83">
            <w:pPr>
              <w:tabs>
                <w:tab w:val="right" w:pos="1216"/>
              </w:tabs>
              <w:spacing w:before="40" w:after="81" w:line="210" w:lineRule="exact"/>
              <w:ind w:left="360" w:right="43"/>
              <w:jc w:val="right"/>
              <w:rPr>
                <w:rFonts w:eastAsia="Calibri"/>
                <w:sz w:val="17"/>
                <w:szCs w:val="17"/>
              </w:rPr>
            </w:pPr>
            <w:r w:rsidRPr="00DE2C8C">
              <w:rPr>
                <w:rFonts w:asciiTheme="majorBidi" w:hAnsiTheme="majorBidi" w:cstheme="majorBidi"/>
                <w:color w:val="000000" w:themeColor="text1"/>
                <w:sz w:val="17"/>
                <w:szCs w:val="17"/>
              </w:rPr>
              <w:t>-2</w:t>
            </w:r>
          </w:p>
        </w:tc>
        <w:tc>
          <w:tcPr>
            <w:tcW w:w="801" w:type="dxa"/>
            <w:shd w:val="clear" w:color="auto" w:fill="FFFFFF" w:themeFill="background1"/>
          </w:tcPr>
          <w:p w14:paraId="62A31553" w14:textId="38948C5C"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lang w:val="en-US"/>
              </w:rPr>
            </w:pPr>
            <w:r>
              <w:rPr>
                <w:rFonts w:asciiTheme="majorBidi" w:hAnsiTheme="majorBidi" w:cstheme="majorBidi"/>
                <w:color w:val="000000" w:themeColor="text1"/>
                <w:sz w:val="17"/>
                <w:szCs w:val="17"/>
              </w:rPr>
              <w:t>LL</w:t>
            </w:r>
          </w:p>
        </w:tc>
        <w:tc>
          <w:tcPr>
            <w:tcW w:w="2995" w:type="dxa"/>
            <w:shd w:val="clear" w:color="auto" w:fill="FFFFFF" w:themeFill="background1"/>
          </w:tcPr>
          <w:p w14:paraId="257605D1" w14:textId="03BF6CC1"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lang w:val="en-US"/>
              </w:rPr>
            </w:pPr>
            <w:r w:rsidRPr="00DE2C8C">
              <w:rPr>
                <w:rFonts w:asciiTheme="majorBidi" w:hAnsiTheme="majorBidi" w:cstheme="majorBidi"/>
                <w:color w:val="000000" w:themeColor="text1"/>
                <w:sz w:val="17"/>
                <w:szCs w:val="17"/>
              </w:rPr>
              <w:t>Field Security Radio Operator</w:t>
            </w:r>
          </w:p>
        </w:tc>
        <w:tc>
          <w:tcPr>
            <w:tcW w:w="3791" w:type="dxa"/>
            <w:shd w:val="clear" w:color="auto" w:fill="FFFFFF" w:themeFill="background1"/>
          </w:tcPr>
          <w:p w14:paraId="3BC9F5A6" w14:textId="61BBE913"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rPr>
            </w:pPr>
            <w:r w:rsidRPr="00DE2C8C">
              <w:rPr>
                <w:rFonts w:asciiTheme="majorBidi" w:hAnsiTheme="majorBidi" w:cstheme="majorBidi"/>
                <w:color w:val="000000" w:themeColor="text1"/>
                <w:sz w:val="17"/>
                <w:szCs w:val="17"/>
              </w:rPr>
              <w:t>Redeployment</w:t>
            </w:r>
            <w:r>
              <w:rPr>
                <w:rFonts w:asciiTheme="majorBidi" w:hAnsiTheme="majorBidi" w:cstheme="majorBidi"/>
                <w:color w:val="000000" w:themeColor="text1"/>
                <w:sz w:val="17"/>
                <w:szCs w:val="17"/>
              </w:rPr>
              <w:t xml:space="preserve"> to Security Section</w:t>
            </w:r>
          </w:p>
        </w:tc>
      </w:tr>
      <w:tr w:rsidR="00723F83" w:rsidRPr="00D635B0" w14:paraId="17AEE7ED" w14:textId="77777777" w:rsidTr="0BA49A81">
        <w:tc>
          <w:tcPr>
            <w:tcW w:w="997" w:type="dxa"/>
            <w:tcBorders>
              <w:bottom w:val="single" w:sz="4" w:space="0" w:color="auto"/>
            </w:tcBorders>
            <w:shd w:val="clear" w:color="auto" w:fill="auto"/>
          </w:tcPr>
          <w:p w14:paraId="0350BA3A" w14:textId="159DE5C1" w:rsidR="00723F83" w:rsidRPr="00094495" w:rsidRDefault="00723F83" w:rsidP="00723F83">
            <w:pPr>
              <w:keepNext/>
              <w:keepLines/>
              <w:tabs>
                <w:tab w:val="left" w:pos="288"/>
                <w:tab w:val="left" w:pos="576"/>
                <w:tab w:val="left" w:pos="864"/>
                <w:tab w:val="left" w:pos="1152"/>
              </w:tabs>
              <w:spacing w:before="40" w:after="40" w:line="200" w:lineRule="exact"/>
              <w:ind w:right="43"/>
              <w:rPr>
                <w:sz w:val="17"/>
              </w:rPr>
            </w:pPr>
            <w:r w:rsidRPr="00D635B0">
              <w:rPr>
                <w:sz w:val="17"/>
              </w:rPr>
              <w:t>Pos</w:t>
            </w:r>
            <w:r>
              <w:rPr>
                <w:sz w:val="17"/>
              </w:rPr>
              <w:t>i</w:t>
            </w:r>
            <w:r w:rsidRPr="00D635B0">
              <w:rPr>
                <w:sz w:val="17"/>
              </w:rPr>
              <w:t>t</w:t>
            </w:r>
            <w:r>
              <w:rPr>
                <w:sz w:val="17"/>
              </w:rPr>
              <w:t>ion</w:t>
            </w:r>
          </w:p>
        </w:tc>
        <w:tc>
          <w:tcPr>
            <w:tcW w:w="1258" w:type="dxa"/>
            <w:tcBorders>
              <w:bottom w:val="single" w:sz="4" w:space="0" w:color="auto"/>
            </w:tcBorders>
            <w:shd w:val="clear" w:color="auto" w:fill="FFFFFF" w:themeFill="background1"/>
          </w:tcPr>
          <w:p w14:paraId="4B04FFFD" w14:textId="0F83CFE6" w:rsidR="00723F83" w:rsidRPr="00094495" w:rsidRDefault="00723F83" w:rsidP="00723F83">
            <w:pPr>
              <w:tabs>
                <w:tab w:val="right" w:pos="1216"/>
              </w:tabs>
              <w:spacing w:before="40" w:after="81" w:line="210" w:lineRule="exact"/>
              <w:ind w:left="360" w:right="43"/>
              <w:jc w:val="right"/>
              <w:rPr>
                <w:rFonts w:eastAsia="Calibri"/>
                <w:sz w:val="17"/>
                <w:szCs w:val="17"/>
              </w:rPr>
            </w:pPr>
            <w:r w:rsidRPr="00DE2C8C">
              <w:rPr>
                <w:rFonts w:asciiTheme="majorBidi" w:hAnsiTheme="majorBidi" w:cstheme="majorBidi"/>
                <w:color w:val="000000" w:themeColor="text1"/>
                <w:sz w:val="17"/>
                <w:szCs w:val="17"/>
              </w:rPr>
              <w:t>-1</w:t>
            </w:r>
          </w:p>
        </w:tc>
        <w:tc>
          <w:tcPr>
            <w:tcW w:w="801" w:type="dxa"/>
            <w:tcBorders>
              <w:bottom w:val="single" w:sz="4" w:space="0" w:color="auto"/>
            </w:tcBorders>
            <w:shd w:val="clear" w:color="auto" w:fill="FFFFFF" w:themeFill="background1"/>
          </w:tcPr>
          <w:p w14:paraId="19DD5A3E" w14:textId="156AC0C3"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lang w:val="en-US"/>
              </w:rPr>
            </w:pPr>
            <w:r>
              <w:rPr>
                <w:rFonts w:asciiTheme="majorBidi" w:hAnsiTheme="majorBidi" w:cstheme="majorBidi"/>
                <w:color w:val="000000" w:themeColor="text1"/>
                <w:sz w:val="17"/>
                <w:szCs w:val="17"/>
              </w:rPr>
              <w:t>i</w:t>
            </w:r>
            <w:r w:rsidRPr="00DE2C8C">
              <w:rPr>
                <w:rFonts w:asciiTheme="majorBidi" w:hAnsiTheme="majorBidi" w:cstheme="majorBidi"/>
                <w:color w:val="000000" w:themeColor="text1"/>
                <w:sz w:val="17"/>
                <w:szCs w:val="17"/>
              </w:rPr>
              <w:t>UNV</w:t>
            </w:r>
          </w:p>
        </w:tc>
        <w:tc>
          <w:tcPr>
            <w:tcW w:w="2995" w:type="dxa"/>
            <w:tcBorders>
              <w:bottom w:val="single" w:sz="4" w:space="0" w:color="auto"/>
            </w:tcBorders>
            <w:shd w:val="clear" w:color="auto" w:fill="FFFFFF" w:themeFill="background1"/>
          </w:tcPr>
          <w:p w14:paraId="5BDBB205" w14:textId="635F253D"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rPr>
            </w:pPr>
            <w:r w:rsidRPr="00DE2C8C">
              <w:rPr>
                <w:rFonts w:asciiTheme="majorBidi" w:hAnsiTheme="majorBidi" w:cstheme="majorBidi"/>
                <w:color w:val="000000" w:themeColor="text1"/>
                <w:sz w:val="17"/>
                <w:szCs w:val="17"/>
              </w:rPr>
              <w:t>Security Logistics Officer</w:t>
            </w:r>
          </w:p>
        </w:tc>
        <w:tc>
          <w:tcPr>
            <w:tcW w:w="3791" w:type="dxa"/>
            <w:tcBorders>
              <w:bottom w:val="single" w:sz="4" w:space="0" w:color="auto"/>
            </w:tcBorders>
            <w:shd w:val="clear" w:color="auto" w:fill="FFFFFF" w:themeFill="background1"/>
          </w:tcPr>
          <w:p w14:paraId="16495E2F" w14:textId="18079F0A" w:rsidR="00723F83" w:rsidRPr="00094495" w:rsidRDefault="00723F83" w:rsidP="00723F83">
            <w:pPr>
              <w:tabs>
                <w:tab w:val="left" w:pos="288"/>
                <w:tab w:val="left" w:pos="576"/>
                <w:tab w:val="left" w:pos="864"/>
                <w:tab w:val="left" w:pos="1152"/>
              </w:tabs>
              <w:spacing w:before="40" w:after="81" w:line="210" w:lineRule="exact"/>
              <w:ind w:left="144" w:right="43"/>
              <w:rPr>
                <w:rFonts w:eastAsia="Calibri"/>
                <w:sz w:val="17"/>
                <w:szCs w:val="17"/>
              </w:rPr>
            </w:pPr>
            <w:r w:rsidRPr="00DE2C8C">
              <w:rPr>
                <w:rFonts w:asciiTheme="majorBidi" w:hAnsiTheme="majorBidi" w:cstheme="majorBidi"/>
                <w:color w:val="000000" w:themeColor="text1"/>
                <w:sz w:val="17"/>
                <w:szCs w:val="17"/>
              </w:rPr>
              <w:t>Redeployment</w:t>
            </w:r>
            <w:r>
              <w:rPr>
                <w:rFonts w:asciiTheme="majorBidi" w:hAnsiTheme="majorBidi" w:cstheme="majorBidi"/>
                <w:color w:val="000000" w:themeColor="text1"/>
                <w:sz w:val="17"/>
                <w:szCs w:val="17"/>
              </w:rPr>
              <w:t xml:space="preserve"> to Security Section</w:t>
            </w:r>
          </w:p>
        </w:tc>
      </w:tr>
      <w:tr w:rsidR="00723F83" w:rsidRPr="00D635B0" w14:paraId="5180B0F7" w14:textId="77777777" w:rsidTr="0BA49A81">
        <w:trPr>
          <w:trHeight w:val="80"/>
        </w:trPr>
        <w:tc>
          <w:tcPr>
            <w:tcW w:w="997" w:type="dxa"/>
            <w:tcBorders>
              <w:top w:val="single" w:sz="4" w:space="0" w:color="auto"/>
              <w:bottom w:val="single" w:sz="4" w:space="0" w:color="auto"/>
            </w:tcBorders>
            <w:shd w:val="clear" w:color="auto" w:fill="auto"/>
          </w:tcPr>
          <w:p w14:paraId="2C042114" w14:textId="77777777" w:rsidR="00723F83" w:rsidRPr="00DE2C8C" w:rsidRDefault="00723F83" w:rsidP="00723F8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auto" w:fill="FFFFFF" w:themeFill="background1"/>
          </w:tcPr>
          <w:p w14:paraId="3575B5A9" w14:textId="083564BF" w:rsidR="00723F83" w:rsidRPr="00D635B0" w:rsidRDefault="00723F83" w:rsidP="00723F83">
            <w:pPr>
              <w:tabs>
                <w:tab w:val="right" w:pos="1216"/>
              </w:tabs>
              <w:spacing w:before="40" w:after="81" w:line="210" w:lineRule="exact"/>
              <w:ind w:left="360" w:right="43"/>
              <w:jc w:val="right"/>
              <w:rPr>
                <w:rFonts w:eastAsia="Calibri"/>
                <w:sz w:val="17"/>
              </w:rPr>
            </w:pPr>
            <w:r>
              <w:rPr>
                <w:b/>
                <w:sz w:val="17"/>
                <w:szCs w:val="17"/>
              </w:rPr>
              <w:t>-5</w:t>
            </w:r>
          </w:p>
        </w:tc>
        <w:tc>
          <w:tcPr>
            <w:tcW w:w="801" w:type="dxa"/>
            <w:tcBorders>
              <w:top w:val="single" w:sz="4" w:space="0" w:color="auto"/>
              <w:bottom w:val="single" w:sz="4" w:space="0" w:color="auto"/>
            </w:tcBorders>
            <w:shd w:val="clear" w:color="auto" w:fill="FFFFFF" w:themeFill="background1"/>
          </w:tcPr>
          <w:p w14:paraId="7FC6F37A" w14:textId="77777777" w:rsidR="00723F83" w:rsidRPr="00D635B0" w:rsidRDefault="00723F83" w:rsidP="00723F83">
            <w:pPr>
              <w:tabs>
                <w:tab w:val="left" w:pos="288"/>
                <w:tab w:val="left" w:pos="576"/>
                <w:tab w:val="left" w:pos="864"/>
                <w:tab w:val="left" w:pos="1152"/>
              </w:tabs>
              <w:spacing w:before="40" w:after="81" w:line="210" w:lineRule="exact"/>
              <w:ind w:left="144" w:right="43"/>
              <w:rPr>
                <w:rFonts w:eastAsia="Calibri"/>
                <w:sz w:val="17"/>
                <w:lang w:val="es-ES"/>
              </w:rPr>
            </w:pPr>
          </w:p>
        </w:tc>
        <w:tc>
          <w:tcPr>
            <w:tcW w:w="2995" w:type="dxa"/>
            <w:tcBorders>
              <w:top w:val="single" w:sz="4" w:space="0" w:color="auto"/>
              <w:bottom w:val="single" w:sz="4" w:space="0" w:color="auto"/>
            </w:tcBorders>
            <w:shd w:val="clear" w:color="auto" w:fill="FFFFFF" w:themeFill="background1"/>
          </w:tcPr>
          <w:p w14:paraId="0E777C6B" w14:textId="77777777" w:rsidR="00723F83" w:rsidRPr="00D635B0" w:rsidRDefault="00723F83" w:rsidP="00723F83">
            <w:pPr>
              <w:tabs>
                <w:tab w:val="left" w:pos="288"/>
                <w:tab w:val="left" w:pos="576"/>
                <w:tab w:val="left" w:pos="864"/>
                <w:tab w:val="left" w:pos="1152"/>
              </w:tabs>
              <w:spacing w:before="40" w:after="81" w:line="210" w:lineRule="exact"/>
              <w:ind w:left="144" w:right="43"/>
              <w:rPr>
                <w:rFonts w:eastAsia="Calibri"/>
                <w:sz w:val="17"/>
              </w:rPr>
            </w:pPr>
          </w:p>
        </w:tc>
        <w:tc>
          <w:tcPr>
            <w:tcW w:w="3791" w:type="dxa"/>
            <w:tcBorders>
              <w:top w:val="single" w:sz="4" w:space="0" w:color="auto"/>
              <w:bottom w:val="single" w:sz="4" w:space="0" w:color="auto"/>
            </w:tcBorders>
            <w:shd w:val="clear" w:color="auto" w:fill="FFFFFF" w:themeFill="background1"/>
          </w:tcPr>
          <w:p w14:paraId="18ECDA55" w14:textId="77777777" w:rsidR="00723F83" w:rsidRPr="00D635B0" w:rsidRDefault="00723F83" w:rsidP="00723F83">
            <w:pPr>
              <w:tabs>
                <w:tab w:val="left" w:pos="288"/>
                <w:tab w:val="left" w:pos="576"/>
                <w:tab w:val="left" w:pos="864"/>
                <w:tab w:val="left" w:pos="1152"/>
              </w:tabs>
              <w:spacing w:before="40" w:after="81" w:line="210" w:lineRule="exact"/>
              <w:ind w:left="144" w:right="43"/>
              <w:rPr>
                <w:rFonts w:eastAsia="Calibri"/>
                <w:sz w:val="17"/>
              </w:rPr>
            </w:pPr>
          </w:p>
        </w:tc>
      </w:tr>
      <w:tr w:rsidR="00723F83" w:rsidRPr="00FB48BB" w14:paraId="0C721CC1" w14:textId="77777777" w:rsidTr="0BA49A81">
        <w:trPr>
          <w:cantSplit/>
        </w:trPr>
        <w:tc>
          <w:tcPr>
            <w:tcW w:w="9842" w:type="dxa"/>
            <w:gridSpan w:val="5"/>
            <w:tcBorders>
              <w:top w:val="single" w:sz="4" w:space="0" w:color="auto"/>
            </w:tcBorders>
            <w:shd w:val="clear" w:color="auto" w:fill="auto"/>
          </w:tcPr>
          <w:p w14:paraId="1A8C1E46" w14:textId="77777777" w:rsidR="00723F83" w:rsidRPr="00FB48BB" w:rsidRDefault="00723F83" w:rsidP="00723F83">
            <w:pPr>
              <w:tabs>
                <w:tab w:val="left" w:pos="288"/>
                <w:tab w:val="left" w:pos="576"/>
                <w:tab w:val="left" w:pos="864"/>
                <w:tab w:val="left" w:pos="1152"/>
              </w:tabs>
              <w:spacing w:before="40" w:after="81" w:line="210" w:lineRule="exact"/>
              <w:ind w:right="43"/>
              <w:rPr>
                <w:rFonts w:eastAsia="Calibri"/>
                <w:b/>
                <w:bCs/>
                <w:color w:val="000000" w:themeColor="text1"/>
                <w:sz w:val="17"/>
              </w:rPr>
            </w:pPr>
            <w:r>
              <w:rPr>
                <w:rFonts w:eastAsia="Calibri"/>
                <w:b/>
                <w:bCs/>
                <w:color w:val="000000" w:themeColor="text1"/>
                <w:sz w:val="17"/>
              </w:rPr>
              <w:t>Mazar</w:t>
            </w:r>
          </w:p>
        </w:tc>
      </w:tr>
      <w:tr w:rsidR="00723F83" w:rsidRPr="00BA5172" w14:paraId="70324447" w14:textId="77777777" w:rsidTr="0BA49A81">
        <w:trPr>
          <w:cantSplit/>
        </w:trPr>
        <w:tc>
          <w:tcPr>
            <w:tcW w:w="997" w:type="dxa"/>
            <w:shd w:val="clear" w:color="auto" w:fill="auto"/>
          </w:tcPr>
          <w:p w14:paraId="7D6AC054" w14:textId="77777777" w:rsidR="00723F83" w:rsidRPr="00FA32C4" w:rsidRDefault="00723F83" w:rsidP="00723F83">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auto" w:fill="FFFFFF" w:themeFill="background1"/>
          </w:tcPr>
          <w:p w14:paraId="036140C5"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44FE688F"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6EFE091E"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Associate Information Systems Officer</w:t>
            </w:r>
          </w:p>
        </w:tc>
        <w:tc>
          <w:tcPr>
            <w:tcW w:w="3791" w:type="dxa"/>
            <w:shd w:val="clear" w:color="auto" w:fill="FFFFFF" w:themeFill="background1"/>
          </w:tcPr>
          <w:p w14:paraId="22B0B591" w14:textId="5211E3E9" w:rsidR="00723F83" w:rsidRPr="00BA5172"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noProof/>
              </w:rPr>
              <mc:AlternateContent>
                <mc:Choice Requires="wps">
                  <w:drawing>
                    <wp:anchor distT="0" distB="0" distL="114300" distR="114300" simplePos="0" relativeHeight="251658360" behindDoc="0" locked="0" layoutInCell="1" allowOverlap="1" wp14:anchorId="26B95415" wp14:editId="703F93B1">
                      <wp:simplePos x="0" y="0"/>
                      <wp:positionH relativeFrom="column">
                        <wp:posOffset>772795</wp:posOffset>
                      </wp:positionH>
                      <wp:positionV relativeFrom="paragraph">
                        <wp:posOffset>84455</wp:posOffset>
                      </wp:positionV>
                      <wp:extent cx="45720" cy="409575"/>
                      <wp:effectExtent l="0" t="0" r="11430" b="28575"/>
                      <wp:wrapNone/>
                      <wp:docPr id="394791288" name="Right Brac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09575"/>
                              </a:xfrm>
                              <a:prstGeom prst="rightBrace">
                                <a:avLst>
                                  <a:gd name="adj1" fmla="val 29080"/>
                                  <a:gd name="adj2" fmla="val 4843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F72D9" id="Right Brace 144" o:spid="_x0000_s1026" type="#_x0000_t88" style="position:absolute;margin-left:60.85pt;margin-top:6.65pt;width:3.6pt;height:32.25pt;z-index:25165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" adj="701,10462" strokecolor="black [3200]" strokeweight=".5pt">
                      <v:stroke joinstyle="miter"/>
                    </v:shape>
                  </w:pict>
                </mc:Fallback>
              </mc:AlternateContent>
            </w:r>
            <w:r>
              <w:rPr>
                <w:color w:val="000000" w:themeColor="text1"/>
                <w:sz w:val="17"/>
              </w:rPr>
              <w:t>Abolishment</w:t>
            </w:r>
          </w:p>
        </w:tc>
      </w:tr>
      <w:tr w:rsidR="00723F83" w:rsidRPr="00BA5172" w14:paraId="0F27FE9D" w14:textId="77777777" w:rsidTr="0BA49A81">
        <w:trPr>
          <w:cantSplit/>
        </w:trPr>
        <w:tc>
          <w:tcPr>
            <w:tcW w:w="997" w:type="dxa"/>
            <w:shd w:val="clear" w:color="auto" w:fill="auto"/>
          </w:tcPr>
          <w:p w14:paraId="5372585E" w14:textId="77777777" w:rsidR="00723F83" w:rsidRPr="00FA32C4" w:rsidRDefault="00723F83" w:rsidP="00723F83">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auto" w:fill="FFFFFF" w:themeFill="background1"/>
          </w:tcPr>
          <w:p w14:paraId="64B502A9"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0F33F88C" w14:textId="074D6CA4"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57D2BC98"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Information Systems Assistant</w:t>
            </w:r>
          </w:p>
        </w:tc>
        <w:tc>
          <w:tcPr>
            <w:tcW w:w="3791" w:type="dxa"/>
            <w:shd w:val="clear" w:color="auto" w:fill="FFFFFF" w:themeFill="background1"/>
          </w:tcPr>
          <w:p w14:paraId="4A99F3BA" w14:textId="77777777" w:rsidR="00723F83" w:rsidRPr="00BA5172"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Establishment</w:t>
            </w:r>
          </w:p>
        </w:tc>
      </w:tr>
      <w:tr w:rsidR="00723F83" w14:paraId="7FAB5ECA" w14:textId="77777777" w:rsidTr="0BA49A81">
        <w:trPr>
          <w:cantSplit/>
        </w:trPr>
        <w:tc>
          <w:tcPr>
            <w:tcW w:w="997" w:type="dxa"/>
            <w:shd w:val="clear" w:color="auto" w:fill="auto"/>
          </w:tcPr>
          <w:p w14:paraId="0C5F90EC" w14:textId="77777777" w:rsidR="00723F83" w:rsidRDefault="00723F83" w:rsidP="00723F8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FA32C4">
              <w:rPr>
                <w:sz w:val="17"/>
              </w:rPr>
              <w:t>Post</w:t>
            </w:r>
          </w:p>
        </w:tc>
        <w:tc>
          <w:tcPr>
            <w:tcW w:w="1258" w:type="dxa"/>
            <w:shd w:val="clear" w:color="auto" w:fill="FFFFFF" w:themeFill="background1"/>
          </w:tcPr>
          <w:p w14:paraId="494776F0" w14:textId="77777777" w:rsidR="00723F83" w:rsidRDefault="00723F83" w:rsidP="00723F83">
            <w:pPr>
              <w:tabs>
                <w:tab w:val="right" w:pos="1216"/>
              </w:tabs>
              <w:spacing w:before="40" w:after="81" w:line="210" w:lineRule="exact"/>
              <w:ind w:left="360" w:right="43"/>
              <w:jc w:val="right"/>
              <w:rPr>
                <w:rFonts w:eastAsia="Calibri"/>
                <w:sz w:val="17"/>
              </w:rPr>
            </w:pPr>
            <w:r w:rsidRPr="00DE2C8C">
              <w:rPr>
                <w:rFonts w:asciiTheme="majorBidi" w:hAnsiTheme="majorBidi" w:cstheme="majorBidi"/>
                <w:color w:val="000000" w:themeColor="text1"/>
                <w:sz w:val="17"/>
                <w:szCs w:val="17"/>
              </w:rPr>
              <w:t>+</w:t>
            </w:r>
            <w:r>
              <w:rPr>
                <w:rFonts w:asciiTheme="majorBidi" w:hAnsiTheme="majorBidi" w:cstheme="majorBidi"/>
                <w:color w:val="000000" w:themeColor="text1"/>
                <w:sz w:val="17"/>
                <w:szCs w:val="17"/>
              </w:rPr>
              <w:t>2</w:t>
            </w:r>
          </w:p>
        </w:tc>
        <w:tc>
          <w:tcPr>
            <w:tcW w:w="801" w:type="dxa"/>
            <w:shd w:val="clear" w:color="auto" w:fill="FFFFFF" w:themeFill="background1"/>
          </w:tcPr>
          <w:p w14:paraId="55AAC0C9" w14:textId="77777777" w:rsidR="00723F83" w:rsidRDefault="00723F83" w:rsidP="00723F83">
            <w:pPr>
              <w:tabs>
                <w:tab w:val="left" w:pos="288"/>
                <w:tab w:val="left" w:pos="576"/>
                <w:tab w:val="left" w:pos="864"/>
                <w:tab w:val="left" w:pos="1152"/>
              </w:tabs>
              <w:spacing w:before="40" w:after="81" w:line="210" w:lineRule="exact"/>
              <w:ind w:left="144" w:right="43"/>
              <w:rPr>
                <w:rFonts w:eastAsia="Calibri"/>
                <w:sz w:val="17"/>
                <w:lang w:val="es-ES"/>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12B2B291" w14:textId="77777777"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lang w:val="fr-FR"/>
              </w:rPr>
            </w:pPr>
            <w:r w:rsidRPr="00DE2C8C">
              <w:rPr>
                <w:rFonts w:asciiTheme="majorBidi" w:hAnsiTheme="majorBidi" w:cstheme="majorBidi"/>
                <w:color w:val="000000" w:themeColor="text1"/>
                <w:sz w:val="17"/>
                <w:szCs w:val="17"/>
              </w:rPr>
              <w:t>Associate Political Affairs Officer</w:t>
            </w:r>
          </w:p>
        </w:tc>
        <w:tc>
          <w:tcPr>
            <w:tcW w:w="3791" w:type="dxa"/>
            <w:shd w:val="clear" w:color="auto" w:fill="FFFFFF" w:themeFill="background1"/>
          </w:tcPr>
          <w:p w14:paraId="6C792C74" w14:textId="32566015" w:rsidR="00723F83" w:rsidRDefault="00723F83" w:rsidP="00723F83">
            <w:pPr>
              <w:tabs>
                <w:tab w:val="left" w:pos="288"/>
                <w:tab w:val="left" w:pos="576"/>
                <w:tab w:val="left" w:pos="864"/>
                <w:tab w:val="left" w:pos="1152"/>
              </w:tabs>
              <w:spacing w:before="40" w:after="81" w:line="210" w:lineRule="exact"/>
              <w:ind w:left="144" w:right="43"/>
              <w:rPr>
                <w:rFonts w:eastAsia="Calibri"/>
                <w:sz w:val="17"/>
              </w:rPr>
            </w:pPr>
            <w:r w:rsidRPr="00DE2C8C">
              <w:rPr>
                <w:noProof/>
                <w:color w:val="000000" w:themeColor="text1"/>
                <w:w w:val="100"/>
                <w:sz w:val="16"/>
                <w:szCs w:val="16"/>
              </w:rPr>
              <w:t>Redeployment</w:t>
            </w:r>
            <w:r>
              <w:rPr>
                <w:noProof/>
                <w:color w:val="000000" w:themeColor="text1"/>
                <w:w w:val="100"/>
                <w:sz w:val="16"/>
                <w:szCs w:val="16"/>
              </w:rPr>
              <w:t xml:space="preserve"> (1 from </w:t>
            </w:r>
            <w:r w:rsidRPr="00DE2C8C">
              <w:rPr>
                <w:rFonts w:eastAsia="Calibri"/>
                <w:color w:val="000000" w:themeColor="text1"/>
                <w:sz w:val="17"/>
              </w:rPr>
              <w:t>Maimana</w:t>
            </w:r>
            <w:r>
              <w:rPr>
                <w:rFonts w:eastAsia="Calibri"/>
                <w:color w:val="000000" w:themeColor="text1"/>
                <w:sz w:val="17"/>
              </w:rPr>
              <w:t xml:space="preserve"> field office</w:t>
            </w:r>
            <w:r w:rsidRPr="00DE2C8C">
              <w:rPr>
                <w:rFonts w:eastAsia="Calibri"/>
                <w:color w:val="000000" w:themeColor="text1"/>
                <w:sz w:val="17"/>
              </w:rPr>
              <w:t xml:space="preserve"> </w:t>
            </w:r>
            <w:r>
              <w:rPr>
                <w:rFonts w:eastAsia="Calibri"/>
                <w:color w:val="000000" w:themeColor="text1"/>
                <w:sz w:val="17"/>
              </w:rPr>
              <w:t xml:space="preserve">and 1 from </w:t>
            </w:r>
            <w:r w:rsidRPr="00DE2C8C">
              <w:rPr>
                <w:rFonts w:eastAsia="Calibri"/>
                <w:color w:val="000000" w:themeColor="text1"/>
                <w:sz w:val="17"/>
              </w:rPr>
              <w:t>Pul-</w:t>
            </w:r>
            <w:r>
              <w:rPr>
                <w:rFonts w:eastAsia="Calibri"/>
                <w:color w:val="000000" w:themeColor="text1"/>
                <w:sz w:val="17"/>
              </w:rPr>
              <w:t>e</w:t>
            </w:r>
            <w:r w:rsidRPr="00DE2C8C">
              <w:rPr>
                <w:rFonts w:eastAsia="Calibri"/>
                <w:color w:val="000000" w:themeColor="text1"/>
                <w:sz w:val="17"/>
              </w:rPr>
              <w:t>-Khumri</w:t>
            </w:r>
            <w:r>
              <w:rPr>
                <w:rFonts w:eastAsia="Calibri"/>
                <w:color w:val="000000" w:themeColor="text1"/>
                <w:sz w:val="17"/>
              </w:rPr>
              <w:t xml:space="preserve"> field office)</w:t>
            </w:r>
          </w:p>
        </w:tc>
      </w:tr>
      <w:tr w:rsidR="00723F83" w:rsidRPr="00DE2C8C" w14:paraId="38BEAA3F" w14:textId="77777777" w:rsidTr="0BA49A81">
        <w:trPr>
          <w:cantSplit/>
        </w:trPr>
        <w:tc>
          <w:tcPr>
            <w:tcW w:w="997" w:type="dxa"/>
            <w:shd w:val="clear" w:color="auto" w:fill="auto"/>
          </w:tcPr>
          <w:p w14:paraId="6C6066F0" w14:textId="77777777" w:rsidR="00723F83" w:rsidRDefault="00723F83" w:rsidP="00723F8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FA32C4">
              <w:rPr>
                <w:sz w:val="17"/>
              </w:rPr>
              <w:t>Post</w:t>
            </w:r>
          </w:p>
        </w:tc>
        <w:tc>
          <w:tcPr>
            <w:tcW w:w="1258" w:type="dxa"/>
            <w:shd w:val="clear" w:color="auto" w:fill="FFFFFF" w:themeFill="background1"/>
          </w:tcPr>
          <w:p w14:paraId="4959F342"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w:t>
            </w:r>
            <w:r>
              <w:rPr>
                <w:rFonts w:asciiTheme="majorBidi" w:hAnsiTheme="majorBidi" w:cstheme="majorBidi"/>
                <w:color w:val="000000" w:themeColor="text1"/>
                <w:sz w:val="17"/>
                <w:szCs w:val="17"/>
              </w:rPr>
              <w:t>2</w:t>
            </w:r>
          </w:p>
        </w:tc>
        <w:tc>
          <w:tcPr>
            <w:tcW w:w="801" w:type="dxa"/>
            <w:shd w:val="clear" w:color="auto" w:fill="FFFFFF" w:themeFill="background1"/>
          </w:tcPr>
          <w:p w14:paraId="1AD5FE60"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1E8C62B9"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Assistant Human Rights Officer</w:t>
            </w:r>
          </w:p>
        </w:tc>
        <w:tc>
          <w:tcPr>
            <w:tcW w:w="3791" w:type="dxa"/>
            <w:shd w:val="clear" w:color="auto" w:fill="FFFFFF" w:themeFill="background1"/>
          </w:tcPr>
          <w:p w14:paraId="0AB40F61" w14:textId="1B664056" w:rsidR="00723F83" w:rsidRPr="00DE2C8C" w:rsidRDefault="00723F83" w:rsidP="00723F83">
            <w:pPr>
              <w:tabs>
                <w:tab w:val="left" w:pos="288"/>
                <w:tab w:val="left" w:pos="576"/>
                <w:tab w:val="left" w:pos="864"/>
                <w:tab w:val="left" w:pos="1152"/>
              </w:tabs>
              <w:spacing w:before="40" w:after="81" w:line="210" w:lineRule="exact"/>
              <w:ind w:left="144" w:right="43"/>
              <w:rPr>
                <w:noProof/>
                <w:color w:val="000000" w:themeColor="text1"/>
                <w:w w:val="100"/>
                <w:sz w:val="16"/>
                <w:szCs w:val="16"/>
              </w:rPr>
            </w:pPr>
            <w:r w:rsidRPr="00DE2C8C">
              <w:rPr>
                <w:noProof/>
                <w:color w:val="000000" w:themeColor="text1"/>
                <w:w w:val="100"/>
                <w:sz w:val="16"/>
                <w:szCs w:val="16"/>
              </w:rPr>
              <w:t>Redeployment</w:t>
            </w:r>
            <w:r>
              <w:rPr>
                <w:noProof/>
                <w:color w:val="000000" w:themeColor="text1"/>
                <w:w w:val="100"/>
                <w:sz w:val="16"/>
                <w:szCs w:val="16"/>
              </w:rPr>
              <w:t xml:space="preserve"> (1 from </w:t>
            </w:r>
            <w:r w:rsidRPr="00DE2C8C">
              <w:rPr>
                <w:rFonts w:eastAsia="Calibri"/>
                <w:color w:val="000000" w:themeColor="text1"/>
                <w:sz w:val="17"/>
              </w:rPr>
              <w:t xml:space="preserve">Maimana </w:t>
            </w:r>
            <w:r>
              <w:rPr>
                <w:rFonts w:eastAsia="Calibri"/>
                <w:color w:val="000000" w:themeColor="text1"/>
                <w:sz w:val="17"/>
              </w:rPr>
              <w:t>and 1 from Pul-e-Khumri)</w:t>
            </w:r>
          </w:p>
        </w:tc>
      </w:tr>
      <w:tr w:rsidR="00723F83" w:rsidRPr="00DE2C8C" w14:paraId="2A5F15D8" w14:textId="77777777" w:rsidTr="0BA49A81">
        <w:trPr>
          <w:cantSplit/>
        </w:trPr>
        <w:tc>
          <w:tcPr>
            <w:tcW w:w="997" w:type="dxa"/>
            <w:shd w:val="clear" w:color="auto" w:fill="auto"/>
          </w:tcPr>
          <w:p w14:paraId="0595FA99" w14:textId="77777777" w:rsidR="00723F83" w:rsidRPr="00FA32C4" w:rsidRDefault="00723F83" w:rsidP="00723F83">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auto" w:fill="FFFFFF" w:themeFill="background1"/>
          </w:tcPr>
          <w:p w14:paraId="65BB6C89"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w:t>
            </w:r>
            <w:r>
              <w:rPr>
                <w:rFonts w:asciiTheme="majorBidi" w:hAnsiTheme="majorBidi" w:cstheme="majorBidi"/>
                <w:color w:val="000000" w:themeColor="text1"/>
                <w:sz w:val="17"/>
                <w:szCs w:val="17"/>
              </w:rPr>
              <w:t>2</w:t>
            </w:r>
          </w:p>
        </w:tc>
        <w:tc>
          <w:tcPr>
            <w:tcW w:w="801" w:type="dxa"/>
            <w:shd w:val="clear" w:color="auto" w:fill="FFFFFF" w:themeFill="background1"/>
          </w:tcPr>
          <w:p w14:paraId="623FC35F" w14:textId="404D74BE"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4336FA2A"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Political Affairs Assistant</w:t>
            </w:r>
          </w:p>
        </w:tc>
        <w:tc>
          <w:tcPr>
            <w:tcW w:w="3791" w:type="dxa"/>
            <w:shd w:val="clear" w:color="auto" w:fill="FFFFFF" w:themeFill="background1"/>
          </w:tcPr>
          <w:p w14:paraId="2F27F141" w14:textId="12C29442" w:rsidR="00723F83" w:rsidRPr="00DE2C8C" w:rsidRDefault="00723F83" w:rsidP="00723F83">
            <w:pPr>
              <w:tabs>
                <w:tab w:val="left" w:pos="288"/>
                <w:tab w:val="left" w:pos="576"/>
                <w:tab w:val="left" w:pos="864"/>
                <w:tab w:val="left" w:pos="1152"/>
              </w:tabs>
              <w:spacing w:before="40" w:after="81" w:line="210" w:lineRule="exact"/>
              <w:ind w:left="144" w:right="43"/>
              <w:rPr>
                <w:noProof/>
                <w:color w:val="000000" w:themeColor="text1"/>
                <w:w w:val="100"/>
                <w:sz w:val="16"/>
                <w:szCs w:val="16"/>
              </w:rPr>
            </w:pPr>
            <w:r w:rsidRPr="00DE2C8C">
              <w:rPr>
                <w:noProof/>
                <w:color w:val="000000" w:themeColor="text1"/>
                <w:w w:val="100"/>
                <w:sz w:val="16"/>
                <w:szCs w:val="16"/>
              </w:rPr>
              <w:t>Redeployment</w:t>
            </w:r>
            <w:r>
              <w:rPr>
                <w:noProof/>
                <w:color w:val="000000" w:themeColor="text1"/>
                <w:w w:val="100"/>
                <w:sz w:val="16"/>
                <w:szCs w:val="16"/>
              </w:rPr>
              <w:t xml:space="preserve"> </w:t>
            </w:r>
            <w:r>
              <w:rPr>
                <w:rFonts w:eastAsia="Calibri"/>
                <w:color w:val="000000" w:themeColor="text1"/>
                <w:sz w:val="17"/>
              </w:rPr>
              <w:t xml:space="preserve"> from </w:t>
            </w:r>
            <w:r w:rsidRPr="00DE2C8C">
              <w:rPr>
                <w:rFonts w:eastAsia="Calibri"/>
                <w:color w:val="000000" w:themeColor="text1"/>
                <w:sz w:val="17"/>
              </w:rPr>
              <w:t>Pul-</w:t>
            </w:r>
            <w:r>
              <w:rPr>
                <w:rFonts w:eastAsia="Calibri"/>
                <w:color w:val="000000" w:themeColor="text1"/>
                <w:sz w:val="17"/>
              </w:rPr>
              <w:t>e</w:t>
            </w:r>
            <w:r w:rsidRPr="00DE2C8C">
              <w:rPr>
                <w:rFonts w:eastAsia="Calibri"/>
                <w:color w:val="000000" w:themeColor="text1"/>
                <w:sz w:val="17"/>
              </w:rPr>
              <w:t xml:space="preserve">-Khumri </w:t>
            </w:r>
            <w:r>
              <w:rPr>
                <w:rFonts w:eastAsia="Calibri"/>
                <w:color w:val="000000" w:themeColor="text1"/>
                <w:sz w:val="17"/>
              </w:rPr>
              <w:t>field office</w:t>
            </w:r>
          </w:p>
        </w:tc>
      </w:tr>
      <w:tr w:rsidR="00723F83" w:rsidRPr="00DE2C8C" w14:paraId="3C317975" w14:textId="77777777" w:rsidTr="0BA49A81">
        <w:trPr>
          <w:cantSplit/>
        </w:trPr>
        <w:tc>
          <w:tcPr>
            <w:tcW w:w="997" w:type="dxa"/>
            <w:shd w:val="clear" w:color="auto" w:fill="auto"/>
          </w:tcPr>
          <w:p w14:paraId="1CD5C109" w14:textId="77777777" w:rsidR="00723F83" w:rsidRPr="00FA32C4" w:rsidRDefault="00723F83" w:rsidP="00723F83">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auto" w:fill="FFFFFF" w:themeFill="background1"/>
          </w:tcPr>
          <w:p w14:paraId="4F5B2746"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76FE7A53" w14:textId="76847A75"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1BA7B073"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Human Rights Assistant</w:t>
            </w:r>
          </w:p>
        </w:tc>
        <w:tc>
          <w:tcPr>
            <w:tcW w:w="3791" w:type="dxa"/>
            <w:shd w:val="clear" w:color="auto" w:fill="FFFFFF" w:themeFill="background1"/>
          </w:tcPr>
          <w:p w14:paraId="0B28EDA5" w14:textId="77777777" w:rsidR="00723F83" w:rsidRPr="00DE2C8C" w:rsidRDefault="00723F83" w:rsidP="00723F83">
            <w:pPr>
              <w:tabs>
                <w:tab w:val="left" w:pos="288"/>
                <w:tab w:val="left" w:pos="576"/>
                <w:tab w:val="left" w:pos="864"/>
                <w:tab w:val="left" w:pos="1152"/>
              </w:tabs>
              <w:spacing w:before="40" w:after="81" w:line="210" w:lineRule="exact"/>
              <w:ind w:left="144" w:right="43"/>
              <w:rPr>
                <w:noProof/>
                <w:color w:val="000000" w:themeColor="text1"/>
                <w:w w:val="100"/>
                <w:sz w:val="16"/>
                <w:szCs w:val="16"/>
              </w:rPr>
            </w:pPr>
            <w:r w:rsidRPr="00DE2C8C">
              <w:rPr>
                <w:noProof/>
                <w:color w:val="000000" w:themeColor="text1"/>
                <w:w w:val="100"/>
                <w:sz w:val="16"/>
                <w:szCs w:val="16"/>
              </w:rPr>
              <w:t>Redeployment</w:t>
            </w:r>
            <w:r>
              <w:rPr>
                <w:noProof/>
                <w:color w:val="000000" w:themeColor="text1"/>
                <w:w w:val="100"/>
                <w:sz w:val="16"/>
                <w:szCs w:val="16"/>
              </w:rPr>
              <w:t xml:space="preserve">  from </w:t>
            </w:r>
            <w:r w:rsidRPr="00DE2C8C">
              <w:rPr>
                <w:rFonts w:eastAsia="Calibri"/>
                <w:color w:val="000000" w:themeColor="text1"/>
                <w:sz w:val="17"/>
              </w:rPr>
              <w:t xml:space="preserve">Maimana </w:t>
            </w:r>
            <w:r>
              <w:rPr>
                <w:rFonts w:eastAsia="Calibri"/>
                <w:color w:val="000000" w:themeColor="text1"/>
                <w:sz w:val="17"/>
              </w:rPr>
              <w:t>field office</w:t>
            </w:r>
          </w:p>
        </w:tc>
      </w:tr>
      <w:tr w:rsidR="00723F83" w:rsidRPr="00DE2C8C" w14:paraId="36713DFA" w14:textId="77777777" w:rsidTr="0BA49A81">
        <w:trPr>
          <w:cantSplit/>
        </w:trPr>
        <w:tc>
          <w:tcPr>
            <w:tcW w:w="997" w:type="dxa"/>
            <w:shd w:val="clear" w:color="auto" w:fill="auto"/>
          </w:tcPr>
          <w:p w14:paraId="510D3EEA" w14:textId="77777777" w:rsidR="00723F83" w:rsidRPr="00FA32C4" w:rsidRDefault="00723F83" w:rsidP="00723F83">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auto" w:fill="FFFFFF" w:themeFill="background1"/>
          </w:tcPr>
          <w:p w14:paraId="043386CE"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w:t>
            </w:r>
            <w:r>
              <w:rPr>
                <w:rFonts w:asciiTheme="majorBidi" w:hAnsiTheme="majorBidi" w:cstheme="majorBidi"/>
                <w:color w:val="000000" w:themeColor="text1"/>
                <w:sz w:val="17"/>
                <w:szCs w:val="17"/>
              </w:rPr>
              <w:t>4</w:t>
            </w:r>
          </w:p>
        </w:tc>
        <w:tc>
          <w:tcPr>
            <w:tcW w:w="801" w:type="dxa"/>
            <w:shd w:val="clear" w:color="auto" w:fill="FFFFFF" w:themeFill="background1"/>
          </w:tcPr>
          <w:p w14:paraId="47C7409C" w14:textId="535AC7C0" w:rsidR="00723F83" w:rsidRPr="00E21D3D"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42068E38"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Driver</w:t>
            </w:r>
          </w:p>
        </w:tc>
        <w:tc>
          <w:tcPr>
            <w:tcW w:w="3791" w:type="dxa"/>
            <w:shd w:val="clear" w:color="auto" w:fill="FFFFFF" w:themeFill="background1"/>
          </w:tcPr>
          <w:p w14:paraId="108AC341" w14:textId="02468705" w:rsidR="00723F83" w:rsidRPr="00DE2C8C" w:rsidRDefault="00723F83" w:rsidP="00723F83">
            <w:pPr>
              <w:tabs>
                <w:tab w:val="left" w:pos="288"/>
                <w:tab w:val="left" w:pos="576"/>
                <w:tab w:val="left" w:pos="864"/>
                <w:tab w:val="left" w:pos="1152"/>
              </w:tabs>
              <w:spacing w:before="40" w:after="81" w:line="210" w:lineRule="exact"/>
              <w:ind w:left="144" w:right="43"/>
              <w:rPr>
                <w:noProof/>
                <w:color w:val="000000" w:themeColor="text1"/>
                <w:w w:val="100"/>
                <w:sz w:val="16"/>
                <w:szCs w:val="16"/>
              </w:rPr>
            </w:pPr>
            <w:r w:rsidRPr="00DE2C8C">
              <w:rPr>
                <w:noProof/>
                <w:color w:val="000000" w:themeColor="text1"/>
                <w:w w:val="100"/>
                <w:sz w:val="16"/>
                <w:szCs w:val="16"/>
              </w:rPr>
              <w:t>Redeployment</w:t>
            </w:r>
            <w:r>
              <w:rPr>
                <w:noProof/>
                <w:color w:val="000000" w:themeColor="text1"/>
                <w:w w:val="100"/>
                <w:sz w:val="16"/>
                <w:szCs w:val="16"/>
              </w:rPr>
              <w:t xml:space="preserve"> (2 from </w:t>
            </w:r>
            <w:r w:rsidRPr="00DE2C8C">
              <w:rPr>
                <w:rFonts w:eastAsia="Calibri"/>
                <w:color w:val="000000" w:themeColor="text1"/>
                <w:sz w:val="17"/>
              </w:rPr>
              <w:t>Maimana</w:t>
            </w:r>
            <w:r>
              <w:rPr>
                <w:rFonts w:eastAsia="Calibri"/>
                <w:color w:val="000000" w:themeColor="text1"/>
                <w:sz w:val="17"/>
              </w:rPr>
              <w:t xml:space="preserve"> and 2 from Pul-e-Khumri)</w:t>
            </w:r>
          </w:p>
        </w:tc>
      </w:tr>
      <w:tr w:rsidR="00723F83" w14:paraId="67776DA3" w14:textId="77777777" w:rsidTr="0BA49A81">
        <w:trPr>
          <w:cantSplit/>
        </w:trPr>
        <w:tc>
          <w:tcPr>
            <w:tcW w:w="997" w:type="dxa"/>
            <w:shd w:val="clear" w:color="auto" w:fill="auto"/>
          </w:tcPr>
          <w:p w14:paraId="31635D7D" w14:textId="77777777" w:rsidR="00723F83" w:rsidRPr="00FA32C4" w:rsidRDefault="00723F83" w:rsidP="00723F83">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auto" w:fill="FFFFFF" w:themeFill="background1"/>
          </w:tcPr>
          <w:p w14:paraId="4C064AB1"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286C50AD" w14:textId="5CADE44B" w:rsidR="00723F83" w:rsidRPr="00E21D3D"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5E5FD7A9"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Public Information Assistant</w:t>
            </w:r>
          </w:p>
        </w:tc>
        <w:tc>
          <w:tcPr>
            <w:tcW w:w="3791" w:type="dxa"/>
            <w:shd w:val="clear" w:color="auto" w:fill="FFFFFF" w:themeFill="background1"/>
          </w:tcPr>
          <w:p w14:paraId="1DE14DEE" w14:textId="77777777" w:rsidR="00723F83"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noProof/>
                <w:color w:val="000000" w:themeColor="text1"/>
                <w:w w:val="100"/>
                <w:sz w:val="16"/>
                <w:szCs w:val="16"/>
              </w:rPr>
              <w:t>Establishment</w:t>
            </w:r>
          </w:p>
        </w:tc>
      </w:tr>
      <w:tr w:rsidR="00723F83" w14:paraId="555CF47C" w14:textId="77777777" w:rsidTr="0BA49A81">
        <w:trPr>
          <w:cantSplit/>
        </w:trPr>
        <w:tc>
          <w:tcPr>
            <w:tcW w:w="997" w:type="dxa"/>
            <w:shd w:val="clear" w:color="auto" w:fill="auto"/>
          </w:tcPr>
          <w:p w14:paraId="6BB5FFAC" w14:textId="77777777" w:rsidR="00723F83" w:rsidRPr="00FA32C4" w:rsidRDefault="00723F83" w:rsidP="00723F83">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auto" w:fill="FFFFFF" w:themeFill="background1"/>
          </w:tcPr>
          <w:p w14:paraId="401E542F"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-4</w:t>
            </w:r>
          </w:p>
        </w:tc>
        <w:tc>
          <w:tcPr>
            <w:tcW w:w="801" w:type="dxa"/>
            <w:shd w:val="clear" w:color="auto" w:fill="FFFFFF" w:themeFill="background1"/>
          </w:tcPr>
          <w:p w14:paraId="66905BB9" w14:textId="161BFF65" w:rsidR="00723F83" w:rsidRPr="00E21D3D"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4B1BC171"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Radio Operator</w:t>
            </w:r>
          </w:p>
        </w:tc>
        <w:tc>
          <w:tcPr>
            <w:tcW w:w="3791" w:type="dxa"/>
            <w:shd w:val="clear" w:color="auto" w:fill="FFFFFF" w:themeFill="background1"/>
          </w:tcPr>
          <w:p w14:paraId="02D8E1D9" w14:textId="77777777" w:rsidR="00723F83"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noProof/>
                <w:color w:val="000000" w:themeColor="text1"/>
                <w:w w:val="100"/>
                <w:sz w:val="16"/>
                <w:szCs w:val="16"/>
              </w:rPr>
              <w:t>Abolishment</w:t>
            </w:r>
          </w:p>
        </w:tc>
      </w:tr>
      <w:tr w:rsidR="00723F83" w14:paraId="04455FE1" w14:textId="77777777" w:rsidTr="0BA49A81">
        <w:trPr>
          <w:cantSplit/>
        </w:trPr>
        <w:tc>
          <w:tcPr>
            <w:tcW w:w="997" w:type="dxa"/>
            <w:shd w:val="clear" w:color="auto" w:fill="auto"/>
          </w:tcPr>
          <w:p w14:paraId="71B97C02" w14:textId="77777777" w:rsidR="00723F83" w:rsidRPr="00FA32C4" w:rsidRDefault="00723F83" w:rsidP="00723F83">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auto" w:fill="FFFFFF" w:themeFill="background1"/>
          </w:tcPr>
          <w:p w14:paraId="73D742BF"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-2</w:t>
            </w:r>
          </w:p>
        </w:tc>
        <w:tc>
          <w:tcPr>
            <w:tcW w:w="801" w:type="dxa"/>
            <w:shd w:val="clear" w:color="auto" w:fill="FFFFFF" w:themeFill="background1"/>
          </w:tcPr>
          <w:p w14:paraId="24289A7D" w14:textId="5E437784" w:rsidR="00723F83" w:rsidRPr="00E21D3D"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44BB860D"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Radio Operator</w:t>
            </w:r>
          </w:p>
        </w:tc>
        <w:tc>
          <w:tcPr>
            <w:tcW w:w="3791" w:type="dxa"/>
            <w:shd w:val="clear" w:color="auto" w:fill="FFFFFF" w:themeFill="background1"/>
          </w:tcPr>
          <w:p w14:paraId="691275FD" w14:textId="77777777" w:rsidR="00723F83"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Redeployment</w:t>
            </w:r>
            <w:r>
              <w:rPr>
                <w:rFonts w:asciiTheme="majorBidi" w:hAnsiTheme="majorBidi" w:cstheme="majorBidi"/>
                <w:color w:val="000000" w:themeColor="text1"/>
                <w:sz w:val="17"/>
                <w:szCs w:val="17"/>
              </w:rPr>
              <w:t xml:space="preserve"> to Security Section</w:t>
            </w:r>
          </w:p>
        </w:tc>
      </w:tr>
      <w:tr w:rsidR="00723F83" w14:paraId="24D6C71D" w14:textId="77777777" w:rsidTr="0BA49A81">
        <w:trPr>
          <w:cantSplit/>
        </w:trPr>
        <w:tc>
          <w:tcPr>
            <w:tcW w:w="997" w:type="dxa"/>
            <w:tcBorders>
              <w:top w:val="single" w:sz="4" w:space="0" w:color="auto"/>
              <w:bottom w:val="single" w:sz="4" w:space="0" w:color="auto"/>
            </w:tcBorders>
            <w:shd w:val="clear" w:color="auto" w:fill="auto"/>
          </w:tcPr>
          <w:p w14:paraId="747BDC9A" w14:textId="77777777" w:rsidR="00723F83" w:rsidRDefault="00723F83" w:rsidP="00723F83">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auto" w:fill="FFFFFF" w:themeFill="background1"/>
          </w:tcPr>
          <w:p w14:paraId="4ECB040B" w14:textId="77777777" w:rsidR="00723F83" w:rsidRPr="00767165" w:rsidRDefault="00723F83" w:rsidP="00723F83">
            <w:pPr>
              <w:tabs>
                <w:tab w:val="right" w:pos="1216"/>
              </w:tabs>
              <w:spacing w:before="40" w:after="81" w:line="210" w:lineRule="exact"/>
              <w:ind w:left="360" w:right="43"/>
              <w:jc w:val="right"/>
              <w:rPr>
                <w:rFonts w:eastAsia="Calibri"/>
                <w:b/>
                <w:bCs/>
                <w:sz w:val="17"/>
              </w:rPr>
            </w:pPr>
            <w:r w:rsidRPr="00767165">
              <w:rPr>
                <w:rFonts w:eastAsia="Calibri"/>
                <w:b/>
                <w:bCs/>
                <w:sz w:val="17"/>
              </w:rPr>
              <w:t>6</w:t>
            </w:r>
          </w:p>
        </w:tc>
        <w:tc>
          <w:tcPr>
            <w:tcW w:w="801" w:type="dxa"/>
            <w:tcBorders>
              <w:top w:val="single" w:sz="4" w:space="0" w:color="auto"/>
              <w:bottom w:val="single" w:sz="4" w:space="0" w:color="auto"/>
            </w:tcBorders>
            <w:shd w:val="clear" w:color="auto" w:fill="FFFFFF" w:themeFill="background1"/>
          </w:tcPr>
          <w:p w14:paraId="5D66FCD3" w14:textId="77777777" w:rsidR="00723F83" w:rsidRDefault="00723F83" w:rsidP="00723F83">
            <w:pPr>
              <w:tabs>
                <w:tab w:val="left" w:pos="288"/>
                <w:tab w:val="left" w:pos="576"/>
                <w:tab w:val="left" w:pos="864"/>
                <w:tab w:val="left" w:pos="1152"/>
              </w:tabs>
              <w:spacing w:before="40" w:after="81" w:line="210" w:lineRule="exact"/>
              <w:ind w:left="144" w:right="43"/>
              <w:rPr>
                <w:rFonts w:eastAsia="Calibri"/>
                <w:sz w:val="17"/>
                <w:lang w:val="es-ES"/>
              </w:rPr>
            </w:pPr>
          </w:p>
        </w:tc>
        <w:tc>
          <w:tcPr>
            <w:tcW w:w="2995" w:type="dxa"/>
            <w:tcBorders>
              <w:top w:val="single" w:sz="4" w:space="0" w:color="auto"/>
              <w:bottom w:val="single" w:sz="4" w:space="0" w:color="auto"/>
            </w:tcBorders>
            <w:shd w:val="clear" w:color="auto" w:fill="FFFFFF" w:themeFill="background1"/>
          </w:tcPr>
          <w:p w14:paraId="52FE1AE5" w14:textId="77777777"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lang w:val="fr-FR"/>
              </w:rPr>
            </w:pPr>
          </w:p>
        </w:tc>
        <w:tc>
          <w:tcPr>
            <w:tcW w:w="3791" w:type="dxa"/>
            <w:tcBorders>
              <w:top w:val="single" w:sz="4" w:space="0" w:color="auto"/>
              <w:bottom w:val="single" w:sz="4" w:space="0" w:color="auto"/>
            </w:tcBorders>
            <w:shd w:val="clear" w:color="auto" w:fill="FFFFFF" w:themeFill="background1"/>
          </w:tcPr>
          <w:p w14:paraId="795AA0C6" w14:textId="77777777" w:rsidR="00723F83" w:rsidRDefault="00723F83" w:rsidP="00723F83">
            <w:pPr>
              <w:tabs>
                <w:tab w:val="left" w:pos="288"/>
                <w:tab w:val="left" w:pos="576"/>
                <w:tab w:val="left" w:pos="864"/>
                <w:tab w:val="left" w:pos="1152"/>
              </w:tabs>
              <w:spacing w:before="40" w:after="81" w:line="210" w:lineRule="exact"/>
              <w:ind w:left="144" w:right="43"/>
              <w:rPr>
                <w:rFonts w:eastAsia="Calibri"/>
                <w:sz w:val="17"/>
              </w:rPr>
            </w:pPr>
          </w:p>
        </w:tc>
      </w:tr>
      <w:tr w:rsidR="00723F83" w:rsidRPr="00FB48BB" w14:paraId="722036E4" w14:textId="77777777" w:rsidTr="0BA49A81">
        <w:trPr>
          <w:cantSplit/>
        </w:trPr>
        <w:tc>
          <w:tcPr>
            <w:tcW w:w="9842" w:type="dxa"/>
            <w:gridSpan w:val="5"/>
            <w:tcBorders>
              <w:top w:val="single" w:sz="4" w:space="0" w:color="auto"/>
            </w:tcBorders>
            <w:shd w:val="clear" w:color="auto" w:fill="auto"/>
          </w:tcPr>
          <w:p w14:paraId="5EA16EB0" w14:textId="77777777" w:rsidR="00723F83" w:rsidRPr="00FB48BB" w:rsidRDefault="00723F83" w:rsidP="00723F83">
            <w:pPr>
              <w:tabs>
                <w:tab w:val="left" w:pos="288"/>
                <w:tab w:val="left" w:pos="576"/>
                <w:tab w:val="left" w:pos="864"/>
                <w:tab w:val="left" w:pos="1152"/>
              </w:tabs>
              <w:spacing w:before="40" w:after="81" w:line="210" w:lineRule="exact"/>
              <w:ind w:right="43"/>
              <w:rPr>
                <w:rFonts w:eastAsia="Calibri"/>
                <w:b/>
                <w:bCs/>
                <w:color w:val="000000" w:themeColor="text1"/>
                <w:sz w:val="17"/>
              </w:rPr>
            </w:pPr>
            <w:r w:rsidRPr="00A46775">
              <w:rPr>
                <w:rFonts w:eastAsia="Calibri"/>
                <w:b/>
                <w:bCs/>
                <w:color w:val="000000" w:themeColor="text1"/>
                <w:sz w:val="17"/>
              </w:rPr>
              <w:t>Jalalabad</w:t>
            </w:r>
          </w:p>
        </w:tc>
      </w:tr>
      <w:tr w:rsidR="00723F83" w14:paraId="118088BA" w14:textId="77777777" w:rsidTr="0BA49A81">
        <w:trPr>
          <w:cantSplit/>
        </w:trPr>
        <w:tc>
          <w:tcPr>
            <w:tcW w:w="997" w:type="dxa"/>
            <w:shd w:val="clear" w:color="auto" w:fill="auto"/>
          </w:tcPr>
          <w:p w14:paraId="58E6CAAD" w14:textId="77777777" w:rsidR="00723F83" w:rsidRDefault="00723F83" w:rsidP="00723F8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8C5D7B">
              <w:rPr>
                <w:sz w:val="17"/>
              </w:rPr>
              <w:lastRenderedPageBreak/>
              <w:t>Post</w:t>
            </w:r>
          </w:p>
        </w:tc>
        <w:tc>
          <w:tcPr>
            <w:tcW w:w="1258" w:type="dxa"/>
            <w:shd w:val="clear" w:color="auto" w:fill="FFFFFF" w:themeFill="background1"/>
          </w:tcPr>
          <w:p w14:paraId="28FA46CF" w14:textId="77777777" w:rsidR="00723F83" w:rsidRDefault="00723F83" w:rsidP="00723F83">
            <w:pPr>
              <w:tabs>
                <w:tab w:val="right" w:pos="1216"/>
              </w:tabs>
              <w:spacing w:before="40" w:after="81" w:line="210" w:lineRule="exact"/>
              <w:ind w:left="360" w:right="43"/>
              <w:jc w:val="right"/>
              <w:rPr>
                <w:rFonts w:eastAsia="Calibr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247B459F" w14:textId="77777777"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sidRPr="00DE2C8C">
              <w:rPr>
                <w:rFonts w:asciiTheme="majorBidi" w:hAnsiTheme="majorBidi" w:cstheme="majorBidi"/>
                <w:color w:val="000000" w:themeColor="text1"/>
                <w:sz w:val="17"/>
                <w:szCs w:val="17"/>
              </w:rPr>
              <w:t>FS</w:t>
            </w:r>
          </w:p>
        </w:tc>
        <w:tc>
          <w:tcPr>
            <w:tcW w:w="2995" w:type="dxa"/>
            <w:shd w:val="clear" w:color="auto" w:fill="FFFFFF" w:themeFill="background1"/>
          </w:tcPr>
          <w:p w14:paraId="282AB71C"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asciiTheme="majorBidi" w:hAnsiTheme="majorBidi" w:cstheme="majorBidi"/>
                <w:color w:val="000000" w:themeColor="text1"/>
                <w:sz w:val="17"/>
                <w:szCs w:val="17"/>
              </w:rPr>
              <w:t>Information Systems Assistant</w:t>
            </w:r>
          </w:p>
        </w:tc>
        <w:tc>
          <w:tcPr>
            <w:tcW w:w="3791" w:type="dxa"/>
            <w:shd w:val="clear" w:color="auto" w:fill="FFFFFF" w:themeFill="background1"/>
          </w:tcPr>
          <w:p w14:paraId="09BF788E" w14:textId="77777777"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noProof/>
                <w:color w:val="000000" w:themeColor="text1"/>
                <w:w w:val="100"/>
                <w:sz w:val="16"/>
                <w:szCs w:val="16"/>
              </w:rPr>
              <w:t>Abolishment</w:t>
            </w:r>
          </w:p>
        </w:tc>
      </w:tr>
      <w:tr w:rsidR="00723F83" w:rsidRPr="00DE2C8C" w14:paraId="26FECF7F" w14:textId="77777777" w:rsidTr="0BA49A81">
        <w:trPr>
          <w:cantSplit/>
        </w:trPr>
        <w:tc>
          <w:tcPr>
            <w:tcW w:w="997" w:type="dxa"/>
            <w:shd w:val="clear" w:color="auto" w:fill="auto"/>
          </w:tcPr>
          <w:p w14:paraId="0B09F056" w14:textId="77777777" w:rsidR="00723F83" w:rsidRPr="00207007" w:rsidRDefault="00723F83" w:rsidP="00723F83">
            <w:pPr>
              <w:keepNext/>
              <w:keepLines/>
              <w:tabs>
                <w:tab w:val="left" w:pos="288"/>
                <w:tab w:val="left" w:pos="576"/>
                <w:tab w:val="left" w:pos="864"/>
                <w:tab w:val="left" w:pos="1152"/>
              </w:tabs>
              <w:spacing w:before="40" w:after="40" w:line="200" w:lineRule="exact"/>
              <w:ind w:right="43"/>
              <w:rPr>
                <w:sz w:val="17"/>
              </w:rPr>
            </w:pPr>
            <w:r w:rsidRPr="008C5D7B">
              <w:rPr>
                <w:sz w:val="17"/>
              </w:rPr>
              <w:t>Post</w:t>
            </w:r>
          </w:p>
        </w:tc>
        <w:tc>
          <w:tcPr>
            <w:tcW w:w="1258" w:type="dxa"/>
            <w:shd w:val="clear" w:color="auto" w:fill="FFFFFF" w:themeFill="background1"/>
          </w:tcPr>
          <w:p w14:paraId="1755BF87" w14:textId="77777777" w:rsidR="00723F83" w:rsidRPr="00DE2C8C" w:rsidRDefault="00723F83" w:rsidP="00723F83">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4FA15EEE"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FS</w:t>
            </w:r>
          </w:p>
        </w:tc>
        <w:tc>
          <w:tcPr>
            <w:tcW w:w="2995" w:type="dxa"/>
            <w:shd w:val="clear" w:color="auto" w:fill="FFFFFF" w:themeFill="background1"/>
          </w:tcPr>
          <w:p w14:paraId="7CC3B5D6"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Security Officer</w:t>
            </w:r>
          </w:p>
        </w:tc>
        <w:tc>
          <w:tcPr>
            <w:tcW w:w="3791" w:type="dxa"/>
            <w:shd w:val="clear" w:color="auto" w:fill="FFFFFF" w:themeFill="background1"/>
          </w:tcPr>
          <w:p w14:paraId="7B23C9BA"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noProof/>
                <w:color w:val="000000" w:themeColor="text1"/>
                <w:w w:val="100"/>
                <w:sz w:val="16"/>
                <w:szCs w:val="16"/>
              </w:rPr>
              <w:t>Redeployment</w:t>
            </w:r>
            <w:r>
              <w:rPr>
                <w:noProof/>
                <w:color w:val="000000" w:themeColor="text1"/>
                <w:w w:val="100"/>
                <w:sz w:val="16"/>
                <w:szCs w:val="16"/>
              </w:rPr>
              <w:t xml:space="preserve"> to Bayan field Office</w:t>
            </w:r>
          </w:p>
        </w:tc>
      </w:tr>
      <w:tr w:rsidR="00723F83" w:rsidRPr="00DE2C8C" w14:paraId="74D7569F" w14:textId="77777777" w:rsidTr="0BA49A81">
        <w:trPr>
          <w:cantSplit/>
        </w:trPr>
        <w:tc>
          <w:tcPr>
            <w:tcW w:w="997" w:type="dxa"/>
            <w:shd w:val="clear" w:color="auto" w:fill="auto"/>
          </w:tcPr>
          <w:p w14:paraId="186AF668" w14:textId="77777777" w:rsidR="00723F83" w:rsidRPr="00207007" w:rsidRDefault="00723F83" w:rsidP="00723F83">
            <w:pPr>
              <w:keepNext/>
              <w:keepLines/>
              <w:tabs>
                <w:tab w:val="left" w:pos="288"/>
                <w:tab w:val="left" w:pos="576"/>
                <w:tab w:val="left" w:pos="864"/>
                <w:tab w:val="left" w:pos="1152"/>
              </w:tabs>
              <w:spacing w:before="40" w:after="40" w:line="200" w:lineRule="exact"/>
              <w:ind w:right="43"/>
              <w:rPr>
                <w:sz w:val="17"/>
              </w:rPr>
            </w:pPr>
            <w:r w:rsidRPr="008C5D7B">
              <w:rPr>
                <w:sz w:val="17"/>
              </w:rPr>
              <w:t>Post</w:t>
            </w:r>
          </w:p>
        </w:tc>
        <w:tc>
          <w:tcPr>
            <w:tcW w:w="1258" w:type="dxa"/>
            <w:shd w:val="clear" w:color="auto" w:fill="FFFFFF" w:themeFill="background1"/>
          </w:tcPr>
          <w:p w14:paraId="5A7BC141" w14:textId="77777777" w:rsidR="00723F83" w:rsidRPr="00DE2C8C" w:rsidRDefault="00723F83" w:rsidP="00723F83">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58B1D3C5"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391621C1"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Associate Information Systems Officer</w:t>
            </w:r>
          </w:p>
        </w:tc>
        <w:tc>
          <w:tcPr>
            <w:tcW w:w="3791" w:type="dxa"/>
            <w:shd w:val="clear" w:color="auto" w:fill="FFFFFF" w:themeFill="background1"/>
          </w:tcPr>
          <w:p w14:paraId="2119C640" w14:textId="49081FCE"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Pr>
                <w:noProof/>
              </w:rPr>
              <mc:AlternateContent>
                <mc:Choice Requires="wps">
                  <w:drawing>
                    <wp:anchor distT="0" distB="0" distL="114300" distR="114300" simplePos="0" relativeHeight="251658361" behindDoc="0" locked="0" layoutInCell="1" allowOverlap="1" wp14:anchorId="2EDB705D" wp14:editId="1D866CC9">
                      <wp:simplePos x="0" y="0"/>
                      <wp:positionH relativeFrom="column">
                        <wp:posOffset>782320</wp:posOffset>
                      </wp:positionH>
                      <wp:positionV relativeFrom="paragraph">
                        <wp:posOffset>68580</wp:posOffset>
                      </wp:positionV>
                      <wp:extent cx="45720" cy="409575"/>
                      <wp:effectExtent l="0" t="0" r="11430" b="28575"/>
                      <wp:wrapNone/>
                      <wp:docPr id="1060724055" name="Right Brace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09575"/>
                              </a:xfrm>
                              <a:prstGeom prst="rightBrace">
                                <a:avLst>
                                  <a:gd name="adj1" fmla="val 29080"/>
                                  <a:gd name="adj2" fmla="val 4843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E35C0" id="Right Brace 142" o:spid="_x0000_s1026" type="#_x0000_t88" style="position:absolute;margin-left:61.6pt;margin-top:5.4pt;width:3.6pt;height:32.25pt;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" adj="701,10462" strokecolor="black [3200]" strokeweight=".5pt">
                      <v:stroke joinstyle="miter"/>
                    </v:shape>
                  </w:pict>
                </mc:Fallback>
              </mc:AlternateContent>
            </w:r>
            <w:r>
              <w:rPr>
                <w:color w:val="000000" w:themeColor="text1"/>
                <w:sz w:val="17"/>
              </w:rPr>
              <w:t>Abolishment</w:t>
            </w:r>
          </w:p>
        </w:tc>
      </w:tr>
      <w:tr w:rsidR="00723F83" w:rsidRPr="00DE2C8C" w14:paraId="7F890767" w14:textId="77777777" w:rsidTr="0BA49A81">
        <w:trPr>
          <w:cantSplit/>
        </w:trPr>
        <w:tc>
          <w:tcPr>
            <w:tcW w:w="997" w:type="dxa"/>
            <w:shd w:val="clear" w:color="auto" w:fill="auto"/>
          </w:tcPr>
          <w:p w14:paraId="0422F5A5" w14:textId="77777777" w:rsidR="00723F83" w:rsidRPr="00207007" w:rsidRDefault="00723F83" w:rsidP="00723F83">
            <w:pPr>
              <w:keepNext/>
              <w:keepLines/>
              <w:tabs>
                <w:tab w:val="left" w:pos="288"/>
                <w:tab w:val="left" w:pos="576"/>
                <w:tab w:val="left" w:pos="864"/>
                <w:tab w:val="left" w:pos="1152"/>
              </w:tabs>
              <w:spacing w:before="40" w:after="40" w:line="200" w:lineRule="exact"/>
              <w:ind w:right="43"/>
              <w:rPr>
                <w:sz w:val="17"/>
              </w:rPr>
            </w:pPr>
            <w:r w:rsidRPr="008C5D7B">
              <w:rPr>
                <w:sz w:val="17"/>
              </w:rPr>
              <w:t>Post</w:t>
            </w:r>
          </w:p>
        </w:tc>
        <w:tc>
          <w:tcPr>
            <w:tcW w:w="1258" w:type="dxa"/>
            <w:shd w:val="clear" w:color="auto" w:fill="FFFFFF" w:themeFill="background1"/>
          </w:tcPr>
          <w:p w14:paraId="4C36735D" w14:textId="77777777" w:rsidR="00723F83" w:rsidRPr="00DE2C8C" w:rsidRDefault="00723F83" w:rsidP="00723F83">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5FF48801" w14:textId="41F6B0AC"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43128AAB"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Information Systems Assistant</w:t>
            </w:r>
          </w:p>
        </w:tc>
        <w:tc>
          <w:tcPr>
            <w:tcW w:w="3791" w:type="dxa"/>
            <w:shd w:val="clear" w:color="auto" w:fill="FFFFFF" w:themeFill="background1"/>
          </w:tcPr>
          <w:p w14:paraId="395EA913"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asciiTheme="majorBidi" w:hAnsiTheme="majorBidi" w:cstheme="majorBidi"/>
                <w:color w:val="000000" w:themeColor="text1"/>
                <w:sz w:val="17"/>
                <w:szCs w:val="17"/>
              </w:rPr>
              <w:t>Establishment</w:t>
            </w:r>
          </w:p>
        </w:tc>
      </w:tr>
      <w:tr w:rsidR="00723F83" w14:paraId="718B1820" w14:textId="77777777" w:rsidTr="0BA49A81">
        <w:trPr>
          <w:cantSplit/>
        </w:trPr>
        <w:tc>
          <w:tcPr>
            <w:tcW w:w="997" w:type="dxa"/>
            <w:shd w:val="clear" w:color="auto" w:fill="auto"/>
          </w:tcPr>
          <w:p w14:paraId="46EE01E3" w14:textId="77777777" w:rsidR="00723F83" w:rsidRPr="008C5D7B" w:rsidRDefault="00723F83" w:rsidP="00723F83">
            <w:pPr>
              <w:keepNext/>
              <w:keepLines/>
              <w:tabs>
                <w:tab w:val="left" w:pos="288"/>
                <w:tab w:val="left" w:pos="576"/>
                <w:tab w:val="left" w:pos="864"/>
                <w:tab w:val="left" w:pos="1152"/>
              </w:tabs>
              <w:spacing w:before="40" w:after="40" w:line="200" w:lineRule="exact"/>
              <w:ind w:right="43"/>
              <w:rPr>
                <w:sz w:val="17"/>
              </w:rPr>
            </w:pPr>
            <w:r w:rsidRPr="008C5D7B">
              <w:rPr>
                <w:sz w:val="17"/>
              </w:rPr>
              <w:t>Post</w:t>
            </w:r>
          </w:p>
        </w:tc>
        <w:tc>
          <w:tcPr>
            <w:tcW w:w="1258" w:type="dxa"/>
            <w:shd w:val="clear" w:color="auto" w:fill="FFFFFF" w:themeFill="background1"/>
          </w:tcPr>
          <w:p w14:paraId="33CB4AE4"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1904D61C" w14:textId="77777777" w:rsidR="00723F83" w:rsidRPr="00E21D3D"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6996BC5F"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Assistant Programme Management Officer</w:t>
            </w:r>
          </w:p>
        </w:tc>
        <w:tc>
          <w:tcPr>
            <w:tcW w:w="3791" w:type="dxa"/>
            <w:shd w:val="clear" w:color="auto" w:fill="FFFFFF" w:themeFill="background1"/>
          </w:tcPr>
          <w:p w14:paraId="56C57E4C" w14:textId="590A3082" w:rsidR="00723F83"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noProof/>
                <w:color w:val="000000" w:themeColor="text1"/>
                <w:w w:val="100"/>
                <w:sz w:val="16"/>
                <w:szCs w:val="16"/>
              </w:rPr>
              <w:t>Reassignment</w:t>
            </w:r>
            <w:r>
              <w:rPr>
                <w:noProof/>
                <w:color w:val="000000" w:themeColor="text1"/>
                <w:w w:val="100"/>
                <w:sz w:val="16"/>
                <w:szCs w:val="16"/>
              </w:rPr>
              <w:t xml:space="preserve"> from </w:t>
            </w:r>
            <w:r>
              <w:rPr>
                <w:rFonts w:eastAsia="Calibri"/>
                <w:color w:val="000000" w:themeColor="text1"/>
                <w:sz w:val="17"/>
              </w:rPr>
              <w:t>Pul-e-Khumri</w:t>
            </w:r>
            <w:r w:rsidRPr="00DE2C8C">
              <w:rPr>
                <w:rFonts w:eastAsia="Calibri"/>
                <w:color w:val="000000" w:themeColor="text1"/>
                <w:sz w:val="17"/>
              </w:rPr>
              <w:t xml:space="preserve"> field office</w:t>
            </w:r>
          </w:p>
        </w:tc>
      </w:tr>
      <w:tr w:rsidR="00723F83" w14:paraId="1865F2BA" w14:textId="77777777" w:rsidTr="0BA49A81">
        <w:trPr>
          <w:cantSplit/>
        </w:trPr>
        <w:tc>
          <w:tcPr>
            <w:tcW w:w="997" w:type="dxa"/>
            <w:shd w:val="clear" w:color="auto" w:fill="auto"/>
          </w:tcPr>
          <w:p w14:paraId="002980C2" w14:textId="77777777" w:rsidR="00723F83" w:rsidRPr="008C5D7B" w:rsidRDefault="00723F83" w:rsidP="00723F83">
            <w:pPr>
              <w:keepNext/>
              <w:keepLines/>
              <w:tabs>
                <w:tab w:val="left" w:pos="288"/>
                <w:tab w:val="left" w:pos="576"/>
                <w:tab w:val="left" w:pos="864"/>
                <w:tab w:val="left" w:pos="1152"/>
              </w:tabs>
              <w:spacing w:before="40" w:after="40" w:line="200" w:lineRule="exact"/>
              <w:ind w:right="43"/>
              <w:rPr>
                <w:sz w:val="17"/>
              </w:rPr>
            </w:pPr>
            <w:r w:rsidRPr="008C5D7B">
              <w:rPr>
                <w:sz w:val="17"/>
              </w:rPr>
              <w:t>Post</w:t>
            </w:r>
          </w:p>
        </w:tc>
        <w:tc>
          <w:tcPr>
            <w:tcW w:w="1258" w:type="dxa"/>
            <w:shd w:val="clear" w:color="auto" w:fill="FFFFFF" w:themeFill="background1"/>
          </w:tcPr>
          <w:p w14:paraId="533D5324"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-3</w:t>
            </w:r>
          </w:p>
        </w:tc>
        <w:tc>
          <w:tcPr>
            <w:tcW w:w="801" w:type="dxa"/>
            <w:shd w:val="clear" w:color="auto" w:fill="FFFFFF" w:themeFill="background1"/>
          </w:tcPr>
          <w:p w14:paraId="72AB5C8D" w14:textId="2FE48263" w:rsidR="00723F83" w:rsidRPr="00E21D3D"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330A7899"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Radio Operator</w:t>
            </w:r>
          </w:p>
        </w:tc>
        <w:tc>
          <w:tcPr>
            <w:tcW w:w="3791" w:type="dxa"/>
            <w:shd w:val="clear" w:color="auto" w:fill="FFFFFF" w:themeFill="background1"/>
          </w:tcPr>
          <w:p w14:paraId="33C1444C" w14:textId="77777777" w:rsidR="00723F83"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noProof/>
                <w:color w:val="000000" w:themeColor="text1"/>
                <w:w w:val="100"/>
                <w:sz w:val="16"/>
                <w:szCs w:val="16"/>
              </w:rPr>
              <w:t>Abolishment</w:t>
            </w:r>
          </w:p>
        </w:tc>
      </w:tr>
      <w:tr w:rsidR="00723F83" w14:paraId="115B38FF" w14:textId="77777777" w:rsidTr="0BA49A81">
        <w:trPr>
          <w:cantSplit/>
        </w:trPr>
        <w:tc>
          <w:tcPr>
            <w:tcW w:w="997" w:type="dxa"/>
            <w:shd w:val="clear" w:color="auto" w:fill="auto"/>
          </w:tcPr>
          <w:p w14:paraId="1A1D7841" w14:textId="77777777" w:rsidR="00723F83" w:rsidRPr="008C5D7B" w:rsidRDefault="00723F83" w:rsidP="00723F83">
            <w:pPr>
              <w:keepNext/>
              <w:keepLines/>
              <w:tabs>
                <w:tab w:val="left" w:pos="288"/>
                <w:tab w:val="left" w:pos="576"/>
                <w:tab w:val="left" w:pos="864"/>
                <w:tab w:val="left" w:pos="1152"/>
              </w:tabs>
              <w:spacing w:before="40" w:after="40" w:line="200" w:lineRule="exact"/>
              <w:ind w:right="43"/>
              <w:rPr>
                <w:sz w:val="17"/>
              </w:rPr>
            </w:pPr>
            <w:r w:rsidRPr="008C5D7B">
              <w:rPr>
                <w:sz w:val="17"/>
              </w:rPr>
              <w:t>Post</w:t>
            </w:r>
          </w:p>
        </w:tc>
        <w:tc>
          <w:tcPr>
            <w:tcW w:w="1258" w:type="dxa"/>
            <w:shd w:val="clear" w:color="auto" w:fill="FFFFFF" w:themeFill="background1"/>
          </w:tcPr>
          <w:p w14:paraId="779B0F4E"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-2</w:t>
            </w:r>
          </w:p>
        </w:tc>
        <w:tc>
          <w:tcPr>
            <w:tcW w:w="801" w:type="dxa"/>
            <w:shd w:val="clear" w:color="auto" w:fill="FFFFFF" w:themeFill="background1"/>
          </w:tcPr>
          <w:p w14:paraId="12A71E4C" w14:textId="6C6AE9E0" w:rsidR="00723F83" w:rsidRPr="00E21D3D"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3041FFEF"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Radio Operator</w:t>
            </w:r>
          </w:p>
        </w:tc>
        <w:tc>
          <w:tcPr>
            <w:tcW w:w="3791" w:type="dxa"/>
            <w:shd w:val="clear" w:color="auto" w:fill="FFFFFF" w:themeFill="background1"/>
          </w:tcPr>
          <w:p w14:paraId="6F0441BF" w14:textId="77777777" w:rsidR="00723F83"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noProof/>
                <w:color w:val="000000" w:themeColor="text1"/>
                <w:w w:val="100"/>
                <w:sz w:val="16"/>
                <w:szCs w:val="16"/>
              </w:rPr>
              <w:t>Redeployment</w:t>
            </w:r>
            <w:r>
              <w:rPr>
                <w:noProof/>
                <w:color w:val="000000" w:themeColor="text1"/>
                <w:w w:val="100"/>
                <w:sz w:val="16"/>
                <w:szCs w:val="16"/>
              </w:rPr>
              <w:t xml:space="preserve"> to Security Section</w:t>
            </w:r>
          </w:p>
        </w:tc>
      </w:tr>
      <w:tr w:rsidR="00723F83" w14:paraId="08847EE5" w14:textId="77777777" w:rsidTr="0BA49A81">
        <w:trPr>
          <w:cantSplit/>
        </w:trPr>
        <w:tc>
          <w:tcPr>
            <w:tcW w:w="997" w:type="dxa"/>
            <w:tcBorders>
              <w:top w:val="single" w:sz="4" w:space="0" w:color="auto"/>
              <w:bottom w:val="single" w:sz="4" w:space="0" w:color="auto"/>
            </w:tcBorders>
            <w:shd w:val="clear" w:color="auto" w:fill="auto"/>
          </w:tcPr>
          <w:p w14:paraId="73A644CF" w14:textId="77777777" w:rsidR="00723F83" w:rsidRDefault="00723F83" w:rsidP="00723F83">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auto" w:fill="FFFFFF" w:themeFill="background1"/>
          </w:tcPr>
          <w:p w14:paraId="4CAA9F8D" w14:textId="77777777" w:rsidR="00723F83" w:rsidRPr="001A4AD8" w:rsidRDefault="00723F83" w:rsidP="00723F83">
            <w:pPr>
              <w:tabs>
                <w:tab w:val="right" w:pos="1216"/>
              </w:tabs>
              <w:spacing w:before="40" w:after="81" w:line="210" w:lineRule="exact"/>
              <w:ind w:left="360" w:right="43"/>
              <w:jc w:val="right"/>
              <w:rPr>
                <w:rFonts w:eastAsia="Calibri"/>
                <w:b/>
                <w:bCs/>
                <w:color w:val="000000" w:themeColor="text1"/>
                <w:sz w:val="17"/>
                <w:szCs w:val="17"/>
              </w:rPr>
            </w:pPr>
            <w:r w:rsidRPr="001A4AD8">
              <w:rPr>
                <w:rFonts w:eastAsia="Calibri"/>
                <w:b/>
                <w:bCs/>
                <w:color w:val="000000" w:themeColor="text1"/>
                <w:sz w:val="17"/>
                <w:szCs w:val="17"/>
              </w:rPr>
              <w:t>-6</w:t>
            </w:r>
          </w:p>
        </w:tc>
        <w:tc>
          <w:tcPr>
            <w:tcW w:w="801" w:type="dxa"/>
            <w:tcBorders>
              <w:top w:val="single" w:sz="4" w:space="0" w:color="auto"/>
              <w:bottom w:val="single" w:sz="4" w:space="0" w:color="auto"/>
            </w:tcBorders>
            <w:shd w:val="clear" w:color="auto" w:fill="FFFFFF" w:themeFill="background1"/>
          </w:tcPr>
          <w:p w14:paraId="48B7C2DB" w14:textId="77777777"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p>
        </w:tc>
        <w:tc>
          <w:tcPr>
            <w:tcW w:w="2995" w:type="dxa"/>
            <w:tcBorders>
              <w:top w:val="single" w:sz="4" w:space="0" w:color="auto"/>
              <w:bottom w:val="single" w:sz="4" w:space="0" w:color="auto"/>
            </w:tcBorders>
            <w:shd w:val="clear" w:color="auto" w:fill="FFFFFF" w:themeFill="background1"/>
          </w:tcPr>
          <w:p w14:paraId="4CBB3535"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p>
        </w:tc>
        <w:tc>
          <w:tcPr>
            <w:tcW w:w="3791" w:type="dxa"/>
            <w:tcBorders>
              <w:top w:val="single" w:sz="4" w:space="0" w:color="auto"/>
              <w:bottom w:val="single" w:sz="4" w:space="0" w:color="auto"/>
            </w:tcBorders>
            <w:shd w:val="clear" w:color="auto" w:fill="FFFFFF" w:themeFill="background1"/>
          </w:tcPr>
          <w:p w14:paraId="44F51070" w14:textId="77777777" w:rsidR="00723F83" w:rsidRDefault="00723F83" w:rsidP="00723F8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r>
      <w:tr w:rsidR="00723F83" w14:paraId="777B63D4" w14:textId="77777777" w:rsidTr="0BA49A81">
        <w:trPr>
          <w:cantSplit/>
          <w:trHeight w:val="368"/>
        </w:trPr>
        <w:tc>
          <w:tcPr>
            <w:tcW w:w="9842" w:type="dxa"/>
            <w:gridSpan w:val="5"/>
            <w:tcBorders>
              <w:top w:val="single" w:sz="4" w:space="0" w:color="auto"/>
            </w:tcBorders>
            <w:shd w:val="clear" w:color="auto" w:fill="auto"/>
          </w:tcPr>
          <w:p w14:paraId="5E04C160" w14:textId="77777777" w:rsidR="00723F83" w:rsidRDefault="00723F83" w:rsidP="00723F83">
            <w:pPr>
              <w:tabs>
                <w:tab w:val="left" w:pos="288"/>
                <w:tab w:val="left" w:pos="576"/>
                <w:tab w:val="left" w:pos="864"/>
                <w:tab w:val="left" w:pos="1152"/>
              </w:tabs>
              <w:spacing w:before="40" w:after="81" w:line="210" w:lineRule="exact"/>
              <w:ind w:right="43"/>
              <w:rPr>
                <w:rFonts w:eastAsia="Calibri"/>
                <w:b/>
                <w:bCs/>
                <w:sz w:val="17"/>
              </w:rPr>
            </w:pPr>
            <w:r>
              <w:rPr>
                <w:rFonts w:eastAsia="Calibri"/>
                <w:b/>
                <w:bCs/>
                <w:sz w:val="17"/>
              </w:rPr>
              <w:t>Gardez</w:t>
            </w:r>
          </w:p>
        </w:tc>
      </w:tr>
      <w:tr w:rsidR="00723F83" w:rsidRPr="00CA25BA" w14:paraId="6E68A77C" w14:textId="77777777" w:rsidTr="0BA49A81">
        <w:trPr>
          <w:cantSplit/>
        </w:trPr>
        <w:tc>
          <w:tcPr>
            <w:tcW w:w="997" w:type="dxa"/>
            <w:shd w:val="clear" w:color="auto" w:fill="auto"/>
          </w:tcPr>
          <w:p w14:paraId="53B1A1B1" w14:textId="77777777" w:rsidR="00723F83" w:rsidRPr="00CA25BA" w:rsidRDefault="00723F83" w:rsidP="00723F83">
            <w:pPr>
              <w:keepNext/>
              <w:keepLines/>
              <w:tabs>
                <w:tab w:val="left" w:pos="288"/>
                <w:tab w:val="left" w:pos="576"/>
                <w:tab w:val="left" w:pos="864"/>
                <w:tab w:val="left" w:pos="1152"/>
              </w:tabs>
              <w:spacing w:before="40" w:after="40" w:line="200" w:lineRule="exact"/>
              <w:ind w:right="43"/>
              <w:rPr>
                <w:rFonts w:eastAsia="Calibri"/>
                <w:color w:val="BF4E14" w:themeColor="accent2" w:themeShade="BF"/>
                <w:sz w:val="17"/>
              </w:rPr>
            </w:pPr>
            <w:r w:rsidRPr="000D5950">
              <w:rPr>
                <w:sz w:val="17"/>
              </w:rPr>
              <w:t>Post</w:t>
            </w:r>
          </w:p>
        </w:tc>
        <w:tc>
          <w:tcPr>
            <w:tcW w:w="1258" w:type="dxa"/>
            <w:shd w:val="clear" w:color="auto" w:fill="FFFFFF" w:themeFill="background1"/>
          </w:tcPr>
          <w:p w14:paraId="6094EFDF" w14:textId="77777777" w:rsidR="00723F83" w:rsidRPr="00CA25BA" w:rsidRDefault="00723F83" w:rsidP="00723F83">
            <w:pPr>
              <w:tabs>
                <w:tab w:val="right" w:pos="1216"/>
              </w:tabs>
              <w:spacing w:before="40" w:after="81" w:line="210" w:lineRule="exact"/>
              <w:ind w:left="360" w:right="43"/>
              <w:jc w:val="right"/>
              <w:rPr>
                <w:rFonts w:eastAsia="Calibri"/>
                <w:color w:val="BF4E14" w:themeColor="accent2" w:themeShade="BF"/>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4CC31F6B" w14:textId="77777777"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szCs w:val="17"/>
                <w:lang w:val="en-US"/>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74992ACD" w14:textId="77777777"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lang w:val="en-US"/>
              </w:rPr>
            </w:pPr>
            <w:r w:rsidRPr="00DE2C8C">
              <w:rPr>
                <w:rFonts w:asciiTheme="majorBidi" w:hAnsiTheme="majorBidi" w:cstheme="majorBidi"/>
                <w:color w:val="000000" w:themeColor="text1"/>
                <w:sz w:val="17"/>
                <w:szCs w:val="17"/>
              </w:rPr>
              <w:t>Associate Information Systems Officer</w:t>
            </w:r>
          </w:p>
        </w:tc>
        <w:tc>
          <w:tcPr>
            <w:tcW w:w="3791" w:type="dxa"/>
            <w:shd w:val="clear" w:color="auto" w:fill="FFFFFF" w:themeFill="background1"/>
          </w:tcPr>
          <w:p w14:paraId="330BFFFF" w14:textId="6F04280D"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szCs w:val="17"/>
              </w:rPr>
            </w:pPr>
            <w:r>
              <w:rPr>
                <w:noProof/>
              </w:rPr>
              <mc:AlternateContent>
                <mc:Choice Requires="wps">
                  <w:drawing>
                    <wp:anchor distT="0" distB="0" distL="114300" distR="114300" simplePos="0" relativeHeight="251658362" behindDoc="0" locked="0" layoutInCell="1" allowOverlap="1" wp14:anchorId="3372653F" wp14:editId="409D564A">
                      <wp:simplePos x="0" y="0"/>
                      <wp:positionH relativeFrom="column">
                        <wp:posOffset>786765</wp:posOffset>
                      </wp:positionH>
                      <wp:positionV relativeFrom="paragraph">
                        <wp:posOffset>64770</wp:posOffset>
                      </wp:positionV>
                      <wp:extent cx="45720" cy="409575"/>
                      <wp:effectExtent l="0" t="0" r="11430" b="28575"/>
                      <wp:wrapNone/>
                      <wp:docPr id="1165883797" name="Right Brac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09575"/>
                              </a:xfrm>
                              <a:prstGeom prst="rightBrace">
                                <a:avLst>
                                  <a:gd name="adj1" fmla="val 29080"/>
                                  <a:gd name="adj2" fmla="val 4843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2F86B" id="Right Brace 140" o:spid="_x0000_s1026" type="#_x0000_t88" style="position:absolute;margin-left:61.95pt;margin-top:5.1pt;width:3.6pt;height:32.25pt;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" adj="701,10462" strokecolor="black [3200]" strokeweight=".5pt">
                      <v:stroke joinstyle="miter"/>
                    </v:shape>
                  </w:pict>
                </mc:Fallback>
              </mc:AlternateContent>
            </w:r>
            <w:r>
              <w:rPr>
                <w:color w:val="000000" w:themeColor="text1"/>
                <w:sz w:val="17"/>
              </w:rPr>
              <w:t>Abolishment</w:t>
            </w:r>
          </w:p>
        </w:tc>
      </w:tr>
      <w:tr w:rsidR="00723F83" w:rsidRPr="00CA25BA" w14:paraId="1C8B4530" w14:textId="77777777" w:rsidTr="0BA49A81">
        <w:trPr>
          <w:cantSplit/>
        </w:trPr>
        <w:tc>
          <w:tcPr>
            <w:tcW w:w="997" w:type="dxa"/>
            <w:shd w:val="clear" w:color="auto" w:fill="auto"/>
          </w:tcPr>
          <w:p w14:paraId="3FEE35AF" w14:textId="77777777" w:rsidR="00723F83" w:rsidRPr="00CA25BA" w:rsidRDefault="00723F83" w:rsidP="00723F83">
            <w:pPr>
              <w:keepNext/>
              <w:keepLines/>
              <w:tabs>
                <w:tab w:val="left" w:pos="288"/>
                <w:tab w:val="left" w:pos="576"/>
                <w:tab w:val="left" w:pos="864"/>
                <w:tab w:val="left" w:pos="1152"/>
              </w:tabs>
              <w:spacing w:before="40" w:after="40" w:line="200" w:lineRule="exact"/>
              <w:ind w:right="43"/>
              <w:rPr>
                <w:color w:val="BF4E14" w:themeColor="accent2" w:themeShade="BF"/>
                <w:sz w:val="17"/>
              </w:rPr>
            </w:pPr>
            <w:r w:rsidRPr="000D5950">
              <w:rPr>
                <w:sz w:val="17"/>
              </w:rPr>
              <w:t>Post</w:t>
            </w:r>
          </w:p>
        </w:tc>
        <w:tc>
          <w:tcPr>
            <w:tcW w:w="1258" w:type="dxa"/>
            <w:shd w:val="clear" w:color="auto" w:fill="FFFFFF" w:themeFill="background1"/>
          </w:tcPr>
          <w:p w14:paraId="308E5B4F" w14:textId="77777777" w:rsidR="00723F83" w:rsidRPr="00CA25BA" w:rsidRDefault="00723F83" w:rsidP="00723F83">
            <w:pPr>
              <w:tabs>
                <w:tab w:val="right" w:pos="1216"/>
              </w:tabs>
              <w:spacing w:before="40" w:after="81" w:line="210" w:lineRule="exact"/>
              <w:ind w:left="360" w:right="43"/>
              <w:jc w:val="right"/>
              <w:rPr>
                <w:rFonts w:eastAsia="Calibri"/>
                <w:color w:val="BF4E14" w:themeColor="accent2" w:themeShade="BF"/>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6051AC48" w14:textId="25CB1AB3"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szCs w:val="17"/>
                <w:lang w:val="en-US"/>
              </w:rPr>
            </w:pPr>
            <w:r>
              <w:rPr>
                <w:rFonts w:asciiTheme="majorBidi" w:hAnsiTheme="majorBidi" w:cstheme="majorBidi"/>
                <w:color w:val="000000" w:themeColor="text1"/>
                <w:sz w:val="17"/>
                <w:szCs w:val="17"/>
              </w:rPr>
              <w:t>LL</w:t>
            </w:r>
          </w:p>
        </w:tc>
        <w:tc>
          <w:tcPr>
            <w:tcW w:w="2995" w:type="dxa"/>
            <w:shd w:val="clear" w:color="auto" w:fill="FFFFFF" w:themeFill="background1"/>
          </w:tcPr>
          <w:p w14:paraId="384B240B" w14:textId="77777777"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lang w:val="en-US"/>
              </w:rPr>
            </w:pPr>
            <w:r w:rsidRPr="00DE2C8C">
              <w:rPr>
                <w:rFonts w:asciiTheme="majorBidi" w:hAnsiTheme="majorBidi" w:cstheme="majorBidi"/>
                <w:color w:val="000000" w:themeColor="text1"/>
                <w:sz w:val="17"/>
                <w:szCs w:val="17"/>
              </w:rPr>
              <w:t>Information Systems Assistant</w:t>
            </w:r>
          </w:p>
        </w:tc>
        <w:tc>
          <w:tcPr>
            <w:tcW w:w="3791" w:type="dxa"/>
            <w:shd w:val="clear" w:color="auto" w:fill="FFFFFF" w:themeFill="background1"/>
          </w:tcPr>
          <w:p w14:paraId="35B28453" w14:textId="77777777"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szCs w:val="17"/>
              </w:rPr>
            </w:pPr>
            <w:r>
              <w:rPr>
                <w:rFonts w:asciiTheme="majorBidi" w:hAnsiTheme="majorBidi" w:cstheme="majorBidi"/>
                <w:color w:val="000000" w:themeColor="text1"/>
                <w:sz w:val="17"/>
                <w:szCs w:val="17"/>
              </w:rPr>
              <w:t>Establishment</w:t>
            </w:r>
          </w:p>
        </w:tc>
      </w:tr>
      <w:tr w:rsidR="00723F83" w:rsidRPr="00CA25BA" w14:paraId="5C888507" w14:textId="77777777" w:rsidTr="0BA49A81">
        <w:trPr>
          <w:cantSplit/>
        </w:trPr>
        <w:tc>
          <w:tcPr>
            <w:tcW w:w="997" w:type="dxa"/>
            <w:shd w:val="clear" w:color="auto" w:fill="auto"/>
          </w:tcPr>
          <w:p w14:paraId="25E9FE88" w14:textId="77777777" w:rsidR="00723F83" w:rsidRPr="00CA25BA" w:rsidRDefault="00723F83" w:rsidP="00723F83">
            <w:pPr>
              <w:keepNext/>
              <w:keepLines/>
              <w:tabs>
                <w:tab w:val="left" w:pos="288"/>
                <w:tab w:val="left" w:pos="576"/>
                <w:tab w:val="left" w:pos="864"/>
                <w:tab w:val="left" w:pos="1152"/>
              </w:tabs>
              <w:spacing w:before="40" w:after="40" w:line="200" w:lineRule="exact"/>
              <w:ind w:right="43"/>
              <w:rPr>
                <w:color w:val="BF4E14" w:themeColor="accent2" w:themeShade="BF"/>
                <w:sz w:val="17"/>
              </w:rPr>
            </w:pPr>
            <w:r w:rsidRPr="000D5950">
              <w:rPr>
                <w:sz w:val="17"/>
              </w:rPr>
              <w:t>Post</w:t>
            </w:r>
          </w:p>
        </w:tc>
        <w:tc>
          <w:tcPr>
            <w:tcW w:w="1258" w:type="dxa"/>
            <w:shd w:val="clear" w:color="auto" w:fill="FFFFFF" w:themeFill="background1"/>
          </w:tcPr>
          <w:p w14:paraId="1CD674CF" w14:textId="77777777" w:rsidR="00723F83" w:rsidRPr="00CA25BA" w:rsidRDefault="00723F83" w:rsidP="00723F83">
            <w:pPr>
              <w:tabs>
                <w:tab w:val="right" w:pos="1216"/>
              </w:tabs>
              <w:spacing w:before="40" w:after="81" w:line="210" w:lineRule="exact"/>
              <w:ind w:left="360" w:right="43"/>
              <w:jc w:val="right"/>
              <w:rPr>
                <w:rFonts w:eastAsia="Calibri"/>
                <w:color w:val="BF4E14" w:themeColor="accent2" w:themeShade="BF"/>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6A4BF506" w14:textId="77777777"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szCs w:val="17"/>
                <w:lang w:val="en-US"/>
              </w:rPr>
            </w:pPr>
            <w:r w:rsidRPr="00DE2C8C">
              <w:rPr>
                <w:rFonts w:asciiTheme="majorBidi" w:hAnsiTheme="majorBidi" w:cstheme="majorBidi"/>
                <w:color w:val="000000" w:themeColor="text1"/>
                <w:sz w:val="17"/>
                <w:szCs w:val="17"/>
              </w:rPr>
              <w:t>NPO</w:t>
            </w:r>
          </w:p>
        </w:tc>
        <w:tc>
          <w:tcPr>
            <w:tcW w:w="2995" w:type="dxa"/>
            <w:shd w:val="clear" w:color="auto" w:fill="FFFFFF" w:themeFill="background1"/>
          </w:tcPr>
          <w:p w14:paraId="7F03E07C" w14:textId="77777777"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lang w:val="en-US"/>
              </w:rPr>
            </w:pPr>
            <w:r w:rsidRPr="00DE2C8C">
              <w:rPr>
                <w:rFonts w:asciiTheme="majorBidi" w:hAnsiTheme="majorBidi" w:cstheme="majorBidi"/>
                <w:color w:val="000000" w:themeColor="text1"/>
                <w:sz w:val="17"/>
                <w:szCs w:val="17"/>
              </w:rPr>
              <w:t>Assistant Security Officer</w:t>
            </w:r>
          </w:p>
        </w:tc>
        <w:tc>
          <w:tcPr>
            <w:tcW w:w="3791" w:type="dxa"/>
            <w:shd w:val="clear" w:color="auto" w:fill="FFFFFF" w:themeFill="background1"/>
          </w:tcPr>
          <w:p w14:paraId="52C7F82C" w14:textId="77777777"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szCs w:val="17"/>
              </w:rPr>
            </w:pPr>
            <w:r>
              <w:rPr>
                <w:color w:val="000000" w:themeColor="text1"/>
                <w:sz w:val="17"/>
              </w:rPr>
              <w:t>Abolishment</w:t>
            </w:r>
          </w:p>
        </w:tc>
      </w:tr>
      <w:tr w:rsidR="00723F83" w:rsidRPr="00CA25BA" w14:paraId="21DF342C" w14:textId="77777777" w:rsidTr="0BA49A81">
        <w:trPr>
          <w:cantSplit/>
        </w:trPr>
        <w:tc>
          <w:tcPr>
            <w:tcW w:w="997" w:type="dxa"/>
            <w:shd w:val="clear" w:color="auto" w:fill="auto"/>
          </w:tcPr>
          <w:p w14:paraId="7C643D99" w14:textId="77777777" w:rsidR="00723F83" w:rsidRPr="00CA25BA" w:rsidRDefault="00723F83" w:rsidP="00723F83">
            <w:pPr>
              <w:keepNext/>
              <w:keepLines/>
              <w:tabs>
                <w:tab w:val="left" w:pos="288"/>
                <w:tab w:val="left" w:pos="576"/>
                <w:tab w:val="left" w:pos="864"/>
                <w:tab w:val="left" w:pos="1152"/>
              </w:tabs>
              <w:spacing w:before="40" w:after="40" w:line="200" w:lineRule="exact"/>
              <w:ind w:right="43"/>
              <w:rPr>
                <w:color w:val="BF4E14" w:themeColor="accent2" w:themeShade="BF"/>
                <w:sz w:val="17"/>
              </w:rPr>
            </w:pPr>
            <w:r w:rsidRPr="000D5950">
              <w:rPr>
                <w:sz w:val="17"/>
              </w:rPr>
              <w:t>Post</w:t>
            </w:r>
          </w:p>
        </w:tc>
        <w:tc>
          <w:tcPr>
            <w:tcW w:w="1258" w:type="dxa"/>
            <w:shd w:val="clear" w:color="auto" w:fill="FFFFFF" w:themeFill="background1"/>
          </w:tcPr>
          <w:p w14:paraId="2C9C118A" w14:textId="77777777" w:rsidR="00723F83" w:rsidRPr="00CA25BA" w:rsidRDefault="00723F83" w:rsidP="00723F83">
            <w:pPr>
              <w:tabs>
                <w:tab w:val="right" w:pos="1216"/>
              </w:tabs>
              <w:spacing w:before="40" w:after="81" w:line="210" w:lineRule="exact"/>
              <w:ind w:left="360" w:right="43"/>
              <w:jc w:val="right"/>
              <w:rPr>
                <w:rFonts w:eastAsia="Calibri"/>
                <w:color w:val="BF4E14" w:themeColor="accent2" w:themeShade="BF"/>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7A59B7D1" w14:textId="7BCC0430"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szCs w:val="17"/>
                <w:lang w:val="en-US"/>
              </w:rPr>
            </w:pPr>
            <w:r>
              <w:rPr>
                <w:rFonts w:asciiTheme="majorBidi" w:hAnsiTheme="majorBidi" w:cstheme="majorBidi"/>
                <w:color w:val="000000" w:themeColor="text1"/>
                <w:sz w:val="17"/>
                <w:szCs w:val="17"/>
              </w:rPr>
              <w:t>LL</w:t>
            </w:r>
          </w:p>
        </w:tc>
        <w:tc>
          <w:tcPr>
            <w:tcW w:w="2995" w:type="dxa"/>
            <w:shd w:val="clear" w:color="auto" w:fill="FFFFFF" w:themeFill="background1"/>
          </w:tcPr>
          <w:p w14:paraId="5EEDC137" w14:textId="77777777"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lang w:val="en-US"/>
              </w:rPr>
            </w:pPr>
            <w:r w:rsidRPr="00DE2C8C">
              <w:rPr>
                <w:rFonts w:asciiTheme="majorBidi" w:hAnsiTheme="majorBidi" w:cstheme="majorBidi"/>
                <w:color w:val="000000" w:themeColor="text1"/>
                <w:sz w:val="17"/>
                <w:szCs w:val="17"/>
              </w:rPr>
              <w:t>Field Security Assistant</w:t>
            </w:r>
          </w:p>
        </w:tc>
        <w:tc>
          <w:tcPr>
            <w:tcW w:w="3791" w:type="dxa"/>
            <w:shd w:val="clear" w:color="auto" w:fill="FFFFFF" w:themeFill="background1"/>
          </w:tcPr>
          <w:p w14:paraId="621A3139" w14:textId="2756DA20"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szCs w:val="17"/>
              </w:rPr>
            </w:pPr>
            <w:r>
              <w:rPr>
                <w:noProof/>
              </w:rPr>
              <mc:AlternateContent>
                <mc:Choice Requires="wps">
                  <w:drawing>
                    <wp:anchor distT="0" distB="0" distL="114300" distR="114300" simplePos="0" relativeHeight="251658363" behindDoc="0" locked="0" layoutInCell="1" allowOverlap="1" wp14:anchorId="46A2E3F9" wp14:editId="3FF4A47B">
                      <wp:simplePos x="0" y="0"/>
                      <wp:positionH relativeFrom="column">
                        <wp:posOffset>800735</wp:posOffset>
                      </wp:positionH>
                      <wp:positionV relativeFrom="paragraph">
                        <wp:posOffset>-224790</wp:posOffset>
                      </wp:positionV>
                      <wp:extent cx="45720" cy="409575"/>
                      <wp:effectExtent l="0" t="0" r="11430" b="28575"/>
                      <wp:wrapNone/>
                      <wp:docPr id="241617974" name="Right Brac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09575"/>
                              </a:xfrm>
                              <a:prstGeom prst="rightBrace">
                                <a:avLst>
                                  <a:gd name="adj1" fmla="val 29080"/>
                                  <a:gd name="adj2" fmla="val 4843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417AF" id="Right Brace 138" o:spid="_x0000_s1026" type="#_x0000_t88" style="position:absolute;margin-left:63.05pt;margin-top:-17.7pt;width:3.6pt;height:32.25pt;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" adj="701,10462" strokecolor="black [3200]" strokeweight=".5pt">
                      <v:stroke joinstyle="miter"/>
                    </v:shape>
                  </w:pict>
                </mc:Fallback>
              </mc:AlternateContent>
            </w:r>
            <w:r>
              <w:rPr>
                <w:rFonts w:asciiTheme="majorBidi" w:hAnsiTheme="majorBidi" w:cstheme="majorBidi"/>
                <w:color w:val="000000" w:themeColor="text1"/>
                <w:sz w:val="17"/>
                <w:szCs w:val="17"/>
              </w:rPr>
              <w:t>Establishment</w:t>
            </w:r>
          </w:p>
        </w:tc>
      </w:tr>
      <w:tr w:rsidR="00723F83" w14:paraId="62B94E36" w14:textId="77777777" w:rsidTr="0BA49A81">
        <w:trPr>
          <w:cantSplit/>
        </w:trPr>
        <w:tc>
          <w:tcPr>
            <w:tcW w:w="997" w:type="dxa"/>
            <w:shd w:val="clear" w:color="auto" w:fill="auto"/>
          </w:tcPr>
          <w:p w14:paraId="0AE13502" w14:textId="77777777" w:rsidR="00723F83" w:rsidRPr="000D5950" w:rsidRDefault="00723F83" w:rsidP="00723F83">
            <w:pPr>
              <w:keepNext/>
              <w:keepLines/>
              <w:tabs>
                <w:tab w:val="left" w:pos="288"/>
                <w:tab w:val="left" w:pos="576"/>
                <w:tab w:val="left" w:pos="864"/>
                <w:tab w:val="left" w:pos="1152"/>
              </w:tabs>
              <w:spacing w:before="40" w:after="40" w:line="200" w:lineRule="exact"/>
              <w:ind w:right="43"/>
              <w:rPr>
                <w:sz w:val="17"/>
              </w:rPr>
            </w:pPr>
            <w:r w:rsidRPr="000D5950">
              <w:rPr>
                <w:sz w:val="17"/>
              </w:rPr>
              <w:t>Post</w:t>
            </w:r>
          </w:p>
        </w:tc>
        <w:tc>
          <w:tcPr>
            <w:tcW w:w="1258" w:type="dxa"/>
            <w:shd w:val="clear" w:color="auto" w:fill="FFFFFF" w:themeFill="background1"/>
          </w:tcPr>
          <w:p w14:paraId="7CBB49F7"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-3</w:t>
            </w:r>
          </w:p>
        </w:tc>
        <w:tc>
          <w:tcPr>
            <w:tcW w:w="801" w:type="dxa"/>
            <w:shd w:val="clear" w:color="auto" w:fill="FFFFFF" w:themeFill="background1"/>
          </w:tcPr>
          <w:p w14:paraId="38118A6F" w14:textId="5CC9AA5C" w:rsidR="00723F83" w:rsidRPr="00E21D3D"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13F887FD"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Radio Operator</w:t>
            </w:r>
          </w:p>
        </w:tc>
        <w:tc>
          <w:tcPr>
            <w:tcW w:w="3791" w:type="dxa"/>
            <w:shd w:val="clear" w:color="auto" w:fill="FFFFFF" w:themeFill="background1"/>
          </w:tcPr>
          <w:p w14:paraId="4085A936" w14:textId="77777777" w:rsidR="00723F83"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noProof/>
                <w:color w:val="000000" w:themeColor="text1"/>
                <w:w w:val="100"/>
                <w:sz w:val="16"/>
                <w:szCs w:val="16"/>
              </w:rPr>
              <w:t>Abolishment</w:t>
            </w:r>
          </w:p>
        </w:tc>
      </w:tr>
      <w:tr w:rsidR="00723F83" w14:paraId="2D5648F6" w14:textId="77777777" w:rsidTr="0BA49A81">
        <w:trPr>
          <w:cantSplit/>
        </w:trPr>
        <w:tc>
          <w:tcPr>
            <w:tcW w:w="997" w:type="dxa"/>
            <w:shd w:val="clear" w:color="auto" w:fill="auto"/>
          </w:tcPr>
          <w:p w14:paraId="79FA6666" w14:textId="77777777" w:rsidR="00723F83" w:rsidRPr="000D5950" w:rsidRDefault="00723F83" w:rsidP="00723F83">
            <w:pPr>
              <w:keepNext/>
              <w:keepLines/>
              <w:tabs>
                <w:tab w:val="left" w:pos="288"/>
                <w:tab w:val="left" w:pos="576"/>
                <w:tab w:val="left" w:pos="864"/>
                <w:tab w:val="left" w:pos="1152"/>
              </w:tabs>
              <w:spacing w:before="40" w:after="40" w:line="200" w:lineRule="exact"/>
              <w:ind w:right="43"/>
              <w:rPr>
                <w:sz w:val="17"/>
              </w:rPr>
            </w:pPr>
            <w:r w:rsidRPr="000D5950">
              <w:rPr>
                <w:sz w:val="17"/>
              </w:rPr>
              <w:t>Post</w:t>
            </w:r>
          </w:p>
        </w:tc>
        <w:tc>
          <w:tcPr>
            <w:tcW w:w="1258" w:type="dxa"/>
            <w:shd w:val="clear" w:color="auto" w:fill="FFFFFF" w:themeFill="background1"/>
          </w:tcPr>
          <w:p w14:paraId="16374FC4" w14:textId="77777777" w:rsidR="00723F83" w:rsidRPr="00DE2C8C" w:rsidRDefault="00723F83" w:rsidP="00723F83">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-2</w:t>
            </w:r>
          </w:p>
        </w:tc>
        <w:tc>
          <w:tcPr>
            <w:tcW w:w="801" w:type="dxa"/>
            <w:shd w:val="clear" w:color="auto" w:fill="FFFFFF" w:themeFill="background1"/>
          </w:tcPr>
          <w:p w14:paraId="62FBDDA7" w14:textId="3F996E41" w:rsidR="00723F83" w:rsidRPr="00E21D3D"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auto" w:fill="FFFFFF" w:themeFill="background1"/>
          </w:tcPr>
          <w:p w14:paraId="73734C7F" w14:textId="77777777" w:rsidR="00723F83" w:rsidRPr="00DE2C8C"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Radio Operator</w:t>
            </w:r>
          </w:p>
        </w:tc>
        <w:tc>
          <w:tcPr>
            <w:tcW w:w="3791" w:type="dxa"/>
            <w:shd w:val="clear" w:color="auto" w:fill="FFFFFF" w:themeFill="background1"/>
          </w:tcPr>
          <w:p w14:paraId="294A9581" w14:textId="77777777" w:rsidR="00723F83" w:rsidRDefault="00723F83" w:rsidP="00723F8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noProof/>
                <w:color w:val="000000" w:themeColor="text1"/>
                <w:w w:val="100"/>
                <w:sz w:val="16"/>
                <w:szCs w:val="16"/>
              </w:rPr>
              <w:t>Redeployment</w:t>
            </w:r>
            <w:r>
              <w:rPr>
                <w:noProof/>
                <w:color w:val="000000" w:themeColor="text1"/>
                <w:w w:val="100"/>
                <w:sz w:val="16"/>
                <w:szCs w:val="16"/>
              </w:rPr>
              <w:t xml:space="preserve"> to Security Section</w:t>
            </w:r>
          </w:p>
        </w:tc>
      </w:tr>
      <w:tr w:rsidR="00723F83" w:rsidRPr="00CA25BA" w14:paraId="4D3B82EC" w14:textId="77777777" w:rsidTr="0BA49A81">
        <w:trPr>
          <w:cantSplit/>
        </w:trPr>
        <w:tc>
          <w:tcPr>
            <w:tcW w:w="997" w:type="dxa"/>
            <w:shd w:val="clear" w:color="auto" w:fill="auto"/>
          </w:tcPr>
          <w:p w14:paraId="6239C9B3" w14:textId="77777777" w:rsidR="00723F83" w:rsidRPr="00CA25BA" w:rsidRDefault="00723F83" w:rsidP="00723F83">
            <w:pPr>
              <w:keepNext/>
              <w:keepLines/>
              <w:tabs>
                <w:tab w:val="left" w:pos="288"/>
                <w:tab w:val="left" w:pos="576"/>
                <w:tab w:val="left" w:pos="864"/>
                <w:tab w:val="left" w:pos="1152"/>
              </w:tabs>
              <w:spacing w:before="40" w:after="40" w:line="200" w:lineRule="exact"/>
              <w:ind w:right="43"/>
              <w:rPr>
                <w:color w:val="BF4E14" w:themeColor="accent2" w:themeShade="BF"/>
                <w:sz w:val="17"/>
              </w:rPr>
            </w:pPr>
            <w:r w:rsidRPr="00D635B0">
              <w:rPr>
                <w:sz w:val="17"/>
              </w:rPr>
              <w:t>Pos</w:t>
            </w:r>
            <w:r>
              <w:rPr>
                <w:sz w:val="17"/>
              </w:rPr>
              <w:t>i</w:t>
            </w:r>
            <w:r w:rsidRPr="00D635B0">
              <w:rPr>
                <w:sz w:val="17"/>
              </w:rPr>
              <w:t>t</w:t>
            </w:r>
            <w:r>
              <w:rPr>
                <w:sz w:val="17"/>
              </w:rPr>
              <w:t>ion</w:t>
            </w:r>
          </w:p>
        </w:tc>
        <w:tc>
          <w:tcPr>
            <w:tcW w:w="1258" w:type="dxa"/>
            <w:shd w:val="clear" w:color="auto" w:fill="FFFFFF" w:themeFill="background1"/>
          </w:tcPr>
          <w:p w14:paraId="5DFBCB0A" w14:textId="77777777" w:rsidR="00723F83" w:rsidRPr="00CA25BA" w:rsidRDefault="00723F83" w:rsidP="00723F83">
            <w:pPr>
              <w:tabs>
                <w:tab w:val="right" w:pos="1216"/>
              </w:tabs>
              <w:spacing w:before="40" w:after="81" w:line="210" w:lineRule="exact"/>
              <w:ind w:left="360" w:right="43"/>
              <w:jc w:val="right"/>
              <w:rPr>
                <w:rFonts w:eastAsia="Calibri"/>
                <w:color w:val="BF4E14" w:themeColor="accent2" w:themeShade="BF"/>
                <w:sz w:val="17"/>
                <w:szCs w:val="17"/>
              </w:rPr>
            </w:pPr>
            <w:r w:rsidRPr="00DE2C8C">
              <w:rPr>
                <w:rFonts w:asciiTheme="majorBidi" w:hAnsiTheme="majorBidi" w:cstheme="majorBidi"/>
                <w:color w:val="000000" w:themeColor="text1"/>
                <w:sz w:val="17"/>
                <w:szCs w:val="17"/>
              </w:rPr>
              <w:t>+1</w:t>
            </w:r>
          </w:p>
        </w:tc>
        <w:tc>
          <w:tcPr>
            <w:tcW w:w="801" w:type="dxa"/>
            <w:shd w:val="clear" w:color="auto" w:fill="FFFFFF" w:themeFill="background1"/>
          </w:tcPr>
          <w:p w14:paraId="1FA937DE" w14:textId="2A355B39"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szCs w:val="17"/>
                <w:lang w:val="en-US"/>
              </w:rPr>
            </w:pPr>
            <w:r>
              <w:rPr>
                <w:rFonts w:asciiTheme="majorBidi" w:hAnsiTheme="majorBidi" w:cstheme="majorBidi"/>
                <w:color w:val="000000" w:themeColor="text1"/>
                <w:sz w:val="17"/>
                <w:szCs w:val="17"/>
              </w:rPr>
              <w:t>n</w:t>
            </w:r>
            <w:r w:rsidRPr="00DE2C8C">
              <w:rPr>
                <w:rFonts w:asciiTheme="majorBidi" w:hAnsiTheme="majorBidi" w:cstheme="majorBidi"/>
                <w:color w:val="000000" w:themeColor="text1"/>
                <w:sz w:val="17"/>
                <w:szCs w:val="17"/>
              </w:rPr>
              <w:t>UNV</w:t>
            </w:r>
          </w:p>
        </w:tc>
        <w:tc>
          <w:tcPr>
            <w:tcW w:w="2995" w:type="dxa"/>
            <w:shd w:val="clear" w:color="auto" w:fill="FFFFFF" w:themeFill="background1"/>
          </w:tcPr>
          <w:p w14:paraId="39D11571" w14:textId="77777777"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lang w:val="en-US"/>
              </w:rPr>
            </w:pPr>
            <w:r w:rsidRPr="00DE2C8C">
              <w:rPr>
                <w:rFonts w:asciiTheme="majorBidi" w:hAnsiTheme="majorBidi" w:cstheme="majorBidi"/>
                <w:color w:val="000000" w:themeColor="text1"/>
                <w:sz w:val="17"/>
                <w:szCs w:val="17"/>
              </w:rPr>
              <w:t>Assistant Human Rights Officer</w:t>
            </w:r>
          </w:p>
        </w:tc>
        <w:tc>
          <w:tcPr>
            <w:tcW w:w="3791" w:type="dxa"/>
            <w:shd w:val="clear" w:color="auto" w:fill="FFFFFF" w:themeFill="background1"/>
          </w:tcPr>
          <w:p w14:paraId="25306911" w14:textId="77777777" w:rsidR="00723F83" w:rsidRPr="00CA25BA" w:rsidRDefault="00723F83" w:rsidP="00723F83">
            <w:pPr>
              <w:tabs>
                <w:tab w:val="left" w:pos="288"/>
                <w:tab w:val="left" w:pos="576"/>
                <w:tab w:val="left" w:pos="864"/>
                <w:tab w:val="left" w:pos="1152"/>
              </w:tabs>
              <w:spacing w:before="40" w:after="81" w:line="210" w:lineRule="exact"/>
              <w:ind w:left="144" w:right="43"/>
              <w:rPr>
                <w:rFonts w:eastAsia="Calibri"/>
                <w:color w:val="BF4E14" w:themeColor="accent2" w:themeShade="BF"/>
                <w:sz w:val="17"/>
                <w:szCs w:val="17"/>
              </w:rPr>
            </w:pPr>
            <w:r w:rsidRPr="00DE2C8C">
              <w:rPr>
                <w:noProof/>
                <w:color w:val="000000" w:themeColor="text1"/>
                <w:w w:val="100"/>
                <w:sz w:val="16"/>
                <w:szCs w:val="16"/>
              </w:rPr>
              <w:t>Reassignment</w:t>
            </w:r>
            <w:r>
              <w:rPr>
                <w:noProof/>
                <w:color w:val="000000" w:themeColor="text1"/>
                <w:w w:val="100"/>
                <w:sz w:val="16"/>
                <w:szCs w:val="16"/>
              </w:rPr>
              <w:t xml:space="preserve"> from </w:t>
            </w:r>
            <w:r w:rsidRPr="00DE2C8C">
              <w:rPr>
                <w:rFonts w:eastAsia="Calibri"/>
                <w:color w:val="000000" w:themeColor="text1"/>
                <w:sz w:val="17"/>
              </w:rPr>
              <w:t>Maimana field office</w:t>
            </w:r>
          </w:p>
        </w:tc>
      </w:tr>
      <w:tr w:rsidR="00723F83" w:rsidRPr="00D635B0" w14:paraId="17361B29" w14:textId="77777777" w:rsidTr="0BA49A81">
        <w:trPr>
          <w:cantSplit/>
          <w:trHeight w:val="80"/>
        </w:trPr>
        <w:tc>
          <w:tcPr>
            <w:tcW w:w="997" w:type="dxa"/>
            <w:tcBorders>
              <w:top w:val="single" w:sz="4" w:space="0" w:color="auto"/>
              <w:bottom w:val="single" w:sz="4" w:space="0" w:color="auto"/>
            </w:tcBorders>
            <w:shd w:val="clear" w:color="auto" w:fill="auto"/>
          </w:tcPr>
          <w:p w14:paraId="7F1A7817" w14:textId="77777777" w:rsidR="00723F83" w:rsidRPr="00DE2C8C" w:rsidRDefault="00723F83" w:rsidP="00723F83">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auto" w:fill="FFFFFF" w:themeFill="background1"/>
          </w:tcPr>
          <w:p w14:paraId="357DFAD3" w14:textId="77777777" w:rsidR="00723F83" w:rsidRPr="00BF212A" w:rsidRDefault="00723F83" w:rsidP="00723F83">
            <w:pPr>
              <w:tabs>
                <w:tab w:val="right" w:pos="1216"/>
              </w:tabs>
              <w:spacing w:before="40" w:after="81" w:line="210" w:lineRule="exact"/>
              <w:ind w:left="360" w:right="43"/>
              <w:jc w:val="right"/>
              <w:rPr>
                <w:rFonts w:eastAsia="Calibri"/>
                <w:b/>
                <w:bCs/>
                <w:sz w:val="17"/>
              </w:rPr>
            </w:pPr>
            <w:r w:rsidRPr="00BF212A">
              <w:rPr>
                <w:rFonts w:eastAsia="Calibri"/>
                <w:b/>
                <w:bCs/>
                <w:sz w:val="17"/>
              </w:rPr>
              <w:t>-4</w:t>
            </w:r>
          </w:p>
        </w:tc>
        <w:tc>
          <w:tcPr>
            <w:tcW w:w="801" w:type="dxa"/>
            <w:tcBorders>
              <w:top w:val="single" w:sz="4" w:space="0" w:color="auto"/>
              <w:bottom w:val="single" w:sz="4" w:space="0" w:color="auto"/>
            </w:tcBorders>
            <w:shd w:val="clear" w:color="auto" w:fill="FFFFFF" w:themeFill="background1"/>
          </w:tcPr>
          <w:p w14:paraId="3D0C3CDB" w14:textId="77777777" w:rsidR="00723F83" w:rsidRPr="00D635B0" w:rsidRDefault="00723F83" w:rsidP="00723F83">
            <w:pPr>
              <w:tabs>
                <w:tab w:val="left" w:pos="288"/>
                <w:tab w:val="left" w:pos="576"/>
                <w:tab w:val="left" w:pos="864"/>
                <w:tab w:val="left" w:pos="1152"/>
              </w:tabs>
              <w:spacing w:before="40" w:after="81" w:line="210" w:lineRule="exact"/>
              <w:ind w:left="144" w:right="43"/>
              <w:rPr>
                <w:rFonts w:eastAsia="Calibri"/>
                <w:sz w:val="17"/>
                <w:lang w:val="es-ES"/>
              </w:rPr>
            </w:pPr>
          </w:p>
        </w:tc>
        <w:tc>
          <w:tcPr>
            <w:tcW w:w="2995" w:type="dxa"/>
            <w:tcBorders>
              <w:top w:val="single" w:sz="4" w:space="0" w:color="auto"/>
              <w:bottom w:val="single" w:sz="4" w:space="0" w:color="auto"/>
            </w:tcBorders>
            <w:shd w:val="clear" w:color="auto" w:fill="FFFFFF" w:themeFill="background1"/>
          </w:tcPr>
          <w:p w14:paraId="19876CFC" w14:textId="77777777" w:rsidR="00723F83" w:rsidRPr="00D635B0" w:rsidRDefault="00723F83" w:rsidP="00723F83">
            <w:pPr>
              <w:tabs>
                <w:tab w:val="left" w:pos="288"/>
                <w:tab w:val="left" w:pos="576"/>
                <w:tab w:val="left" w:pos="864"/>
                <w:tab w:val="left" w:pos="1152"/>
              </w:tabs>
              <w:spacing w:before="40" w:after="81" w:line="210" w:lineRule="exact"/>
              <w:ind w:left="144" w:right="43"/>
              <w:rPr>
                <w:rFonts w:eastAsia="Calibri"/>
                <w:sz w:val="17"/>
              </w:rPr>
            </w:pPr>
          </w:p>
        </w:tc>
        <w:tc>
          <w:tcPr>
            <w:tcW w:w="3791" w:type="dxa"/>
            <w:tcBorders>
              <w:top w:val="single" w:sz="4" w:space="0" w:color="auto"/>
              <w:bottom w:val="single" w:sz="4" w:space="0" w:color="auto"/>
            </w:tcBorders>
            <w:shd w:val="clear" w:color="auto" w:fill="FFFFFF" w:themeFill="background1"/>
          </w:tcPr>
          <w:p w14:paraId="7B6CC7B3" w14:textId="77777777" w:rsidR="00723F83" w:rsidRPr="00D635B0" w:rsidRDefault="00723F83" w:rsidP="00723F83">
            <w:pPr>
              <w:tabs>
                <w:tab w:val="left" w:pos="288"/>
                <w:tab w:val="left" w:pos="576"/>
                <w:tab w:val="left" w:pos="864"/>
                <w:tab w:val="left" w:pos="1152"/>
              </w:tabs>
              <w:spacing w:before="40" w:after="81" w:line="210" w:lineRule="exact"/>
              <w:ind w:left="144" w:right="43"/>
              <w:rPr>
                <w:rFonts w:eastAsia="Calibri"/>
                <w:sz w:val="17"/>
              </w:rPr>
            </w:pPr>
          </w:p>
        </w:tc>
      </w:tr>
      <w:tr w:rsidR="00723F83" w:rsidRPr="00D635B0" w14:paraId="7BCCAB7C" w14:textId="77777777" w:rsidTr="0BA49A81">
        <w:trPr>
          <w:cantSplit/>
          <w:trHeight w:val="197"/>
        </w:trPr>
        <w:tc>
          <w:tcPr>
            <w:tcW w:w="997" w:type="dxa"/>
            <w:tcBorders>
              <w:top w:val="single" w:sz="4" w:space="0" w:color="auto"/>
              <w:bottom w:val="single" w:sz="12" w:space="0" w:color="auto"/>
            </w:tcBorders>
            <w:shd w:val="clear" w:color="auto" w:fill="auto"/>
            <w:vAlign w:val="bottom"/>
          </w:tcPr>
          <w:p w14:paraId="11BCB490" w14:textId="482D006F" w:rsidR="00723F83" w:rsidRPr="00D635B0" w:rsidRDefault="00723F83" w:rsidP="00723F83">
            <w:pPr>
              <w:tabs>
                <w:tab w:val="left" w:pos="288"/>
                <w:tab w:val="left" w:pos="576"/>
                <w:tab w:val="left" w:pos="864"/>
                <w:tab w:val="left" w:pos="1152"/>
              </w:tabs>
              <w:spacing w:before="81" w:after="81" w:line="210" w:lineRule="exact"/>
              <w:ind w:right="40"/>
              <w:jc w:val="both"/>
              <w:rPr>
                <w:b/>
                <w:sz w:val="17"/>
              </w:rPr>
            </w:pPr>
            <w:r w:rsidRPr="00D635B0">
              <w:rPr>
                <w:b/>
                <w:sz w:val="17"/>
              </w:rPr>
              <w:tab/>
              <w:t>Total</w:t>
            </w:r>
          </w:p>
        </w:tc>
        <w:tc>
          <w:tcPr>
            <w:tcW w:w="1258" w:type="dxa"/>
            <w:tcBorders>
              <w:top w:val="single" w:sz="4" w:space="0" w:color="auto"/>
              <w:bottom w:val="single" w:sz="12" w:space="0" w:color="auto"/>
            </w:tcBorders>
            <w:shd w:val="clear" w:color="auto" w:fill="auto"/>
            <w:vAlign w:val="bottom"/>
          </w:tcPr>
          <w:p w14:paraId="0F67A26D" w14:textId="4BC71222" w:rsidR="00723F83" w:rsidRPr="00D635B0" w:rsidRDefault="00723F83" w:rsidP="00723F83">
            <w:pPr>
              <w:tabs>
                <w:tab w:val="left" w:pos="288"/>
                <w:tab w:val="left" w:pos="576"/>
                <w:tab w:val="left" w:pos="864"/>
                <w:tab w:val="left" w:pos="1152"/>
              </w:tabs>
              <w:spacing w:before="81" w:after="81" w:line="210" w:lineRule="exact"/>
              <w:ind w:left="144" w:right="40"/>
              <w:jc w:val="right"/>
              <w:rPr>
                <w:b/>
                <w:sz w:val="17"/>
              </w:rPr>
            </w:pPr>
            <w:r>
              <w:rPr>
                <w:b/>
                <w:sz w:val="17"/>
              </w:rPr>
              <w:t>-</w:t>
            </w:r>
            <w:r w:rsidR="00577C0B">
              <w:rPr>
                <w:b/>
                <w:sz w:val="17"/>
              </w:rPr>
              <w:t>14</w:t>
            </w:r>
          </w:p>
        </w:tc>
        <w:tc>
          <w:tcPr>
            <w:tcW w:w="801" w:type="dxa"/>
            <w:tcBorders>
              <w:top w:val="single" w:sz="4" w:space="0" w:color="auto"/>
              <w:bottom w:val="single" w:sz="12" w:space="0" w:color="auto"/>
            </w:tcBorders>
            <w:shd w:val="clear" w:color="auto" w:fill="auto"/>
            <w:vAlign w:val="bottom"/>
          </w:tcPr>
          <w:p w14:paraId="15CEE639" w14:textId="77777777" w:rsidR="00723F83" w:rsidRPr="00D635B0" w:rsidRDefault="00723F83" w:rsidP="00723F83">
            <w:pPr>
              <w:tabs>
                <w:tab w:val="left" w:pos="288"/>
                <w:tab w:val="left" w:pos="576"/>
                <w:tab w:val="left" w:pos="864"/>
                <w:tab w:val="left" w:pos="1152"/>
              </w:tabs>
              <w:spacing w:before="81" w:after="81" w:line="210" w:lineRule="exact"/>
              <w:ind w:left="144" w:right="40"/>
              <w:rPr>
                <w:b/>
                <w:sz w:val="17"/>
              </w:rPr>
            </w:pPr>
          </w:p>
        </w:tc>
        <w:tc>
          <w:tcPr>
            <w:tcW w:w="2995" w:type="dxa"/>
            <w:tcBorders>
              <w:top w:val="single" w:sz="4" w:space="0" w:color="auto"/>
              <w:bottom w:val="single" w:sz="12" w:space="0" w:color="auto"/>
            </w:tcBorders>
            <w:shd w:val="clear" w:color="auto" w:fill="auto"/>
            <w:vAlign w:val="bottom"/>
          </w:tcPr>
          <w:p w14:paraId="3D62DC25" w14:textId="77777777" w:rsidR="00723F83" w:rsidRPr="00D635B0" w:rsidRDefault="00723F83" w:rsidP="00723F83">
            <w:pPr>
              <w:tabs>
                <w:tab w:val="left" w:pos="288"/>
                <w:tab w:val="left" w:pos="576"/>
                <w:tab w:val="left" w:pos="864"/>
                <w:tab w:val="left" w:pos="1152"/>
              </w:tabs>
              <w:spacing w:before="81" w:after="81" w:line="210" w:lineRule="exact"/>
              <w:ind w:left="144" w:right="40"/>
              <w:rPr>
                <w:b/>
                <w:bCs/>
                <w:sz w:val="17"/>
              </w:rPr>
            </w:pPr>
          </w:p>
        </w:tc>
        <w:tc>
          <w:tcPr>
            <w:tcW w:w="3791" w:type="dxa"/>
            <w:tcBorders>
              <w:top w:val="single" w:sz="4" w:space="0" w:color="auto"/>
              <w:bottom w:val="single" w:sz="12" w:space="0" w:color="auto"/>
            </w:tcBorders>
            <w:shd w:val="clear" w:color="auto" w:fill="auto"/>
            <w:vAlign w:val="bottom"/>
          </w:tcPr>
          <w:p w14:paraId="14A43D34" w14:textId="77777777" w:rsidR="00723F83" w:rsidRPr="00D635B0" w:rsidRDefault="00723F83" w:rsidP="00723F83">
            <w:pPr>
              <w:tabs>
                <w:tab w:val="left" w:pos="288"/>
                <w:tab w:val="left" w:pos="576"/>
                <w:tab w:val="left" w:pos="864"/>
                <w:tab w:val="left" w:pos="1152"/>
              </w:tabs>
              <w:spacing w:before="81" w:after="81" w:line="210" w:lineRule="exact"/>
              <w:ind w:left="144" w:right="40"/>
              <w:rPr>
                <w:b/>
                <w:sz w:val="17"/>
              </w:rPr>
            </w:pPr>
          </w:p>
        </w:tc>
      </w:tr>
    </w:tbl>
    <w:p w14:paraId="58348110" w14:textId="77777777" w:rsidR="00B75BF5" w:rsidRDefault="00B75BF5" w:rsidP="00725033">
      <w:pPr>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1267"/>
        <w:outlineLvl w:val="1"/>
        <w:rPr>
          <w:rFonts w:eastAsia="Calibri"/>
          <w:b/>
          <w:color w:val="000000" w:themeColor="text1"/>
          <w14:ligatures w14:val="none"/>
        </w:rPr>
      </w:pPr>
    </w:p>
    <w:p w14:paraId="36077889" w14:textId="77777777" w:rsidR="00725033" w:rsidRDefault="00725033" w:rsidP="00725033">
      <w:pPr>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1267"/>
        <w:outlineLvl w:val="1"/>
        <w:rPr>
          <w:rFonts w:eastAsia="Calibri"/>
          <w:b/>
          <w:color w:val="000000" w:themeColor="text1"/>
          <w14:ligatures w14:val="none"/>
        </w:rPr>
      </w:pPr>
    </w:p>
    <w:p w14:paraId="57A7E839" w14:textId="77777777" w:rsidR="00725033" w:rsidRPr="00DE2C8C" w:rsidRDefault="00725033" w:rsidP="00725033">
      <w:pPr>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1"/>
        <w:rPr>
          <w:rFonts w:eastAsia="Calibri"/>
          <w:b/>
          <w:color w:val="000000" w:themeColor="text1"/>
          <w:sz w:val="10"/>
          <w14:ligatures w14:val="none"/>
        </w:rPr>
      </w:pPr>
    </w:p>
    <w:p w14:paraId="5F84C559" w14:textId="14486AD4" w:rsidR="00725033" w:rsidRDefault="00725033" w:rsidP="00AD0C53">
      <w:pPr>
        <w:pStyle w:val="987"/>
      </w:pPr>
      <w:r w:rsidRPr="00833E4D">
        <w:t>Changes to the staff</w:t>
      </w:r>
      <w:r w:rsidRPr="003E2C29">
        <w:t>ing structure of regional</w:t>
      </w:r>
      <w:r w:rsidR="00FE450C">
        <w:t xml:space="preserve"> and provi</w:t>
      </w:r>
      <w:r w:rsidR="00835783">
        <w:t>ncial</w:t>
      </w:r>
      <w:r w:rsidRPr="003E2C29">
        <w:t xml:space="preserve"> offices are proposed</w:t>
      </w:r>
      <w:r>
        <w:t xml:space="preserve"> in the </w:t>
      </w:r>
      <w:r w:rsidRPr="003E2C29">
        <w:t>context of</w:t>
      </w:r>
      <w:r w:rsidR="006C489F">
        <w:t xml:space="preserve"> as reference in table </w:t>
      </w:r>
      <w:r w:rsidR="006C489F" w:rsidRPr="00D17033">
        <w:t>21</w:t>
      </w:r>
      <w:r w:rsidR="006C489F">
        <w:t xml:space="preserve"> above</w:t>
      </w:r>
      <w:r>
        <w:t>:</w:t>
      </w:r>
    </w:p>
    <w:p w14:paraId="0393BDBA" w14:textId="29C345D3" w:rsidR="00725033" w:rsidRDefault="00650647" w:rsidP="0019488B">
      <w:pPr>
        <w:pStyle w:val="cpage"/>
        <w:numPr>
          <w:ilvl w:val="0"/>
          <w:numId w:val="34"/>
        </w:numPr>
        <w:ind w:hanging="518"/>
        <w:rPr>
          <w:b w:val="0"/>
          <w:bCs/>
          <w:w w:val="102"/>
        </w:rPr>
      </w:pPr>
      <w:r>
        <w:rPr>
          <w:b w:val="0"/>
          <w:bCs/>
          <w:w w:val="102"/>
        </w:rPr>
        <w:t>T</w:t>
      </w:r>
      <w:r w:rsidR="00725033" w:rsidRPr="00650647">
        <w:rPr>
          <w:b w:val="0"/>
          <w:bCs/>
          <w:w w:val="102"/>
        </w:rPr>
        <w:t>he closure of field radio security operations centr</w:t>
      </w:r>
      <w:r w:rsidR="003038EF">
        <w:rPr>
          <w:b w:val="0"/>
          <w:bCs/>
          <w:w w:val="102"/>
        </w:rPr>
        <w:t>e</w:t>
      </w:r>
      <w:r w:rsidR="00725033" w:rsidRPr="00650647">
        <w:rPr>
          <w:b w:val="0"/>
          <w:bCs/>
          <w:w w:val="102"/>
        </w:rPr>
        <w:t xml:space="preserve">s </w:t>
      </w:r>
      <w:r w:rsidR="00725033" w:rsidRPr="00650647">
        <w:rPr>
          <w:b w:val="0"/>
          <w:bCs/>
          <w:lang w:val="en-US"/>
        </w:rPr>
        <w:t xml:space="preserve">resulting in the abolishment of </w:t>
      </w:r>
      <w:r w:rsidR="005C16D4">
        <w:rPr>
          <w:b w:val="0"/>
          <w:bCs/>
          <w:lang w:val="en-US"/>
        </w:rPr>
        <w:t>2</w:t>
      </w:r>
      <w:r w:rsidR="00F61296">
        <w:rPr>
          <w:b w:val="0"/>
          <w:bCs/>
          <w:lang w:val="en-US"/>
        </w:rPr>
        <w:t>1</w:t>
      </w:r>
      <w:r w:rsidR="00725033" w:rsidRPr="00650647">
        <w:rPr>
          <w:b w:val="0"/>
          <w:bCs/>
          <w:lang w:val="en-US"/>
        </w:rPr>
        <w:t xml:space="preserve"> </w:t>
      </w:r>
      <w:r w:rsidR="00725033" w:rsidRPr="00650647">
        <w:rPr>
          <w:b w:val="0"/>
          <w:bCs/>
          <w:w w:val="102"/>
        </w:rPr>
        <w:t xml:space="preserve"> Field </w:t>
      </w:r>
      <w:r w:rsidR="00A367C8" w:rsidRPr="00A367C8">
        <w:rPr>
          <w:b w:val="0"/>
          <w:bCs/>
          <w:w w:val="102"/>
        </w:rPr>
        <w:t>Radio Operators</w:t>
      </w:r>
      <w:r w:rsidR="00725033" w:rsidRPr="00650647">
        <w:rPr>
          <w:b w:val="0"/>
          <w:bCs/>
          <w:w w:val="102"/>
        </w:rPr>
        <w:t xml:space="preserve"> </w:t>
      </w:r>
      <w:r w:rsidR="00603334">
        <w:rPr>
          <w:b w:val="0"/>
          <w:bCs/>
          <w:w w:val="102"/>
        </w:rPr>
        <w:t>(</w:t>
      </w:r>
      <w:r w:rsidR="00F57C8A">
        <w:rPr>
          <w:b w:val="0"/>
          <w:bCs/>
          <w:w w:val="102"/>
        </w:rPr>
        <w:t>Local level</w:t>
      </w:r>
      <w:r w:rsidR="00603334">
        <w:rPr>
          <w:b w:val="0"/>
          <w:bCs/>
          <w:w w:val="102"/>
        </w:rPr>
        <w:t xml:space="preserve">) </w:t>
      </w:r>
      <w:r w:rsidR="00725033" w:rsidRPr="00650647">
        <w:rPr>
          <w:b w:val="0"/>
          <w:bCs/>
          <w:w w:val="102"/>
        </w:rPr>
        <w:t>and th</w:t>
      </w:r>
      <w:r w:rsidR="0093731A">
        <w:rPr>
          <w:b w:val="0"/>
          <w:bCs/>
          <w:w w:val="102"/>
        </w:rPr>
        <w:t xml:space="preserve">e </w:t>
      </w:r>
      <w:r w:rsidR="00725033" w:rsidRPr="00650647">
        <w:rPr>
          <w:b w:val="0"/>
          <w:bCs/>
          <w:w w:val="102"/>
        </w:rPr>
        <w:t xml:space="preserve">redeployment of </w:t>
      </w:r>
      <w:r w:rsidR="007C3C5C">
        <w:rPr>
          <w:b w:val="0"/>
          <w:bCs/>
          <w:w w:val="102"/>
        </w:rPr>
        <w:t>17</w:t>
      </w:r>
      <w:r w:rsidR="0093731A">
        <w:rPr>
          <w:b w:val="0"/>
          <w:bCs/>
          <w:w w:val="102"/>
        </w:rPr>
        <w:t xml:space="preserve"> </w:t>
      </w:r>
      <w:r w:rsidR="00603334" w:rsidRPr="00650647">
        <w:rPr>
          <w:b w:val="0"/>
          <w:bCs/>
          <w:w w:val="102"/>
        </w:rPr>
        <w:t xml:space="preserve">Field </w:t>
      </w:r>
      <w:r w:rsidR="00E63A17" w:rsidRPr="00A367C8">
        <w:rPr>
          <w:b w:val="0"/>
          <w:bCs/>
          <w:w w:val="102"/>
        </w:rPr>
        <w:t>Radio Operators</w:t>
      </w:r>
      <w:r w:rsidR="00603334" w:rsidRPr="00650647">
        <w:rPr>
          <w:b w:val="0"/>
          <w:bCs/>
          <w:w w:val="102"/>
        </w:rPr>
        <w:t xml:space="preserve"> </w:t>
      </w:r>
      <w:r w:rsidR="00603334">
        <w:rPr>
          <w:b w:val="0"/>
          <w:bCs/>
          <w:w w:val="102"/>
        </w:rPr>
        <w:t>(</w:t>
      </w:r>
      <w:r w:rsidR="00F57C8A">
        <w:rPr>
          <w:b w:val="0"/>
          <w:bCs/>
          <w:w w:val="102"/>
        </w:rPr>
        <w:t>Local level</w:t>
      </w:r>
      <w:r w:rsidR="00603334">
        <w:rPr>
          <w:b w:val="0"/>
          <w:bCs/>
          <w:w w:val="102"/>
        </w:rPr>
        <w:t>)</w:t>
      </w:r>
      <w:r w:rsidR="00725033" w:rsidRPr="00650647">
        <w:rPr>
          <w:b w:val="0"/>
          <w:bCs/>
          <w:w w:val="102"/>
        </w:rPr>
        <w:t xml:space="preserve"> posts</w:t>
      </w:r>
      <w:r w:rsidR="00B16386">
        <w:rPr>
          <w:b w:val="0"/>
          <w:bCs/>
          <w:w w:val="102"/>
        </w:rPr>
        <w:t xml:space="preserve"> </w:t>
      </w:r>
      <w:r w:rsidR="00CD6FEF">
        <w:rPr>
          <w:b w:val="0"/>
          <w:bCs/>
          <w:w w:val="102"/>
        </w:rPr>
        <w:t>(</w:t>
      </w:r>
      <w:r w:rsidR="007E1263">
        <w:rPr>
          <w:b w:val="0"/>
          <w:bCs/>
          <w:w w:val="102"/>
        </w:rPr>
        <w:t xml:space="preserve">two from each </w:t>
      </w:r>
      <w:r w:rsidR="00AA71D4">
        <w:rPr>
          <w:b w:val="0"/>
          <w:bCs/>
          <w:w w:val="102"/>
        </w:rPr>
        <w:t xml:space="preserve">of the five </w:t>
      </w:r>
      <w:r w:rsidR="007E1263">
        <w:rPr>
          <w:b w:val="0"/>
          <w:bCs/>
          <w:w w:val="102"/>
        </w:rPr>
        <w:t>regional office</w:t>
      </w:r>
      <w:r w:rsidR="00AA71D4">
        <w:rPr>
          <w:b w:val="0"/>
          <w:bCs/>
          <w:w w:val="102"/>
        </w:rPr>
        <w:t>s</w:t>
      </w:r>
      <w:r w:rsidR="007E1263">
        <w:rPr>
          <w:b w:val="0"/>
          <w:bCs/>
          <w:w w:val="102"/>
        </w:rPr>
        <w:t>, and</w:t>
      </w:r>
      <w:r w:rsidR="00AA71D4">
        <w:rPr>
          <w:b w:val="0"/>
          <w:bCs/>
          <w:w w:val="102"/>
        </w:rPr>
        <w:t xml:space="preserve"> seven from the provi</w:t>
      </w:r>
      <w:r w:rsidR="00835783">
        <w:rPr>
          <w:b w:val="0"/>
          <w:bCs/>
          <w:w w:val="102"/>
        </w:rPr>
        <w:t>ncial</w:t>
      </w:r>
      <w:r w:rsidR="00AA71D4">
        <w:rPr>
          <w:b w:val="0"/>
          <w:bCs/>
          <w:w w:val="102"/>
        </w:rPr>
        <w:t xml:space="preserve"> offices</w:t>
      </w:r>
      <w:r w:rsidR="00CD6FEF">
        <w:rPr>
          <w:b w:val="0"/>
          <w:bCs/>
          <w:w w:val="102"/>
        </w:rPr>
        <w:t xml:space="preserve">: </w:t>
      </w:r>
      <w:r w:rsidR="00E30E0E">
        <w:rPr>
          <w:b w:val="0"/>
          <w:bCs/>
          <w:w w:val="102"/>
        </w:rPr>
        <w:t>Bamyan</w:t>
      </w:r>
      <w:r w:rsidR="00CD6FEF">
        <w:rPr>
          <w:b w:val="0"/>
          <w:bCs/>
          <w:w w:val="102"/>
        </w:rPr>
        <w:t xml:space="preserve"> (2); </w:t>
      </w:r>
      <w:r w:rsidR="00E30E0E">
        <w:rPr>
          <w:b w:val="0"/>
          <w:bCs/>
          <w:w w:val="102"/>
        </w:rPr>
        <w:t xml:space="preserve">Maimana </w:t>
      </w:r>
      <w:r w:rsidR="00CD6FEF">
        <w:rPr>
          <w:b w:val="0"/>
          <w:bCs/>
          <w:w w:val="102"/>
        </w:rPr>
        <w:t>(</w:t>
      </w:r>
      <w:r w:rsidR="00EC6C39">
        <w:rPr>
          <w:b w:val="0"/>
          <w:bCs/>
          <w:w w:val="102"/>
        </w:rPr>
        <w:t>1</w:t>
      </w:r>
      <w:r w:rsidR="00CD6FEF">
        <w:rPr>
          <w:b w:val="0"/>
          <w:bCs/>
          <w:w w:val="102"/>
        </w:rPr>
        <w:t xml:space="preserve">); </w:t>
      </w:r>
      <w:r w:rsidR="00E30E0E">
        <w:rPr>
          <w:b w:val="0"/>
          <w:bCs/>
          <w:w w:val="102"/>
        </w:rPr>
        <w:t>Faizabad</w:t>
      </w:r>
      <w:r w:rsidR="00CD6FEF">
        <w:rPr>
          <w:b w:val="0"/>
          <w:bCs/>
          <w:w w:val="102"/>
        </w:rPr>
        <w:t xml:space="preserve"> (</w:t>
      </w:r>
      <w:r w:rsidR="00DC288D">
        <w:rPr>
          <w:b w:val="0"/>
          <w:bCs/>
          <w:w w:val="102"/>
        </w:rPr>
        <w:t>1</w:t>
      </w:r>
      <w:r w:rsidR="00CD6FEF">
        <w:rPr>
          <w:b w:val="0"/>
          <w:bCs/>
          <w:w w:val="102"/>
        </w:rPr>
        <w:t>)</w:t>
      </w:r>
      <w:r w:rsidR="00DC288D">
        <w:rPr>
          <w:b w:val="0"/>
          <w:bCs/>
          <w:w w:val="102"/>
        </w:rPr>
        <w:t xml:space="preserve"> Pul-</w:t>
      </w:r>
      <w:r w:rsidR="006579D1">
        <w:rPr>
          <w:b w:val="0"/>
          <w:bCs/>
          <w:w w:val="102"/>
        </w:rPr>
        <w:t>e</w:t>
      </w:r>
      <w:r w:rsidR="00DC288D">
        <w:rPr>
          <w:b w:val="0"/>
          <w:bCs/>
          <w:w w:val="102"/>
        </w:rPr>
        <w:t>-</w:t>
      </w:r>
      <w:r w:rsidR="006579D1">
        <w:rPr>
          <w:b w:val="0"/>
          <w:bCs/>
          <w:w w:val="102"/>
        </w:rPr>
        <w:t>K</w:t>
      </w:r>
      <w:r w:rsidR="00DC288D">
        <w:rPr>
          <w:b w:val="0"/>
          <w:bCs/>
          <w:w w:val="102"/>
        </w:rPr>
        <w:t xml:space="preserve">humri (1); </w:t>
      </w:r>
      <w:r w:rsidR="004C623F">
        <w:rPr>
          <w:b w:val="0"/>
          <w:bCs/>
          <w:w w:val="102"/>
        </w:rPr>
        <w:t>and Kunduz(2))</w:t>
      </w:r>
      <w:r w:rsidR="00B16386">
        <w:rPr>
          <w:b w:val="0"/>
          <w:bCs/>
          <w:w w:val="102"/>
        </w:rPr>
        <w:t>,</w:t>
      </w:r>
      <w:r w:rsidR="00725033" w:rsidRPr="00650647">
        <w:rPr>
          <w:b w:val="0"/>
          <w:bCs/>
          <w:w w:val="102"/>
        </w:rPr>
        <w:t xml:space="preserve"> to the Security Section </w:t>
      </w:r>
      <w:r w:rsidR="00725033" w:rsidRPr="00650647">
        <w:rPr>
          <w:b w:val="0"/>
          <w:bCs/>
          <w:lang w:val="en-US"/>
        </w:rPr>
        <w:t>to constitute the Remote Security Operations Center</w:t>
      </w:r>
      <w:r w:rsidR="00725033" w:rsidRPr="00650647">
        <w:rPr>
          <w:b w:val="0"/>
          <w:bCs/>
          <w:w w:val="102"/>
        </w:rPr>
        <w:t>;</w:t>
      </w:r>
      <w:r>
        <w:rPr>
          <w:b w:val="0"/>
          <w:bCs/>
          <w:w w:val="102"/>
        </w:rPr>
        <w:t xml:space="preserve"> </w:t>
      </w:r>
    </w:p>
    <w:p w14:paraId="670E64F0" w14:textId="77777777" w:rsidR="00650647" w:rsidRDefault="00650647" w:rsidP="00650647">
      <w:pPr>
        <w:pStyle w:val="cpage"/>
        <w:numPr>
          <w:ilvl w:val="0"/>
          <w:numId w:val="0"/>
        </w:numPr>
        <w:ind w:left="2048"/>
        <w:rPr>
          <w:b w:val="0"/>
          <w:bCs/>
          <w:w w:val="102"/>
        </w:rPr>
      </w:pPr>
    </w:p>
    <w:p w14:paraId="39730A6C" w14:textId="704F6BDC" w:rsidR="00650647" w:rsidRPr="00650647" w:rsidRDefault="00650647" w:rsidP="0019488B">
      <w:pPr>
        <w:pStyle w:val="cpage"/>
        <w:numPr>
          <w:ilvl w:val="0"/>
          <w:numId w:val="34"/>
        </w:numPr>
        <w:ind w:hanging="518"/>
        <w:rPr>
          <w:b w:val="0"/>
          <w:bCs/>
          <w:w w:val="102"/>
        </w:rPr>
      </w:pPr>
      <w:r>
        <w:rPr>
          <w:b w:val="0"/>
          <w:bCs/>
          <w:w w:val="102"/>
        </w:rPr>
        <w:t xml:space="preserve">The closure </w:t>
      </w:r>
      <w:r w:rsidRPr="00650647">
        <w:rPr>
          <w:b w:val="0"/>
          <w:bCs/>
          <w:w w:val="102"/>
        </w:rPr>
        <w:t xml:space="preserve">of </w:t>
      </w:r>
      <w:r w:rsidR="0037381D">
        <w:rPr>
          <w:b w:val="0"/>
          <w:bCs/>
          <w:w w:val="102"/>
          <w:lang w:val="en-US"/>
        </w:rPr>
        <w:t>Pul-e-Khumri</w:t>
      </w:r>
      <w:r w:rsidRPr="00650647">
        <w:rPr>
          <w:b w:val="0"/>
          <w:bCs/>
          <w:w w:val="102"/>
          <w:lang w:val="en-US"/>
        </w:rPr>
        <w:t xml:space="preserve"> and Maimana field offices, resulting in the abolishment of 19 </w:t>
      </w:r>
      <w:r w:rsidR="009A731B">
        <w:rPr>
          <w:b w:val="0"/>
          <w:bCs/>
          <w:w w:val="102"/>
          <w:lang w:val="en-US"/>
        </w:rPr>
        <w:t>posts</w:t>
      </w:r>
      <w:r w:rsidR="0046578C">
        <w:rPr>
          <w:b w:val="0"/>
          <w:bCs/>
          <w:w w:val="102"/>
          <w:lang w:val="en-US"/>
        </w:rPr>
        <w:t xml:space="preserve">, </w:t>
      </w:r>
      <w:r w:rsidRPr="00650647">
        <w:rPr>
          <w:b w:val="0"/>
          <w:bCs/>
          <w:w w:val="102"/>
          <w:lang w:val="en-US"/>
        </w:rPr>
        <w:t>the redeployment of</w:t>
      </w:r>
      <w:r w:rsidR="0046578C">
        <w:rPr>
          <w:b w:val="0"/>
          <w:bCs/>
          <w:w w:val="102"/>
          <w:lang w:val="en-US"/>
        </w:rPr>
        <w:t xml:space="preserve"> 14</w:t>
      </w:r>
      <w:r w:rsidRPr="00650647">
        <w:rPr>
          <w:b w:val="0"/>
          <w:bCs/>
          <w:w w:val="102"/>
          <w:lang w:val="en-US"/>
        </w:rPr>
        <w:t xml:space="preserve"> </w:t>
      </w:r>
      <w:r w:rsidR="0046578C">
        <w:rPr>
          <w:b w:val="0"/>
          <w:bCs/>
          <w:w w:val="102"/>
          <w:lang w:val="en-US"/>
        </w:rPr>
        <w:t>posts and the reassignment of six posts</w:t>
      </w:r>
      <w:r w:rsidRPr="00650647">
        <w:rPr>
          <w:b w:val="0"/>
          <w:bCs/>
          <w:w w:val="102"/>
          <w:lang w:val="en-US"/>
        </w:rPr>
        <w:t>. With the closure of these offices, the Mazar regional office will now serve as the hub for the Northern</w:t>
      </w:r>
      <w:r>
        <w:rPr>
          <w:b w:val="0"/>
          <w:bCs/>
          <w:w w:val="102"/>
          <w:lang w:val="en-US"/>
        </w:rPr>
        <w:t xml:space="preserve"> region</w:t>
      </w:r>
      <w:r w:rsidR="002F2A78">
        <w:rPr>
          <w:b w:val="0"/>
          <w:bCs/>
          <w:w w:val="102"/>
          <w:lang w:val="en-US"/>
        </w:rPr>
        <w:t>.</w:t>
      </w:r>
      <w:r w:rsidR="00687DE7">
        <w:rPr>
          <w:b w:val="0"/>
          <w:bCs/>
          <w:w w:val="102"/>
          <w:lang w:val="en-US"/>
        </w:rPr>
        <w:t xml:space="preserve"> </w:t>
      </w:r>
      <w:r w:rsidR="005B6D4B">
        <w:rPr>
          <w:b w:val="0"/>
          <w:bCs/>
          <w:w w:val="102"/>
          <w:lang w:val="en-US"/>
        </w:rPr>
        <w:t>T</w:t>
      </w:r>
      <w:r w:rsidR="00EE7DE2">
        <w:rPr>
          <w:b w:val="0"/>
          <w:bCs/>
          <w:w w:val="102"/>
          <w:lang w:val="en-US"/>
        </w:rPr>
        <w:t xml:space="preserve">he </w:t>
      </w:r>
      <w:r w:rsidR="00C21513">
        <w:rPr>
          <w:b w:val="0"/>
          <w:bCs/>
          <w:w w:val="102"/>
          <w:lang w:val="en-US"/>
        </w:rPr>
        <w:t xml:space="preserve">redeployed </w:t>
      </w:r>
      <w:r w:rsidR="002B06F4">
        <w:rPr>
          <w:b w:val="0"/>
          <w:bCs/>
          <w:w w:val="102"/>
          <w:lang w:val="en-US"/>
        </w:rPr>
        <w:t xml:space="preserve">capacities </w:t>
      </w:r>
      <w:r w:rsidR="00C21513">
        <w:rPr>
          <w:b w:val="0"/>
          <w:bCs/>
          <w:w w:val="102"/>
          <w:lang w:val="en-US"/>
        </w:rPr>
        <w:t>from the two field offices will ensure continuing delivery on the mandate in the areas,</w:t>
      </w:r>
      <w:r w:rsidR="003D0C13">
        <w:rPr>
          <w:b w:val="0"/>
          <w:bCs/>
          <w:w w:val="102"/>
          <w:lang w:val="en-US"/>
        </w:rPr>
        <w:t xml:space="preserve"> through the </w:t>
      </w:r>
      <w:r w:rsidR="00A11768">
        <w:rPr>
          <w:b w:val="0"/>
          <w:bCs/>
          <w:w w:val="102"/>
          <w:lang w:val="en-US"/>
        </w:rPr>
        <w:t xml:space="preserve">conduct of </w:t>
      </w:r>
      <w:r w:rsidR="005B6D4B">
        <w:rPr>
          <w:b w:val="0"/>
          <w:bCs/>
          <w:w w:val="102"/>
          <w:lang w:val="en-US"/>
        </w:rPr>
        <w:t xml:space="preserve">daily monitoring of developments, </w:t>
      </w:r>
      <w:r w:rsidR="003D0C13">
        <w:rPr>
          <w:b w:val="0"/>
          <w:bCs/>
          <w:w w:val="102"/>
          <w:lang w:val="en-US"/>
        </w:rPr>
        <w:t xml:space="preserve">ongoing </w:t>
      </w:r>
      <w:r w:rsidR="005B6D4B">
        <w:rPr>
          <w:b w:val="0"/>
          <w:bCs/>
          <w:w w:val="102"/>
          <w:lang w:val="en-US"/>
        </w:rPr>
        <w:t>engag</w:t>
      </w:r>
      <w:r w:rsidR="003D0C13">
        <w:rPr>
          <w:b w:val="0"/>
          <w:bCs/>
          <w:w w:val="102"/>
          <w:lang w:val="en-US"/>
        </w:rPr>
        <w:t xml:space="preserve">ement </w:t>
      </w:r>
      <w:r w:rsidR="005B6D4B">
        <w:rPr>
          <w:b w:val="0"/>
          <w:bCs/>
          <w:w w:val="102"/>
          <w:lang w:val="en-US"/>
        </w:rPr>
        <w:t>with interloc</w:t>
      </w:r>
      <w:r w:rsidR="00BF66D5">
        <w:rPr>
          <w:b w:val="0"/>
          <w:bCs/>
          <w:w w:val="102"/>
          <w:lang w:val="en-US"/>
        </w:rPr>
        <w:t>uter</w:t>
      </w:r>
      <w:r w:rsidR="005B6D4B">
        <w:rPr>
          <w:b w:val="0"/>
          <w:bCs/>
          <w:w w:val="102"/>
          <w:lang w:val="en-US"/>
        </w:rPr>
        <w:t xml:space="preserve">s and stakeholders, and undertaking regular </w:t>
      </w:r>
      <w:r w:rsidR="00BF66D5">
        <w:rPr>
          <w:b w:val="0"/>
          <w:bCs/>
          <w:w w:val="102"/>
          <w:lang w:val="en-US"/>
        </w:rPr>
        <w:t xml:space="preserve">field </w:t>
      </w:r>
      <w:r w:rsidR="005B6D4B">
        <w:rPr>
          <w:b w:val="0"/>
          <w:bCs/>
          <w:w w:val="102"/>
          <w:lang w:val="en-US"/>
        </w:rPr>
        <w:t>visits and outreach</w:t>
      </w:r>
      <w:r w:rsidR="003D0C13">
        <w:rPr>
          <w:b w:val="0"/>
          <w:bCs/>
          <w:w w:val="102"/>
          <w:lang w:val="en-US"/>
        </w:rPr>
        <w:t>,</w:t>
      </w:r>
      <w:r w:rsidR="005B6D4B">
        <w:rPr>
          <w:b w:val="0"/>
          <w:bCs/>
          <w:w w:val="102"/>
          <w:lang w:val="en-US"/>
        </w:rPr>
        <w:t xml:space="preserve"> as required</w:t>
      </w:r>
      <w:r w:rsidR="00A064C6">
        <w:rPr>
          <w:b w:val="0"/>
          <w:bCs/>
          <w:w w:val="102"/>
          <w:lang w:val="en-US"/>
        </w:rPr>
        <w:t>.</w:t>
      </w:r>
    </w:p>
    <w:p w14:paraId="095AEE79" w14:textId="1A20E75E" w:rsidR="00650647" w:rsidRPr="00650647" w:rsidRDefault="00650647" w:rsidP="00650647">
      <w:pPr>
        <w:pStyle w:val="cpage"/>
        <w:numPr>
          <w:ilvl w:val="0"/>
          <w:numId w:val="0"/>
        </w:numPr>
        <w:rPr>
          <w:b w:val="0"/>
          <w:bCs/>
          <w:w w:val="102"/>
        </w:rPr>
      </w:pPr>
    </w:p>
    <w:p w14:paraId="1E96A12F" w14:textId="7C4A4D5B" w:rsidR="00650647" w:rsidRPr="005837BB" w:rsidRDefault="00650647" w:rsidP="0019488B">
      <w:pPr>
        <w:pStyle w:val="cpage"/>
        <w:numPr>
          <w:ilvl w:val="0"/>
          <w:numId w:val="34"/>
        </w:numPr>
        <w:spacing w:after="0"/>
        <w:ind w:hanging="518"/>
        <w:rPr>
          <w:b w:val="0"/>
          <w:bCs/>
          <w:w w:val="102"/>
        </w:rPr>
      </w:pPr>
      <w:r>
        <w:rPr>
          <w:b w:val="0"/>
          <w:bCs/>
          <w:w w:val="102"/>
        </w:rPr>
        <w:t xml:space="preserve">A review of </w:t>
      </w:r>
      <w:r w:rsidRPr="00650647">
        <w:rPr>
          <w:b w:val="0"/>
          <w:bCs/>
          <w:w w:val="102"/>
          <w:lang w:val="en-US"/>
        </w:rPr>
        <w:t xml:space="preserve">mission support capacities in the field offices, which identified that some ICT and security related functions currently at the National Professional Officer level have evolved and can be effectively carried out </w:t>
      </w:r>
      <w:r w:rsidR="0030476A">
        <w:rPr>
          <w:b w:val="0"/>
          <w:bCs/>
          <w:w w:val="102"/>
          <w:lang w:val="en-US"/>
        </w:rPr>
        <w:t xml:space="preserve">with </w:t>
      </w:r>
      <w:r w:rsidRPr="00650647">
        <w:rPr>
          <w:b w:val="0"/>
          <w:bCs/>
          <w:w w:val="102"/>
          <w:lang w:val="en-US"/>
        </w:rPr>
        <w:t xml:space="preserve">a </w:t>
      </w:r>
      <w:r w:rsidR="00457590" w:rsidRPr="00650647">
        <w:rPr>
          <w:b w:val="0"/>
          <w:bCs/>
          <w:w w:val="102"/>
          <w:lang w:val="en-US"/>
        </w:rPr>
        <w:t>lower-level</w:t>
      </w:r>
      <w:r w:rsidR="009A3994">
        <w:rPr>
          <w:b w:val="0"/>
          <w:bCs/>
          <w:w w:val="102"/>
          <w:lang w:val="en-US"/>
        </w:rPr>
        <w:t xml:space="preserve"> </w:t>
      </w:r>
      <w:r w:rsidR="009A3994" w:rsidRPr="009A3994">
        <w:rPr>
          <w:b w:val="0"/>
          <w:bCs/>
          <w:w w:val="102"/>
          <w:lang w:val="en-US"/>
        </w:rPr>
        <w:t>skill set</w:t>
      </w:r>
      <w:r w:rsidRPr="00650647">
        <w:rPr>
          <w:b w:val="0"/>
          <w:bCs/>
          <w:w w:val="102"/>
          <w:lang w:val="en-US"/>
        </w:rPr>
        <w:t xml:space="preserve">. To this end, it is proposed that nine National Professional Officer posts, consisting of five posts of Associate Information Systems Officer and four posts of Assistant Security Officer be abolished, and </w:t>
      </w:r>
      <w:r w:rsidRPr="00650647">
        <w:rPr>
          <w:b w:val="0"/>
          <w:bCs/>
          <w:w w:val="102"/>
          <w:lang w:val="en-US"/>
        </w:rPr>
        <w:lastRenderedPageBreak/>
        <w:t xml:space="preserve">nine </w:t>
      </w:r>
      <w:r w:rsidR="00F57C8A">
        <w:rPr>
          <w:b w:val="0"/>
          <w:bCs/>
          <w:w w:val="102"/>
          <w:lang w:val="en-US"/>
        </w:rPr>
        <w:t>Local level</w:t>
      </w:r>
      <w:r w:rsidRPr="00650647">
        <w:rPr>
          <w:b w:val="0"/>
          <w:bCs/>
          <w:w w:val="102"/>
          <w:lang w:val="en-US"/>
        </w:rPr>
        <w:t xml:space="preserve"> posts consisting of five Information Systems Assistant and four Field Security Assistant posts, respectively, be established in their</w:t>
      </w:r>
      <w:r>
        <w:rPr>
          <w:b w:val="0"/>
          <w:bCs/>
          <w:w w:val="102"/>
          <w:lang w:val="en-US"/>
        </w:rPr>
        <w:t xml:space="preserve"> stead</w:t>
      </w:r>
      <w:r w:rsidR="005F0AFA">
        <w:rPr>
          <w:b w:val="0"/>
          <w:bCs/>
          <w:w w:val="102"/>
          <w:lang w:val="en-US"/>
        </w:rPr>
        <w:t>;</w:t>
      </w:r>
    </w:p>
    <w:p w14:paraId="6A837A99" w14:textId="77777777" w:rsidR="005837BB" w:rsidRDefault="005837BB" w:rsidP="00615FC2">
      <w:pPr>
        <w:pStyle w:val="ListParagraph"/>
        <w:rPr>
          <w:b/>
          <w:bCs/>
          <w:w w:val="102"/>
        </w:rPr>
      </w:pPr>
    </w:p>
    <w:p w14:paraId="294704A6" w14:textId="25623CE3" w:rsidR="00725033" w:rsidRPr="00AD0C53" w:rsidRDefault="007A1674" w:rsidP="00833E4D">
      <w:pPr>
        <w:pStyle w:val="987"/>
      </w:pPr>
      <w:r w:rsidRPr="00AD0C53">
        <w:t>In</w:t>
      </w:r>
      <w:r w:rsidR="005646C9">
        <w:t xml:space="preserve"> addition to the above, </w:t>
      </w:r>
      <w:r w:rsidRPr="00AD0C53">
        <w:t>t</w:t>
      </w:r>
      <w:r w:rsidR="00725033" w:rsidRPr="00AD0C53">
        <w:t>he following changes in the UNAMA regional offices are</w:t>
      </w:r>
      <w:r w:rsidR="005646C9">
        <w:t xml:space="preserve"> also</w:t>
      </w:r>
      <w:r w:rsidR="00725033" w:rsidRPr="00AD0C53">
        <w:t xml:space="preserve"> proposed for 2026:</w:t>
      </w:r>
    </w:p>
    <w:p w14:paraId="248A150B" w14:textId="01768828"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rPr>
      </w:pPr>
      <w:r w:rsidRPr="00DE2C8C">
        <w:rPr>
          <w:b/>
          <w:bCs/>
          <w:color w:val="000000" w:themeColor="text1"/>
        </w:rPr>
        <w:tab/>
      </w:r>
      <w:r w:rsidRPr="00DE2C8C">
        <w:rPr>
          <w:color w:val="000000" w:themeColor="text1"/>
        </w:rPr>
        <w:tab/>
        <w:t>(a)</w:t>
      </w:r>
      <w:r w:rsidRPr="00DE2C8C">
        <w:rPr>
          <w:color w:val="000000" w:themeColor="text1"/>
        </w:rPr>
        <w:tab/>
      </w:r>
      <w:r w:rsidRPr="00DE2C8C">
        <w:rPr>
          <w:b/>
          <w:bCs/>
          <w:color w:val="000000" w:themeColor="text1"/>
        </w:rPr>
        <w:t>Kabul</w:t>
      </w:r>
      <w:r w:rsidRPr="00DE2C8C">
        <w:rPr>
          <w:color w:val="000000" w:themeColor="text1"/>
        </w:rPr>
        <w:t xml:space="preserve">: </w:t>
      </w:r>
    </w:p>
    <w:p w14:paraId="47647ED2" w14:textId="3A109D86" w:rsidR="00723F83" w:rsidRDefault="00723F83">
      <w:pPr>
        <w:pStyle w:val="ListParagraph"/>
        <w:numPr>
          <w:ilvl w:val="0"/>
          <w:numId w:val="16"/>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00E317F0">
        <w:rPr>
          <w:color w:val="000000" w:themeColor="text1"/>
        </w:rPr>
        <w:t>Reassignment of two posts</w:t>
      </w:r>
      <w:r w:rsidR="002E4F11">
        <w:rPr>
          <w:color w:val="000000" w:themeColor="text1"/>
        </w:rPr>
        <w:t xml:space="preserve"> to </w:t>
      </w:r>
      <w:r w:rsidR="00577C0B">
        <w:rPr>
          <w:color w:val="000000" w:themeColor="text1"/>
        </w:rPr>
        <w:t xml:space="preserve">the </w:t>
      </w:r>
      <w:r w:rsidR="002E4F11">
        <w:rPr>
          <w:color w:val="000000" w:themeColor="text1"/>
        </w:rPr>
        <w:t>Security Section</w:t>
      </w:r>
      <w:r w:rsidRPr="00E317F0">
        <w:rPr>
          <w:color w:val="000000" w:themeColor="text1"/>
        </w:rPr>
        <w:t>, comprising: one post of Security Coordination Officer (P-3) as Administrative Officer (P-3) to reflect adjustments to the roles and responsibilities currently undertaken by the post in view of the need to have dedicated administrative capacity at the appropriate level; and one post of Fire Safety Officer (Field Service) as Security Officer (Field Service) in the Security Investigations Unit to provide critical support to security investigation and incident response</w:t>
      </w:r>
      <w:r w:rsidR="002E4F11">
        <w:rPr>
          <w:color w:val="000000" w:themeColor="text1"/>
        </w:rPr>
        <w:t>.</w:t>
      </w:r>
    </w:p>
    <w:p w14:paraId="0A30909F" w14:textId="77777777" w:rsidR="002E4F11" w:rsidRPr="00957EEC" w:rsidRDefault="002E4F11" w:rsidP="00957EEC">
      <w:pPr>
        <w:pStyle w:val="ListParagraph"/>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ind w:left="2250"/>
        <w:jc w:val="both"/>
        <w:rPr>
          <w:color w:val="000000" w:themeColor="text1"/>
        </w:rPr>
      </w:pPr>
    </w:p>
    <w:p w14:paraId="356B1170" w14:textId="04DA57BC" w:rsidR="00E62AC9" w:rsidRDefault="00E62AC9">
      <w:pPr>
        <w:pStyle w:val="ListParagraph"/>
        <w:numPr>
          <w:ilvl w:val="0"/>
          <w:numId w:val="16"/>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002A3640">
        <w:rPr>
          <w:color w:val="000000" w:themeColor="text1"/>
          <w:w w:val="102"/>
          <w:lang w:val="en-US"/>
        </w:rPr>
        <w:t>Reassignment of one post of Associate Information Systems Officer (National Professional Officer)</w:t>
      </w:r>
      <w:r>
        <w:rPr>
          <w:color w:val="000000" w:themeColor="text1"/>
          <w:w w:val="102"/>
          <w:lang w:val="en-US"/>
        </w:rPr>
        <w:t xml:space="preserve"> </w:t>
      </w:r>
      <w:r w:rsidRPr="002A3640">
        <w:rPr>
          <w:color w:val="000000" w:themeColor="text1"/>
          <w:w w:val="102"/>
          <w:lang w:val="en-US"/>
        </w:rPr>
        <w:t xml:space="preserve">as Assistant Programme Management Officer (National Professional Officer) </w:t>
      </w:r>
      <w:r w:rsidR="006024B7">
        <w:rPr>
          <w:color w:val="000000" w:themeColor="text1"/>
          <w:w w:val="102"/>
          <w:lang w:val="en-US"/>
        </w:rPr>
        <w:t>from the Field Technology Section</w:t>
      </w:r>
      <w:r w:rsidR="0065694F">
        <w:rPr>
          <w:color w:val="000000" w:themeColor="text1"/>
          <w:w w:val="102"/>
          <w:lang w:val="en-US"/>
        </w:rPr>
        <w:t xml:space="preserve"> </w:t>
      </w:r>
      <w:r w:rsidR="0065694F" w:rsidRPr="00422696">
        <w:rPr>
          <w:color w:val="000000" w:themeColor="text1"/>
          <w:lang w:val="en-US"/>
        </w:rPr>
        <w:t xml:space="preserve">to </w:t>
      </w:r>
      <w:r w:rsidR="0065694F" w:rsidRPr="00422696">
        <w:rPr>
          <w:color w:val="000000" w:themeColor="text1"/>
          <w:w w:val="102"/>
          <w:lang w:val="en-US"/>
        </w:rPr>
        <w:t xml:space="preserve">support the mine action programme at the </w:t>
      </w:r>
      <w:r w:rsidR="00B71122">
        <w:rPr>
          <w:color w:val="000000" w:themeColor="text1"/>
          <w:w w:val="102"/>
          <w:lang w:val="en-US"/>
        </w:rPr>
        <w:t xml:space="preserve">central </w:t>
      </w:r>
      <w:r w:rsidR="0065694F" w:rsidRPr="00422696">
        <w:rPr>
          <w:color w:val="000000" w:themeColor="text1"/>
          <w:w w:val="102"/>
          <w:lang w:val="en-US"/>
        </w:rPr>
        <w:t>regional level</w:t>
      </w:r>
      <w:r w:rsidR="006024B7">
        <w:rPr>
          <w:color w:val="000000" w:themeColor="text1"/>
          <w:w w:val="102"/>
          <w:lang w:val="en-US"/>
        </w:rPr>
        <w:t>.</w:t>
      </w:r>
    </w:p>
    <w:p w14:paraId="6788D1EC" w14:textId="77777777" w:rsidR="00E62AC9" w:rsidRPr="00931F60" w:rsidRDefault="00E62AC9" w:rsidP="00931F60">
      <w:pPr>
        <w:pStyle w:val="ListParagraph"/>
        <w:rPr>
          <w:color w:val="000000" w:themeColor="text1"/>
        </w:rPr>
      </w:pPr>
    </w:p>
    <w:p w14:paraId="13CF82CF" w14:textId="68BCFE0C" w:rsidR="00BA17B1" w:rsidRDefault="00BA17B1">
      <w:pPr>
        <w:pStyle w:val="ListParagraph"/>
        <w:numPr>
          <w:ilvl w:val="0"/>
          <w:numId w:val="16"/>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0BA49A81">
        <w:rPr>
          <w:color w:val="000000" w:themeColor="text1"/>
        </w:rPr>
        <w:t>Redeployment of one post of Field Security Guard</w:t>
      </w:r>
      <w:r w:rsidR="00E62AC9">
        <w:rPr>
          <w:color w:val="000000" w:themeColor="text1"/>
        </w:rPr>
        <w:t xml:space="preserve"> (Local level)</w:t>
      </w:r>
      <w:r w:rsidRPr="0BA49A81">
        <w:rPr>
          <w:color w:val="000000" w:themeColor="text1"/>
        </w:rPr>
        <w:t xml:space="preserve"> to the Security Section</w:t>
      </w:r>
      <w:r w:rsidR="3069E7E0" w:rsidRPr="0BA49A81">
        <w:rPr>
          <w:color w:val="000000" w:themeColor="text1"/>
        </w:rPr>
        <w:t>; and</w:t>
      </w:r>
    </w:p>
    <w:p w14:paraId="1ADA0110" w14:textId="77777777" w:rsidR="00BA17B1" w:rsidRPr="00BA17B1" w:rsidRDefault="00BA17B1" w:rsidP="00BA17B1">
      <w:pPr>
        <w:pStyle w:val="ListParagraph"/>
        <w:rPr>
          <w:color w:val="000000" w:themeColor="text1"/>
        </w:rPr>
      </w:pPr>
    </w:p>
    <w:p w14:paraId="2F804B9A" w14:textId="791706B0" w:rsidR="00725033" w:rsidRPr="00DE2C8C" w:rsidRDefault="00725033">
      <w:pPr>
        <w:pStyle w:val="ListParagraph"/>
        <w:numPr>
          <w:ilvl w:val="0"/>
          <w:numId w:val="16"/>
        </w:numPr>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435064A3">
        <w:rPr>
          <w:color w:val="000000" w:themeColor="text1"/>
        </w:rPr>
        <w:t xml:space="preserve">Redeployment of one post of Human Rights Assistant </w:t>
      </w:r>
      <w:r w:rsidR="00DD2611" w:rsidRPr="435064A3">
        <w:rPr>
          <w:color w:val="000000" w:themeColor="text1"/>
        </w:rPr>
        <w:t>(</w:t>
      </w:r>
      <w:r w:rsidR="00F57C8A" w:rsidRPr="435064A3">
        <w:rPr>
          <w:color w:val="000000" w:themeColor="text1"/>
        </w:rPr>
        <w:t>Local level</w:t>
      </w:r>
      <w:r w:rsidR="00DD2611" w:rsidRPr="435064A3">
        <w:rPr>
          <w:color w:val="000000" w:themeColor="text1"/>
        </w:rPr>
        <w:t>)</w:t>
      </w:r>
      <w:r w:rsidRPr="435064A3">
        <w:rPr>
          <w:color w:val="000000" w:themeColor="text1"/>
        </w:rPr>
        <w:t xml:space="preserve"> to the Human Rights Se</w:t>
      </w:r>
      <w:r w:rsidR="49EC1EB8" w:rsidRPr="435064A3">
        <w:rPr>
          <w:color w:val="000000" w:themeColor="text1"/>
        </w:rPr>
        <w:t>rvice.</w:t>
      </w:r>
    </w:p>
    <w:p w14:paraId="242D4B6C" w14:textId="77777777" w:rsidR="00725033" w:rsidRPr="0007511F" w:rsidRDefault="00725033" w:rsidP="00725033">
      <w:pPr>
        <w:pStyle w:val="ListParagraph"/>
        <w:rPr>
          <w:color w:val="000000" w:themeColor="text1"/>
        </w:rPr>
      </w:pPr>
    </w:p>
    <w:p w14:paraId="78B3417A"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color w:val="000000" w:themeColor="text1"/>
        </w:rPr>
      </w:pPr>
      <w:r w:rsidRPr="00DE2C8C">
        <w:rPr>
          <w:b/>
          <w:color w:val="000000" w:themeColor="text1"/>
        </w:rPr>
        <w:tab/>
      </w:r>
      <w:r w:rsidRPr="00DE2C8C">
        <w:rPr>
          <w:bCs/>
          <w:color w:val="000000" w:themeColor="text1"/>
        </w:rPr>
        <w:tab/>
        <w:t>(b)</w:t>
      </w:r>
      <w:r w:rsidRPr="00DE2C8C">
        <w:rPr>
          <w:bCs/>
          <w:color w:val="000000" w:themeColor="text1"/>
        </w:rPr>
        <w:tab/>
      </w:r>
      <w:r w:rsidRPr="00DE2C8C">
        <w:rPr>
          <w:b/>
          <w:color w:val="000000" w:themeColor="text1"/>
        </w:rPr>
        <w:t>Kandahar</w:t>
      </w:r>
      <w:r w:rsidRPr="00DE2C8C">
        <w:rPr>
          <w:bCs/>
          <w:color w:val="000000" w:themeColor="text1"/>
        </w:rPr>
        <w:t>:</w:t>
      </w:r>
    </w:p>
    <w:p w14:paraId="0FE3DDF5" w14:textId="6A3373AE" w:rsidR="00725033" w:rsidRDefault="00725033" w:rsidP="005837BB">
      <w:pPr>
        <w:pStyle w:val="ListParagraph"/>
        <w:numPr>
          <w:ilvl w:val="0"/>
          <w:numId w:val="17"/>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lang w:val="en-US"/>
        </w:rPr>
      </w:pPr>
      <w:r w:rsidRPr="00DE2C8C">
        <w:rPr>
          <w:color w:val="000000" w:themeColor="text1"/>
        </w:rPr>
        <w:t>Abolishment of one post of Information Systems Assistant (Field Service)</w:t>
      </w:r>
      <w:r w:rsidR="009439BD">
        <w:rPr>
          <w:color w:val="000000" w:themeColor="text1"/>
        </w:rPr>
        <w:t>,</w:t>
      </w:r>
      <w:r w:rsidRPr="00DE2C8C">
        <w:rPr>
          <w:color w:val="000000" w:themeColor="text1"/>
        </w:rPr>
        <w:t xml:space="preserve"> </w:t>
      </w:r>
      <w:r w:rsidR="00C93F67">
        <w:rPr>
          <w:color w:val="000000" w:themeColor="text1"/>
        </w:rPr>
        <w:t xml:space="preserve">with </w:t>
      </w:r>
      <w:r w:rsidRPr="00717BF0">
        <w:rPr>
          <w:w w:val="101"/>
        </w:rPr>
        <w:t xml:space="preserve">the functions </w:t>
      </w:r>
      <w:r w:rsidR="00C93F67">
        <w:rPr>
          <w:w w:val="101"/>
        </w:rPr>
        <w:t>to</w:t>
      </w:r>
      <w:r w:rsidRPr="00717BF0">
        <w:rPr>
          <w:w w:val="101"/>
        </w:rPr>
        <w:t xml:space="preserve"> be effectively discharged by</w:t>
      </w:r>
      <w:r>
        <w:rPr>
          <w:w w:val="101"/>
        </w:rPr>
        <w:t xml:space="preserve"> the</w:t>
      </w:r>
      <w:r w:rsidRPr="00717BF0">
        <w:rPr>
          <w:w w:val="101"/>
        </w:rPr>
        <w:t xml:space="preserve"> existing </w:t>
      </w:r>
      <w:r>
        <w:rPr>
          <w:w w:val="101"/>
        </w:rPr>
        <w:t xml:space="preserve">national </w:t>
      </w:r>
      <w:r w:rsidRPr="00717BF0">
        <w:rPr>
          <w:w w:val="101"/>
        </w:rPr>
        <w:t>staff</w:t>
      </w:r>
      <w:r>
        <w:rPr>
          <w:w w:val="101"/>
        </w:rPr>
        <w:t>, with remote technical support from Kabul, as required</w:t>
      </w:r>
      <w:r w:rsidR="009439BD">
        <w:rPr>
          <w:w w:val="101"/>
        </w:rPr>
        <w:t>;</w:t>
      </w:r>
    </w:p>
    <w:p w14:paraId="08BA344A" w14:textId="77777777" w:rsidR="00915DC9" w:rsidRDefault="00915DC9" w:rsidP="00915DC9">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50"/>
        <w:jc w:val="both"/>
        <w:rPr>
          <w:color w:val="000000" w:themeColor="text1"/>
          <w:lang w:val="en-US"/>
        </w:rPr>
      </w:pPr>
    </w:p>
    <w:p w14:paraId="6C7E155C" w14:textId="574DC666" w:rsidR="00A82C31" w:rsidRPr="00422696" w:rsidRDefault="00A82C31" w:rsidP="00A82C31">
      <w:pPr>
        <w:pStyle w:val="ListParagraph"/>
        <w:numPr>
          <w:ilvl w:val="0"/>
          <w:numId w:val="17"/>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bookmarkStart w:id="8" w:name="_Hlk193206463"/>
      <w:r w:rsidRPr="00422696">
        <w:rPr>
          <w:color w:val="000000" w:themeColor="text1"/>
        </w:rPr>
        <w:t xml:space="preserve">Reassignment of one post of Associate Judicial Affairs Officer (National Professional Officer) </w:t>
      </w:r>
      <w:r w:rsidR="00D85039" w:rsidRPr="00422696">
        <w:rPr>
          <w:color w:val="000000" w:themeColor="text1"/>
          <w:lang w:val="en-US"/>
        </w:rPr>
        <w:t xml:space="preserve">from the Political Affairs Service </w:t>
      </w:r>
      <w:r w:rsidR="0030476A">
        <w:rPr>
          <w:color w:val="000000" w:themeColor="text1"/>
          <w:lang w:val="en-US"/>
        </w:rPr>
        <w:t xml:space="preserve">in Kabul </w:t>
      </w:r>
      <w:r w:rsidRPr="00422696">
        <w:rPr>
          <w:color w:val="000000" w:themeColor="text1"/>
        </w:rPr>
        <w:t>as Assistant Programme Management Officer (National Professional Officer)</w:t>
      </w:r>
      <w:r w:rsidR="00384E32" w:rsidRPr="00422696">
        <w:rPr>
          <w:color w:val="000000" w:themeColor="text1"/>
        </w:rPr>
        <w:t xml:space="preserve"> </w:t>
      </w:r>
      <w:r w:rsidR="00422696" w:rsidRPr="00422696">
        <w:rPr>
          <w:color w:val="000000" w:themeColor="text1"/>
          <w:lang w:val="en-US"/>
        </w:rPr>
        <w:t xml:space="preserve">to </w:t>
      </w:r>
      <w:r w:rsidR="00422696" w:rsidRPr="00422696">
        <w:rPr>
          <w:color w:val="000000" w:themeColor="text1"/>
          <w:w w:val="102"/>
          <w:lang w:val="en-US"/>
        </w:rPr>
        <w:t>support the mine action programme at the regional level</w:t>
      </w:r>
      <w:r w:rsidR="00D85039">
        <w:rPr>
          <w:color w:val="000000" w:themeColor="text1"/>
          <w:w w:val="102"/>
          <w:lang w:val="en-US"/>
        </w:rPr>
        <w:t>;</w:t>
      </w:r>
      <w:r w:rsidRPr="00422696">
        <w:rPr>
          <w:color w:val="000000" w:themeColor="text1"/>
        </w:rPr>
        <w:t xml:space="preserve"> </w:t>
      </w:r>
    </w:p>
    <w:p w14:paraId="534D5938" w14:textId="77777777" w:rsidR="00A82C31" w:rsidRPr="00A82C31" w:rsidRDefault="00A82C31" w:rsidP="00A82C31">
      <w:pPr>
        <w:pStyle w:val="ListParagraph"/>
        <w:rPr>
          <w:color w:val="000000" w:themeColor="text1"/>
          <w:lang w:val="en-US"/>
        </w:rPr>
      </w:pPr>
    </w:p>
    <w:bookmarkEnd w:id="8"/>
    <w:p w14:paraId="5A12726F" w14:textId="6A3E49D9" w:rsidR="00725033" w:rsidRPr="005837BB" w:rsidRDefault="00725033" w:rsidP="005837BB">
      <w:pPr>
        <w:pStyle w:val="ListParagraph"/>
        <w:numPr>
          <w:ilvl w:val="0"/>
          <w:numId w:val="17"/>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005837BB">
        <w:rPr>
          <w:color w:val="000000" w:themeColor="text1"/>
        </w:rPr>
        <w:t xml:space="preserve">Redeployment of one post of </w:t>
      </w:r>
      <w:r w:rsidR="00384E32">
        <w:rPr>
          <w:color w:val="000000" w:themeColor="text1"/>
        </w:rPr>
        <w:t>Vehicle Technician</w:t>
      </w:r>
      <w:r w:rsidRPr="005837BB">
        <w:rPr>
          <w:color w:val="000000" w:themeColor="text1"/>
        </w:rPr>
        <w:t xml:space="preserve"> </w:t>
      </w:r>
      <w:r w:rsidR="00DD2611" w:rsidRPr="005837BB">
        <w:rPr>
          <w:color w:val="000000" w:themeColor="text1"/>
        </w:rPr>
        <w:t>(</w:t>
      </w:r>
      <w:r w:rsidR="00F57C8A">
        <w:rPr>
          <w:color w:val="000000" w:themeColor="text1"/>
        </w:rPr>
        <w:t>Local level</w:t>
      </w:r>
      <w:r w:rsidR="00DD2611" w:rsidRPr="005837BB">
        <w:rPr>
          <w:color w:val="000000" w:themeColor="text1"/>
        </w:rPr>
        <w:t>)</w:t>
      </w:r>
      <w:r w:rsidRPr="005837BB">
        <w:rPr>
          <w:color w:val="000000" w:themeColor="text1"/>
        </w:rPr>
        <w:t xml:space="preserve"> from the Transport Unit to support the increase in road movements</w:t>
      </w:r>
      <w:r w:rsidR="006757D0">
        <w:rPr>
          <w:color w:val="000000" w:themeColor="text1"/>
        </w:rPr>
        <w:t>; and</w:t>
      </w:r>
    </w:p>
    <w:p w14:paraId="10BCF2C1" w14:textId="77777777" w:rsidR="00725033" w:rsidRPr="005837BB" w:rsidRDefault="00725033" w:rsidP="00BC488F">
      <w:pPr>
        <w:pStyle w:val="ListParagraph"/>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jc w:val="both"/>
        <w:rPr>
          <w:color w:val="000000" w:themeColor="text1"/>
        </w:rPr>
      </w:pPr>
      <w:bookmarkStart w:id="9" w:name="_Hlk194046864"/>
    </w:p>
    <w:bookmarkEnd w:id="9"/>
    <w:p w14:paraId="15C53FAD" w14:textId="1BED2402" w:rsidR="00725033" w:rsidRPr="00510E70" w:rsidRDefault="00725033" w:rsidP="00510E70">
      <w:pPr>
        <w:pStyle w:val="ListParagraph"/>
        <w:numPr>
          <w:ilvl w:val="0"/>
          <w:numId w:val="17"/>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000F65BC">
        <w:rPr>
          <w:color w:val="000000" w:themeColor="text1"/>
        </w:rPr>
        <w:t xml:space="preserve">Conversion of one position of Associate Political Affairs Officer (national United Nations Volunteer) with reference to paragraph </w:t>
      </w:r>
      <w:r w:rsidRPr="00046447">
        <w:rPr>
          <w:color w:val="000000" w:themeColor="text1"/>
        </w:rPr>
        <w:t>3</w:t>
      </w:r>
      <w:r w:rsidR="0018727E">
        <w:rPr>
          <w:color w:val="000000" w:themeColor="text1"/>
        </w:rPr>
        <w:t>0</w:t>
      </w:r>
      <w:r w:rsidRPr="00046447">
        <w:rPr>
          <w:color w:val="000000" w:themeColor="text1"/>
        </w:rPr>
        <w:t>,</w:t>
      </w:r>
      <w:r w:rsidRPr="00DE2C8C">
        <w:rPr>
          <w:color w:val="000000" w:themeColor="text1"/>
        </w:rPr>
        <w:t xml:space="preserve"> to provide political analysis and support in the monitoring of provincial and district level developments.</w:t>
      </w:r>
    </w:p>
    <w:p w14:paraId="4B2896A8"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color w:val="000000" w:themeColor="text1"/>
        </w:rPr>
      </w:pPr>
      <w:r w:rsidRPr="00DE2C8C">
        <w:rPr>
          <w:color w:val="000000" w:themeColor="text1"/>
        </w:rPr>
        <w:tab/>
      </w:r>
      <w:r w:rsidRPr="00DE2C8C">
        <w:rPr>
          <w:color w:val="000000" w:themeColor="text1"/>
        </w:rPr>
        <w:tab/>
        <w:t>(c)</w:t>
      </w:r>
      <w:r w:rsidRPr="00DE2C8C">
        <w:rPr>
          <w:color w:val="000000" w:themeColor="text1"/>
        </w:rPr>
        <w:tab/>
      </w:r>
      <w:r w:rsidRPr="00DE2C8C">
        <w:rPr>
          <w:b/>
          <w:bCs/>
          <w:color w:val="000000" w:themeColor="text1"/>
        </w:rPr>
        <w:t>Herat</w:t>
      </w:r>
      <w:r w:rsidRPr="00DE2C8C">
        <w:rPr>
          <w:bCs/>
          <w:color w:val="000000" w:themeColor="text1"/>
        </w:rPr>
        <w:t xml:space="preserve">: </w:t>
      </w:r>
    </w:p>
    <w:p w14:paraId="06626A1E" w14:textId="39C060BD" w:rsidR="008E3589" w:rsidRPr="00BA32AA" w:rsidRDefault="008E3589" w:rsidP="0019488B">
      <w:pPr>
        <w:pStyle w:val="ListParagraph"/>
        <w:numPr>
          <w:ilvl w:val="0"/>
          <w:numId w:val="38"/>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00BA32AA">
        <w:rPr>
          <w:color w:val="000000" w:themeColor="text1"/>
        </w:rPr>
        <w:t>Redeployment of one position of Security Logistics Officer (i</w:t>
      </w:r>
      <w:r w:rsidR="002650AE">
        <w:rPr>
          <w:color w:val="000000" w:themeColor="text1"/>
        </w:rPr>
        <w:t xml:space="preserve">nternational </w:t>
      </w:r>
      <w:r w:rsidRPr="00BA32AA">
        <w:rPr>
          <w:color w:val="000000" w:themeColor="text1"/>
        </w:rPr>
        <w:t>U</w:t>
      </w:r>
      <w:r w:rsidR="002650AE">
        <w:rPr>
          <w:color w:val="000000" w:themeColor="text1"/>
        </w:rPr>
        <w:t xml:space="preserve">nited </w:t>
      </w:r>
      <w:r w:rsidRPr="00BA32AA">
        <w:rPr>
          <w:color w:val="000000" w:themeColor="text1"/>
        </w:rPr>
        <w:t>N</w:t>
      </w:r>
      <w:r w:rsidR="002650AE">
        <w:rPr>
          <w:color w:val="000000" w:themeColor="text1"/>
        </w:rPr>
        <w:t xml:space="preserve">ations </w:t>
      </w:r>
      <w:r w:rsidRPr="00BA32AA">
        <w:rPr>
          <w:color w:val="000000" w:themeColor="text1"/>
        </w:rPr>
        <w:t>V</w:t>
      </w:r>
      <w:r w:rsidR="002650AE">
        <w:rPr>
          <w:color w:val="000000" w:themeColor="text1"/>
        </w:rPr>
        <w:t>olunteer</w:t>
      </w:r>
      <w:r w:rsidRPr="00BA32AA">
        <w:rPr>
          <w:color w:val="000000" w:themeColor="text1"/>
        </w:rPr>
        <w:t>) to the Security Section.</w:t>
      </w:r>
    </w:p>
    <w:p w14:paraId="00903D12" w14:textId="77777777" w:rsidR="00725033" w:rsidRPr="004D1CF6" w:rsidRDefault="00725033" w:rsidP="00725033">
      <w:pPr>
        <w:pStyle w:val="ListParagraph"/>
        <w:rPr>
          <w:lang w:val="en-US"/>
        </w:rPr>
      </w:pPr>
    </w:p>
    <w:p w14:paraId="3883948F" w14:textId="77777777" w:rsidR="00725033" w:rsidRPr="00DE2C8C" w:rsidRDefault="00725033" w:rsidP="00EA2041">
      <w:pPr>
        <w:tabs>
          <w:tab w:val="right" w:pos="1022"/>
          <w:tab w:val="lef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color w:val="000000" w:themeColor="text1"/>
        </w:rPr>
      </w:pPr>
      <w:r w:rsidRPr="00DE2C8C">
        <w:rPr>
          <w:color w:val="000000" w:themeColor="text1"/>
        </w:rPr>
        <w:tab/>
      </w:r>
      <w:r w:rsidRPr="00DE2C8C">
        <w:rPr>
          <w:color w:val="000000" w:themeColor="text1"/>
        </w:rPr>
        <w:tab/>
        <w:t>(d)</w:t>
      </w:r>
      <w:r w:rsidRPr="00DE2C8C">
        <w:rPr>
          <w:color w:val="000000" w:themeColor="text1"/>
        </w:rPr>
        <w:tab/>
      </w:r>
      <w:r w:rsidRPr="00DE2C8C">
        <w:rPr>
          <w:b/>
          <w:bCs/>
          <w:color w:val="000000" w:themeColor="text1"/>
        </w:rPr>
        <w:t>Mazar-e Sharif</w:t>
      </w:r>
      <w:r w:rsidRPr="00DE2C8C">
        <w:rPr>
          <w:color w:val="000000" w:themeColor="text1"/>
        </w:rPr>
        <w:t xml:space="preserve">: </w:t>
      </w:r>
    </w:p>
    <w:p w14:paraId="560D4570" w14:textId="47177E3D" w:rsidR="00725033" w:rsidRPr="00E0318B" w:rsidRDefault="00FE5855" w:rsidP="0019488B">
      <w:pPr>
        <w:pStyle w:val="ListParagraph"/>
        <w:numPr>
          <w:ilvl w:val="0"/>
          <w:numId w:val="39"/>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00E0318B">
        <w:rPr>
          <w:color w:val="000000" w:themeColor="text1"/>
        </w:rPr>
        <w:t>R</w:t>
      </w:r>
      <w:r w:rsidR="00725033" w:rsidRPr="00E0318B">
        <w:rPr>
          <w:color w:val="000000" w:themeColor="text1"/>
        </w:rPr>
        <w:t xml:space="preserve">edeployment of </w:t>
      </w:r>
      <w:r w:rsidR="00563CAC" w:rsidRPr="00E0318B">
        <w:rPr>
          <w:color w:val="000000" w:themeColor="text1"/>
        </w:rPr>
        <w:t>11</w:t>
      </w:r>
      <w:r w:rsidR="00725033" w:rsidRPr="00E0318B">
        <w:rPr>
          <w:color w:val="000000" w:themeColor="text1"/>
        </w:rPr>
        <w:t xml:space="preserve"> posts, namely one Associate Political Affairs Officer (National Professional Officer), one Assistant Human Rights Officers (National Professional Officer), two Political Affairs Assistants </w:t>
      </w:r>
      <w:r w:rsidR="00DD2611" w:rsidRPr="00E0318B">
        <w:rPr>
          <w:color w:val="000000" w:themeColor="text1"/>
        </w:rPr>
        <w:t>(</w:t>
      </w:r>
      <w:r w:rsidR="00F57C8A">
        <w:rPr>
          <w:color w:val="000000" w:themeColor="text1"/>
        </w:rPr>
        <w:t>Local level</w:t>
      </w:r>
      <w:r w:rsidR="00DD2611" w:rsidRPr="00E0318B">
        <w:rPr>
          <w:color w:val="000000" w:themeColor="text1"/>
        </w:rPr>
        <w:t>)</w:t>
      </w:r>
      <w:r w:rsidR="00563CAC" w:rsidRPr="00E0318B">
        <w:rPr>
          <w:color w:val="000000" w:themeColor="text1"/>
        </w:rPr>
        <w:t xml:space="preserve"> and two Drivers (</w:t>
      </w:r>
      <w:r w:rsidR="00F57C8A">
        <w:rPr>
          <w:color w:val="000000" w:themeColor="text1"/>
        </w:rPr>
        <w:t>Local level</w:t>
      </w:r>
      <w:r w:rsidR="00563CAC" w:rsidRPr="00E0318B">
        <w:rPr>
          <w:color w:val="000000" w:themeColor="text1"/>
        </w:rPr>
        <w:t>)</w:t>
      </w:r>
      <w:r w:rsidR="00725033" w:rsidRPr="00E0318B">
        <w:rPr>
          <w:color w:val="000000" w:themeColor="text1"/>
        </w:rPr>
        <w:t xml:space="preserve"> from </w:t>
      </w:r>
      <w:r w:rsidR="0037381D">
        <w:rPr>
          <w:color w:val="000000" w:themeColor="text1"/>
        </w:rPr>
        <w:t>Pul-e-Khumri</w:t>
      </w:r>
      <w:r w:rsidR="00725033" w:rsidRPr="00E0318B">
        <w:rPr>
          <w:color w:val="000000" w:themeColor="text1"/>
        </w:rPr>
        <w:t xml:space="preserve"> field office, and one Associate Political Affairs Officer (National Professional Officer), one Assistant Human Rights Officers (National Professional Officer), one Human Rights Assistant </w:t>
      </w:r>
      <w:r w:rsidR="00DD2611" w:rsidRPr="00E0318B">
        <w:rPr>
          <w:color w:val="000000" w:themeColor="text1"/>
        </w:rPr>
        <w:t>(</w:t>
      </w:r>
      <w:r w:rsidR="00F57C8A">
        <w:rPr>
          <w:color w:val="000000" w:themeColor="text1"/>
        </w:rPr>
        <w:t>Local level</w:t>
      </w:r>
      <w:r w:rsidR="00DD2611" w:rsidRPr="00E0318B">
        <w:rPr>
          <w:color w:val="000000" w:themeColor="text1"/>
        </w:rPr>
        <w:t>)</w:t>
      </w:r>
      <w:r w:rsidR="00563CAC" w:rsidRPr="00E0318B">
        <w:rPr>
          <w:color w:val="000000" w:themeColor="text1"/>
        </w:rPr>
        <w:t xml:space="preserve"> and two </w:t>
      </w:r>
      <w:r w:rsidR="006C489F">
        <w:rPr>
          <w:color w:val="000000" w:themeColor="text1"/>
        </w:rPr>
        <w:t>D</w:t>
      </w:r>
      <w:r w:rsidR="00563CAC" w:rsidRPr="00E0318B">
        <w:rPr>
          <w:color w:val="000000" w:themeColor="text1"/>
        </w:rPr>
        <w:t>rivers (</w:t>
      </w:r>
      <w:r w:rsidR="00F57C8A">
        <w:rPr>
          <w:color w:val="000000" w:themeColor="text1"/>
        </w:rPr>
        <w:t>Local level</w:t>
      </w:r>
      <w:r w:rsidR="00563CAC" w:rsidRPr="00E0318B">
        <w:rPr>
          <w:color w:val="000000" w:themeColor="text1"/>
        </w:rPr>
        <w:t>)</w:t>
      </w:r>
      <w:r w:rsidR="00725033" w:rsidRPr="00E0318B">
        <w:rPr>
          <w:color w:val="000000" w:themeColor="text1"/>
        </w:rPr>
        <w:t xml:space="preserve"> from </w:t>
      </w:r>
      <w:r w:rsidR="00725033" w:rsidRPr="00E0318B">
        <w:rPr>
          <w:color w:val="000000" w:themeColor="text1"/>
        </w:rPr>
        <w:lastRenderedPageBreak/>
        <w:t xml:space="preserve">Maimana field office, to provide the requisite capacity of the Office which will now serve as a regional hub for the Northern region, </w:t>
      </w:r>
      <w:r w:rsidR="0030476A">
        <w:rPr>
          <w:color w:val="000000" w:themeColor="text1"/>
        </w:rPr>
        <w:t>which will continue to service the areas following</w:t>
      </w:r>
      <w:r w:rsidR="00725033" w:rsidRPr="00E0318B">
        <w:rPr>
          <w:color w:val="000000" w:themeColor="text1"/>
        </w:rPr>
        <w:t xml:space="preserve"> the closure of  both field offices</w:t>
      </w:r>
      <w:r w:rsidR="009D0C45">
        <w:rPr>
          <w:color w:val="000000" w:themeColor="text1"/>
        </w:rPr>
        <w:t>;</w:t>
      </w:r>
      <w:r w:rsidR="00725033" w:rsidRPr="00E0318B">
        <w:rPr>
          <w:color w:val="000000" w:themeColor="text1"/>
        </w:rPr>
        <w:t xml:space="preserve"> </w:t>
      </w:r>
      <w:r w:rsidR="00706F9B">
        <w:rPr>
          <w:color w:val="000000" w:themeColor="text1"/>
        </w:rPr>
        <w:t>and</w:t>
      </w:r>
    </w:p>
    <w:p w14:paraId="562DAA4F" w14:textId="77777777" w:rsidR="00725033" w:rsidRPr="00E0318B" w:rsidRDefault="00725033" w:rsidP="00E0318B">
      <w:pPr>
        <w:pStyle w:val="ListParagraph"/>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jc w:val="both"/>
        <w:rPr>
          <w:color w:val="000000" w:themeColor="text1"/>
        </w:rPr>
      </w:pPr>
    </w:p>
    <w:p w14:paraId="663EDC8E" w14:textId="6323A31F" w:rsidR="00922368" w:rsidRPr="00E0318B" w:rsidRDefault="00922368" w:rsidP="005825BE">
      <w:pPr>
        <w:pStyle w:val="ListParagraph"/>
        <w:numPr>
          <w:ilvl w:val="0"/>
          <w:numId w:val="39"/>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0BA49A81">
        <w:rPr>
          <w:color w:val="000000" w:themeColor="text1"/>
        </w:rPr>
        <w:t>Establishment of one post of Public Information Assistant (</w:t>
      </w:r>
      <w:r w:rsidR="00F57C8A" w:rsidRPr="0BA49A81">
        <w:rPr>
          <w:color w:val="000000" w:themeColor="text1"/>
        </w:rPr>
        <w:t>Local level</w:t>
      </w:r>
      <w:r w:rsidRPr="0BA49A81">
        <w:rPr>
          <w:color w:val="000000" w:themeColor="text1"/>
        </w:rPr>
        <w:t xml:space="preserve">) to support the strategic communications work, including supporting outreach, good offices and confidence-building measures between the </w:t>
      </w:r>
      <w:r w:rsidR="00A122B1" w:rsidRPr="0BA49A81">
        <w:rPr>
          <w:color w:val="000000" w:themeColor="text1"/>
        </w:rPr>
        <w:t>de facto</w:t>
      </w:r>
      <w:r w:rsidRPr="0BA49A81">
        <w:rPr>
          <w:color w:val="000000" w:themeColor="text1"/>
        </w:rPr>
        <w:t xml:space="preserve"> authorities and other stakeholders</w:t>
      </w:r>
      <w:r w:rsidR="00D4020B">
        <w:rPr>
          <w:color w:val="000000" w:themeColor="text1"/>
        </w:rPr>
        <w:t xml:space="preserve">. </w:t>
      </w:r>
      <w:r w:rsidR="005825BE" w:rsidRPr="005825BE">
        <w:rPr>
          <w:color w:val="000000" w:themeColor="text1"/>
        </w:rPr>
        <w:t xml:space="preserve">This </w:t>
      </w:r>
      <w:r w:rsidR="00D4020B">
        <w:rPr>
          <w:color w:val="000000" w:themeColor="text1"/>
        </w:rPr>
        <w:t>post</w:t>
      </w:r>
      <w:r w:rsidR="005825BE" w:rsidRPr="005825BE">
        <w:rPr>
          <w:color w:val="000000" w:themeColor="text1"/>
        </w:rPr>
        <w:t xml:space="preserve"> </w:t>
      </w:r>
      <w:r w:rsidR="00D4020B">
        <w:rPr>
          <w:color w:val="000000" w:themeColor="text1"/>
        </w:rPr>
        <w:t xml:space="preserve">will support the </w:t>
      </w:r>
      <w:r w:rsidR="005825BE" w:rsidRPr="005825BE">
        <w:rPr>
          <w:color w:val="000000" w:themeColor="text1"/>
        </w:rPr>
        <w:t xml:space="preserve">Faryab and </w:t>
      </w:r>
      <w:r w:rsidR="0037381D">
        <w:rPr>
          <w:color w:val="000000" w:themeColor="text1"/>
        </w:rPr>
        <w:t>Pul-e-Khumri</w:t>
      </w:r>
      <w:r w:rsidR="00A5468B">
        <w:rPr>
          <w:color w:val="000000" w:themeColor="text1"/>
        </w:rPr>
        <w:t xml:space="preserve"> </w:t>
      </w:r>
      <w:r w:rsidR="00DA00B3">
        <w:rPr>
          <w:color w:val="000000" w:themeColor="text1"/>
        </w:rPr>
        <w:t xml:space="preserve">strategic </w:t>
      </w:r>
      <w:r w:rsidR="005825BE" w:rsidRPr="005825BE">
        <w:rPr>
          <w:color w:val="000000" w:themeColor="text1"/>
        </w:rPr>
        <w:t>communication work.</w:t>
      </w:r>
    </w:p>
    <w:p w14:paraId="6F59B201" w14:textId="77777777" w:rsidR="00922368" w:rsidRPr="00922368" w:rsidRDefault="00922368" w:rsidP="00E0318B">
      <w:pPr>
        <w:pStyle w:val="ListParagraph"/>
        <w:tabs>
          <w:tab w:val="right" w:pos="1022"/>
          <w:tab w:val="left" w:pos="1267"/>
          <w:tab w:val="left" w:pos="1742"/>
          <w:tab w:val="left" w:pos="2340"/>
          <w:tab w:val="left" w:pos="2693"/>
          <w:tab w:val="left" w:pos="3182"/>
          <w:tab w:val="left" w:pos="3658"/>
          <w:tab w:val="left" w:pos="4133"/>
          <w:tab w:val="left" w:pos="4622"/>
          <w:tab w:val="left" w:pos="5098"/>
          <w:tab w:val="left" w:pos="5573"/>
          <w:tab w:val="left" w:pos="6048"/>
        </w:tabs>
        <w:suppressAutoHyphens w:val="0"/>
        <w:spacing w:after="120"/>
        <w:ind w:left="2250"/>
        <w:jc w:val="both"/>
        <w:rPr>
          <w:color w:val="000000" w:themeColor="text1"/>
          <w:lang w:val="en-US"/>
        </w:rPr>
      </w:pPr>
    </w:p>
    <w:p w14:paraId="580E7AF0" w14:textId="77777777" w:rsidR="00725033" w:rsidRPr="00263372" w:rsidRDefault="00725033" w:rsidP="00EA20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jc w:val="both"/>
        <w:rPr>
          <w:rFonts w:eastAsia="Calibri"/>
          <w:color w:val="000000" w:themeColor="text1"/>
          <w14:ligatures w14:val="none"/>
        </w:rPr>
      </w:pPr>
      <w:r w:rsidRPr="00263372">
        <w:rPr>
          <w:rFonts w:eastAsia="Calibri"/>
          <w:color w:val="000000" w:themeColor="text1"/>
          <w14:ligatures w14:val="none"/>
        </w:rPr>
        <w:tab/>
        <w:t>(e)</w:t>
      </w:r>
      <w:r w:rsidRPr="00263372">
        <w:rPr>
          <w:rFonts w:eastAsia="Calibri"/>
          <w:color w:val="000000" w:themeColor="text1"/>
          <w14:ligatures w14:val="none"/>
        </w:rPr>
        <w:tab/>
      </w:r>
      <w:r w:rsidRPr="00263372">
        <w:rPr>
          <w:rFonts w:eastAsia="Calibri"/>
          <w:b/>
          <w:bCs/>
          <w:color w:val="000000" w:themeColor="text1"/>
          <w14:ligatures w14:val="none"/>
        </w:rPr>
        <w:t>Jalalabad</w:t>
      </w:r>
      <w:r w:rsidRPr="00263372">
        <w:rPr>
          <w:rFonts w:eastAsia="Calibri"/>
          <w:color w:val="000000" w:themeColor="text1"/>
          <w14:ligatures w14:val="none"/>
        </w:rPr>
        <w:t xml:space="preserve">: </w:t>
      </w:r>
    </w:p>
    <w:p w14:paraId="3E8F2B45" w14:textId="48E2FCC0" w:rsidR="00725033" w:rsidRPr="00EA2041" w:rsidRDefault="00725033" w:rsidP="0019488B">
      <w:pPr>
        <w:pStyle w:val="ListParagraph"/>
        <w:numPr>
          <w:ilvl w:val="0"/>
          <w:numId w:val="40"/>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00DE2C8C">
        <w:rPr>
          <w:color w:val="000000" w:themeColor="text1"/>
        </w:rPr>
        <w:t>Abolishment of one post of Information Systems Assistant (Field Service) following a review of the workload of</w:t>
      </w:r>
      <w:r>
        <w:rPr>
          <w:color w:val="000000" w:themeColor="text1"/>
        </w:rPr>
        <w:t xml:space="preserve"> Office, </w:t>
      </w:r>
      <w:r w:rsidR="00DC2F40">
        <w:rPr>
          <w:color w:val="000000" w:themeColor="text1"/>
        </w:rPr>
        <w:t>with</w:t>
      </w:r>
      <w:r w:rsidRPr="00EA2041">
        <w:rPr>
          <w:color w:val="000000" w:themeColor="text1"/>
        </w:rPr>
        <w:t xml:space="preserve"> functions of the position could be effectively discharged by the existing national staff, with remote technical support from Kabul, as required</w:t>
      </w:r>
      <w:r w:rsidR="00DC2F40">
        <w:rPr>
          <w:color w:val="000000" w:themeColor="text1"/>
        </w:rPr>
        <w:t xml:space="preserve">; </w:t>
      </w:r>
    </w:p>
    <w:p w14:paraId="488DB858" w14:textId="77777777" w:rsidR="00725033" w:rsidRPr="00DE2C8C" w:rsidRDefault="00725033" w:rsidP="00725033">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50"/>
        <w:jc w:val="both"/>
        <w:rPr>
          <w:rFonts w:eastAsia="Calibri"/>
          <w:color w:val="000000" w:themeColor="text1"/>
          <w14:ligatures w14:val="none"/>
        </w:rPr>
      </w:pPr>
    </w:p>
    <w:p w14:paraId="42703FE6" w14:textId="558C7C29" w:rsidR="00522BBE" w:rsidRDefault="00725033" w:rsidP="0019488B">
      <w:pPr>
        <w:pStyle w:val="ListParagraph"/>
        <w:numPr>
          <w:ilvl w:val="0"/>
          <w:numId w:val="40"/>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00EA2041">
        <w:rPr>
          <w:color w:val="000000" w:themeColor="text1"/>
        </w:rPr>
        <w:t xml:space="preserve">Redeployment of one post of Security Officer (Field Service) to Bamyan field office to </w:t>
      </w:r>
      <w:r w:rsidR="00996D5E">
        <w:rPr>
          <w:color w:val="000000" w:themeColor="text1"/>
        </w:rPr>
        <w:t>enhance s</w:t>
      </w:r>
      <w:r w:rsidRPr="00EA2041">
        <w:rPr>
          <w:color w:val="000000" w:themeColor="text1"/>
        </w:rPr>
        <w:t xml:space="preserve">ecurity </w:t>
      </w:r>
      <w:r w:rsidR="00E86053" w:rsidRPr="00EA2041">
        <w:rPr>
          <w:color w:val="000000" w:themeColor="text1"/>
        </w:rPr>
        <w:t>capacity</w:t>
      </w:r>
      <w:r w:rsidR="00996D5E">
        <w:rPr>
          <w:color w:val="000000" w:themeColor="text1"/>
        </w:rPr>
        <w:t xml:space="preserve"> </w:t>
      </w:r>
      <w:r w:rsidR="00E86053" w:rsidRPr="00EA2041">
        <w:rPr>
          <w:color w:val="000000" w:themeColor="text1"/>
        </w:rPr>
        <w:t>in line with operational requirements</w:t>
      </w:r>
      <w:r w:rsidR="00DC2F40">
        <w:rPr>
          <w:color w:val="000000" w:themeColor="text1"/>
        </w:rPr>
        <w:t>;</w:t>
      </w:r>
      <w:r w:rsidR="00706F9B">
        <w:rPr>
          <w:color w:val="000000" w:themeColor="text1"/>
        </w:rPr>
        <w:t xml:space="preserve"> and</w:t>
      </w:r>
    </w:p>
    <w:p w14:paraId="67502C39" w14:textId="77777777" w:rsidR="00522BBE" w:rsidRPr="00522BBE" w:rsidRDefault="00522BBE" w:rsidP="00522BBE">
      <w:pPr>
        <w:pStyle w:val="ListParagraph"/>
        <w:rPr>
          <w:color w:val="000000" w:themeColor="text1"/>
        </w:rPr>
      </w:pPr>
    </w:p>
    <w:p w14:paraId="2EB5B8FA" w14:textId="7A0FC4B6" w:rsidR="00E539AA" w:rsidRDefault="00E539AA" w:rsidP="0019488B">
      <w:pPr>
        <w:pStyle w:val="ListParagraph"/>
        <w:numPr>
          <w:ilvl w:val="0"/>
          <w:numId w:val="40"/>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450"/>
        <w:jc w:val="both"/>
        <w:rPr>
          <w:color w:val="000000" w:themeColor="text1"/>
        </w:rPr>
      </w:pPr>
      <w:r w:rsidRPr="004045E0">
        <w:rPr>
          <w:color w:val="000000" w:themeColor="text1"/>
          <w:lang w:val="en-US"/>
        </w:rPr>
        <w:t>Reassignment of one post of Assistant Political Affairs Officer (National Professional Officer) as Assistant Programme Management Officer (National Professional Officer)</w:t>
      </w:r>
      <w:r>
        <w:rPr>
          <w:color w:val="000000" w:themeColor="text1"/>
          <w:lang w:val="en-US"/>
        </w:rPr>
        <w:t xml:space="preserve"> </w:t>
      </w:r>
      <w:r w:rsidRPr="004045E0">
        <w:rPr>
          <w:color w:val="000000" w:themeColor="text1"/>
          <w:lang w:val="en-US"/>
        </w:rPr>
        <w:t xml:space="preserve">from </w:t>
      </w:r>
      <w:r w:rsidR="0037381D">
        <w:rPr>
          <w:color w:val="000000" w:themeColor="text1"/>
          <w:lang w:val="en-US"/>
        </w:rPr>
        <w:t>Pul-e-Khumri</w:t>
      </w:r>
      <w:r w:rsidRPr="004045E0">
        <w:rPr>
          <w:color w:val="000000" w:themeColor="text1"/>
          <w:lang w:val="en-US"/>
        </w:rPr>
        <w:t xml:space="preserve"> field office to provide critical mine action capacity in the Eastern region</w:t>
      </w:r>
      <w:r w:rsidR="0083742C">
        <w:rPr>
          <w:color w:val="000000" w:themeColor="text1"/>
          <w:lang w:val="en-US"/>
        </w:rPr>
        <w:t>.</w:t>
      </w:r>
    </w:p>
    <w:p w14:paraId="7381F8B7" w14:textId="77777777" w:rsidR="00E539AA" w:rsidRPr="00E539AA" w:rsidRDefault="00E539AA" w:rsidP="00E539AA">
      <w:pPr>
        <w:pStyle w:val="ListParagraph"/>
        <w:rPr>
          <w:color w:val="000000" w:themeColor="text1"/>
        </w:rPr>
      </w:pPr>
    </w:p>
    <w:p w14:paraId="0D43C1CB" w14:textId="77777777" w:rsidR="00725033" w:rsidRPr="00EA2041" w:rsidRDefault="00725033" w:rsidP="00996D5E">
      <w:pPr>
        <w:pStyle w:val="ListParagraph"/>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ind w:left="2250"/>
        <w:jc w:val="both"/>
        <w:rPr>
          <w:color w:val="000000" w:themeColor="text1"/>
        </w:rPr>
      </w:pPr>
    </w:p>
    <w:p w14:paraId="494706D3"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Calibri"/>
          <w:color w:val="000000" w:themeColor="text1"/>
          <w14:ligatures w14:val="none"/>
        </w:rPr>
      </w:pPr>
      <w:r w:rsidRPr="00DE2C8C">
        <w:rPr>
          <w:rFonts w:eastAsia="Calibri"/>
          <w:color w:val="000000" w:themeColor="text1"/>
          <w14:ligatures w14:val="none"/>
        </w:rPr>
        <w:tab/>
      </w:r>
      <w:r w:rsidRPr="00DE2C8C">
        <w:rPr>
          <w:rFonts w:eastAsia="Calibri"/>
          <w:color w:val="000000" w:themeColor="text1"/>
          <w14:ligatures w14:val="none"/>
        </w:rPr>
        <w:tab/>
        <w:t>(f)</w:t>
      </w:r>
      <w:r w:rsidRPr="00DE2C8C">
        <w:rPr>
          <w:rFonts w:eastAsia="Calibri"/>
          <w:color w:val="000000" w:themeColor="text1"/>
          <w14:ligatures w14:val="none"/>
        </w:rPr>
        <w:tab/>
      </w:r>
      <w:r w:rsidRPr="00DE2C8C">
        <w:rPr>
          <w:rFonts w:eastAsia="Calibri"/>
          <w:b/>
          <w:bCs/>
          <w:color w:val="000000" w:themeColor="text1"/>
          <w14:ligatures w14:val="none"/>
        </w:rPr>
        <w:t>Gardez</w:t>
      </w:r>
      <w:r w:rsidRPr="00DE2C8C">
        <w:rPr>
          <w:rFonts w:eastAsia="Calibri"/>
          <w:color w:val="000000" w:themeColor="text1"/>
          <w14:ligatures w14:val="none"/>
        </w:rPr>
        <w:t xml:space="preserve">: </w:t>
      </w:r>
    </w:p>
    <w:p w14:paraId="70869FE7" w14:textId="512B56EA" w:rsidR="00725033" w:rsidRDefault="00725033" w:rsidP="000D6C90">
      <w:pPr>
        <w:pStyle w:val="ListParagraph"/>
        <w:numPr>
          <w:ilvl w:val="0"/>
          <w:numId w:val="18"/>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540"/>
        <w:jc w:val="both"/>
        <w:rPr>
          <w:color w:val="000000" w:themeColor="text1"/>
          <w:lang w:val="en-US"/>
        </w:rPr>
      </w:pPr>
      <w:r w:rsidRPr="00DE2C8C">
        <w:rPr>
          <w:color w:val="000000" w:themeColor="text1"/>
          <w:lang w:val="en-US"/>
        </w:rPr>
        <w:t>Reassignment of one position of Associate Political Affairs Officer (</w:t>
      </w:r>
      <w:r w:rsidR="00D91F2D">
        <w:rPr>
          <w:color w:val="000000" w:themeColor="text1"/>
        </w:rPr>
        <w:t xml:space="preserve">national </w:t>
      </w:r>
      <w:r w:rsidR="00D91F2D" w:rsidRPr="00BA32AA">
        <w:rPr>
          <w:color w:val="000000" w:themeColor="text1"/>
        </w:rPr>
        <w:t>U</w:t>
      </w:r>
      <w:r w:rsidR="00D91F2D">
        <w:rPr>
          <w:color w:val="000000" w:themeColor="text1"/>
        </w:rPr>
        <w:t xml:space="preserve">nited </w:t>
      </w:r>
      <w:r w:rsidR="00D91F2D" w:rsidRPr="00BA32AA">
        <w:rPr>
          <w:color w:val="000000" w:themeColor="text1"/>
        </w:rPr>
        <w:t>N</w:t>
      </w:r>
      <w:r w:rsidR="00D91F2D">
        <w:rPr>
          <w:color w:val="000000" w:themeColor="text1"/>
        </w:rPr>
        <w:t xml:space="preserve">ations </w:t>
      </w:r>
      <w:r w:rsidR="00D91F2D" w:rsidRPr="00BA32AA">
        <w:rPr>
          <w:color w:val="000000" w:themeColor="text1"/>
        </w:rPr>
        <w:t>V</w:t>
      </w:r>
      <w:r w:rsidR="00D91F2D">
        <w:rPr>
          <w:color w:val="000000" w:themeColor="text1"/>
        </w:rPr>
        <w:t>olunteer</w:t>
      </w:r>
      <w:r w:rsidRPr="00DE2C8C">
        <w:rPr>
          <w:color w:val="000000" w:themeColor="text1"/>
          <w:lang w:val="en-US"/>
        </w:rPr>
        <w:t>) from Maimana field office as Assistant Human Rights Officer (</w:t>
      </w:r>
      <w:r w:rsidR="00D91F2D">
        <w:rPr>
          <w:color w:val="000000" w:themeColor="text1"/>
        </w:rPr>
        <w:t xml:space="preserve">national </w:t>
      </w:r>
      <w:r w:rsidR="00D91F2D" w:rsidRPr="00BA32AA">
        <w:rPr>
          <w:color w:val="000000" w:themeColor="text1"/>
        </w:rPr>
        <w:t>U</w:t>
      </w:r>
      <w:r w:rsidR="00D91F2D">
        <w:rPr>
          <w:color w:val="000000" w:themeColor="text1"/>
        </w:rPr>
        <w:t xml:space="preserve">nited </w:t>
      </w:r>
      <w:r w:rsidR="00D91F2D" w:rsidRPr="00BA32AA">
        <w:rPr>
          <w:color w:val="000000" w:themeColor="text1"/>
        </w:rPr>
        <w:t>N</w:t>
      </w:r>
      <w:r w:rsidR="00D91F2D">
        <w:rPr>
          <w:color w:val="000000" w:themeColor="text1"/>
        </w:rPr>
        <w:t xml:space="preserve">ations </w:t>
      </w:r>
      <w:r w:rsidR="00D91F2D" w:rsidRPr="00BA32AA">
        <w:rPr>
          <w:color w:val="000000" w:themeColor="text1"/>
        </w:rPr>
        <w:t>V</w:t>
      </w:r>
      <w:r w:rsidR="00D91F2D">
        <w:rPr>
          <w:color w:val="000000" w:themeColor="text1"/>
        </w:rPr>
        <w:t>olunteer</w:t>
      </w:r>
      <w:r w:rsidRPr="00DE2C8C">
        <w:rPr>
          <w:color w:val="000000" w:themeColor="text1"/>
          <w:lang w:val="en-US"/>
        </w:rPr>
        <w:t xml:space="preserve">) to address the gap in human rights expertise in the </w:t>
      </w:r>
      <w:r w:rsidR="00D321AA">
        <w:rPr>
          <w:color w:val="000000" w:themeColor="text1"/>
          <w:lang w:val="en-US"/>
        </w:rPr>
        <w:t>Office</w:t>
      </w:r>
      <w:r w:rsidR="00684E41">
        <w:rPr>
          <w:color w:val="000000" w:themeColor="text1"/>
          <w:lang w:val="en-US"/>
        </w:rPr>
        <w:t>.</w:t>
      </w:r>
      <w:r w:rsidRPr="00DE2C8C">
        <w:rPr>
          <w:color w:val="000000" w:themeColor="text1"/>
          <w:lang w:val="en-US"/>
        </w:rPr>
        <w:t xml:space="preserve"> </w:t>
      </w:r>
    </w:p>
    <w:p w14:paraId="464A6CE3" w14:textId="77777777" w:rsidR="00B755A7" w:rsidRPr="00B755A7" w:rsidRDefault="00B755A7" w:rsidP="00B755A7">
      <w:pPr>
        <w:pStyle w:val="ListParagraph"/>
        <w:rPr>
          <w:color w:val="000000" w:themeColor="text1"/>
          <w:lang w:val="en-US"/>
        </w:rPr>
      </w:pPr>
    </w:p>
    <w:p w14:paraId="3D7ED8A8" w14:textId="77777777" w:rsidR="00B755A7" w:rsidRPr="007667AD" w:rsidRDefault="00B755A7" w:rsidP="00684E41">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50"/>
        <w:jc w:val="both"/>
        <w:rPr>
          <w:color w:val="000000" w:themeColor="text1"/>
          <w:lang w:val="en-US"/>
        </w:rPr>
      </w:pPr>
    </w:p>
    <w:p w14:paraId="77B14D43"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218" w:hanging="2218"/>
        <w:jc w:val="both"/>
        <w:rPr>
          <w:rFonts w:eastAsia="Calibri"/>
          <w:color w:val="000000" w:themeColor="text1"/>
          <w:sz w:val="10"/>
          <w14:ligatures w14:val="none"/>
        </w:rPr>
      </w:pPr>
    </w:p>
    <w:p w14:paraId="67EDF65A" w14:textId="77777777" w:rsidR="00725033" w:rsidRPr="00DE2C8C" w:rsidRDefault="00725033" w:rsidP="00725033">
      <w:pPr>
        <w:pStyle w:val="H23"/>
        <w:rPr>
          <w:color w:val="000000" w:themeColor="text1"/>
          <w:lang w:val="en-GB"/>
        </w:rPr>
      </w:pPr>
      <w:r w:rsidRPr="00DE2C8C">
        <w:rPr>
          <w:color w:val="000000" w:themeColor="text1"/>
          <w:lang w:val="en-GB"/>
        </w:rPr>
        <w:tab/>
      </w:r>
      <w:r w:rsidRPr="00DE2C8C">
        <w:rPr>
          <w:color w:val="000000" w:themeColor="text1"/>
          <w:lang w:val="en-GB"/>
        </w:rPr>
        <w:tab/>
        <w:t>Provincial offices</w:t>
      </w:r>
    </w:p>
    <w:p w14:paraId="2F10D401"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33A20720" w14:textId="77777777" w:rsidR="00725033" w:rsidRPr="00DE2C8C" w:rsidRDefault="00725033" w:rsidP="00725033">
      <w:pPr>
        <w:pStyle w:val="H23"/>
        <w:rPr>
          <w:b w:val="0"/>
          <w:bCs/>
          <w:color w:val="000000" w:themeColor="text1"/>
          <w:lang w:val="en-GB"/>
        </w:rPr>
      </w:pPr>
      <w:r w:rsidRPr="00DE2C8C">
        <w:rPr>
          <w:b w:val="0"/>
          <w:bCs/>
          <w:color w:val="000000" w:themeColor="text1"/>
          <w:lang w:val="en-GB"/>
        </w:rPr>
        <w:t>Table 22</w:t>
      </w:r>
    </w:p>
    <w:p w14:paraId="69F82B84" w14:textId="77777777" w:rsidR="00725033" w:rsidRDefault="00725033" w:rsidP="00725033">
      <w:pPr>
        <w:pStyle w:val="H23"/>
      </w:pPr>
      <w:r w:rsidRPr="00DE2C8C">
        <w:rPr>
          <w:color w:val="000000" w:themeColor="text1"/>
          <w:lang w:val="en-GB"/>
        </w:rPr>
        <w:t>Human resources: provincial offices</w:t>
      </w:r>
    </w:p>
    <w:tbl>
      <w:tblPr>
        <w:tblW w:w="5001" w:type="pct"/>
        <w:tblCellMar>
          <w:left w:w="0" w:type="dxa"/>
          <w:right w:w="0" w:type="dxa"/>
        </w:tblCellMar>
        <w:tblLook w:val="04A0" w:firstRow="1" w:lastRow="0" w:firstColumn="1" w:lastColumn="0" w:noHBand="0" w:noVBand="1"/>
      </w:tblPr>
      <w:tblGrid>
        <w:gridCol w:w="997"/>
        <w:gridCol w:w="1258"/>
        <w:gridCol w:w="801"/>
        <w:gridCol w:w="2995"/>
        <w:gridCol w:w="3791"/>
      </w:tblGrid>
      <w:tr w:rsidR="00725033" w:rsidRPr="00D635B0" w14:paraId="763BF99D" w14:textId="77777777">
        <w:trPr>
          <w:tblHeader/>
        </w:trPr>
        <w:tc>
          <w:tcPr>
            <w:tcW w:w="997" w:type="dxa"/>
            <w:tcBorders>
              <w:top w:val="single" w:sz="4" w:space="0" w:color="auto"/>
              <w:bottom w:val="single" w:sz="12" w:space="0" w:color="auto"/>
            </w:tcBorders>
            <w:shd w:val="clear" w:color="auto" w:fill="auto"/>
            <w:vAlign w:val="bottom"/>
          </w:tcPr>
          <w:p w14:paraId="70AA5F6F" w14:textId="77777777" w:rsidR="00725033" w:rsidRPr="00D635B0" w:rsidRDefault="00725033">
            <w:pPr>
              <w:spacing w:before="81" w:after="81" w:line="160" w:lineRule="exact"/>
              <w:ind w:left="144" w:right="40"/>
              <w:jc w:val="right"/>
              <w:rPr>
                <w:i/>
                <w:sz w:val="14"/>
              </w:rPr>
            </w:pPr>
          </w:p>
        </w:tc>
        <w:tc>
          <w:tcPr>
            <w:tcW w:w="1258" w:type="dxa"/>
            <w:tcBorders>
              <w:top w:val="single" w:sz="4" w:space="0" w:color="auto"/>
              <w:bottom w:val="single" w:sz="12" w:space="0" w:color="auto"/>
            </w:tcBorders>
            <w:shd w:val="clear" w:color="auto" w:fill="auto"/>
            <w:vAlign w:val="bottom"/>
          </w:tcPr>
          <w:p w14:paraId="531C2886" w14:textId="77777777" w:rsidR="00725033" w:rsidRPr="00D635B0" w:rsidRDefault="00725033">
            <w:pPr>
              <w:spacing w:before="81" w:after="81" w:line="160" w:lineRule="exact"/>
              <w:ind w:left="144" w:right="40"/>
              <w:jc w:val="center"/>
              <w:rPr>
                <w:i/>
                <w:sz w:val="14"/>
              </w:rPr>
            </w:pPr>
            <w:r w:rsidRPr="00D635B0">
              <w:rPr>
                <w:i/>
                <w:sz w:val="14"/>
              </w:rPr>
              <w:t>Number/change</w:t>
            </w:r>
          </w:p>
        </w:tc>
        <w:tc>
          <w:tcPr>
            <w:tcW w:w="801" w:type="dxa"/>
            <w:tcBorders>
              <w:top w:val="single" w:sz="4" w:space="0" w:color="auto"/>
              <w:bottom w:val="single" w:sz="12" w:space="0" w:color="auto"/>
            </w:tcBorders>
            <w:shd w:val="clear" w:color="auto" w:fill="auto"/>
            <w:vAlign w:val="bottom"/>
          </w:tcPr>
          <w:p w14:paraId="7A4B789D" w14:textId="77777777" w:rsidR="00725033" w:rsidRPr="00D635B0" w:rsidRDefault="00725033">
            <w:pPr>
              <w:spacing w:before="81" w:after="81" w:line="160" w:lineRule="exact"/>
              <w:ind w:left="144" w:right="40"/>
              <w:rPr>
                <w:i/>
                <w:sz w:val="14"/>
              </w:rPr>
            </w:pPr>
            <w:r w:rsidRPr="00D635B0">
              <w:rPr>
                <w:i/>
                <w:sz w:val="14"/>
              </w:rPr>
              <w:t>Level</w:t>
            </w:r>
          </w:p>
        </w:tc>
        <w:tc>
          <w:tcPr>
            <w:tcW w:w="2995" w:type="dxa"/>
            <w:tcBorders>
              <w:top w:val="single" w:sz="4" w:space="0" w:color="auto"/>
              <w:bottom w:val="single" w:sz="12" w:space="0" w:color="auto"/>
            </w:tcBorders>
            <w:shd w:val="clear" w:color="auto" w:fill="auto"/>
            <w:vAlign w:val="bottom"/>
          </w:tcPr>
          <w:p w14:paraId="3C5F1A5E" w14:textId="77777777" w:rsidR="00725033" w:rsidRPr="00D635B0" w:rsidRDefault="00725033">
            <w:pPr>
              <w:spacing w:before="81" w:after="81" w:line="160" w:lineRule="exact"/>
              <w:ind w:left="144" w:right="40"/>
              <w:rPr>
                <w:i/>
                <w:sz w:val="14"/>
              </w:rPr>
            </w:pPr>
            <w:r w:rsidRPr="00D635B0">
              <w:rPr>
                <w:i/>
                <w:sz w:val="14"/>
              </w:rPr>
              <w:t>Functional title</w:t>
            </w:r>
          </w:p>
        </w:tc>
        <w:tc>
          <w:tcPr>
            <w:tcW w:w="3791" w:type="dxa"/>
            <w:tcBorders>
              <w:top w:val="single" w:sz="4" w:space="0" w:color="auto"/>
              <w:bottom w:val="single" w:sz="12" w:space="0" w:color="auto"/>
            </w:tcBorders>
            <w:shd w:val="clear" w:color="auto" w:fill="auto"/>
            <w:vAlign w:val="center"/>
          </w:tcPr>
          <w:p w14:paraId="27836164" w14:textId="77777777" w:rsidR="00725033" w:rsidRPr="00D635B0" w:rsidRDefault="00725033">
            <w:pPr>
              <w:spacing w:before="81" w:after="81" w:line="160" w:lineRule="exact"/>
              <w:ind w:left="144" w:right="40"/>
              <w:rPr>
                <w:i/>
                <w:sz w:val="14"/>
              </w:rPr>
            </w:pPr>
            <w:r w:rsidRPr="00D635B0">
              <w:rPr>
                <w:i/>
                <w:sz w:val="14"/>
              </w:rPr>
              <w:t>Action</w:t>
            </w:r>
          </w:p>
        </w:tc>
      </w:tr>
      <w:tr w:rsidR="00725033" w:rsidRPr="00D635B0" w14:paraId="57E418CF" w14:textId="77777777">
        <w:trPr>
          <w:trHeight w:hRule="exact" w:val="115"/>
          <w:tblHeader/>
        </w:trPr>
        <w:tc>
          <w:tcPr>
            <w:tcW w:w="997" w:type="dxa"/>
            <w:tcBorders>
              <w:top w:val="single" w:sz="12" w:space="0" w:color="auto"/>
            </w:tcBorders>
            <w:shd w:val="clear" w:color="auto" w:fill="auto"/>
            <w:vAlign w:val="bottom"/>
          </w:tcPr>
          <w:p w14:paraId="75E3F664" w14:textId="77777777" w:rsidR="00725033" w:rsidRPr="00D635B0" w:rsidRDefault="00725033">
            <w:pPr>
              <w:spacing w:before="40" w:after="40" w:line="210" w:lineRule="exact"/>
              <w:ind w:right="40"/>
              <w:jc w:val="both"/>
              <w:rPr>
                <w:sz w:val="17"/>
              </w:rPr>
            </w:pPr>
          </w:p>
        </w:tc>
        <w:tc>
          <w:tcPr>
            <w:tcW w:w="1258" w:type="dxa"/>
            <w:tcBorders>
              <w:top w:val="single" w:sz="12" w:space="0" w:color="auto"/>
            </w:tcBorders>
            <w:shd w:val="clear" w:color="auto" w:fill="auto"/>
            <w:vAlign w:val="bottom"/>
          </w:tcPr>
          <w:p w14:paraId="45704BFF" w14:textId="77777777" w:rsidR="00725033" w:rsidRPr="00D635B0" w:rsidRDefault="00725033">
            <w:pPr>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00203E3F" w14:textId="77777777" w:rsidR="00725033" w:rsidRPr="00D635B0" w:rsidRDefault="00725033">
            <w:pPr>
              <w:spacing w:before="40" w:after="40" w:line="210" w:lineRule="exact"/>
              <w:ind w:left="144" w:right="40"/>
              <w:jc w:val="right"/>
              <w:rPr>
                <w:sz w:val="17"/>
              </w:rPr>
            </w:pPr>
          </w:p>
        </w:tc>
        <w:tc>
          <w:tcPr>
            <w:tcW w:w="2995" w:type="dxa"/>
            <w:tcBorders>
              <w:top w:val="single" w:sz="12" w:space="0" w:color="auto"/>
            </w:tcBorders>
            <w:shd w:val="clear" w:color="auto" w:fill="auto"/>
            <w:vAlign w:val="bottom"/>
          </w:tcPr>
          <w:p w14:paraId="7000AABC" w14:textId="77777777" w:rsidR="00725033" w:rsidRPr="00D635B0" w:rsidRDefault="00725033">
            <w:pPr>
              <w:spacing w:before="40" w:after="40" w:line="210" w:lineRule="exact"/>
              <w:ind w:left="144" w:right="40"/>
              <w:jc w:val="right"/>
              <w:rPr>
                <w:sz w:val="17"/>
              </w:rPr>
            </w:pPr>
          </w:p>
        </w:tc>
        <w:tc>
          <w:tcPr>
            <w:tcW w:w="3791" w:type="dxa"/>
            <w:tcBorders>
              <w:top w:val="single" w:sz="12" w:space="0" w:color="auto"/>
            </w:tcBorders>
            <w:shd w:val="clear" w:color="auto" w:fill="auto"/>
            <w:vAlign w:val="bottom"/>
          </w:tcPr>
          <w:p w14:paraId="64A2E2CF" w14:textId="77777777" w:rsidR="00725033" w:rsidRPr="00D635B0" w:rsidRDefault="00725033">
            <w:pPr>
              <w:spacing w:before="40" w:after="40" w:line="210" w:lineRule="exact"/>
              <w:ind w:left="144" w:right="40"/>
              <w:jc w:val="right"/>
              <w:rPr>
                <w:sz w:val="17"/>
              </w:rPr>
            </w:pPr>
          </w:p>
        </w:tc>
      </w:tr>
      <w:tr w:rsidR="00725033" w:rsidRPr="00D635B0" w14:paraId="4BC4D95E" w14:textId="77777777">
        <w:trPr>
          <w:trHeight w:val="377"/>
        </w:trPr>
        <w:tc>
          <w:tcPr>
            <w:tcW w:w="9842" w:type="dxa"/>
            <w:gridSpan w:val="5"/>
            <w:tcBorders>
              <w:top w:val="single" w:sz="4" w:space="0" w:color="auto"/>
            </w:tcBorders>
            <w:shd w:val="clear" w:color="auto" w:fill="auto"/>
          </w:tcPr>
          <w:p w14:paraId="64988F78" w14:textId="77777777" w:rsidR="00725033" w:rsidRPr="00DC35C7" w:rsidRDefault="00725033">
            <w:pPr>
              <w:tabs>
                <w:tab w:val="left" w:pos="288"/>
                <w:tab w:val="left" w:pos="576"/>
                <w:tab w:val="left" w:pos="864"/>
                <w:tab w:val="left" w:pos="1152"/>
              </w:tabs>
              <w:spacing w:before="40" w:after="81" w:line="210" w:lineRule="exact"/>
              <w:ind w:right="40"/>
              <w:rPr>
                <w:rFonts w:eastAsia="Calibri"/>
                <w:b/>
                <w:bCs/>
                <w:color w:val="000000" w:themeColor="text1"/>
                <w:sz w:val="17"/>
              </w:rPr>
            </w:pPr>
            <w:r w:rsidRPr="00730FD6">
              <w:rPr>
                <w:rFonts w:eastAsia="Calibri"/>
                <w:b/>
                <w:bCs/>
                <w:color w:val="000000" w:themeColor="text1"/>
                <w:sz w:val="17"/>
              </w:rPr>
              <w:t>Bamyan</w:t>
            </w:r>
          </w:p>
        </w:tc>
      </w:tr>
      <w:tr w:rsidR="00725033" w:rsidRPr="00D635B0" w14:paraId="32E16DFE" w14:textId="77777777">
        <w:trPr>
          <w:trHeight w:val="360"/>
        </w:trPr>
        <w:tc>
          <w:tcPr>
            <w:tcW w:w="997" w:type="dxa"/>
            <w:shd w:val="clear" w:color="auto" w:fill="auto"/>
          </w:tcPr>
          <w:p w14:paraId="59D3BEC4" w14:textId="77777777" w:rsidR="00725033" w:rsidRDefault="00725033">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D635B0">
              <w:rPr>
                <w:sz w:val="17"/>
              </w:rPr>
              <w:t>Post</w:t>
            </w:r>
          </w:p>
        </w:tc>
        <w:tc>
          <w:tcPr>
            <w:tcW w:w="1258" w:type="dxa"/>
            <w:shd w:val="clear" w:color="FFFFFF" w:fill="FFFFFF" w:themeFill="background1"/>
          </w:tcPr>
          <w:p w14:paraId="2B4A5A51" w14:textId="77777777" w:rsidR="00725033" w:rsidRPr="00DE2C8C" w:rsidRDefault="00725033">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5E77AB97" w14:textId="77777777" w:rsidR="00725033" w:rsidRPr="00DE2C8C" w:rsidRDefault="00725033">
            <w:pPr>
              <w:keepNext/>
              <w:keepLines/>
              <w:tabs>
                <w:tab w:val="left" w:pos="288"/>
                <w:tab w:val="left" w:pos="576"/>
                <w:tab w:val="left" w:pos="864"/>
                <w:tab w:val="left" w:pos="1152"/>
              </w:tabs>
              <w:spacing w:before="40" w:after="40" w:line="200" w:lineRule="exact"/>
              <w:ind w:left="144" w:right="43"/>
              <w:rPr>
                <w:rFonts w:eastAsia="Calibri"/>
                <w:color w:val="000000" w:themeColor="text1"/>
                <w:sz w:val="17"/>
                <w:szCs w:val="17"/>
                <w:lang w:val="en-US"/>
              </w:rPr>
            </w:pPr>
            <w:r w:rsidRPr="00DE2C8C">
              <w:rPr>
                <w:rFonts w:asciiTheme="majorBidi" w:hAnsiTheme="majorBidi" w:cstheme="majorBidi"/>
                <w:color w:val="000000" w:themeColor="text1"/>
                <w:sz w:val="17"/>
                <w:szCs w:val="17"/>
              </w:rPr>
              <w:t>FS4</w:t>
            </w:r>
          </w:p>
        </w:tc>
        <w:tc>
          <w:tcPr>
            <w:tcW w:w="2995" w:type="dxa"/>
            <w:shd w:val="clear" w:color="FFFFFF" w:fill="FFFFFF" w:themeFill="background1"/>
          </w:tcPr>
          <w:p w14:paraId="2FFEBBB7"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DE2C8C">
              <w:rPr>
                <w:rFonts w:asciiTheme="majorBidi" w:hAnsiTheme="majorBidi" w:cstheme="majorBidi"/>
                <w:color w:val="000000" w:themeColor="text1"/>
                <w:sz w:val="17"/>
                <w:szCs w:val="17"/>
              </w:rPr>
              <w:t>Security Officer</w:t>
            </w:r>
          </w:p>
        </w:tc>
        <w:tc>
          <w:tcPr>
            <w:tcW w:w="3791" w:type="dxa"/>
            <w:shd w:val="clear" w:color="FFFFFF" w:fill="FFFFFF" w:themeFill="background1"/>
          </w:tcPr>
          <w:p w14:paraId="5A74189F" w14:textId="77777777" w:rsidR="00725033" w:rsidRPr="00CE2610"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r w:rsidRPr="00CE2610">
              <w:rPr>
                <w:noProof/>
                <w:color w:val="000000" w:themeColor="text1"/>
                <w:w w:val="100"/>
                <w:sz w:val="17"/>
                <w:szCs w:val="17"/>
              </w:rPr>
              <w:t xml:space="preserve">Redeployment from </w:t>
            </w:r>
            <w:r w:rsidRPr="00CE2610">
              <w:rPr>
                <w:rFonts w:eastAsia="Calibri"/>
                <w:color w:val="000000" w:themeColor="text1"/>
                <w:sz w:val="17"/>
                <w:szCs w:val="17"/>
              </w:rPr>
              <w:t>Jalalabad field office</w:t>
            </w:r>
          </w:p>
        </w:tc>
      </w:tr>
      <w:tr w:rsidR="00725033" w:rsidRPr="00D635B0" w14:paraId="20792596" w14:textId="77777777">
        <w:trPr>
          <w:trHeight w:val="360"/>
        </w:trPr>
        <w:tc>
          <w:tcPr>
            <w:tcW w:w="997" w:type="dxa"/>
            <w:shd w:val="clear" w:color="auto" w:fill="auto"/>
          </w:tcPr>
          <w:p w14:paraId="0D458823" w14:textId="77777777" w:rsidR="00725033" w:rsidRPr="00D635B0" w:rsidRDefault="00725033">
            <w:pPr>
              <w:keepNext/>
              <w:keepLines/>
              <w:tabs>
                <w:tab w:val="left" w:pos="288"/>
                <w:tab w:val="left" w:pos="576"/>
                <w:tab w:val="left" w:pos="864"/>
                <w:tab w:val="left" w:pos="1152"/>
              </w:tabs>
              <w:spacing w:before="40" w:after="40" w:line="200" w:lineRule="exact"/>
              <w:ind w:right="43"/>
              <w:rPr>
                <w:sz w:val="17"/>
              </w:rPr>
            </w:pPr>
            <w:r w:rsidRPr="00FF72F0">
              <w:rPr>
                <w:sz w:val="17"/>
              </w:rPr>
              <w:t>Post</w:t>
            </w:r>
          </w:p>
        </w:tc>
        <w:tc>
          <w:tcPr>
            <w:tcW w:w="1258" w:type="dxa"/>
            <w:shd w:val="clear" w:color="FFFFFF" w:fill="FFFFFF" w:themeFill="background1"/>
          </w:tcPr>
          <w:p w14:paraId="3F84588B" w14:textId="77777777" w:rsidR="00725033" w:rsidRDefault="00725033">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DE2C8C">
              <w:rPr>
                <w:rFonts w:asciiTheme="majorBidi" w:hAnsiTheme="majorBidi" w:cstheme="majorBidi"/>
                <w:color w:val="000000" w:themeColor="text1"/>
                <w:sz w:val="17"/>
                <w:szCs w:val="17"/>
              </w:rPr>
              <w:t>-3</w:t>
            </w:r>
          </w:p>
        </w:tc>
        <w:tc>
          <w:tcPr>
            <w:tcW w:w="801" w:type="dxa"/>
            <w:shd w:val="clear" w:color="FFFFFF" w:fill="FFFFFF" w:themeFill="background1"/>
          </w:tcPr>
          <w:p w14:paraId="53459E51" w14:textId="1A1496AC" w:rsidR="00725033" w:rsidRDefault="00560B7E">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asciiTheme="majorBidi" w:hAnsiTheme="majorBidi" w:cstheme="majorBidi"/>
                <w:color w:val="000000" w:themeColor="text1"/>
                <w:sz w:val="17"/>
                <w:szCs w:val="17"/>
              </w:rPr>
              <w:t>LL</w:t>
            </w:r>
          </w:p>
        </w:tc>
        <w:tc>
          <w:tcPr>
            <w:tcW w:w="2995" w:type="dxa"/>
            <w:shd w:val="clear" w:color="FFFFFF" w:fill="FFFFFF" w:themeFill="background1"/>
          </w:tcPr>
          <w:p w14:paraId="30D770C1"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asciiTheme="majorBidi" w:hAnsiTheme="majorBidi" w:cstheme="majorBidi"/>
                <w:color w:val="000000" w:themeColor="text1"/>
                <w:sz w:val="17"/>
                <w:szCs w:val="17"/>
              </w:rPr>
              <w:t>Field Security Radio Operator</w:t>
            </w:r>
          </w:p>
        </w:tc>
        <w:tc>
          <w:tcPr>
            <w:tcW w:w="3791" w:type="dxa"/>
            <w:shd w:val="clear" w:color="FFFFFF" w:fill="FFFFFF" w:themeFill="background1"/>
          </w:tcPr>
          <w:p w14:paraId="540D6218" w14:textId="77777777" w:rsidR="00725033" w:rsidRPr="00CE2610" w:rsidRDefault="00725033">
            <w:pPr>
              <w:tabs>
                <w:tab w:val="left" w:pos="288"/>
                <w:tab w:val="left" w:pos="576"/>
                <w:tab w:val="left" w:pos="864"/>
                <w:tab w:val="left" w:pos="1152"/>
              </w:tabs>
              <w:spacing w:before="40" w:after="81" w:line="210" w:lineRule="exact"/>
              <w:ind w:left="144" w:right="43"/>
              <w:rPr>
                <w:rFonts w:eastAsia="Calibri"/>
                <w:sz w:val="17"/>
                <w:szCs w:val="17"/>
              </w:rPr>
            </w:pPr>
            <w:r w:rsidRPr="00CE2610">
              <w:rPr>
                <w:noProof/>
                <w:color w:val="000000" w:themeColor="text1"/>
                <w:w w:val="100"/>
                <w:sz w:val="17"/>
                <w:szCs w:val="17"/>
              </w:rPr>
              <w:t>Abolishment</w:t>
            </w:r>
          </w:p>
        </w:tc>
      </w:tr>
      <w:tr w:rsidR="00725033" w:rsidRPr="00D635B0" w14:paraId="413725CD" w14:textId="77777777">
        <w:trPr>
          <w:trHeight w:val="360"/>
        </w:trPr>
        <w:tc>
          <w:tcPr>
            <w:tcW w:w="997" w:type="dxa"/>
            <w:shd w:val="clear" w:color="auto" w:fill="auto"/>
          </w:tcPr>
          <w:p w14:paraId="62A3B06D" w14:textId="77777777" w:rsidR="00725033" w:rsidRPr="00D635B0" w:rsidRDefault="00725033">
            <w:pPr>
              <w:keepNext/>
              <w:keepLines/>
              <w:tabs>
                <w:tab w:val="left" w:pos="288"/>
                <w:tab w:val="left" w:pos="576"/>
                <w:tab w:val="left" w:pos="864"/>
                <w:tab w:val="left" w:pos="1152"/>
              </w:tabs>
              <w:spacing w:before="40" w:after="40" w:line="200" w:lineRule="exact"/>
              <w:ind w:right="43"/>
              <w:rPr>
                <w:sz w:val="17"/>
              </w:rPr>
            </w:pPr>
            <w:r w:rsidRPr="00FF72F0">
              <w:rPr>
                <w:sz w:val="17"/>
              </w:rPr>
              <w:t>Post</w:t>
            </w:r>
          </w:p>
        </w:tc>
        <w:tc>
          <w:tcPr>
            <w:tcW w:w="1258" w:type="dxa"/>
            <w:shd w:val="clear" w:color="FFFFFF" w:fill="FFFFFF" w:themeFill="background1"/>
          </w:tcPr>
          <w:p w14:paraId="3CB423A2" w14:textId="77777777" w:rsidR="00725033" w:rsidRDefault="00725033">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DE2C8C">
              <w:rPr>
                <w:rFonts w:asciiTheme="majorBidi" w:hAnsiTheme="majorBidi" w:cstheme="majorBidi"/>
                <w:color w:val="000000" w:themeColor="text1"/>
                <w:sz w:val="17"/>
                <w:szCs w:val="17"/>
              </w:rPr>
              <w:t>-2</w:t>
            </w:r>
          </w:p>
        </w:tc>
        <w:tc>
          <w:tcPr>
            <w:tcW w:w="801" w:type="dxa"/>
            <w:shd w:val="clear" w:color="FFFFFF" w:fill="FFFFFF" w:themeFill="background1"/>
          </w:tcPr>
          <w:p w14:paraId="65C7D61D" w14:textId="22E50B98" w:rsidR="00725033" w:rsidRDefault="00560B7E">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asciiTheme="majorBidi" w:hAnsiTheme="majorBidi" w:cstheme="majorBidi"/>
                <w:color w:val="000000" w:themeColor="text1"/>
                <w:sz w:val="17"/>
                <w:szCs w:val="17"/>
              </w:rPr>
              <w:t>LL</w:t>
            </w:r>
          </w:p>
        </w:tc>
        <w:tc>
          <w:tcPr>
            <w:tcW w:w="2995" w:type="dxa"/>
            <w:shd w:val="clear" w:color="FFFFFF" w:fill="FFFFFF" w:themeFill="background1"/>
          </w:tcPr>
          <w:p w14:paraId="3E6E15B0"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asciiTheme="majorBidi" w:hAnsiTheme="majorBidi" w:cstheme="majorBidi"/>
                <w:color w:val="000000" w:themeColor="text1"/>
                <w:sz w:val="17"/>
                <w:szCs w:val="17"/>
              </w:rPr>
              <w:t>Field Security Radio Operator</w:t>
            </w:r>
          </w:p>
        </w:tc>
        <w:tc>
          <w:tcPr>
            <w:tcW w:w="3791" w:type="dxa"/>
            <w:shd w:val="clear" w:color="FFFFFF" w:fill="FFFFFF" w:themeFill="background1"/>
          </w:tcPr>
          <w:p w14:paraId="2042E425" w14:textId="77777777" w:rsidR="00725033" w:rsidRPr="00CE2610" w:rsidRDefault="00725033">
            <w:pPr>
              <w:tabs>
                <w:tab w:val="left" w:pos="288"/>
                <w:tab w:val="left" w:pos="576"/>
                <w:tab w:val="left" w:pos="864"/>
                <w:tab w:val="left" w:pos="1152"/>
              </w:tabs>
              <w:spacing w:before="40" w:after="81" w:line="210" w:lineRule="exact"/>
              <w:ind w:left="144" w:right="43"/>
              <w:rPr>
                <w:rFonts w:eastAsia="Calibri"/>
                <w:sz w:val="17"/>
                <w:szCs w:val="17"/>
              </w:rPr>
            </w:pPr>
            <w:r w:rsidRPr="00CE2610">
              <w:rPr>
                <w:noProof/>
                <w:color w:val="000000" w:themeColor="text1"/>
                <w:w w:val="100"/>
                <w:sz w:val="17"/>
                <w:szCs w:val="17"/>
              </w:rPr>
              <w:t>Redeployment to Security Section</w:t>
            </w:r>
          </w:p>
        </w:tc>
      </w:tr>
      <w:tr w:rsidR="00725033" w:rsidRPr="00D635B0" w14:paraId="7BAC9214" w14:textId="77777777">
        <w:trPr>
          <w:trHeight w:val="360"/>
        </w:trPr>
        <w:tc>
          <w:tcPr>
            <w:tcW w:w="997" w:type="dxa"/>
            <w:shd w:val="clear" w:color="auto" w:fill="auto"/>
          </w:tcPr>
          <w:p w14:paraId="7BB1F273" w14:textId="77777777" w:rsidR="00725033" w:rsidRPr="00D635B0" w:rsidRDefault="00725033">
            <w:pPr>
              <w:keepNext/>
              <w:keepLines/>
              <w:tabs>
                <w:tab w:val="left" w:pos="288"/>
                <w:tab w:val="left" w:pos="576"/>
                <w:tab w:val="left" w:pos="864"/>
                <w:tab w:val="left" w:pos="1152"/>
              </w:tabs>
              <w:spacing w:before="40" w:after="40" w:line="200" w:lineRule="exact"/>
              <w:ind w:right="43"/>
              <w:rPr>
                <w:sz w:val="17"/>
              </w:rPr>
            </w:pPr>
            <w:r w:rsidRPr="00FF72F0">
              <w:rPr>
                <w:sz w:val="17"/>
              </w:rPr>
              <w:t>Pos</w:t>
            </w:r>
            <w:r>
              <w:rPr>
                <w:sz w:val="17"/>
              </w:rPr>
              <w:t>i</w:t>
            </w:r>
            <w:r w:rsidRPr="00FF72F0">
              <w:rPr>
                <w:sz w:val="17"/>
              </w:rPr>
              <w:t>t</w:t>
            </w:r>
            <w:r>
              <w:rPr>
                <w:sz w:val="17"/>
              </w:rPr>
              <w:t>ion</w:t>
            </w:r>
          </w:p>
        </w:tc>
        <w:tc>
          <w:tcPr>
            <w:tcW w:w="1258" w:type="dxa"/>
            <w:shd w:val="clear" w:color="FFFFFF" w:fill="FFFFFF" w:themeFill="background1"/>
          </w:tcPr>
          <w:p w14:paraId="74AF22D4" w14:textId="77777777" w:rsidR="00725033" w:rsidRDefault="00725033">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7DD8255C" w14:textId="23168A13" w:rsidR="00725033" w:rsidRDefault="000D6C90">
            <w:pPr>
              <w:keepNext/>
              <w:keepLines/>
              <w:tabs>
                <w:tab w:val="left" w:pos="288"/>
                <w:tab w:val="left" w:pos="576"/>
                <w:tab w:val="left" w:pos="864"/>
                <w:tab w:val="left" w:pos="1152"/>
              </w:tabs>
              <w:spacing w:before="40" w:after="40" w:line="200" w:lineRule="exact"/>
              <w:ind w:left="144" w:right="43"/>
              <w:rPr>
                <w:rFonts w:eastAsia="Calibri"/>
                <w:sz w:val="17"/>
                <w:lang w:val="es-ES"/>
              </w:rPr>
            </w:pPr>
            <w:r>
              <w:rPr>
                <w:rFonts w:asciiTheme="majorBidi" w:hAnsiTheme="majorBidi" w:cstheme="majorBidi"/>
                <w:color w:val="000000" w:themeColor="text1"/>
                <w:sz w:val="17"/>
                <w:szCs w:val="17"/>
              </w:rPr>
              <w:t>i</w:t>
            </w:r>
            <w:r w:rsidR="00725033" w:rsidRPr="00DE2C8C">
              <w:rPr>
                <w:rFonts w:asciiTheme="majorBidi" w:hAnsiTheme="majorBidi" w:cstheme="majorBidi"/>
                <w:color w:val="000000" w:themeColor="text1"/>
                <w:sz w:val="17"/>
                <w:szCs w:val="17"/>
              </w:rPr>
              <w:t>UNV</w:t>
            </w:r>
          </w:p>
        </w:tc>
        <w:tc>
          <w:tcPr>
            <w:tcW w:w="2995" w:type="dxa"/>
            <w:shd w:val="clear" w:color="FFFFFF" w:fill="FFFFFF" w:themeFill="background1"/>
          </w:tcPr>
          <w:p w14:paraId="681E2E7C"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asciiTheme="majorBidi" w:hAnsiTheme="majorBidi" w:cstheme="majorBidi"/>
                <w:color w:val="000000" w:themeColor="text1"/>
                <w:sz w:val="17"/>
                <w:szCs w:val="17"/>
              </w:rPr>
              <w:t>Paramedic</w:t>
            </w:r>
          </w:p>
        </w:tc>
        <w:tc>
          <w:tcPr>
            <w:tcW w:w="3791" w:type="dxa"/>
            <w:shd w:val="clear" w:color="FFFFFF" w:fill="FFFFFF" w:themeFill="background1"/>
          </w:tcPr>
          <w:p w14:paraId="68EA32D2" w14:textId="77777777" w:rsidR="00725033" w:rsidRPr="00CE2610" w:rsidRDefault="00725033">
            <w:pPr>
              <w:tabs>
                <w:tab w:val="left" w:pos="288"/>
                <w:tab w:val="left" w:pos="576"/>
                <w:tab w:val="left" w:pos="864"/>
                <w:tab w:val="left" w:pos="1152"/>
              </w:tabs>
              <w:spacing w:before="40" w:after="81" w:line="210" w:lineRule="exact"/>
              <w:ind w:left="144" w:right="43"/>
              <w:rPr>
                <w:rFonts w:eastAsia="Calibri"/>
                <w:sz w:val="17"/>
                <w:szCs w:val="17"/>
              </w:rPr>
            </w:pPr>
            <w:r w:rsidRPr="00CE2610">
              <w:rPr>
                <w:noProof/>
                <w:color w:val="000000" w:themeColor="text1"/>
                <w:w w:val="100"/>
                <w:sz w:val="17"/>
                <w:szCs w:val="17"/>
              </w:rPr>
              <w:t>Redeployment from Medical Section</w:t>
            </w:r>
          </w:p>
        </w:tc>
      </w:tr>
      <w:tr w:rsidR="00725033" w:rsidRPr="00D635B0" w14:paraId="130BBC19" w14:textId="77777777">
        <w:trPr>
          <w:trHeight w:val="360"/>
        </w:trPr>
        <w:tc>
          <w:tcPr>
            <w:tcW w:w="997" w:type="dxa"/>
            <w:tcBorders>
              <w:top w:val="single" w:sz="4" w:space="0" w:color="auto"/>
              <w:bottom w:val="single" w:sz="4" w:space="0" w:color="auto"/>
            </w:tcBorders>
            <w:shd w:val="clear" w:color="auto" w:fill="auto"/>
          </w:tcPr>
          <w:p w14:paraId="266D09C5" w14:textId="77777777" w:rsidR="00725033" w:rsidRPr="00D635B0" w:rsidRDefault="00725033">
            <w:pPr>
              <w:keepNext/>
              <w:keepLines/>
              <w:tabs>
                <w:tab w:val="left" w:pos="288"/>
                <w:tab w:val="left" w:pos="576"/>
                <w:tab w:val="left" w:pos="864"/>
                <w:tab w:val="left" w:pos="1152"/>
              </w:tabs>
              <w:spacing w:before="40" w:after="40" w:line="200" w:lineRule="exact"/>
              <w:ind w:left="288" w:right="43"/>
              <w:rPr>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401C91D3" w14:textId="77777777" w:rsidR="00725033" w:rsidRDefault="00725033">
            <w:pPr>
              <w:keepNext/>
              <w:keepLines/>
              <w:tabs>
                <w:tab w:val="left" w:pos="288"/>
                <w:tab w:val="left" w:pos="576"/>
                <w:tab w:val="left" w:pos="864"/>
                <w:tab w:val="left" w:pos="1152"/>
              </w:tabs>
              <w:spacing w:before="40" w:after="40" w:line="200" w:lineRule="exact"/>
              <w:ind w:left="144" w:right="43"/>
              <w:jc w:val="right"/>
              <w:rPr>
                <w:rFonts w:eastAsia="Calibri"/>
                <w:sz w:val="17"/>
              </w:rPr>
            </w:pPr>
            <w:r>
              <w:rPr>
                <w:rFonts w:eastAsia="Calibri"/>
                <w:sz w:val="17"/>
              </w:rPr>
              <w:t>-3</w:t>
            </w:r>
          </w:p>
        </w:tc>
        <w:tc>
          <w:tcPr>
            <w:tcW w:w="801" w:type="dxa"/>
            <w:tcBorders>
              <w:top w:val="single" w:sz="4" w:space="0" w:color="auto"/>
              <w:bottom w:val="single" w:sz="4" w:space="0" w:color="auto"/>
            </w:tcBorders>
            <w:shd w:val="clear" w:color="FFFFFF" w:fill="FFFFFF" w:themeFill="background1"/>
          </w:tcPr>
          <w:p w14:paraId="23131B87" w14:textId="77777777" w:rsidR="00725033" w:rsidRDefault="00725033">
            <w:pPr>
              <w:keepNext/>
              <w:keepLines/>
              <w:tabs>
                <w:tab w:val="left" w:pos="288"/>
                <w:tab w:val="left" w:pos="576"/>
                <w:tab w:val="left" w:pos="864"/>
                <w:tab w:val="left" w:pos="1152"/>
              </w:tabs>
              <w:spacing w:before="40" w:after="40" w:line="200" w:lineRule="exact"/>
              <w:ind w:left="144" w:right="43"/>
              <w:rPr>
                <w:rFonts w:eastAsia="Calibri"/>
                <w:sz w:val="17"/>
                <w:lang w:val="es-ES"/>
              </w:rPr>
            </w:pPr>
          </w:p>
        </w:tc>
        <w:tc>
          <w:tcPr>
            <w:tcW w:w="2995" w:type="dxa"/>
            <w:tcBorders>
              <w:top w:val="single" w:sz="4" w:space="0" w:color="auto"/>
              <w:bottom w:val="single" w:sz="4" w:space="0" w:color="auto"/>
            </w:tcBorders>
            <w:shd w:val="clear" w:color="FFFFFF" w:fill="FFFFFF" w:themeFill="background1"/>
          </w:tcPr>
          <w:p w14:paraId="2F13D5A6" w14:textId="77777777" w:rsidR="00725033" w:rsidRPr="00DE2C8C" w:rsidRDefault="00725033">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c>
          <w:tcPr>
            <w:tcW w:w="3791" w:type="dxa"/>
            <w:tcBorders>
              <w:top w:val="single" w:sz="4" w:space="0" w:color="auto"/>
              <w:bottom w:val="single" w:sz="4" w:space="0" w:color="auto"/>
            </w:tcBorders>
            <w:shd w:val="clear" w:color="FFFFFF" w:fill="FFFFFF" w:themeFill="background1"/>
          </w:tcPr>
          <w:p w14:paraId="26F7FF59" w14:textId="77777777" w:rsidR="00725033" w:rsidRPr="00D635B0" w:rsidRDefault="00725033">
            <w:pPr>
              <w:tabs>
                <w:tab w:val="left" w:pos="288"/>
                <w:tab w:val="left" w:pos="576"/>
                <w:tab w:val="left" w:pos="864"/>
                <w:tab w:val="left" w:pos="1152"/>
              </w:tabs>
              <w:spacing w:before="40" w:after="81" w:line="210" w:lineRule="exact"/>
              <w:ind w:left="144" w:right="43"/>
              <w:rPr>
                <w:rFonts w:eastAsia="Calibri"/>
                <w:sz w:val="17"/>
              </w:rPr>
            </w:pPr>
          </w:p>
        </w:tc>
      </w:tr>
      <w:tr w:rsidR="00725033" w:rsidRPr="00D635B0" w14:paraId="42217019" w14:textId="77777777">
        <w:trPr>
          <w:trHeight w:val="360"/>
        </w:trPr>
        <w:tc>
          <w:tcPr>
            <w:tcW w:w="9842" w:type="dxa"/>
            <w:gridSpan w:val="5"/>
            <w:shd w:val="clear" w:color="auto" w:fill="auto"/>
          </w:tcPr>
          <w:p w14:paraId="443BB87D" w14:textId="77777777" w:rsidR="00725033" w:rsidRPr="002B3F52" w:rsidRDefault="00725033">
            <w:pPr>
              <w:tabs>
                <w:tab w:val="left" w:pos="288"/>
                <w:tab w:val="left" w:pos="576"/>
                <w:tab w:val="left" w:pos="864"/>
                <w:tab w:val="left" w:pos="1152"/>
              </w:tabs>
              <w:spacing w:before="40" w:after="81" w:line="210" w:lineRule="exact"/>
              <w:ind w:right="40"/>
              <w:rPr>
                <w:rFonts w:eastAsia="Calibri"/>
                <w:b/>
                <w:bCs/>
                <w:sz w:val="17"/>
              </w:rPr>
            </w:pPr>
            <w:r w:rsidRPr="004F0261">
              <w:rPr>
                <w:rFonts w:eastAsia="Calibri"/>
                <w:b/>
                <w:bCs/>
                <w:color w:val="000000" w:themeColor="text1"/>
                <w:sz w:val="17"/>
              </w:rPr>
              <w:t>Maimana</w:t>
            </w:r>
          </w:p>
        </w:tc>
      </w:tr>
      <w:tr w:rsidR="00370533" w:rsidRPr="00D635B0" w14:paraId="0685DF13" w14:textId="77777777">
        <w:trPr>
          <w:trHeight w:val="360"/>
        </w:trPr>
        <w:tc>
          <w:tcPr>
            <w:tcW w:w="997" w:type="dxa"/>
            <w:shd w:val="clear" w:color="auto" w:fill="auto"/>
          </w:tcPr>
          <w:p w14:paraId="24DC3AB6" w14:textId="3C2466E5" w:rsidR="00370533" w:rsidRPr="005B7BDE" w:rsidRDefault="00370533" w:rsidP="00370533">
            <w:pPr>
              <w:keepNext/>
              <w:keepLines/>
              <w:tabs>
                <w:tab w:val="left" w:pos="288"/>
                <w:tab w:val="left" w:pos="576"/>
                <w:tab w:val="left" w:pos="864"/>
                <w:tab w:val="left" w:pos="1152"/>
              </w:tabs>
              <w:spacing w:before="40" w:after="40" w:line="200" w:lineRule="exact"/>
              <w:ind w:right="43"/>
            </w:pPr>
            <w:r w:rsidRPr="00370533">
              <w:rPr>
                <w:sz w:val="17"/>
              </w:rPr>
              <w:lastRenderedPageBreak/>
              <w:t>Post</w:t>
            </w:r>
          </w:p>
        </w:tc>
        <w:tc>
          <w:tcPr>
            <w:tcW w:w="1258" w:type="dxa"/>
            <w:shd w:val="clear" w:color="FFFFFF" w:fill="FFFFFF" w:themeFill="background1"/>
          </w:tcPr>
          <w:p w14:paraId="2FC528E4" w14:textId="2A2A7F79" w:rsidR="00370533" w:rsidRPr="00DE2C8C" w:rsidRDefault="00370533" w:rsidP="00370533">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370533">
              <w:rPr>
                <w:sz w:val="17"/>
              </w:rPr>
              <w:t>-1</w:t>
            </w:r>
          </w:p>
        </w:tc>
        <w:tc>
          <w:tcPr>
            <w:tcW w:w="801" w:type="dxa"/>
            <w:shd w:val="clear" w:color="FFFFFF" w:fill="FFFFFF" w:themeFill="background1"/>
          </w:tcPr>
          <w:p w14:paraId="39BE8553" w14:textId="47B8CD58" w:rsidR="00370533" w:rsidRPr="00E21D3D" w:rsidRDefault="00370533" w:rsidP="00370533">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sidRPr="00370533">
              <w:rPr>
                <w:sz w:val="17"/>
              </w:rPr>
              <w:t>NPO</w:t>
            </w:r>
          </w:p>
        </w:tc>
        <w:tc>
          <w:tcPr>
            <w:tcW w:w="2995" w:type="dxa"/>
            <w:shd w:val="clear" w:color="FFFFFF" w:fill="FFFFFF" w:themeFill="background1"/>
          </w:tcPr>
          <w:p w14:paraId="5D0D9A77" w14:textId="06740DD4" w:rsidR="00370533" w:rsidRPr="00DE2C8C" w:rsidRDefault="00370533" w:rsidP="0037053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370533">
              <w:rPr>
                <w:sz w:val="17"/>
              </w:rPr>
              <w:t>Assistant Political Affairs Officer</w:t>
            </w:r>
          </w:p>
        </w:tc>
        <w:tc>
          <w:tcPr>
            <w:tcW w:w="3791" w:type="dxa"/>
            <w:shd w:val="clear" w:color="FFFFFF" w:fill="FFFFFF" w:themeFill="background1"/>
          </w:tcPr>
          <w:p w14:paraId="6DEBB4D9" w14:textId="05196899" w:rsidR="00370533" w:rsidRPr="00CE2610" w:rsidRDefault="00370533" w:rsidP="00370533">
            <w:pPr>
              <w:tabs>
                <w:tab w:val="left" w:pos="288"/>
                <w:tab w:val="left" w:pos="576"/>
                <w:tab w:val="left" w:pos="864"/>
                <w:tab w:val="left" w:pos="1152"/>
              </w:tabs>
              <w:spacing w:before="40" w:after="81" w:line="210" w:lineRule="exact"/>
              <w:ind w:left="144" w:right="43"/>
              <w:rPr>
                <w:noProof/>
                <w:color w:val="000000" w:themeColor="text1"/>
                <w:w w:val="100"/>
                <w:sz w:val="17"/>
                <w:szCs w:val="17"/>
              </w:rPr>
            </w:pPr>
            <w:r w:rsidRPr="00CE2610">
              <w:rPr>
                <w:sz w:val="17"/>
                <w:szCs w:val="17"/>
              </w:rPr>
              <w:t>Reassignment to Kunduz field office</w:t>
            </w:r>
          </w:p>
        </w:tc>
      </w:tr>
      <w:tr w:rsidR="0011124B" w:rsidRPr="00D635B0" w14:paraId="1BD1FFCC" w14:textId="77777777" w:rsidTr="0011124B">
        <w:trPr>
          <w:trHeight w:val="360"/>
        </w:trPr>
        <w:tc>
          <w:tcPr>
            <w:tcW w:w="997" w:type="dxa"/>
            <w:shd w:val="clear" w:color="auto" w:fill="auto"/>
          </w:tcPr>
          <w:p w14:paraId="784D73C7" w14:textId="14B36E8C" w:rsidR="0011124B" w:rsidRPr="008A7AD6" w:rsidRDefault="0011124B" w:rsidP="00370533">
            <w:pPr>
              <w:keepNext/>
              <w:keepLines/>
              <w:tabs>
                <w:tab w:val="left" w:pos="288"/>
                <w:tab w:val="left" w:pos="576"/>
                <w:tab w:val="left" w:pos="864"/>
                <w:tab w:val="left" w:pos="1152"/>
              </w:tabs>
              <w:spacing w:before="40" w:after="40" w:line="200" w:lineRule="exact"/>
              <w:ind w:right="43"/>
              <w:rPr>
                <w:sz w:val="17"/>
              </w:rPr>
            </w:pPr>
            <w:r w:rsidRPr="008A7AD6">
              <w:rPr>
                <w:sz w:val="17"/>
              </w:rPr>
              <w:t>Post</w:t>
            </w:r>
          </w:p>
        </w:tc>
        <w:tc>
          <w:tcPr>
            <w:tcW w:w="1258" w:type="dxa"/>
            <w:shd w:val="clear" w:color="FFFFFF" w:fill="FFFFFF" w:themeFill="background1"/>
          </w:tcPr>
          <w:p w14:paraId="4E5FA136" w14:textId="42A4A443" w:rsidR="0011124B" w:rsidRPr="00DE2C8C" w:rsidRDefault="0011124B" w:rsidP="00370533">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45B881A3" w14:textId="413E690B" w:rsidR="0011124B" w:rsidRPr="00DE2C8C" w:rsidRDefault="0011124B" w:rsidP="00370533">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NPO</w:t>
            </w:r>
          </w:p>
        </w:tc>
        <w:tc>
          <w:tcPr>
            <w:tcW w:w="2995" w:type="dxa"/>
            <w:shd w:val="clear" w:color="FFFFFF" w:fill="FFFFFF" w:themeFill="background1"/>
          </w:tcPr>
          <w:p w14:paraId="52522F11" w14:textId="687A4F29" w:rsidR="0011124B" w:rsidRPr="00DE2C8C" w:rsidRDefault="00AA2ED2" w:rsidP="0037053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F211E2">
              <w:rPr>
                <w:rFonts w:asciiTheme="majorBidi" w:hAnsiTheme="majorBidi" w:cstheme="majorBidi"/>
                <w:noProof/>
                <w:color w:val="747474" w:themeColor="background2" w:themeShade="80"/>
                <w:w w:val="100"/>
                <w:sz w:val="17"/>
                <w:szCs w:val="17"/>
              </w:rPr>
              <mc:AlternateContent>
                <mc:Choice Requires="wps">
                  <w:drawing>
                    <wp:anchor distT="0" distB="0" distL="114300" distR="114300" simplePos="0" relativeHeight="251658341" behindDoc="0" locked="0" layoutInCell="1" allowOverlap="1" wp14:anchorId="373BC1C5" wp14:editId="41A19AFB">
                      <wp:simplePos x="0" y="0"/>
                      <wp:positionH relativeFrom="column">
                        <wp:posOffset>1895319</wp:posOffset>
                      </wp:positionH>
                      <wp:positionV relativeFrom="paragraph">
                        <wp:posOffset>47218</wp:posOffset>
                      </wp:positionV>
                      <wp:extent cx="86264" cy="828135"/>
                      <wp:effectExtent l="0" t="0" r="28575" b="10160"/>
                      <wp:wrapNone/>
                      <wp:docPr id="765236364" name="Right Brace 156"/>
                      <wp:cNvGraphicFramePr/>
                      <a:graphic xmlns:a="http://schemas.openxmlformats.org/drawingml/2006/main">
                        <a:graphicData uri="http://schemas.microsoft.com/office/word/2010/wordprocessingShape">
                          <wps:wsp>
                            <wps:cNvSpPr/>
                            <wps:spPr>
                              <a:xfrm>
                                <a:off x="0" y="0"/>
                                <a:ext cx="86264" cy="82813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53EB52" id="Right Brace 156" o:spid="_x0000_s1026" type="#_x0000_t88" style="position:absolute;margin-left:149.25pt;margin-top:3.7pt;width:6.8pt;height:65.2pt;z-index:2516583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" adj="187" strokecolor="black [3213]" strokeweight=".5pt">
                      <v:stroke joinstyle="miter"/>
                    </v:shape>
                  </w:pict>
                </mc:Fallback>
              </mc:AlternateContent>
            </w:r>
            <w:r w:rsidR="0011124B" w:rsidRPr="00DE2C8C">
              <w:rPr>
                <w:rFonts w:asciiTheme="majorBidi" w:hAnsiTheme="majorBidi" w:cstheme="majorBidi"/>
                <w:color w:val="000000" w:themeColor="text1"/>
                <w:sz w:val="17"/>
                <w:szCs w:val="17"/>
              </w:rPr>
              <w:t>Associate Political Affairs Officer</w:t>
            </w:r>
          </w:p>
        </w:tc>
        <w:tc>
          <w:tcPr>
            <w:tcW w:w="3791" w:type="dxa"/>
            <w:vMerge w:val="restart"/>
            <w:shd w:val="clear" w:color="FFFFFF" w:fill="FFFFFF" w:themeFill="background1"/>
            <w:vAlign w:val="center"/>
          </w:tcPr>
          <w:p w14:paraId="35E48BBF" w14:textId="28F91A94" w:rsidR="0011124B" w:rsidRPr="00CE2610" w:rsidRDefault="0011124B" w:rsidP="0011124B">
            <w:pPr>
              <w:tabs>
                <w:tab w:val="left" w:pos="288"/>
                <w:tab w:val="left" w:pos="576"/>
                <w:tab w:val="left" w:pos="864"/>
                <w:tab w:val="left" w:pos="1152"/>
              </w:tabs>
              <w:spacing w:before="40" w:after="81" w:line="210" w:lineRule="exact"/>
              <w:ind w:left="144" w:right="43"/>
              <w:rPr>
                <w:noProof/>
                <w:color w:val="000000" w:themeColor="text1"/>
                <w:w w:val="100"/>
                <w:sz w:val="17"/>
                <w:szCs w:val="17"/>
              </w:rPr>
            </w:pPr>
            <w:r w:rsidRPr="00CE2610">
              <w:rPr>
                <w:noProof/>
                <w:color w:val="000000" w:themeColor="text1"/>
                <w:w w:val="100"/>
                <w:sz w:val="17"/>
                <w:szCs w:val="17"/>
              </w:rPr>
              <w:t xml:space="preserve">Redeployment </w:t>
            </w:r>
            <w:r w:rsidR="001E56A8" w:rsidRPr="00CE2610">
              <w:rPr>
                <w:noProof/>
                <w:color w:val="000000" w:themeColor="text1"/>
                <w:w w:val="100"/>
                <w:sz w:val="17"/>
                <w:szCs w:val="17"/>
              </w:rPr>
              <w:t>to</w:t>
            </w:r>
            <w:r w:rsidRPr="00CE2610">
              <w:rPr>
                <w:noProof/>
                <w:color w:val="000000" w:themeColor="text1"/>
                <w:w w:val="100"/>
                <w:sz w:val="17"/>
                <w:szCs w:val="17"/>
              </w:rPr>
              <w:t xml:space="preserve"> Mazar field office</w:t>
            </w:r>
          </w:p>
        </w:tc>
      </w:tr>
      <w:tr w:rsidR="0011124B" w:rsidRPr="00D635B0" w14:paraId="48BD575F" w14:textId="77777777">
        <w:trPr>
          <w:trHeight w:val="360"/>
        </w:trPr>
        <w:tc>
          <w:tcPr>
            <w:tcW w:w="997" w:type="dxa"/>
            <w:shd w:val="clear" w:color="auto" w:fill="auto"/>
          </w:tcPr>
          <w:p w14:paraId="24FF792E" w14:textId="38FAD62A" w:rsidR="0011124B" w:rsidRPr="00D635B0" w:rsidRDefault="0011124B" w:rsidP="00370533">
            <w:pPr>
              <w:keepNext/>
              <w:keepLines/>
              <w:tabs>
                <w:tab w:val="left" w:pos="288"/>
                <w:tab w:val="left" w:pos="576"/>
                <w:tab w:val="left" w:pos="864"/>
                <w:tab w:val="left" w:pos="1152"/>
              </w:tabs>
              <w:spacing w:before="40" w:after="40" w:line="200" w:lineRule="exact"/>
              <w:ind w:right="43"/>
              <w:rPr>
                <w:sz w:val="17"/>
              </w:rPr>
            </w:pPr>
            <w:r w:rsidRPr="008A7AD6">
              <w:rPr>
                <w:sz w:val="17"/>
              </w:rPr>
              <w:t>Post</w:t>
            </w:r>
          </w:p>
        </w:tc>
        <w:tc>
          <w:tcPr>
            <w:tcW w:w="1258" w:type="dxa"/>
            <w:shd w:val="clear" w:color="FFFFFF" w:fill="FFFFFF" w:themeFill="background1"/>
          </w:tcPr>
          <w:p w14:paraId="77D89EB8" w14:textId="09F6DD68" w:rsidR="0011124B" w:rsidRPr="00DE2C8C" w:rsidRDefault="0011124B" w:rsidP="00370533">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4C4DF4DA" w14:textId="5E989195" w:rsidR="0011124B" w:rsidRPr="00E21D3D" w:rsidRDefault="0011124B" w:rsidP="00370533">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NPO</w:t>
            </w:r>
          </w:p>
        </w:tc>
        <w:tc>
          <w:tcPr>
            <w:tcW w:w="2995" w:type="dxa"/>
            <w:shd w:val="clear" w:color="FFFFFF" w:fill="FFFFFF" w:themeFill="background1"/>
          </w:tcPr>
          <w:p w14:paraId="65B71A59" w14:textId="1E15E0D1" w:rsidR="0011124B" w:rsidRPr="00DE2C8C" w:rsidRDefault="0011124B" w:rsidP="0037053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Assistant Human Rights Officer</w:t>
            </w:r>
          </w:p>
        </w:tc>
        <w:tc>
          <w:tcPr>
            <w:tcW w:w="3791" w:type="dxa"/>
            <w:vMerge/>
            <w:shd w:val="clear" w:color="FFFFFF" w:fill="FFFFFF" w:themeFill="background1"/>
          </w:tcPr>
          <w:p w14:paraId="3C7AA94A" w14:textId="06E1FB0B" w:rsidR="0011124B" w:rsidRPr="00CE2610" w:rsidRDefault="0011124B" w:rsidP="00370533">
            <w:pPr>
              <w:tabs>
                <w:tab w:val="left" w:pos="288"/>
                <w:tab w:val="left" w:pos="576"/>
                <w:tab w:val="left" w:pos="864"/>
                <w:tab w:val="left" w:pos="1152"/>
              </w:tabs>
              <w:spacing w:before="40" w:after="81" w:line="210" w:lineRule="exact"/>
              <w:ind w:left="144" w:right="43"/>
              <w:rPr>
                <w:noProof/>
                <w:color w:val="000000" w:themeColor="text1"/>
                <w:w w:val="100"/>
                <w:sz w:val="17"/>
                <w:szCs w:val="17"/>
              </w:rPr>
            </w:pPr>
          </w:p>
        </w:tc>
      </w:tr>
      <w:tr w:rsidR="0011124B" w:rsidRPr="00D635B0" w14:paraId="73C13104" w14:textId="77777777">
        <w:trPr>
          <w:trHeight w:val="360"/>
        </w:trPr>
        <w:tc>
          <w:tcPr>
            <w:tcW w:w="997" w:type="dxa"/>
            <w:shd w:val="clear" w:color="auto" w:fill="auto"/>
          </w:tcPr>
          <w:p w14:paraId="72E7F151" w14:textId="6CA9F695" w:rsidR="0011124B" w:rsidRPr="00D635B0" w:rsidRDefault="0011124B" w:rsidP="00370533">
            <w:pPr>
              <w:keepNext/>
              <w:keepLines/>
              <w:tabs>
                <w:tab w:val="left" w:pos="288"/>
                <w:tab w:val="left" w:pos="576"/>
                <w:tab w:val="left" w:pos="864"/>
                <w:tab w:val="left" w:pos="1152"/>
              </w:tabs>
              <w:spacing w:before="40" w:after="40" w:line="200" w:lineRule="exact"/>
              <w:ind w:right="43"/>
              <w:rPr>
                <w:sz w:val="17"/>
              </w:rPr>
            </w:pPr>
            <w:r w:rsidRPr="008A7AD6">
              <w:rPr>
                <w:sz w:val="17"/>
              </w:rPr>
              <w:t>Post</w:t>
            </w:r>
          </w:p>
        </w:tc>
        <w:tc>
          <w:tcPr>
            <w:tcW w:w="1258" w:type="dxa"/>
            <w:shd w:val="clear" w:color="FFFFFF" w:fill="FFFFFF" w:themeFill="background1"/>
          </w:tcPr>
          <w:p w14:paraId="4721A71D" w14:textId="4F659C60" w:rsidR="0011124B" w:rsidRPr="00DE2C8C" w:rsidRDefault="0011124B" w:rsidP="00370533">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-2</w:t>
            </w:r>
          </w:p>
        </w:tc>
        <w:tc>
          <w:tcPr>
            <w:tcW w:w="801" w:type="dxa"/>
            <w:shd w:val="clear" w:color="FFFFFF" w:fill="FFFFFF" w:themeFill="background1"/>
          </w:tcPr>
          <w:p w14:paraId="7114D295" w14:textId="6C7CC59B" w:rsidR="0011124B" w:rsidRPr="00E21D3D" w:rsidRDefault="00560B7E" w:rsidP="00370533">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46DF902B" w14:textId="412FE064" w:rsidR="0011124B" w:rsidRPr="00DE2C8C" w:rsidRDefault="0011124B" w:rsidP="0037053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Driver</w:t>
            </w:r>
          </w:p>
        </w:tc>
        <w:tc>
          <w:tcPr>
            <w:tcW w:w="3791" w:type="dxa"/>
            <w:vMerge/>
            <w:shd w:val="clear" w:color="FFFFFF" w:fill="FFFFFF" w:themeFill="background1"/>
          </w:tcPr>
          <w:p w14:paraId="09AAAD26" w14:textId="266889F9" w:rsidR="0011124B" w:rsidRPr="00CE2610" w:rsidRDefault="0011124B" w:rsidP="00370533">
            <w:pPr>
              <w:tabs>
                <w:tab w:val="left" w:pos="288"/>
                <w:tab w:val="left" w:pos="576"/>
                <w:tab w:val="left" w:pos="864"/>
                <w:tab w:val="left" w:pos="1152"/>
              </w:tabs>
              <w:spacing w:before="40" w:after="81" w:line="210" w:lineRule="exact"/>
              <w:ind w:left="144" w:right="43"/>
              <w:rPr>
                <w:noProof/>
                <w:color w:val="000000" w:themeColor="text1"/>
                <w:w w:val="100"/>
                <w:sz w:val="17"/>
                <w:szCs w:val="17"/>
              </w:rPr>
            </w:pPr>
          </w:p>
        </w:tc>
      </w:tr>
      <w:tr w:rsidR="0011124B" w:rsidRPr="00D635B0" w14:paraId="670439B6" w14:textId="77777777">
        <w:trPr>
          <w:trHeight w:val="360"/>
        </w:trPr>
        <w:tc>
          <w:tcPr>
            <w:tcW w:w="997" w:type="dxa"/>
            <w:shd w:val="clear" w:color="auto" w:fill="auto"/>
          </w:tcPr>
          <w:p w14:paraId="53BB67BB" w14:textId="5138A47B" w:rsidR="0011124B" w:rsidRPr="00D635B0" w:rsidRDefault="0011124B" w:rsidP="00370533">
            <w:pPr>
              <w:keepNext/>
              <w:keepLines/>
              <w:tabs>
                <w:tab w:val="left" w:pos="288"/>
                <w:tab w:val="left" w:pos="576"/>
                <w:tab w:val="left" w:pos="864"/>
                <w:tab w:val="left" w:pos="1152"/>
              </w:tabs>
              <w:spacing w:before="40" w:after="40" w:line="200" w:lineRule="exact"/>
              <w:ind w:right="43"/>
              <w:rPr>
                <w:sz w:val="17"/>
              </w:rPr>
            </w:pPr>
            <w:r w:rsidRPr="008A7AD6">
              <w:rPr>
                <w:sz w:val="17"/>
              </w:rPr>
              <w:t>Post</w:t>
            </w:r>
          </w:p>
        </w:tc>
        <w:tc>
          <w:tcPr>
            <w:tcW w:w="1258" w:type="dxa"/>
            <w:shd w:val="clear" w:color="FFFFFF" w:fill="FFFFFF" w:themeFill="background1"/>
          </w:tcPr>
          <w:p w14:paraId="57874DEB" w14:textId="050AD8DB" w:rsidR="0011124B" w:rsidRPr="00DE2C8C" w:rsidRDefault="0011124B" w:rsidP="00370533">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7CC51A2B" w14:textId="09B5CAFD" w:rsidR="0011124B" w:rsidRPr="00E21D3D" w:rsidRDefault="00560B7E" w:rsidP="00370533">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3089CFBE" w14:textId="5AAA5B71" w:rsidR="0011124B" w:rsidRPr="00DE2C8C" w:rsidRDefault="0011124B" w:rsidP="00370533">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Human Rights Assistant</w:t>
            </w:r>
          </w:p>
        </w:tc>
        <w:tc>
          <w:tcPr>
            <w:tcW w:w="3791" w:type="dxa"/>
            <w:vMerge/>
            <w:shd w:val="clear" w:color="FFFFFF" w:fill="FFFFFF" w:themeFill="background1"/>
          </w:tcPr>
          <w:p w14:paraId="31F38A0F" w14:textId="77704EB0" w:rsidR="0011124B" w:rsidRPr="00CE2610" w:rsidRDefault="0011124B" w:rsidP="00370533">
            <w:pPr>
              <w:tabs>
                <w:tab w:val="left" w:pos="288"/>
                <w:tab w:val="left" w:pos="576"/>
                <w:tab w:val="left" w:pos="864"/>
                <w:tab w:val="left" w:pos="1152"/>
              </w:tabs>
              <w:spacing w:before="40" w:after="81" w:line="210" w:lineRule="exact"/>
              <w:ind w:left="144" w:right="43"/>
              <w:rPr>
                <w:noProof/>
                <w:color w:val="000000" w:themeColor="text1"/>
                <w:w w:val="100"/>
                <w:sz w:val="17"/>
                <w:szCs w:val="17"/>
              </w:rPr>
            </w:pPr>
          </w:p>
        </w:tc>
      </w:tr>
      <w:tr w:rsidR="0065490E" w:rsidRPr="00D635B0" w14:paraId="4490A711" w14:textId="77777777" w:rsidTr="00AA2ED2">
        <w:trPr>
          <w:trHeight w:val="74"/>
        </w:trPr>
        <w:tc>
          <w:tcPr>
            <w:tcW w:w="997" w:type="dxa"/>
            <w:shd w:val="clear" w:color="auto" w:fill="auto"/>
          </w:tcPr>
          <w:p w14:paraId="5FF29F30" w14:textId="5BD90864" w:rsidR="0065490E" w:rsidRPr="00BD2B9B" w:rsidRDefault="0065490E" w:rsidP="0065490E">
            <w:pPr>
              <w:keepNext/>
              <w:keepLines/>
              <w:tabs>
                <w:tab w:val="left" w:pos="288"/>
                <w:tab w:val="left" w:pos="576"/>
                <w:tab w:val="left" w:pos="864"/>
                <w:tab w:val="left" w:pos="1152"/>
              </w:tabs>
              <w:spacing w:before="40" w:after="40" w:line="200" w:lineRule="exact"/>
              <w:ind w:right="43"/>
              <w:rPr>
                <w:sz w:val="17"/>
              </w:rPr>
            </w:pPr>
            <w:r>
              <w:rPr>
                <w:sz w:val="17"/>
              </w:rPr>
              <w:t>Post</w:t>
            </w:r>
          </w:p>
        </w:tc>
        <w:tc>
          <w:tcPr>
            <w:tcW w:w="1258" w:type="dxa"/>
            <w:shd w:val="clear" w:color="FFFFFF" w:fill="FFFFFF" w:themeFill="background1"/>
          </w:tcPr>
          <w:p w14:paraId="79D1EEDE" w14:textId="3023C390" w:rsidR="0065490E" w:rsidRPr="00DE2C8C" w:rsidRDefault="0065490E" w:rsidP="0065490E">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05C5B336" w14:textId="1E39132B" w:rsidR="0065490E" w:rsidRPr="00E21D3D" w:rsidRDefault="00560B7E" w:rsidP="0065490E">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0C78DC23" w14:textId="422D63C3" w:rsidR="0065490E" w:rsidRPr="00DE2C8C" w:rsidRDefault="0065490E" w:rsidP="0065490E">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Administrative Assistant</w:t>
            </w:r>
          </w:p>
        </w:tc>
        <w:tc>
          <w:tcPr>
            <w:tcW w:w="3791" w:type="dxa"/>
            <w:shd w:val="clear" w:color="FFFFFF" w:fill="FFFFFF" w:themeFill="background1"/>
          </w:tcPr>
          <w:p w14:paraId="13A1E310" w14:textId="6259190A" w:rsidR="0065490E" w:rsidRPr="00CE2610" w:rsidRDefault="0065490E" w:rsidP="0065490E">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CE2610">
              <w:rPr>
                <w:noProof/>
                <w:color w:val="000000" w:themeColor="text1"/>
                <w:w w:val="100"/>
                <w:sz w:val="17"/>
                <w:szCs w:val="17"/>
              </w:rPr>
              <w:t>Reassignment to Human Resources Section</w:t>
            </w:r>
          </w:p>
        </w:tc>
      </w:tr>
      <w:tr w:rsidR="0065490E" w:rsidRPr="00D635B0" w14:paraId="02C8E005" w14:textId="77777777">
        <w:trPr>
          <w:trHeight w:val="360"/>
        </w:trPr>
        <w:tc>
          <w:tcPr>
            <w:tcW w:w="997" w:type="dxa"/>
            <w:shd w:val="clear" w:color="auto" w:fill="auto"/>
          </w:tcPr>
          <w:p w14:paraId="1BB88EBC" w14:textId="77777777" w:rsidR="0065490E" w:rsidRPr="00D635B0" w:rsidRDefault="0065490E" w:rsidP="0065490E">
            <w:pPr>
              <w:keepNext/>
              <w:keepLines/>
              <w:tabs>
                <w:tab w:val="left" w:pos="288"/>
                <w:tab w:val="left" w:pos="576"/>
                <w:tab w:val="left" w:pos="864"/>
                <w:tab w:val="left" w:pos="1152"/>
              </w:tabs>
              <w:spacing w:before="40" w:after="40" w:line="200" w:lineRule="exact"/>
              <w:ind w:right="43"/>
              <w:rPr>
                <w:sz w:val="17"/>
              </w:rPr>
            </w:pPr>
            <w:r w:rsidRPr="008A7AD6">
              <w:rPr>
                <w:sz w:val="17"/>
              </w:rPr>
              <w:t>Post</w:t>
            </w:r>
          </w:p>
        </w:tc>
        <w:tc>
          <w:tcPr>
            <w:tcW w:w="1258" w:type="dxa"/>
            <w:shd w:val="clear" w:color="FFFFFF" w:fill="FFFFFF" w:themeFill="background1"/>
          </w:tcPr>
          <w:p w14:paraId="124895FF" w14:textId="77777777" w:rsidR="0065490E" w:rsidRPr="00DE2C8C" w:rsidRDefault="0065490E" w:rsidP="0065490E">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05AF06FF" w14:textId="0EA1287F" w:rsidR="0065490E" w:rsidRPr="00DE2C8C" w:rsidRDefault="00560B7E" w:rsidP="0065490E">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26AC1052" w14:textId="77777777" w:rsidR="0065490E" w:rsidRPr="00DE2C8C" w:rsidRDefault="0065490E" w:rsidP="0065490E">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Assistant</w:t>
            </w:r>
          </w:p>
        </w:tc>
        <w:tc>
          <w:tcPr>
            <w:tcW w:w="3791" w:type="dxa"/>
            <w:shd w:val="clear" w:color="FFFFFF" w:fill="FFFFFF" w:themeFill="background1"/>
          </w:tcPr>
          <w:p w14:paraId="31FAEFA8" w14:textId="77777777" w:rsidR="0065490E" w:rsidRPr="00CE2610" w:rsidRDefault="0065490E" w:rsidP="0065490E">
            <w:pPr>
              <w:tabs>
                <w:tab w:val="left" w:pos="288"/>
                <w:tab w:val="left" w:pos="576"/>
                <w:tab w:val="left" w:pos="864"/>
                <w:tab w:val="left" w:pos="1152"/>
              </w:tabs>
              <w:spacing w:before="40" w:after="81" w:line="210" w:lineRule="exact"/>
              <w:ind w:left="144" w:right="43"/>
              <w:rPr>
                <w:rFonts w:eastAsia="Calibri"/>
                <w:sz w:val="17"/>
                <w:szCs w:val="17"/>
              </w:rPr>
            </w:pPr>
            <w:r w:rsidRPr="00CE2610">
              <w:rPr>
                <w:noProof/>
                <w:color w:val="000000" w:themeColor="text1"/>
                <w:w w:val="100"/>
                <w:sz w:val="17"/>
                <w:szCs w:val="17"/>
              </w:rPr>
              <w:t>Abolishment</w:t>
            </w:r>
          </w:p>
        </w:tc>
      </w:tr>
      <w:tr w:rsidR="0065490E" w:rsidRPr="00D635B0" w14:paraId="687A3A03" w14:textId="77777777">
        <w:trPr>
          <w:trHeight w:val="360"/>
        </w:trPr>
        <w:tc>
          <w:tcPr>
            <w:tcW w:w="997" w:type="dxa"/>
            <w:shd w:val="clear" w:color="auto" w:fill="auto"/>
          </w:tcPr>
          <w:p w14:paraId="6F46C714" w14:textId="77777777" w:rsidR="0065490E" w:rsidRPr="00D635B0" w:rsidRDefault="0065490E" w:rsidP="0065490E">
            <w:pPr>
              <w:keepNext/>
              <w:keepLines/>
              <w:tabs>
                <w:tab w:val="left" w:pos="288"/>
                <w:tab w:val="left" w:pos="576"/>
                <w:tab w:val="left" w:pos="864"/>
                <w:tab w:val="left" w:pos="1152"/>
              </w:tabs>
              <w:spacing w:before="40" w:after="40" w:line="200" w:lineRule="exact"/>
              <w:ind w:right="43"/>
              <w:rPr>
                <w:sz w:val="17"/>
              </w:rPr>
            </w:pPr>
            <w:r w:rsidRPr="008A7AD6">
              <w:rPr>
                <w:sz w:val="17"/>
              </w:rPr>
              <w:t>Post</w:t>
            </w:r>
          </w:p>
        </w:tc>
        <w:tc>
          <w:tcPr>
            <w:tcW w:w="1258" w:type="dxa"/>
            <w:shd w:val="clear" w:color="FFFFFF" w:fill="FFFFFF" w:themeFill="background1"/>
          </w:tcPr>
          <w:p w14:paraId="09502B01" w14:textId="77777777" w:rsidR="0065490E" w:rsidRPr="00DE2C8C" w:rsidRDefault="0065490E" w:rsidP="0065490E">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638E7C95" w14:textId="579B5BBD" w:rsidR="0065490E" w:rsidRPr="00DE2C8C" w:rsidRDefault="00560B7E" w:rsidP="0065490E">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6C4E5B4F" w14:textId="77777777" w:rsidR="0065490E" w:rsidRPr="00DE2C8C" w:rsidRDefault="0065490E" w:rsidP="0065490E">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Guard</w:t>
            </w:r>
          </w:p>
        </w:tc>
        <w:tc>
          <w:tcPr>
            <w:tcW w:w="3791" w:type="dxa"/>
            <w:shd w:val="clear" w:color="FFFFFF" w:fill="FFFFFF" w:themeFill="background1"/>
          </w:tcPr>
          <w:p w14:paraId="1511D738" w14:textId="77777777" w:rsidR="0065490E" w:rsidRPr="00CE2610" w:rsidRDefault="0065490E" w:rsidP="0065490E">
            <w:pPr>
              <w:tabs>
                <w:tab w:val="left" w:pos="288"/>
                <w:tab w:val="left" w:pos="576"/>
                <w:tab w:val="left" w:pos="864"/>
                <w:tab w:val="left" w:pos="1152"/>
              </w:tabs>
              <w:spacing w:before="40" w:after="81" w:line="210" w:lineRule="exact"/>
              <w:ind w:left="144" w:right="43"/>
              <w:rPr>
                <w:rFonts w:eastAsia="Calibri"/>
                <w:sz w:val="17"/>
                <w:szCs w:val="17"/>
              </w:rPr>
            </w:pPr>
            <w:r w:rsidRPr="00CE2610">
              <w:rPr>
                <w:noProof/>
                <w:color w:val="000000" w:themeColor="text1"/>
                <w:w w:val="100"/>
                <w:sz w:val="17"/>
                <w:szCs w:val="17"/>
              </w:rPr>
              <w:t>Abolishment</w:t>
            </w:r>
          </w:p>
        </w:tc>
      </w:tr>
      <w:tr w:rsidR="0065490E" w:rsidRPr="00D635B0" w14:paraId="0FEEAD96" w14:textId="77777777">
        <w:trPr>
          <w:trHeight w:val="360"/>
        </w:trPr>
        <w:tc>
          <w:tcPr>
            <w:tcW w:w="997" w:type="dxa"/>
            <w:shd w:val="clear" w:color="auto" w:fill="auto"/>
          </w:tcPr>
          <w:p w14:paraId="3410678C" w14:textId="77777777" w:rsidR="0065490E" w:rsidRPr="00D635B0" w:rsidRDefault="0065490E" w:rsidP="0065490E">
            <w:pPr>
              <w:keepNext/>
              <w:keepLines/>
              <w:tabs>
                <w:tab w:val="left" w:pos="288"/>
                <w:tab w:val="left" w:pos="576"/>
                <w:tab w:val="left" w:pos="864"/>
                <w:tab w:val="left" w:pos="1152"/>
              </w:tabs>
              <w:spacing w:before="40" w:after="40" w:line="200" w:lineRule="exact"/>
              <w:ind w:right="43"/>
              <w:rPr>
                <w:sz w:val="17"/>
              </w:rPr>
            </w:pPr>
            <w:r w:rsidRPr="008A7AD6">
              <w:rPr>
                <w:sz w:val="17"/>
              </w:rPr>
              <w:t>Post</w:t>
            </w:r>
          </w:p>
        </w:tc>
        <w:tc>
          <w:tcPr>
            <w:tcW w:w="1258" w:type="dxa"/>
            <w:shd w:val="clear" w:color="FFFFFF" w:fill="FFFFFF" w:themeFill="background1"/>
          </w:tcPr>
          <w:p w14:paraId="74613342" w14:textId="77777777" w:rsidR="0065490E" w:rsidRPr="00DE2C8C" w:rsidRDefault="0065490E" w:rsidP="0065490E">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4FF85D2B" w14:textId="7E1B4610" w:rsidR="0065490E" w:rsidRPr="00DE2C8C" w:rsidRDefault="00560B7E" w:rsidP="0065490E">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061B0D92" w14:textId="77777777" w:rsidR="0065490E" w:rsidRPr="00DE2C8C" w:rsidRDefault="0065490E" w:rsidP="0065490E">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Air Operations Assistant</w:t>
            </w:r>
          </w:p>
        </w:tc>
        <w:tc>
          <w:tcPr>
            <w:tcW w:w="3791" w:type="dxa"/>
            <w:shd w:val="clear" w:color="FFFFFF" w:fill="FFFFFF" w:themeFill="background1"/>
          </w:tcPr>
          <w:p w14:paraId="56E45070" w14:textId="77777777" w:rsidR="0065490E" w:rsidRPr="00CE2610" w:rsidRDefault="0065490E" w:rsidP="0065490E">
            <w:pPr>
              <w:tabs>
                <w:tab w:val="left" w:pos="288"/>
                <w:tab w:val="left" w:pos="576"/>
                <w:tab w:val="left" w:pos="864"/>
                <w:tab w:val="left" w:pos="1152"/>
              </w:tabs>
              <w:spacing w:before="40" w:after="81" w:line="210" w:lineRule="exact"/>
              <w:ind w:left="144" w:right="43"/>
              <w:rPr>
                <w:rFonts w:eastAsia="Calibri"/>
                <w:sz w:val="17"/>
                <w:szCs w:val="17"/>
              </w:rPr>
            </w:pPr>
            <w:r w:rsidRPr="00CE2610">
              <w:rPr>
                <w:noProof/>
                <w:color w:val="000000" w:themeColor="text1"/>
                <w:w w:val="100"/>
                <w:sz w:val="17"/>
                <w:szCs w:val="17"/>
              </w:rPr>
              <w:t>Abolishment</w:t>
            </w:r>
          </w:p>
        </w:tc>
      </w:tr>
      <w:tr w:rsidR="0065490E" w:rsidRPr="00D635B0" w14:paraId="20867105" w14:textId="77777777">
        <w:trPr>
          <w:trHeight w:val="360"/>
        </w:trPr>
        <w:tc>
          <w:tcPr>
            <w:tcW w:w="997" w:type="dxa"/>
            <w:shd w:val="clear" w:color="auto" w:fill="auto"/>
          </w:tcPr>
          <w:p w14:paraId="5285FF40" w14:textId="77777777" w:rsidR="0065490E" w:rsidRPr="00D635B0" w:rsidRDefault="0065490E" w:rsidP="0065490E">
            <w:pPr>
              <w:keepNext/>
              <w:keepLines/>
              <w:tabs>
                <w:tab w:val="left" w:pos="288"/>
                <w:tab w:val="left" w:pos="576"/>
                <w:tab w:val="left" w:pos="864"/>
                <w:tab w:val="left" w:pos="1152"/>
              </w:tabs>
              <w:spacing w:before="40" w:after="40" w:line="200" w:lineRule="exact"/>
              <w:ind w:right="43"/>
              <w:rPr>
                <w:sz w:val="17"/>
              </w:rPr>
            </w:pPr>
            <w:r w:rsidRPr="008A7AD6">
              <w:rPr>
                <w:sz w:val="17"/>
              </w:rPr>
              <w:t>Post</w:t>
            </w:r>
          </w:p>
        </w:tc>
        <w:tc>
          <w:tcPr>
            <w:tcW w:w="1258" w:type="dxa"/>
            <w:shd w:val="clear" w:color="FFFFFF" w:fill="FFFFFF" w:themeFill="background1"/>
          </w:tcPr>
          <w:p w14:paraId="799E1715" w14:textId="77777777" w:rsidR="0065490E" w:rsidRPr="00DE2C8C" w:rsidRDefault="0065490E" w:rsidP="0065490E">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40E882DB" w14:textId="775BBCEF" w:rsidR="0065490E" w:rsidRPr="00DE2C8C" w:rsidRDefault="00560B7E" w:rsidP="0065490E">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32F0D9B6" w14:textId="77777777" w:rsidR="0065490E" w:rsidRPr="00DE2C8C" w:rsidRDefault="0065490E" w:rsidP="0065490E">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Driver</w:t>
            </w:r>
          </w:p>
        </w:tc>
        <w:tc>
          <w:tcPr>
            <w:tcW w:w="3791" w:type="dxa"/>
            <w:shd w:val="clear" w:color="FFFFFF" w:fill="FFFFFF" w:themeFill="background1"/>
          </w:tcPr>
          <w:p w14:paraId="5CDCDFE6" w14:textId="77777777" w:rsidR="0065490E" w:rsidRPr="00CE2610" w:rsidRDefault="0065490E" w:rsidP="0065490E">
            <w:pPr>
              <w:tabs>
                <w:tab w:val="left" w:pos="288"/>
                <w:tab w:val="left" w:pos="576"/>
                <w:tab w:val="left" w:pos="864"/>
                <w:tab w:val="left" w:pos="1152"/>
              </w:tabs>
              <w:spacing w:before="40" w:after="81" w:line="210" w:lineRule="exact"/>
              <w:ind w:left="144" w:right="43"/>
              <w:rPr>
                <w:rFonts w:eastAsia="Calibri"/>
                <w:sz w:val="17"/>
                <w:szCs w:val="17"/>
              </w:rPr>
            </w:pPr>
            <w:r w:rsidRPr="00CE2610">
              <w:rPr>
                <w:noProof/>
                <w:color w:val="000000" w:themeColor="text1"/>
                <w:w w:val="100"/>
                <w:sz w:val="17"/>
                <w:szCs w:val="17"/>
              </w:rPr>
              <w:t>Abolishment</w:t>
            </w:r>
          </w:p>
        </w:tc>
      </w:tr>
      <w:tr w:rsidR="0065490E" w:rsidRPr="00D635B0" w14:paraId="7AF3111C" w14:textId="77777777">
        <w:trPr>
          <w:trHeight w:val="360"/>
        </w:trPr>
        <w:tc>
          <w:tcPr>
            <w:tcW w:w="997" w:type="dxa"/>
            <w:shd w:val="clear" w:color="auto" w:fill="auto"/>
          </w:tcPr>
          <w:p w14:paraId="60AA86F6" w14:textId="77777777" w:rsidR="0065490E" w:rsidRPr="00D635B0" w:rsidRDefault="0065490E" w:rsidP="0065490E">
            <w:pPr>
              <w:keepNext/>
              <w:keepLines/>
              <w:tabs>
                <w:tab w:val="left" w:pos="288"/>
                <w:tab w:val="left" w:pos="576"/>
                <w:tab w:val="left" w:pos="864"/>
                <w:tab w:val="left" w:pos="1152"/>
              </w:tabs>
              <w:spacing w:before="40" w:after="40" w:line="200" w:lineRule="exact"/>
              <w:ind w:right="43"/>
              <w:rPr>
                <w:sz w:val="17"/>
              </w:rPr>
            </w:pPr>
            <w:r w:rsidRPr="008A7AD6">
              <w:rPr>
                <w:sz w:val="17"/>
              </w:rPr>
              <w:t>Post</w:t>
            </w:r>
          </w:p>
        </w:tc>
        <w:tc>
          <w:tcPr>
            <w:tcW w:w="1258" w:type="dxa"/>
            <w:shd w:val="clear" w:color="FFFFFF" w:fill="FFFFFF" w:themeFill="background1"/>
          </w:tcPr>
          <w:p w14:paraId="09086369" w14:textId="77777777" w:rsidR="0065490E" w:rsidRPr="00DE2C8C" w:rsidRDefault="0065490E" w:rsidP="0065490E">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21DA7708" w14:textId="156C1709" w:rsidR="0065490E" w:rsidRPr="00DE2C8C" w:rsidRDefault="00560B7E" w:rsidP="0065490E">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5515371C" w14:textId="77777777" w:rsidR="0065490E" w:rsidRPr="00DE2C8C" w:rsidRDefault="0065490E" w:rsidP="0065490E">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Political Affairs Assistant</w:t>
            </w:r>
          </w:p>
        </w:tc>
        <w:tc>
          <w:tcPr>
            <w:tcW w:w="3791" w:type="dxa"/>
            <w:shd w:val="clear" w:color="FFFFFF" w:fill="FFFFFF" w:themeFill="background1"/>
          </w:tcPr>
          <w:p w14:paraId="29F018C5" w14:textId="77777777" w:rsidR="0065490E" w:rsidRPr="00CE2610" w:rsidRDefault="0065490E" w:rsidP="0065490E">
            <w:pPr>
              <w:tabs>
                <w:tab w:val="left" w:pos="288"/>
                <w:tab w:val="left" w:pos="576"/>
                <w:tab w:val="left" w:pos="864"/>
                <w:tab w:val="left" w:pos="1152"/>
              </w:tabs>
              <w:spacing w:before="40" w:after="81" w:line="210" w:lineRule="exact"/>
              <w:ind w:left="144" w:right="43"/>
              <w:rPr>
                <w:rFonts w:eastAsia="Calibri"/>
                <w:sz w:val="17"/>
                <w:szCs w:val="17"/>
              </w:rPr>
            </w:pPr>
            <w:r w:rsidRPr="00CE2610">
              <w:rPr>
                <w:noProof/>
                <w:color w:val="000000" w:themeColor="text1"/>
                <w:w w:val="100"/>
                <w:sz w:val="17"/>
                <w:szCs w:val="17"/>
              </w:rPr>
              <w:t>Abolishment</w:t>
            </w:r>
          </w:p>
        </w:tc>
      </w:tr>
      <w:tr w:rsidR="00AF656C" w:rsidRPr="00D635B0" w14:paraId="4F1F8782" w14:textId="77777777">
        <w:trPr>
          <w:trHeight w:val="360"/>
        </w:trPr>
        <w:tc>
          <w:tcPr>
            <w:tcW w:w="997" w:type="dxa"/>
            <w:shd w:val="clear" w:color="auto" w:fill="auto"/>
          </w:tcPr>
          <w:p w14:paraId="69F9E4EB" w14:textId="6D0269B9" w:rsidR="00AF656C" w:rsidRPr="008A7AD6" w:rsidRDefault="00AF656C" w:rsidP="00AF656C">
            <w:pPr>
              <w:keepNext/>
              <w:keepLines/>
              <w:tabs>
                <w:tab w:val="left" w:pos="288"/>
                <w:tab w:val="left" w:pos="576"/>
                <w:tab w:val="left" w:pos="864"/>
                <w:tab w:val="left" w:pos="1152"/>
              </w:tabs>
              <w:spacing w:before="40" w:after="40" w:line="200" w:lineRule="exact"/>
              <w:ind w:right="43"/>
              <w:rPr>
                <w:sz w:val="17"/>
              </w:rPr>
            </w:pPr>
            <w:r w:rsidRPr="00D635B0">
              <w:rPr>
                <w:sz w:val="17"/>
              </w:rPr>
              <w:t>Post</w:t>
            </w:r>
          </w:p>
        </w:tc>
        <w:tc>
          <w:tcPr>
            <w:tcW w:w="1258" w:type="dxa"/>
            <w:shd w:val="clear" w:color="FFFFFF" w:fill="FFFFFF" w:themeFill="background1"/>
          </w:tcPr>
          <w:p w14:paraId="32CFEA3B" w14:textId="109ED353" w:rsidR="00AF656C" w:rsidRPr="00DE2C8C" w:rsidRDefault="00AF656C" w:rsidP="00AF656C">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6D59B19F" w14:textId="6EBC71A2" w:rsidR="00AF656C" w:rsidRPr="00E21D3D" w:rsidRDefault="00560B7E" w:rsidP="00AF656C">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250018F3" w14:textId="69695A5E" w:rsidR="00AF656C" w:rsidRPr="00DE2C8C" w:rsidRDefault="00AF656C" w:rsidP="00AF656C">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Radio Operator</w:t>
            </w:r>
          </w:p>
        </w:tc>
        <w:tc>
          <w:tcPr>
            <w:tcW w:w="3791" w:type="dxa"/>
            <w:shd w:val="clear" w:color="FFFFFF" w:fill="FFFFFF" w:themeFill="background1"/>
          </w:tcPr>
          <w:p w14:paraId="0FC9E33E" w14:textId="09BCA789" w:rsidR="00AF656C" w:rsidRPr="00CE2610" w:rsidRDefault="00AF656C" w:rsidP="00AF656C">
            <w:pPr>
              <w:tabs>
                <w:tab w:val="left" w:pos="288"/>
                <w:tab w:val="left" w:pos="576"/>
                <w:tab w:val="left" w:pos="864"/>
                <w:tab w:val="left" w:pos="1152"/>
              </w:tabs>
              <w:spacing w:before="40" w:after="81" w:line="210" w:lineRule="exact"/>
              <w:ind w:left="144" w:right="43"/>
              <w:rPr>
                <w:noProof/>
                <w:color w:val="000000" w:themeColor="text1"/>
                <w:w w:val="100"/>
                <w:sz w:val="17"/>
                <w:szCs w:val="17"/>
              </w:rPr>
            </w:pPr>
            <w:r w:rsidRPr="00CE2610">
              <w:rPr>
                <w:noProof/>
                <w:color w:val="000000" w:themeColor="text1"/>
                <w:w w:val="100"/>
                <w:sz w:val="17"/>
                <w:szCs w:val="17"/>
              </w:rPr>
              <w:t>Abolishment</w:t>
            </w:r>
          </w:p>
        </w:tc>
      </w:tr>
      <w:tr w:rsidR="00AF656C" w:rsidRPr="00D635B0" w14:paraId="640F732A" w14:textId="77777777">
        <w:trPr>
          <w:trHeight w:val="360"/>
        </w:trPr>
        <w:tc>
          <w:tcPr>
            <w:tcW w:w="997" w:type="dxa"/>
            <w:shd w:val="clear" w:color="auto" w:fill="auto"/>
          </w:tcPr>
          <w:p w14:paraId="59E44D51" w14:textId="77777777" w:rsidR="00AF656C" w:rsidRPr="00D635B0" w:rsidRDefault="00AF656C" w:rsidP="00AF656C">
            <w:pPr>
              <w:keepNext/>
              <w:keepLines/>
              <w:tabs>
                <w:tab w:val="left" w:pos="288"/>
                <w:tab w:val="left" w:pos="576"/>
                <w:tab w:val="left" w:pos="864"/>
                <w:tab w:val="left" w:pos="1152"/>
              </w:tabs>
              <w:spacing w:before="40" w:after="40" w:line="200" w:lineRule="exact"/>
              <w:ind w:right="43"/>
              <w:rPr>
                <w:sz w:val="17"/>
              </w:rPr>
            </w:pPr>
            <w:r w:rsidRPr="008A7AD6">
              <w:rPr>
                <w:sz w:val="17"/>
              </w:rPr>
              <w:t>Post</w:t>
            </w:r>
          </w:p>
        </w:tc>
        <w:tc>
          <w:tcPr>
            <w:tcW w:w="1258" w:type="dxa"/>
            <w:shd w:val="clear" w:color="FFFFFF" w:fill="FFFFFF" w:themeFill="background1"/>
          </w:tcPr>
          <w:p w14:paraId="2676F6DE" w14:textId="77777777" w:rsidR="00AF656C" w:rsidRPr="00DE2C8C" w:rsidRDefault="00AF656C" w:rsidP="00AF656C">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3CE95F57" w14:textId="4E604AFD" w:rsidR="00AF656C" w:rsidRPr="00DE2C8C" w:rsidRDefault="00560B7E" w:rsidP="00AF656C">
            <w:pPr>
              <w:keepNext/>
              <w:keepLines/>
              <w:tabs>
                <w:tab w:val="left" w:pos="288"/>
                <w:tab w:val="left" w:pos="576"/>
                <w:tab w:val="left" w:pos="864"/>
                <w:tab w:val="left" w:pos="1152"/>
              </w:tabs>
              <w:spacing w:before="40" w:after="40" w:line="20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5FFB6B63" w14:textId="77777777" w:rsidR="00AF656C" w:rsidRPr="00DE2C8C" w:rsidRDefault="00AF656C" w:rsidP="00AF656C">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Radio Operator</w:t>
            </w:r>
          </w:p>
        </w:tc>
        <w:tc>
          <w:tcPr>
            <w:tcW w:w="3791" w:type="dxa"/>
            <w:shd w:val="clear" w:color="FFFFFF" w:fill="FFFFFF" w:themeFill="background1"/>
          </w:tcPr>
          <w:p w14:paraId="4B53AC8D" w14:textId="77777777" w:rsidR="00AF656C" w:rsidRPr="00CE2610" w:rsidRDefault="00AF656C" w:rsidP="00AF656C">
            <w:pPr>
              <w:tabs>
                <w:tab w:val="left" w:pos="288"/>
                <w:tab w:val="left" w:pos="576"/>
                <w:tab w:val="left" w:pos="864"/>
                <w:tab w:val="left" w:pos="1152"/>
              </w:tabs>
              <w:spacing w:before="40" w:after="81" w:line="210" w:lineRule="exact"/>
              <w:ind w:left="144" w:right="43"/>
              <w:rPr>
                <w:rFonts w:eastAsia="Calibri"/>
                <w:sz w:val="17"/>
                <w:szCs w:val="17"/>
              </w:rPr>
            </w:pPr>
            <w:r w:rsidRPr="00CE2610">
              <w:rPr>
                <w:noProof/>
                <w:color w:val="000000" w:themeColor="text1"/>
                <w:w w:val="100"/>
                <w:sz w:val="17"/>
                <w:szCs w:val="17"/>
              </w:rPr>
              <w:t>Redeployment to Security Section</w:t>
            </w:r>
          </w:p>
        </w:tc>
      </w:tr>
      <w:tr w:rsidR="00AF656C" w:rsidRPr="00D635B0" w14:paraId="7AC836F1" w14:textId="77777777">
        <w:trPr>
          <w:trHeight w:val="360"/>
        </w:trPr>
        <w:tc>
          <w:tcPr>
            <w:tcW w:w="997" w:type="dxa"/>
            <w:shd w:val="clear" w:color="auto" w:fill="auto"/>
          </w:tcPr>
          <w:p w14:paraId="74B3E81E" w14:textId="77777777" w:rsidR="00AF656C" w:rsidRDefault="00AF656C" w:rsidP="00AF656C">
            <w:pPr>
              <w:keepNext/>
              <w:keepLines/>
              <w:tabs>
                <w:tab w:val="left" w:pos="288"/>
                <w:tab w:val="left" w:pos="576"/>
                <w:tab w:val="left" w:pos="864"/>
                <w:tab w:val="left" w:pos="1152"/>
              </w:tabs>
              <w:spacing w:before="40" w:after="40" w:line="200" w:lineRule="exact"/>
              <w:ind w:right="43"/>
              <w:rPr>
                <w:sz w:val="17"/>
              </w:rPr>
            </w:pPr>
            <w:r w:rsidRPr="00D635B0">
              <w:rPr>
                <w:sz w:val="17"/>
              </w:rPr>
              <w:t>Pos</w:t>
            </w:r>
            <w:r>
              <w:rPr>
                <w:sz w:val="17"/>
              </w:rPr>
              <w:t>i</w:t>
            </w:r>
            <w:r w:rsidRPr="00D635B0">
              <w:rPr>
                <w:sz w:val="17"/>
              </w:rPr>
              <w:t>t</w:t>
            </w:r>
            <w:r>
              <w:rPr>
                <w:sz w:val="17"/>
              </w:rPr>
              <w:t>ion</w:t>
            </w:r>
          </w:p>
        </w:tc>
        <w:tc>
          <w:tcPr>
            <w:tcW w:w="1258" w:type="dxa"/>
            <w:shd w:val="clear" w:color="FFFFFF" w:fill="FFFFFF" w:themeFill="background1"/>
          </w:tcPr>
          <w:p w14:paraId="34DCBCE9" w14:textId="77777777" w:rsidR="00AF656C" w:rsidRDefault="00AF656C" w:rsidP="00AF656C">
            <w:pPr>
              <w:keepNext/>
              <w:keepLines/>
              <w:tabs>
                <w:tab w:val="left" w:pos="288"/>
                <w:tab w:val="left" w:pos="576"/>
                <w:tab w:val="left" w:pos="864"/>
                <w:tab w:val="left" w:pos="1152"/>
              </w:tabs>
              <w:spacing w:before="40" w:after="40" w:line="200" w:lineRule="exact"/>
              <w:ind w:left="144" w:right="43"/>
              <w:jc w:val="right"/>
              <w:rPr>
                <w:rFonts w:eastAsia="Calibri"/>
                <w:sz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134813C9" w14:textId="660DACA1" w:rsidR="00AF656C" w:rsidRDefault="00944C83" w:rsidP="00AF656C">
            <w:pPr>
              <w:tabs>
                <w:tab w:val="left" w:pos="288"/>
                <w:tab w:val="left" w:pos="576"/>
                <w:tab w:val="left" w:pos="864"/>
                <w:tab w:val="left" w:pos="1152"/>
              </w:tabs>
              <w:spacing w:before="40" w:after="40" w:line="200" w:lineRule="exact"/>
              <w:ind w:left="144" w:right="43"/>
              <w:rPr>
                <w:rFonts w:eastAsia="Calibri"/>
                <w:sz w:val="17"/>
                <w:lang w:val="es-ES"/>
              </w:rPr>
            </w:pPr>
            <w:r>
              <w:rPr>
                <w:rFonts w:asciiTheme="majorBidi" w:hAnsiTheme="majorBidi" w:cstheme="majorBidi"/>
                <w:color w:val="000000" w:themeColor="text1"/>
                <w:sz w:val="17"/>
                <w:szCs w:val="17"/>
              </w:rPr>
              <w:t>n</w:t>
            </w:r>
            <w:r w:rsidR="00AF656C" w:rsidRPr="00DE2C8C">
              <w:rPr>
                <w:rFonts w:asciiTheme="majorBidi" w:hAnsiTheme="majorBidi" w:cstheme="majorBidi"/>
                <w:color w:val="000000" w:themeColor="text1"/>
                <w:sz w:val="17"/>
                <w:szCs w:val="17"/>
              </w:rPr>
              <w:t>UNV</w:t>
            </w:r>
          </w:p>
        </w:tc>
        <w:tc>
          <w:tcPr>
            <w:tcW w:w="2995" w:type="dxa"/>
            <w:shd w:val="clear" w:color="FFFFFF" w:fill="FFFFFF" w:themeFill="background1"/>
          </w:tcPr>
          <w:p w14:paraId="4F2BB107" w14:textId="77777777" w:rsidR="00AF656C" w:rsidRPr="00DE2C8C" w:rsidRDefault="00AF656C" w:rsidP="00AF656C">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r w:rsidRPr="00DE2C8C">
              <w:rPr>
                <w:rFonts w:asciiTheme="majorBidi" w:hAnsiTheme="majorBidi" w:cstheme="majorBidi"/>
                <w:color w:val="000000" w:themeColor="text1"/>
                <w:sz w:val="17"/>
                <w:szCs w:val="17"/>
              </w:rPr>
              <w:t>Associate Political Affairs Officer</w:t>
            </w:r>
          </w:p>
        </w:tc>
        <w:tc>
          <w:tcPr>
            <w:tcW w:w="3791" w:type="dxa"/>
            <w:shd w:val="clear" w:color="FFFFFF" w:fill="FFFFFF" w:themeFill="background1"/>
          </w:tcPr>
          <w:p w14:paraId="5A333D6C" w14:textId="77777777" w:rsidR="00AF656C" w:rsidRPr="00CE2610" w:rsidRDefault="00AF656C" w:rsidP="00AF656C">
            <w:pPr>
              <w:tabs>
                <w:tab w:val="left" w:pos="288"/>
                <w:tab w:val="left" w:pos="576"/>
                <w:tab w:val="left" w:pos="864"/>
                <w:tab w:val="left" w:pos="1152"/>
              </w:tabs>
              <w:spacing w:before="40" w:after="81" w:line="210" w:lineRule="exact"/>
              <w:ind w:left="144" w:right="43"/>
              <w:rPr>
                <w:rFonts w:eastAsia="Calibri"/>
                <w:sz w:val="17"/>
                <w:szCs w:val="17"/>
              </w:rPr>
            </w:pPr>
            <w:r w:rsidRPr="00CE2610">
              <w:rPr>
                <w:noProof/>
                <w:color w:val="000000" w:themeColor="text1"/>
                <w:w w:val="100"/>
                <w:sz w:val="17"/>
                <w:szCs w:val="17"/>
              </w:rPr>
              <w:t>Reassignment to Gardez field office</w:t>
            </w:r>
          </w:p>
        </w:tc>
      </w:tr>
      <w:tr w:rsidR="00AF656C" w:rsidRPr="00D635B0" w14:paraId="7F2DF200" w14:textId="77777777">
        <w:tc>
          <w:tcPr>
            <w:tcW w:w="997" w:type="dxa"/>
            <w:tcBorders>
              <w:top w:val="single" w:sz="4" w:space="0" w:color="auto"/>
              <w:bottom w:val="single" w:sz="4" w:space="0" w:color="auto"/>
            </w:tcBorders>
            <w:shd w:val="clear" w:color="auto" w:fill="auto"/>
          </w:tcPr>
          <w:p w14:paraId="65F0A7AE" w14:textId="77777777" w:rsidR="00AF656C" w:rsidRDefault="00AF656C" w:rsidP="00AF656C">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5C5DA0E4" w14:textId="0183F254" w:rsidR="00AF656C" w:rsidRPr="00D96C1C" w:rsidRDefault="00AF656C" w:rsidP="00AF656C">
            <w:pPr>
              <w:tabs>
                <w:tab w:val="right" w:pos="1216"/>
              </w:tabs>
              <w:spacing w:before="40" w:after="81" w:line="210" w:lineRule="exact"/>
              <w:ind w:left="360" w:right="43"/>
              <w:jc w:val="right"/>
              <w:rPr>
                <w:rFonts w:eastAsia="Calibri"/>
                <w:b/>
                <w:bCs/>
                <w:color w:val="000000" w:themeColor="text1"/>
                <w:sz w:val="17"/>
                <w:szCs w:val="17"/>
              </w:rPr>
            </w:pPr>
            <w:r w:rsidRPr="00D96C1C">
              <w:rPr>
                <w:rFonts w:eastAsia="Calibri"/>
                <w:b/>
                <w:bCs/>
                <w:color w:val="000000" w:themeColor="text1"/>
                <w:sz w:val="17"/>
                <w:szCs w:val="17"/>
              </w:rPr>
              <w:t>-15</w:t>
            </w:r>
          </w:p>
        </w:tc>
        <w:tc>
          <w:tcPr>
            <w:tcW w:w="801" w:type="dxa"/>
            <w:tcBorders>
              <w:top w:val="single" w:sz="4" w:space="0" w:color="auto"/>
              <w:bottom w:val="single" w:sz="4" w:space="0" w:color="auto"/>
            </w:tcBorders>
            <w:shd w:val="clear" w:color="FFFFFF" w:fill="FFFFFF" w:themeFill="background1"/>
          </w:tcPr>
          <w:p w14:paraId="0EF22D23" w14:textId="77777777" w:rsidR="00AF656C" w:rsidRDefault="00AF656C" w:rsidP="00AF656C">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p>
        </w:tc>
        <w:tc>
          <w:tcPr>
            <w:tcW w:w="2995" w:type="dxa"/>
            <w:tcBorders>
              <w:top w:val="single" w:sz="4" w:space="0" w:color="auto"/>
              <w:bottom w:val="single" w:sz="4" w:space="0" w:color="auto"/>
            </w:tcBorders>
            <w:shd w:val="clear" w:color="FFFFFF" w:fill="FFFFFF" w:themeFill="background1"/>
          </w:tcPr>
          <w:p w14:paraId="7BBA572D" w14:textId="77777777" w:rsidR="00AF656C" w:rsidRPr="00DE2C8C" w:rsidRDefault="00AF656C" w:rsidP="00AF656C">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p>
        </w:tc>
        <w:tc>
          <w:tcPr>
            <w:tcW w:w="3791" w:type="dxa"/>
            <w:tcBorders>
              <w:top w:val="single" w:sz="4" w:space="0" w:color="auto"/>
              <w:bottom w:val="single" w:sz="4" w:space="0" w:color="auto"/>
            </w:tcBorders>
            <w:shd w:val="clear" w:color="FFFFFF" w:fill="FFFFFF" w:themeFill="background1"/>
          </w:tcPr>
          <w:p w14:paraId="36AF53C8" w14:textId="77777777" w:rsidR="00AF656C" w:rsidRDefault="00AF656C" w:rsidP="00AF656C">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r>
      <w:tr w:rsidR="00AF656C" w:rsidRPr="00D635B0" w14:paraId="2F5FD7AC" w14:textId="77777777">
        <w:trPr>
          <w:trHeight w:val="360"/>
        </w:trPr>
        <w:tc>
          <w:tcPr>
            <w:tcW w:w="9842" w:type="dxa"/>
            <w:gridSpan w:val="5"/>
            <w:tcBorders>
              <w:top w:val="single" w:sz="4" w:space="0" w:color="auto"/>
            </w:tcBorders>
            <w:shd w:val="clear" w:color="auto" w:fill="auto"/>
          </w:tcPr>
          <w:p w14:paraId="20A9DBBE" w14:textId="77777777" w:rsidR="00AF656C" w:rsidRPr="00D41C82" w:rsidRDefault="00AF656C" w:rsidP="00AF656C">
            <w:pPr>
              <w:rPr>
                <w:rFonts w:eastAsia="Calibri"/>
                <w:b/>
                <w:bCs/>
                <w:sz w:val="17"/>
                <w:szCs w:val="17"/>
              </w:rPr>
            </w:pPr>
            <w:r w:rsidRPr="00746A36">
              <w:rPr>
                <w:rFonts w:eastAsia="Calibri"/>
                <w:b/>
                <w:bCs/>
                <w:sz w:val="17"/>
                <w:szCs w:val="17"/>
              </w:rPr>
              <w:t>Faizabad</w:t>
            </w:r>
          </w:p>
        </w:tc>
      </w:tr>
      <w:tr w:rsidR="00AF656C" w:rsidRPr="00D635B0" w14:paraId="448171B1" w14:textId="77777777">
        <w:tc>
          <w:tcPr>
            <w:tcW w:w="997" w:type="dxa"/>
            <w:shd w:val="clear" w:color="auto" w:fill="auto"/>
          </w:tcPr>
          <w:p w14:paraId="0AE1BE8D" w14:textId="77777777" w:rsidR="00AF656C" w:rsidRPr="00455BA2" w:rsidRDefault="00AF656C" w:rsidP="00AF656C">
            <w:pPr>
              <w:keepNext/>
              <w:keepLines/>
              <w:tabs>
                <w:tab w:val="left" w:pos="288"/>
                <w:tab w:val="left" w:pos="576"/>
                <w:tab w:val="left" w:pos="864"/>
                <w:tab w:val="left" w:pos="1152"/>
              </w:tabs>
              <w:spacing w:before="40" w:after="40" w:line="200" w:lineRule="exact"/>
              <w:ind w:right="43"/>
              <w:rPr>
                <w:sz w:val="17"/>
              </w:rPr>
            </w:pPr>
            <w:r w:rsidRPr="00BD2B9B">
              <w:rPr>
                <w:sz w:val="17"/>
              </w:rPr>
              <w:t>Post</w:t>
            </w:r>
          </w:p>
        </w:tc>
        <w:tc>
          <w:tcPr>
            <w:tcW w:w="1258" w:type="dxa"/>
            <w:shd w:val="clear" w:color="FFFFFF" w:fill="FFFFFF" w:themeFill="background1"/>
          </w:tcPr>
          <w:p w14:paraId="1157CB44" w14:textId="77777777" w:rsidR="00AF656C" w:rsidRDefault="00AF656C" w:rsidP="00AF656C">
            <w:pPr>
              <w:tabs>
                <w:tab w:val="right" w:pos="1216"/>
              </w:tabs>
              <w:spacing w:before="40" w:after="81" w:line="210" w:lineRule="exact"/>
              <w:ind w:left="360" w:right="43"/>
              <w:jc w:val="right"/>
              <w:rPr>
                <w:rFonts w:eastAsia="Calibri"/>
                <w:color w:val="000000" w:themeColor="text1"/>
                <w:sz w:val="17"/>
                <w:szCs w:val="17"/>
              </w:rPr>
            </w:pPr>
            <w:r w:rsidRPr="00DE2C8C">
              <w:rPr>
                <w:rFonts w:asciiTheme="majorBidi" w:hAnsiTheme="majorBidi" w:cstheme="majorBidi"/>
                <w:color w:val="000000" w:themeColor="text1"/>
                <w:sz w:val="17"/>
                <w:szCs w:val="17"/>
              </w:rPr>
              <w:t>-</w:t>
            </w:r>
            <w:r>
              <w:rPr>
                <w:rFonts w:asciiTheme="majorBidi" w:hAnsiTheme="majorBidi" w:cstheme="majorBidi"/>
                <w:color w:val="000000" w:themeColor="text1"/>
                <w:sz w:val="17"/>
                <w:szCs w:val="17"/>
              </w:rPr>
              <w:t>2</w:t>
            </w:r>
          </w:p>
        </w:tc>
        <w:tc>
          <w:tcPr>
            <w:tcW w:w="801" w:type="dxa"/>
            <w:shd w:val="clear" w:color="FFFFFF" w:fill="FFFFFF" w:themeFill="background1"/>
          </w:tcPr>
          <w:p w14:paraId="701DB156" w14:textId="74A82589" w:rsidR="00AF656C" w:rsidRDefault="00560B7E" w:rsidP="00AF656C">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eastAsia="Calibri"/>
                <w:color w:val="000000" w:themeColor="text1"/>
                <w:sz w:val="17"/>
                <w:szCs w:val="17"/>
                <w:lang w:val="en-US"/>
              </w:rPr>
              <w:t>LL</w:t>
            </w:r>
          </w:p>
        </w:tc>
        <w:tc>
          <w:tcPr>
            <w:tcW w:w="2995" w:type="dxa"/>
            <w:shd w:val="clear" w:color="FFFFFF" w:fill="FFFFFF" w:themeFill="background1"/>
          </w:tcPr>
          <w:p w14:paraId="3E2934F1" w14:textId="77777777" w:rsidR="00AF656C" w:rsidRPr="00DE2C8C" w:rsidRDefault="00AF656C" w:rsidP="00AF656C">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Field Security Radio Operator</w:t>
            </w:r>
          </w:p>
        </w:tc>
        <w:tc>
          <w:tcPr>
            <w:tcW w:w="3791" w:type="dxa"/>
            <w:shd w:val="clear" w:color="FFFFFF" w:fill="FFFFFF" w:themeFill="background1"/>
          </w:tcPr>
          <w:p w14:paraId="4DE0CF67" w14:textId="77777777" w:rsidR="00AF656C" w:rsidRPr="00EA1D1D" w:rsidRDefault="00AF656C" w:rsidP="00AF656C">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sidRPr="00EA1D1D">
              <w:rPr>
                <w:noProof/>
                <w:color w:val="000000" w:themeColor="text1"/>
                <w:w w:val="100"/>
                <w:sz w:val="17"/>
                <w:szCs w:val="17"/>
              </w:rPr>
              <w:t>Abolishment</w:t>
            </w:r>
          </w:p>
        </w:tc>
      </w:tr>
      <w:tr w:rsidR="00AF656C" w:rsidRPr="00D635B0" w14:paraId="5B905ECD" w14:textId="77777777">
        <w:tc>
          <w:tcPr>
            <w:tcW w:w="997" w:type="dxa"/>
            <w:shd w:val="clear" w:color="auto" w:fill="auto"/>
          </w:tcPr>
          <w:p w14:paraId="34F373E2" w14:textId="77777777" w:rsidR="00AF656C" w:rsidRPr="00455BA2" w:rsidRDefault="00AF656C" w:rsidP="00AF656C">
            <w:pPr>
              <w:keepNext/>
              <w:keepLines/>
              <w:tabs>
                <w:tab w:val="left" w:pos="288"/>
                <w:tab w:val="left" w:pos="576"/>
                <w:tab w:val="left" w:pos="864"/>
                <w:tab w:val="left" w:pos="1152"/>
              </w:tabs>
              <w:spacing w:before="40" w:after="40" w:line="200" w:lineRule="exact"/>
              <w:ind w:right="43"/>
              <w:rPr>
                <w:sz w:val="17"/>
              </w:rPr>
            </w:pPr>
            <w:r w:rsidRPr="00BD2B9B">
              <w:rPr>
                <w:sz w:val="17"/>
              </w:rPr>
              <w:t>Post</w:t>
            </w:r>
          </w:p>
        </w:tc>
        <w:tc>
          <w:tcPr>
            <w:tcW w:w="1258" w:type="dxa"/>
            <w:shd w:val="clear" w:color="FFFFFF" w:fill="FFFFFF" w:themeFill="background1"/>
          </w:tcPr>
          <w:p w14:paraId="7AB1841B" w14:textId="77777777" w:rsidR="00AF656C" w:rsidRDefault="00AF656C" w:rsidP="00AF656C">
            <w:pPr>
              <w:tabs>
                <w:tab w:val="right" w:pos="1216"/>
              </w:tabs>
              <w:spacing w:before="40" w:after="81" w:line="210" w:lineRule="exact"/>
              <w:ind w:left="360" w:right="43"/>
              <w:jc w:val="right"/>
              <w:rPr>
                <w:rFonts w:eastAsia="Calibri"/>
                <w:color w:val="000000" w:themeColor="text1"/>
                <w:sz w:val="17"/>
                <w:szCs w:val="17"/>
              </w:rPr>
            </w:pPr>
            <w:r>
              <w:rPr>
                <w:rFonts w:asciiTheme="majorBidi" w:hAnsiTheme="majorBidi" w:cstheme="majorBidi"/>
                <w:color w:val="000000" w:themeColor="text1"/>
                <w:sz w:val="17"/>
                <w:szCs w:val="17"/>
              </w:rPr>
              <w:t>-</w:t>
            </w: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07260C4E" w14:textId="71B4E69D" w:rsidR="00AF656C" w:rsidRDefault="00560B7E" w:rsidP="00AF656C">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Pr>
                <w:rFonts w:asciiTheme="majorBidi" w:hAnsiTheme="majorBidi" w:cstheme="majorBidi"/>
                <w:color w:val="000000" w:themeColor="text1"/>
                <w:sz w:val="17"/>
                <w:szCs w:val="17"/>
              </w:rPr>
              <w:t>LL</w:t>
            </w:r>
          </w:p>
        </w:tc>
        <w:tc>
          <w:tcPr>
            <w:tcW w:w="2995" w:type="dxa"/>
            <w:shd w:val="clear" w:color="FFFFFF" w:fill="FFFFFF" w:themeFill="background1"/>
          </w:tcPr>
          <w:p w14:paraId="59B2AFA0" w14:textId="77777777" w:rsidR="00AF656C" w:rsidRPr="00DE2C8C" w:rsidRDefault="00AF656C" w:rsidP="00AF656C">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Field Security Radio Operator</w:t>
            </w:r>
          </w:p>
        </w:tc>
        <w:tc>
          <w:tcPr>
            <w:tcW w:w="3791" w:type="dxa"/>
            <w:shd w:val="clear" w:color="FFFFFF" w:fill="FFFFFF" w:themeFill="background1"/>
          </w:tcPr>
          <w:p w14:paraId="37087C2B" w14:textId="77777777" w:rsidR="00AF656C" w:rsidRPr="00EA1D1D" w:rsidRDefault="00AF656C" w:rsidP="00AF656C">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r w:rsidRPr="00EA1D1D">
              <w:rPr>
                <w:rFonts w:asciiTheme="majorBidi" w:hAnsiTheme="majorBidi" w:cstheme="majorBidi"/>
                <w:color w:val="000000" w:themeColor="text1"/>
                <w:sz w:val="17"/>
                <w:szCs w:val="17"/>
              </w:rPr>
              <w:t>Redeployment to Security Section</w:t>
            </w:r>
          </w:p>
        </w:tc>
      </w:tr>
      <w:tr w:rsidR="00AF656C" w:rsidRPr="00D635B0" w14:paraId="7A3B01E7" w14:textId="77777777">
        <w:tc>
          <w:tcPr>
            <w:tcW w:w="997" w:type="dxa"/>
            <w:tcBorders>
              <w:top w:val="single" w:sz="4" w:space="0" w:color="auto"/>
              <w:bottom w:val="single" w:sz="4" w:space="0" w:color="auto"/>
            </w:tcBorders>
            <w:shd w:val="clear" w:color="auto" w:fill="auto"/>
          </w:tcPr>
          <w:p w14:paraId="4C91CEDD" w14:textId="77777777" w:rsidR="00AF656C" w:rsidRDefault="00AF656C" w:rsidP="007165CD">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10B9DFCF" w14:textId="3060BDEC" w:rsidR="00AF656C" w:rsidRPr="007165CD" w:rsidRDefault="007165CD" w:rsidP="00AF656C">
            <w:pPr>
              <w:tabs>
                <w:tab w:val="right" w:pos="1216"/>
              </w:tabs>
              <w:spacing w:before="40" w:after="81" w:line="210" w:lineRule="exact"/>
              <w:ind w:left="360" w:right="43"/>
              <w:jc w:val="right"/>
              <w:rPr>
                <w:rFonts w:eastAsia="Calibri"/>
                <w:b/>
                <w:bCs/>
                <w:color w:val="000000" w:themeColor="text1"/>
                <w:sz w:val="17"/>
                <w:szCs w:val="17"/>
              </w:rPr>
            </w:pPr>
            <w:r w:rsidRPr="007165CD">
              <w:rPr>
                <w:rFonts w:eastAsia="Calibri"/>
                <w:b/>
                <w:bCs/>
                <w:color w:val="000000" w:themeColor="text1"/>
                <w:sz w:val="17"/>
                <w:szCs w:val="17"/>
              </w:rPr>
              <w:t>-3</w:t>
            </w:r>
          </w:p>
        </w:tc>
        <w:tc>
          <w:tcPr>
            <w:tcW w:w="801" w:type="dxa"/>
            <w:tcBorders>
              <w:top w:val="single" w:sz="4" w:space="0" w:color="auto"/>
              <w:bottom w:val="single" w:sz="4" w:space="0" w:color="auto"/>
            </w:tcBorders>
            <w:shd w:val="clear" w:color="FFFFFF" w:fill="FFFFFF" w:themeFill="background1"/>
          </w:tcPr>
          <w:p w14:paraId="45CBD4C7" w14:textId="77777777" w:rsidR="00AF656C" w:rsidRDefault="00AF656C" w:rsidP="00AF656C">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p>
        </w:tc>
        <w:tc>
          <w:tcPr>
            <w:tcW w:w="2995" w:type="dxa"/>
            <w:tcBorders>
              <w:top w:val="single" w:sz="4" w:space="0" w:color="auto"/>
              <w:bottom w:val="single" w:sz="4" w:space="0" w:color="auto"/>
            </w:tcBorders>
            <w:shd w:val="clear" w:color="FFFFFF" w:fill="FFFFFF" w:themeFill="background1"/>
          </w:tcPr>
          <w:p w14:paraId="37AEA232" w14:textId="77777777" w:rsidR="00AF656C" w:rsidRPr="00DE2C8C" w:rsidRDefault="00AF656C" w:rsidP="00AF656C">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p>
        </w:tc>
        <w:tc>
          <w:tcPr>
            <w:tcW w:w="3791" w:type="dxa"/>
            <w:tcBorders>
              <w:top w:val="single" w:sz="4" w:space="0" w:color="auto"/>
              <w:bottom w:val="single" w:sz="4" w:space="0" w:color="auto"/>
            </w:tcBorders>
            <w:shd w:val="clear" w:color="FFFFFF" w:fill="FFFFFF" w:themeFill="background1"/>
          </w:tcPr>
          <w:p w14:paraId="41913214" w14:textId="77777777" w:rsidR="00AF656C" w:rsidRPr="00EA1D1D" w:rsidRDefault="00AF656C" w:rsidP="00AF656C">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r>
      <w:tr w:rsidR="00AF656C" w:rsidRPr="00FB48BB" w14:paraId="53334DF9" w14:textId="77777777">
        <w:tc>
          <w:tcPr>
            <w:tcW w:w="9842" w:type="dxa"/>
            <w:gridSpan w:val="5"/>
            <w:tcBorders>
              <w:top w:val="single" w:sz="4" w:space="0" w:color="auto"/>
            </w:tcBorders>
            <w:shd w:val="clear" w:color="auto" w:fill="auto"/>
          </w:tcPr>
          <w:p w14:paraId="44C4F68D" w14:textId="38461FD4" w:rsidR="00AF656C" w:rsidRPr="00EA1D1D" w:rsidRDefault="0037381D" w:rsidP="00AF656C">
            <w:pPr>
              <w:tabs>
                <w:tab w:val="left" w:pos="288"/>
                <w:tab w:val="left" w:pos="576"/>
                <w:tab w:val="left" w:pos="864"/>
                <w:tab w:val="left" w:pos="1152"/>
              </w:tabs>
              <w:spacing w:before="40" w:after="81" w:line="210" w:lineRule="exact"/>
              <w:ind w:right="43"/>
              <w:rPr>
                <w:rFonts w:eastAsia="Calibri"/>
                <w:b/>
                <w:bCs/>
                <w:color w:val="000000" w:themeColor="text1"/>
                <w:sz w:val="17"/>
                <w:szCs w:val="17"/>
              </w:rPr>
            </w:pPr>
            <w:r>
              <w:rPr>
                <w:rFonts w:eastAsia="Calibri"/>
                <w:b/>
                <w:bCs/>
                <w:color w:val="000000" w:themeColor="text1"/>
                <w:sz w:val="17"/>
                <w:szCs w:val="17"/>
              </w:rPr>
              <w:t>Pul-e-Khumri</w:t>
            </w:r>
          </w:p>
        </w:tc>
      </w:tr>
      <w:tr w:rsidR="00117CC4" w:rsidRPr="00D635B0" w14:paraId="58E3E2F5" w14:textId="77777777">
        <w:tc>
          <w:tcPr>
            <w:tcW w:w="997" w:type="dxa"/>
            <w:shd w:val="clear" w:color="auto" w:fill="auto"/>
          </w:tcPr>
          <w:p w14:paraId="18D6FDCE" w14:textId="39DC82BD" w:rsidR="00117CC4" w:rsidRPr="00FA32C4" w:rsidRDefault="00117CC4" w:rsidP="00117CC4">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FFFFFF" w:fill="FFFFFF" w:themeFill="background1"/>
          </w:tcPr>
          <w:p w14:paraId="0AD39038" w14:textId="5B905DF5" w:rsidR="00117CC4" w:rsidRPr="00DE2C8C" w:rsidRDefault="00117CC4" w:rsidP="00117CC4">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715079A6" w14:textId="4C715CEA" w:rsidR="00117CC4" w:rsidRPr="00E21D3D" w:rsidRDefault="00117CC4" w:rsidP="00117CC4">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NPO</w:t>
            </w:r>
          </w:p>
        </w:tc>
        <w:tc>
          <w:tcPr>
            <w:tcW w:w="2995" w:type="dxa"/>
            <w:shd w:val="clear" w:color="FFFFFF" w:fill="FFFFFF" w:themeFill="background1"/>
          </w:tcPr>
          <w:p w14:paraId="3757D62F" w14:textId="34065FD7" w:rsidR="00117CC4" w:rsidRPr="00DE2C8C" w:rsidRDefault="00117CC4" w:rsidP="00117CC4">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Assistant Political Affairs Officer</w:t>
            </w:r>
          </w:p>
        </w:tc>
        <w:tc>
          <w:tcPr>
            <w:tcW w:w="3791" w:type="dxa"/>
            <w:shd w:val="clear" w:color="FFFFFF" w:fill="FFFFFF" w:themeFill="background1"/>
          </w:tcPr>
          <w:p w14:paraId="3FC08CBC" w14:textId="739784FB" w:rsidR="00117CC4" w:rsidRPr="00EA1D1D" w:rsidRDefault="00117CC4" w:rsidP="00117CC4">
            <w:pPr>
              <w:tabs>
                <w:tab w:val="left" w:pos="288"/>
                <w:tab w:val="left" w:pos="576"/>
                <w:tab w:val="left" w:pos="864"/>
                <w:tab w:val="left" w:pos="1152"/>
              </w:tabs>
              <w:spacing w:before="40" w:after="81" w:line="210" w:lineRule="exact"/>
              <w:ind w:left="144" w:right="43"/>
              <w:rPr>
                <w:noProof/>
                <w:color w:val="000000" w:themeColor="text1"/>
                <w:w w:val="100"/>
                <w:sz w:val="17"/>
                <w:szCs w:val="17"/>
              </w:rPr>
            </w:pPr>
            <w:r w:rsidRPr="00EA1D1D">
              <w:rPr>
                <w:noProof/>
                <w:color w:val="000000" w:themeColor="text1"/>
                <w:w w:val="100"/>
                <w:sz w:val="17"/>
                <w:szCs w:val="17"/>
              </w:rPr>
              <w:t xml:space="preserve">Reassignment to </w:t>
            </w:r>
            <w:r w:rsidRPr="00EA1D1D">
              <w:rPr>
                <w:rFonts w:eastAsia="Calibri"/>
                <w:color w:val="000000" w:themeColor="text1"/>
                <w:sz w:val="17"/>
                <w:szCs w:val="17"/>
              </w:rPr>
              <w:t>Jalalabad field office</w:t>
            </w:r>
          </w:p>
        </w:tc>
      </w:tr>
      <w:tr w:rsidR="00ED7CD2" w:rsidRPr="00D635B0" w14:paraId="24876B9E" w14:textId="77777777" w:rsidTr="004C46A2">
        <w:tc>
          <w:tcPr>
            <w:tcW w:w="997" w:type="dxa"/>
            <w:shd w:val="clear" w:color="auto" w:fill="auto"/>
          </w:tcPr>
          <w:p w14:paraId="10F71654" w14:textId="42DC1FE2" w:rsidR="00ED7CD2" w:rsidRPr="00FA32C4" w:rsidRDefault="00ED7CD2" w:rsidP="00F429A6">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FFFFFF" w:fill="FFFFFF" w:themeFill="background1"/>
          </w:tcPr>
          <w:p w14:paraId="72203E66" w14:textId="11BFF746" w:rsidR="00ED7CD2" w:rsidRPr="00DE2C8C" w:rsidRDefault="00ED7CD2" w:rsidP="00F429A6">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5A06BD7F" w14:textId="0C7DE790" w:rsidR="00ED7CD2" w:rsidRPr="00E21D3D" w:rsidRDefault="00ED7CD2" w:rsidP="00F429A6">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NPO</w:t>
            </w:r>
          </w:p>
        </w:tc>
        <w:tc>
          <w:tcPr>
            <w:tcW w:w="2995" w:type="dxa"/>
            <w:shd w:val="clear" w:color="FFFFFF" w:fill="FFFFFF" w:themeFill="background1"/>
          </w:tcPr>
          <w:p w14:paraId="4FA0A773" w14:textId="00A3A37C" w:rsidR="00ED7CD2" w:rsidRPr="00DE2C8C" w:rsidRDefault="00AA2ED2" w:rsidP="00F429A6">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F211E2">
              <w:rPr>
                <w:rFonts w:asciiTheme="majorBidi" w:hAnsiTheme="majorBidi" w:cstheme="majorBidi"/>
                <w:noProof/>
                <w:color w:val="747474" w:themeColor="background2" w:themeShade="80"/>
                <w:w w:val="100"/>
                <w:sz w:val="17"/>
                <w:szCs w:val="17"/>
              </w:rPr>
              <mc:AlternateContent>
                <mc:Choice Requires="wps">
                  <w:drawing>
                    <wp:anchor distT="0" distB="0" distL="114300" distR="114300" simplePos="0" relativeHeight="251658342" behindDoc="0" locked="0" layoutInCell="1" allowOverlap="1" wp14:anchorId="20C372DD" wp14:editId="21772439">
                      <wp:simplePos x="0" y="0"/>
                      <wp:positionH relativeFrom="column">
                        <wp:posOffset>1891386</wp:posOffset>
                      </wp:positionH>
                      <wp:positionV relativeFrom="paragraph">
                        <wp:posOffset>38304</wp:posOffset>
                      </wp:positionV>
                      <wp:extent cx="85725" cy="570586"/>
                      <wp:effectExtent l="0" t="0" r="28575" b="20320"/>
                      <wp:wrapNone/>
                      <wp:docPr id="2098047391" name="Right Brace 157"/>
                      <wp:cNvGraphicFramePr/>
                      <a:graphic xmlns:a="http://schemas.openxmlformats.org/drawingml/2006/main">
                        <a:graphicData uri="http://schemas.microsoft.com/office/word/2010/wordprocessingShape">
                          <wps:wsp>
                            <wps:cNvSpPr/>
                            <wps:spPr>
                              <a:xfrm>
                                <a:off x="0" y="0"/>
                                <a:ext cx="85725" cy="570586"/>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CA1F741" id="Right Brace 157" o:spid="_x0000_s1026" type="#_x0000_t88" style="position:absolute;margin-left:148.95pt;margin-top:3pt;width:6.75pt;height:44.95pt;z-index:251658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" adj="270" strokecolor="black [3213]" strokeweight=".5pt">
                      <v:stroke joinstyle="miter"/>
                    </v:shape>
                  </w:pict>
                </mc:Fallback>
              </mc:AlternateContent>
            </w:r>
            <w:r w:rsidR="00ED7CD2" w:rsidRPr="00DE2C8C">
              <w:rPr>
                <w:rFonts w:asciiTheme="majorBidi" w:hAnsiTheme="majorBidi" w:cstheme="majorBidi"/>
                <w:color w:val="000000" w:themeColor="text1"/>
                <w:sz w:val="17"/>
                <w:szCs w:val="17"/>
              </w:rPr>
              <w:t>Associate Political Affairs Officer</w:t>
            </w:r>
          </w:p>
        </w:tc>
        <w:tc>
          <w:tcPr>
            <w:tcW w:w="3791" w:type="dxa"/>
            <w:vMerge w:val="restart"/>
            <w:shd w:val="clear" w:color="FFFFFF" w:fill="FFFFFF" w:themeFill="background1"/>
            <w:vAlign w:val="center"/>
          </w:tcPr>
          <w:p w14:paraId="6144B959" w14:textId="5EF449D2" w:rsidR="00ED7CD2" w:rsidRPr="00EA1D1D" w:rsidRDefault="00ED7CD2" w:rsidP="004C46A2">
            <w:pPr>
              <w:tabs>
                <w:tab w:val="left" w:pos="288"/>
                <w:tab w:val="left" w:pos="576"/>
                <w:tab w:val="left" w:pos="864"/>
                <w:tab w:val="left" w:pos="1152"/>
              </w:tabs>
              <w:spacing w:before="40" w:after="81" w:line="210" w:lineRule="exact"/>
              <w:ind w:left="144" w:right="43"/>
              <w:rPr>
                <w:noProof/>
                <w:color w:val="000000" w:themeColor="text1"/>
                <w:w w:val="100"/>
                <w:sz w:val="17"/>
                <w:szCs w:val="17"/>
              </w:rPr>
            </w:pPr>
            <w:r w:rsidRPr="00EA1D1D">
              <w:rPr>
                <w:rFonts w:asciiTheme="majorBidi" w:hAnsiTheme="majorBidi" w:cstheme="majorBidi"/>
                <w:color w:val="000000" w:themeColor="text1"/>
                <w:sz w:val="17"/>
                <w:szCs w:val="17"/>
              </w:rPr>
              <w:t>Redeployment</w:t>
            </w:r>
            <w:r w:rsidRPr="00EA1D1D">
              <w:rPr>
                <w:noProof/>
                <w:color w:val="000000" w:themeColor="text1"/>
                <w:w w:val="100"/>
                <w:sz w:val="17"/>
                <w:szCs w:val="17"/>
              </w:rPr>
              <w:t xml:space="preserve"> to </w:t>
            </w:r>
            <w:r w:rsidR="001E52ED">
              <w:rPr>
                <w:noProof/>
                <w:color w:val="000000" w:themeColor="text1"/>
                <w:w w:val="100"/>
                <w:sz w:val="17"/>
                <w:szCs w:val="17"/>
              </w:rPr>
              <w:t>Mazar f</w:t>
            </w:r>
            <w:r w:rsidRPr="00EA1D1D">
              <w:rPr>
                <w:noProof/>
                <w:color w:val="000000" w:themeColor="text1"/>
                <w:w w:val="100"/>
                <w:sz w:val="17"/>
                <w:szCs w:val="17"/>
              </w:rPr>
              <w:t>ield office</w:t>
            </w:r>
          </w:p>
        </w:tc>
      </w:tr>
      <w:tr w:rsidR="00ED7CD2" w:rsidRPr="00D635B0" w14:paraId="57EA7F99" w14:textId="77777777">
        <w:tc>
          <w:tcPr>
            <w:tcW w:w="997" w:type="dxa"/>
            <w:shd w:val="clear" w:color="auto" w:fill="auto"/>
          </w:tcPr>
          <w:p w14:paraId="74E90A3B" w14:textId="2A011060" w:rsidR="00ED7CD2" w:rsidRPr="00FA32C4" w:rsidRDefault="00ED7CD2" w:rsidP="00F429A6">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FFFFFF" w:fill="FFFFFF" w:themeFill="background1"/>
          </w:tcPr>
          <w:p w14:paraId="2B3A7704" w14:textId="05DDEB60" w:rsidR="00ED7CD2" w:rsidRPr="00DE2C8C" w:rsidRDefault="00ED7CD2" w:rsidP="00F429A6">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7CF49869" w14:textId="2D9B73B4" w:rsidR="00ED7CD2" w:rsidRPr="00E21D3D" w:rsidRDefault="00ED7CD2" w:rsidP="00F429A6">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NPO</w:t>
            </w:r>
          </w:p>
        </w:tc>
        <w:tc>
          <w:tcPr>
            <w:tcW w:w="2995" w:type="dxa"/>
            <w:shd w:val="clear" w:color="FFFFFF" w:fill="FFFFFF" w:themeFill="background1"/>
          </w:tcPr>
          <w:p w14:paraId="4E87EAAE" w14:textId="3FB29236" w:rsidR="00ED7CD2" w:rsidRPr="00DE2C8C" w:rsidRDefault="00ED7CD2" w:rsidP="00F429A6">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Assistant Human Rights Officer</w:t>
            </w:r>
          </w:p>
        </w:tc>
        <w:tc>
          <w:tcPr>
            <w:tcW w:w="3791" w:type="dxa"/>
            <w:vMerge/>
            <w:shd w:val="clear" w:color="FFFFFF" w:fill="FFFFFF" w:themeFill="background1"/>
          </w:tcPr>
          <w:p w14:paraId="4F42FCD6" w14:textId="77777777" w:rsidR="00ED7CD2" w:rsidRPr="00EA1D1D" w:rsidRDefault="00ED7CD2" w:rsidP="00F429A6">
            <w:pPr>
              <w:tabs>
                <w:tab w:val="left" w:pos="288"/>
                <w:tab w:val="left" w:pos="576"/>
                <w:tab w:val="left" w:pos="864"/>
                <w:tab w:val="left" w:pos="1152"/>
              </w:tabs>
              <w:spacing w:before="40" w:after="81" w:line="210" w:lineRule="exact"/>
              <w:ind w:left="144" w:right="43"/>
              <w:rPr>
                <w:noProof/>
                <w:color w:val="000000" w:themeColor="text1"/>
                <w:w w:val="100"/>
                <w:sz w:val="17"/>
                <w:szCs w:val="17"/>
              </w:rPr>
            </w:pPr>
          </w:p>
        </w:tc>
      </w:tr>
      <w:tr w:rsidR="00ED7CD2" w:rsidRPr="00D635B0" w14:paraId="4944C43E" w14:textId="77777777">
        <w:tc>
          <w:tcPr>
            <w:tcW w:w="997" w:type="dxa"/>
            <w:shd w:val="clear" w:color="auto" w:fill="auto"/>
          </w:tcPr>
          <w:p w14:paraId="57295A15" w14:textId="0B541AA4" w:rsidR="00ED7CD2" w:rsidRPr="00FA32C4" w:rsidRDefault="00ED7CD2" w:rsidP="00F429A6">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FFFFFF" w:fill="FFFFFF" w:themeFill="background1"/>
          </w:tcPr>
          <w:p w14:paraId="6871BE6E" w14:textId="348EB77B" w:rsidR="00ED7CD2" w:rsidRPr="00DE2C8C" w:rsidRDefault="00ED7CD2" w:rsidP="00F429A6">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-2</w:t>
            </w:r>
          </w:p>
        </w:tc>
        <w:tc>
          <w:tcPr>
            <w:tcW w:w="801" w:type="dxa"/>
            <w:shd w:val="clear" w:color="FFFFFF" w:fill="FFFFFF" w:themeFill="background1"/>
          </w:tcPr>
          <w:p w14:paraId="6EA363E4" w14:textId="5BF6BE86" w:rsidR="00ED7CD2" w:rsidRPr="00E21D3D" w:rsidRDefault="00560B7E" w:rsidP="00F429A6">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0D3C0B2E" w14:textId="442E7F2A" w:rsidR="00ED7CD2" w:rsidRPr="00DE2C8C" w:rsidRDefault="00ED7CD2" w:rsidP="00F429A6">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Driver</w:t>
            </w:r>
          </w:p>
        </w:tc>
        <w:tc>
          <w:tcPr>
            <w:tcW w:w="3791" w:type="dxa"/>
            <w:vMerge/>
            <w:shd w:val="clear" w:color="FFFFFF" w:fill="FFFFFF" w:themeFill="background1"/>
          </w:tcPr>
          <w:p w14:paraId="5385A62C" w14:textId="77777777" w:rsidR="00ED7CD2" w:rsidRPr="00EA1D1D" w:rsidRDefault="00ED7CD2" w:rsidP="00F429A6">
            <w:pPr>
              <w:tabs>
                <w:tab w:val="left" w:pos="288"/>
                <w:tab w:val="left" w:pos="576"/>
                <w:tab w:val="left" w:pos="864"/>
                <w:tab w:val="left" w:pos="1152"/>
              </w:tabs>
              <w:spacing w:before="40" w:after="81" w:line="210" w:lineRule="exact"/>
              <w:ind w:left="144" w:right="43"/>
              <w:rPr>
                <w:noProof/>
                <w:color w:val="000000" w:themeColor="text1"/>
                <w:w w:val="100"/>
                <w:sz w:val="17"/>
                <w:szCs w:val="17"/>
              </w:rPr>
            </w:pPr>
          </w:p>
        </w:tc>
      </w:tr>
      <w:tr w:rsidR="00EB4A12" w:rsidRPr="00D635B0" w14:paraId="7FF95EA9" w14:textId="77777777">
        <w:tc>
          <w:tcPr>
            <w:tcW w:w="997" w:type="dxa"/>
            <w:shd w:val="clear" w:color="auto" w:fill="auto"/>
          </w:tcPr>
          <w:p w14:paraId="7C543D78" w14:textId="4A3F1C48" w:rsidR="00EB4A12" w:rsidRPr="00FA32C4" w:rsidRDefault="00EB4A12" w:rsidP="00EB4A12">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FFFFFF" w:fill="FFFFFF" w:themeFill="background1"/>
          </w:tcPr>
          <w:p w14:paraId="46C71FED" w14:textId="722CD157" w:rsidR="00EB4A12" w:rsidRPr="00DE2C8C" w:rsidRDefault="00EB4A12" w:rsidP="00EB4A12">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-3</w:t>
            </w:r>
          </w:p>
        </w:tc>
        <w:tc>
          <w:tcPr>
            <w:tcW w:w="801" w:type="dxa"/>
            <w:shd w:val="clear" w:color="FFFFFF" w:fill="FFFFFF" w:themeFill="background1"/>
          </w:tcPr>
          <w:p w14:paraId="6020A056" w14:textId="23F7F0DA" w:rsidR="00EB4A12" w:rsidRPr="00E21D3D" w:rsidRDefault="00560B7E" w:rsidP="00EB4A12">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5EB3E9E4" w14:textId="7BC7911E" w:rsidR="00EB4A12" w:rsidRPr="00DE2C8C" w:rsidRDefault="00EB4A12" w:rsidP="00EB4A12">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Radio Operator</w:t>
            </w:r>
          </w:p>
        </w:tc>
        <w:tc>
          <w:tcPr>
            <w:tcW w:w="3791" w:type="dxa"/>
            <w:shd w:val="clear" w:color="FFFFFF" w:fill="FFFFFF" w:themeFill="background1"/>
          </w:tcPr>
          <w:p w14:paraId="3720CA30" w14:textId="3217273B" w:rsidR="00EB4A12" w:rsidRPr="00EA1D1D" w:rsidRDefault="00EB4A12" w:rsidP="00EB4A12">
            <w:pPr>
              <w:tabs>
                <w:tab w:val="left" w:pos="288"/>
                <w:tab w:val="left" w:pos="576"/>
                <w:tab w:val="left" w:pos="864"/>
                <w:tab w:val="left" w:pos="1152"/>
              </w:tabs>
              <w:spacing w:before="40" w:after="81" w:line="210" w:lineRule="exact"/>
              <w:ind w:left="144" w:right="43"/>
              <w:rPr>
                <w:noProof/>
                <w:color w:val="000000" w:themeColor="text1"/>
                <w:w w:val="100"/>
                <w:sz w:val="17"/>
                <w:szCs w:val="17"/>
              </w:rPr>
            </w:pPr>
            <w:r w:rsidRPr="00EA1D1D">
              <w:rPr>
                <w:noProof/>
                <w:color w:val="000000" w:themeColor="text1"/>
                <w:w w:val="100"/>
                <w:sz w:val="17"/>
                <w:szCs w:val="17"/>
              </w:rPr>
              <w:t>Abolishment</w:t>
            </w:r>
          </w:p>
        </w:tc>
      </w:tr>
      <w:tr w:rsidR="00117CC4" w:rsidRPr="00D635B0" w14:paraId="7CE3CD43" w14:textId="77777777">
        <w:tc>
          <w:tcPr>
            <w:tcW w:w="997" w:type="dxa"/>
            <w:shd w:val="clear" w:color="auto" w:fill="auto"/>
          </w:tcPr>
          <w:p w14:paraId="3F334A78" w14:textId="77777777" w:rsidR="00117CC4" w:rsidRDefault="00117CC4" w:rsidP="00117CC4">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FA32C4">
              <w:rPr>
                <w:sz w:val="17"/>
              </w:rPr>
              <w:t>Post</w:t>
            </w:r>
          </w:p>
        </w:tc>
        <w:tc>
          <w:tcPr>
            <w:tcW w:w="1258" w:type="dxa"/>
            <w:shd w:val="clear" w:color="FFFFFF" w:fill="FFFFFF" w:themeFill="background1"/>
          </w:tcPr>
          <w:p w14:paraId="2DBCB051" w14:textId="77777777" w:rsidR="00117CC4" w:rsidRDefault="00117CC4" w:rsidP="00117CC4">
            <w:pPr>
              <w:tabs>
                <w:tab w:val="right" w:pos="1216"/>
              </w:tabs>
              <w:spacing w:before="40" w:after="81" w:line="210" w:lineRule="exact"/>
              <w:ind w:left="360" w:right="43"/>
              <w:jc w:val="right"/>
              <w:rPr>
                <w:rFonts w:eastAsia="Calibri"/>
                <w:sz w:val="17"/>
              </w:rPr>
            </w:pPr>
            <w:r w:rsidRPr="00DE2C8C">
              <w:rPr>
                <w:rFonts w:asciiTheme="majorBidi" w:hAnsiTheme="majorBidi" w:cstheme="majorBidi"/>
                <w:color w:val="000000" w:themeColor="text1"/>
                <w:sz w:val="17"/>
                <w:szCs w:val="17"/>
              </w:rPr>
              <w:t>-8</w:t>
            </w:r>
          </w:p>
        </w:tc>
        <w:tc>
          <w:tcPr>
            <w:tcW w:w="801" w:type="dxa"/>
            <w:shd w:val="clear" w:color="FFFFFF" w:fill="FFFFFF" w:themeFill="background1"/>
          </w:tcPr>
          <w:p w14:paraId="3AC4DB48" w14:textId="79DFA153" w:rsidR="00117CC4" w:rsidRDefault="00560B7E" w:rsidP="00117CC4">
            <w:pPr>
              <w:tabs>
                <w:tab w:val="left" w:pos="288"/>
                <w:tab w:val="left" w:pos="576"/>
                <w:tab w:val="left" w:pos="864"/>
                <w:tab w:val="left" w:pos="1152"/>
              </w:tabs>
              <w:spacing w:before="40" w:after="81" w:line="210" w:lineRule="exact"/>
              <w:ind w:left="144" w:right="43"/>
              <w:rPr>
                <w:rFonts w:eastAsia="Calibri"/>
                <w:sz w:val="17"/>
                <w:lang w:val="es-ES"/>
              </w:rPr>
            </w:pPr>
            <w:r>
              <w:rPr>
                <w:rFonts w:asciiTheme="majorBidi" w:hAnsiTheme="majorBidi" w:cstheme="majorBidi"/>
                <w:color w:val="000000" w:themeColor="text1"/>
                <w:sz w:val="17"/>
                <w:szCs w:val="17"/>
              </w:rPr>
              <w:t>LL</w:t>
            </w:r>
          </w:p>
        </w:tc>
        <w:tc>
          <w:tcPr>
            <w:tcW w:w="2995" w:type="dxa"/>
            <w:shd w:val="clear" w:color="FFFFFF" w:fill="FFFFFF" w:themeFill="background1"/>
          </w:tcPr>
          <w:p w14:paraId="2D1D3A6A" w14:textId="77777777" w:rsidR="00117CC4" w:rsidRDefault="00117CC4" w:rsidP="00117CC4">
            <w:pPr>
              <w:tabs>
                <w:tab w:val="left" w:pos="288"/>
                <w:tab w:val="left" w:pos="576"/>
                <w:tab w:val="left" w:pos="864"/>
                <w:tab w:val="left" w:pos="1152"/>
              </w:tabs>
              <w:spacing w:before="40" w:after="81" w:line="210" w:lineRule="exact"/>
              <w:ind w:left="144" w:right="43"/>
              <w:rPr>
                <w:rFonts w:eastAsia="Calibri"/>
                <w:color w:val="000000" w:themeColor="text1"/>
                <w:sz w:val="17"/>
                <w:lang w:val="fr-FR"/>
              </w:rPr>
            </w:pPr>
            <w:r w:rsidRPr="00DE2C8C">
              <w:rPr>
                <w:rFonts w:asciiTheme="majorBidi" w:hAnsiTheme="majorBidi" w:cstheme="majorBidi"/>
                <w:color w:val="000000" w:themeColor="text1"/>
                <w:sz w:val="17"/>
                <w:szCs w:val="17"/>
              </w:rPr>
              <w:t>Field Security Guard</w:t>
            </w:r>
          </w:p>
        </w:tc>
        <w:tc>
          <w:tcPr>
            <w:tcW w:w="3791" w:type="dxa"/>
            <w:shd w:val="clear" w:color="FFFFFF" w:fill="FFFFFF" w:themeFill="background1"/>
          </w:tcPr>
          <w:p w14:paraId="5556C581" w14:textId="77777777" w:rsidR="00117CC4" w:rsidRPr="00EA1D1D" w:rsidRDefault="00117CC4" w:rsidP="00117CC4">
            <w:pPr>
              <w:tabs>
                <w:tab w:val="left" w:pos="288"/>
                <w:tab w:val="left" w:pos="576"/>
                <w:tab w:val="left" w:pos="864"/>
                <w:tab w:val="left" w:pos="1152"/>
              </w:tabs>
              <w:spacing w:before="40" w:after="81" w:line="210" w:lineRule="exact"/>
              <w:ind w:left="144" w:right="43"/>
              <w:rPr>
                <w:rFonts w:eastAsia="Calibri"/>
                <w:sz w:val="17"/>
                <w:szCs w:val="17"/>
              </w:rPr>
            </w:pPr>
            <w:r w:rsidRPr="00EA1D1D">
              <w:rPr>
                <w:noProof/>
                <w:color w:val="000000" w:themeColor="text1"/>
                <w:w w:val="100"/>
                <w:sz w:val="17"/>
                <w:szCs w:val="17"/>
              </w:rPr>
              <w:t>Abolishment</w:t>
            </w:r>
          </w:p>
        </w:tc>
      </w:tr>
      <w:tr w:rsidR="00117CC4" w:rsidRPr="00D635B0" w14:paraId="7EA69404" w14:textId="77777777">
        <w:tc>
          <w:tcPr>
            <w:tcW w:w="997" w:type="dxa"/>
            <w:shd w:val="clear" w:color="auto" w:fill="auto"/>
          </w:tcPr>
          <w:p w14:paraId="4A4676A7" w14:textId="77777777" w:rsidR="00117CC4" w:rsidRDefault="00117CC4" w:rsidP="00117CC4">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FA32C4">
              <w:rPr>
                <w:sz w:val="17"/>
              </w:rPr>
              <w:t>Post</w:t>
            </w:r>
          </w:p>
        </w:tc>
        <w:tc>
          <w:tcPr>
            <w:tcW w:w="1258" w:type="dxa"/>
            <w:shd w:val="clear" w:color="FFFFFF" w:fill="FFFFFF" w:themeFill="background1"/>
          </w:tcPr>
          <w:p w14:paraId="0C42D37E" w14:textId="77777777" w:rsidR="00117CC4" w:rsidRDefault="00117CC4" w:rsidP="00117CC4">
            <w:pPr>
              <w:tabs>
                <w:tab w:val="right" w:pos="1216"/>
              </w:tabs>
              <w:spacing w:before="40" w:after="81" w:line="210" w:lineRule="exact"/>
              <w:ind w:left="360" w:right="43"/>
              <w:jc w:val="right"/>
              <w:rPr>
                <w:rFonts w:eastAsia="Calibri"/>
                <w:sz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7AB82EAF" w14:textId="133CEDF5" w:rsidR="00117CC4" w:rsidRDefault="00560B7E" w:rsidP="00117CC4">
            <w:pPr>
              <w:tabs>
                <w:tab w:val="left" w:pos="288"/>
                <w:tab w:val="left" w:pos="576"/>
                <w:tab w:val="left" w:pos="864"/>
                <w:tab w:val="left" w:pos="1152"/>
              </w:tabs>
              <w:spacing w:before="40" w:after="81" w:line="210" w:lineRule="exact"/>
              <w:ind w:left="144" w:right="43"/>
              <w:rPr>
                <w:rFonts w:eastAsia="Calibri"/>
                <w:sz w:val="17"/>
                <w:lang w:val="es-ES"/>
              </w:rPr>
            </w:pPr>
            <w:r>
              <w:rPr>
                <w:rFonts w:asciiTheme="majorBidi" w:hAnsiTheme="majorBidi" w:cstheme="majorBidi"/>
                <w:color w:val="000000" w:themeColor="text1"/>
                <w:sz w:val="17"/>
                <w:szCs w:val="17"/>
              </w:rPr>
              <w:t>LL</w:t>
            </w:r>
          </w:p>
        </w:tc>
        <w:tc>
          <w:tcPr>
            <w:tcW w:w="2995" w:type="dxa"/>
            <w:shd w:val="clear" w:color="FFFFFF" w:fill="FFFFFF" w:themeFill="background1"/>
          </w:tcPr>
          <w:p w14:paraId="06E3EC55" w14:textId="77777777" w:rsidR="00117CC4" w:rsidRDefault="00117CC4" w:rsidP="00117CC4">
            <w:pPr>
              <w:tabs>
                <w:tab w:val="left" w:pos="288"/>
                <w:tab w:val="left" w:pos="576"/>
                <w:tab w:val="left" w:pos="864"/>
                <w:tab w:val="left" w:pos="1152"/>
              </w:tabs>
              <w:spacing w:before="40" w:after="81" w:line="210" w:lineRule="exact"/>
              <w:ind w:left="144" w:right="43"/>
              <w:rPr>
                <w:rFonts w:eastAsia="Calibri"/>
                <w:color w:val="000000" w:themeColor="text1"/>
                <w:sz w:val="17"/>
                <w:lang w:val="fr-FR"/>
              </w:rPr>
            </w:pPr>
            <w:r w:rsidRPr="00DE2C8C">
              <w:rPr>
                <w:rFonts w:asciiTheme="majorBidi" w:hAnsiTheme="majorBidi" w:cstheme="majorBidi"/>
                <w:color w:val="000000" w:themeColor="text1"/>
                <w:sz w:val="17"/>
                <w:szCs w:val="17"/>
              </w:rPr>
              <w:t>Information Systems Assistant</w:t>
            </w:r>
          </w:p>
        </w:tc>
        <w:tc>
          <w:tcPr>
            <w:tcW w:w="3791" w:type="dxa"/>
            <w:shd w:val="clear" w:color="FFFFFF" w:fill="FFFFFF" w:themeFill="background1"/>
          </w:tcPr>
          <w:p w14:paraId="70EE3CFC" w14:textId="77777777" w:rsidR="00117CC4" w:rsidRPr="00EA1D1D" w:rsidRDefault="00117CC4" w:rsidP="00117CC4">
            <w:pPr>
              <w:tabs>
                <w:tab w:val="left" w:pos="288"/>
                <w:tab w:val="left" w:pos="576"/>
                <w:tab w:val="left" w:pos="864"/>
                <w:tab w:val="left" w:pos="1152"/>
              </w:tabs>
              <w:spacing w:before="40" w:after="81" w:line="210" w:lineRule="exact"/>
              <w:ind w:left="144" w:right="43"/>
              <w:rPr>
                <w:rFonts w:eastAsia="Calibri"/>
                <w:sz w:val="17"/>
                <w:szCs w:val="17"/>
              </w:rPr>
            </w:pPr>
            <w:r w:rsidRPr="00EA1D1D">
              <w:rPr>
                <w:noProof/>
                <w:color w:val="000000" w:themeColor="text1"/>
                <w:w w:val="100"/>
                <w:sz w:val="17"/>
                <w:szCs w:val="17"/>
              </w:rPr>
              <w:t>Abolishment</w:t>
            </w:r>
          </w:p>
        </w:tc>
      </w:tr>
      <w:tr w:rsidR="00117CC4" w:rsidRPr="00D635B0" w14:paraId="7BE2B22A" w14:textId="77777777">
        <w:tc>
          <w:tcPr>
            <w:tcW w:w="997" w:type="dxa"/>
            <w:shd w:val="clear" w:color="auto" w:fill="auto"/>
          </w:tcPr>
          <w:p w14:paraId="5789630D" w14:textId="77777777" w:rsidR="00117CC4" w:rsidRDefault="00117CC4" w:rsidP="00117CC4">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FA32C4">
              <w:rPr>
                <w:sz w:val="17"/>
              </w:rPr>
              <w:t>Post</w:t>
            </w:r>
          </w:p>
        </w:tc>
        <w:tc>
          <w:tcPr>
            <w:tcW w:w="1258" w:type="dxa"/>
            <w:shd w:val="clear" w:color="FFFFFF" w:fill="FFFFFF" w:themeFill="background1"/>
          </w:tcPr>
          <w:p w14:paraId="4CA9BE77" w14:textId="77777777" w:rsidR="00117CC4" w:rsidRDefault="00117CC4" w:rsidP="00117CC4">
            <w:pPr>
              <w:tabs>
                <w:tab w:val="right" w:pos="1216"/>
              </w:tabs>
              <w:spacing w:before="40" w:after="81" w:line="210" w:lineRule="exact"/>
              <w:ind w:left="360" w:right="43"/>
              <w:jc w:val="right"/>
              <w:rPr>
                <w:rFonts w:eastAsia="Calibri"/>
                <w:sz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26FCC5C8" w14:textId="23818CC6" w:rsidR="00117CC4" w:rsidRDefault="00560B7E" w:rsidP="00117CC4">
            <w:pPr>
              <w:tabs>
                <w:tab w:val="left" w:pos="288"/>
                <w:tab w:val="left" w:pos="576"/>
                <w:tab w:val="left" w:pos="864"/>
                <w:tab w:val="left" w:pos="1152"/>
              </w:tabs>
              <w:spacing w:before="40" w:after="81" w:line="210" w:lineRule="exact"/>
              <w:ind w:left="144" w:right="43"/>
              <w:rPr>
                <w:rFonts w:eastAsia="Calibri"/>
                <w:sz w:val="17"/>
                <w:lang w:val="es-ES"/>
              </w:rPr>
            </w:pPr>
            <w:r>
              <w:rPr>
                <w:rFonts w:asciiTheme="majorBidi" w:hAnsiTheme="majorBidi" w:cstheme="majorBidi"/>
                <w:color w:val="000000" w:themeColor="text1"/>
                <w:sz w:val="17"/>
                <w:szCs w:val="17"/>
              </w:rPr>
              <w:t>LL</w:t>
            </w:r>
          </w:p>
        </w:tc>
        <w:tc>
          <w:tcPr>
            <w:tcW w:w="2995" w:type="dxa"/>
            <w:shd w:val="clear" w:color="FFFFFF" w:fill="FFFFFF" w:themeFill="background1"/>
          </w:tcPr>
          <w:p w14:paraId="4A3C485F" w14:textId="77777777" w:rsidR="00117CC4" w:rsidRDefault="00117CC4" w:rsidP="00117CC4">
            <w:pPr>
              <w:tabs>
                <w:tab w:val="left" w:pos="288"/>
                <w:tab w:val="left" w:pos="576"/>
                <w:tab w:val="left" w:pos="864"/>
                <w:tab w:val="left" w:pos="1152"/>
              </w:tabs>
              <w:spacing w:before="40" w:after="81" w:line="210" w:lineRule="exact"/>
              <w:ind w:left="144" w:right="43"/>
              <w:rPr>
                <w:rFonts w:eastAsia="Calibri"/>
                <w:color w:val="000000" w:themeColor="text1"/>
                <w:sz w:val="17"/>
                <w:lang w:val="fr-FR"/>
              </w:rPr>
            </w:pPr>
            <w:r w:rsidRPr="00DE2C8C">
              <w:rPr>
                <w:rFonts w:asciiTheme="majorBidi" w:hAnsiTheme="majorBidi" w:cstheme="majorBidi"/>
                <w:color w:val="000000" w:themeColor="text1"/>
                <w:sz w:val="17"/>
                <w:szCs w:val="17"/>
              </w:rPr>
              <w:t>Driver</w:t>
            </w:r>
          </w:p>
        </w:tc>
        <w:tc>
          <w:tcPr>
            <w:tcW w:w="3791" w:type="dxa"/>
            <w:shd w:val="clear" w:color="FFFFFF" w:fill="FFFFFF" w:themeFill="background1"/>
          </w:tcPr>
          <w:p w14:paraId="05B13FA1" w14:textId="77777777" w:rsidR="00117CC4" w:rsidRPr="00EA1D1D" w:rsidRDefault="00117CC4" w:rsidP="00117CC4">
            <w:pPr>
              <w:tabs>
                <w:tab w:val="left" w:pos="288"/>
                <w:tab w:val="left" w:pos="576"/>
                <w:tab w:val="left" w:pos="864"/>
                <w:tab w:val="left" w:pos="1152"/>
              </w:tabs>
              <w:spacing w:before="40" w:after="81" w:line="210" w:lineRule="exact"/>
              <w:ind w:left="144" w:right="43"/>
              <w:rPr>
                <w:rFonts w:eastAsia="Calibri"/>
                <w:sz w:val="17"/>
                <w:szCs w:val="17"/>
              </w:rPr>
            </w:pPr>
            <w:r w:rsidRPr="00EA1D1D">
              <w:rPr>
                <w:noProof/>
                <w:color w:val="000000" w:themeColor="text1"/>
                <w:w w:val="100"/>
                <w:sz w:val="17"/>
                <w:szCs w:val="17"/>
              </w:rPr>
              <w:t>Abolishment</w:t>
            </w:r>
          </w:p>
        </w:tc>
      </w:tr>
      <w:tr w:rsidR="00117CC4" w:rsidRPr="00D635B0" w14:paraId="24071B18" w14:textId="77777777">
        <w:tc>
          <w:tcPr>
            <w:tcW w:w="997" w:type="dxa"/>
            <w:shd w:val="clear" w:color="auto" w:fill="auto"/>
          </w:tcPr>
          <w:p w14:paraId="42D9FBAE" w14:textId="77777777" w:rsidR="00117CC4" w:rsidRDefault="00117CC4" w:rsidP="00117CC4">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FA32C4">
              <w:rPr>
                <w:sz w:val="17"/>
              </w:rPr>
              <w:t>Post</w:t>
            </w:r>
          </w:p>
        </w:tc>
        <w:tc>
          <w:tcPr>
            <w:tcW w:w="1258" w:type="dxa"/>
            <w:shd w:val="clear" w:color="FFFFFF" w:fill="FFFFFF" w:themeFill="background1"/>
          </w:tcPr>
          <w:p w14:paraId="3F9916F5" w14:textId="77777777" w:rsidR="00117CC4" w:rsidRDefault="00117CC4" w:rsidP="00117CC4">
            <w:pPr>
              <w:tabs>
                <w:tab w:val="right" w:pos="1216"/>
              </w:tabs>
              <w:spacing w:before="40" w:after="81" w:line="210" w:lineRule="exact"/>
              <w:ind w:left="360" w:right="43"/>
              <w:jc w:val="right"/>
              <w:rPr>
                <w:rFonts w:eastAsia="Calibri"/>
                <w:sz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6F127930" w14:textId="3C024752" w:rsidR="00117CC4" w:rsidRDefault="00560B7E" w:rsidP="00117CC4">
            <w:pPr>
              <w:tabs>
                <w:tab w:val="left" w:pos="288"/>
                <w:tab w:val="left" w:pos="576"/>
                <w:tab w:val="left" w:pos="864"/>
                <w:tab w:val="left" w:pos="1152"/>
              </w:tabs>
              <w:spacing w:before="40" w:after="81" w:line="210" w:lineRule="exact"/>
              <w:ind w:left="144" w:right="43"/>
              <w:rPr>
                <w:rFonts w:eastAsia="Calibri"/>
                <w:sz w:val="17"/>
                <w:lang w:val="es-ES"/>
              </w:rPr>
            </w:pPr>
            <w:r>
              <w:rPr>
                <w:rFonts w:asciiTheme="majorBidi" w:hAnsiTheme="majorBidi" w:cstheme="majorBidi"/>
                <w:color w:val="000000" w:themeColor="text1"/>
                <w:sz w:val="17"/>
                <w:szCs w:val="17"/>
              </w:rPr>
              <w:t>LL</w:t>
            </w:r>
          </w:p>
        </w:tc>
        <w:tc>
          <w:tcPr>
            <w:tcW w:w="2995" w:type="dxa"/>
            <w:shd w:val="clear" w:color="FFFFFF" w:fill="FFFFFF" w:themeFill="background1"/>
          </w:tcPr>
          <w:p w14:paraId="32C00B84" w14:textId="77777777" w:rsidR="00117CC4" w:rsidRDefault="00117CC4" w:rsidP="00117CC4">
            <w:pPr>
              <w:tabs>
                <w:tab w:val="left" w:pos="288"/>
                <w:tab w:val="left" w:pos="576"/>
                <w:tab w:val="left" w:pos="864"/>
                <w:tab w:val="left" w:pos="1152"/>
              </w:tabs>
              <w:spacing w:before="40" w:after="81" w:line="210" w:lineRule="exact"/>
              <w:ind w:left="144" w:right="43"/>
              <w:rPr>
                <w:rFonts w:eastAsia="Calibri"/>
                <w:color w:val="000000" w:themeColor="text1"/>
                <w:sz w:val="17"/>
                <w:lang w:val="fr-FR"/>
              </w:rPr>
            </w:pPr>
            <w:r w:rsidRPr="00DE2C8C">
              <w:rPr>
                <w:rFonts w:asciiTheme="majorBidi" w:hAnsiTheme="majorBidi" w:cstheme="majorBidi"/>
                <w:color w:val="000000" w:themeColor="text1"/>
                <w:sz w:val="17"/>
                <w:szCs w:val="17"/>
              </w:rPr>
              <w:t>Field Security Radio Operator</w:t>
            </w:r>
          </w:p>
        </w:tc>
        <w:tc>
          <w:tcPr>
            <w:tcW w:w="3791" w:type="dxa"/>
            <w:shd w:val="clear" w:color="FFFFFF" w:fill="FFFFFF" w:themeFill="background1"/>
          </w:tcPr>
          <w:p w14:paraId="0C86A225" w14:textId="77777777" w:rsidR="00117CC4" w:rsidRPr="00EA1D1D" w:rsidRDefault="00117CC4" w:rsidP="00117CC4">
            <w:pPr>
              <w:tabs>
                <w:tab w:val="left" w:pos="288"/>
                <w:tab w:val="left" w:pos="576"/>
                <w:tab w:val="left" w:pos="864"/>
                <w:tab w:val="left" w:pos="1152"/>
              </w:tabs>
              <w:spacing w:before="40" w:after="81" w:line="210" w:lineRule="exact"/>
              <w:ind w:left="144" w:right="43"/>
              <w:rPr>
                <w:rFonts w:eastAsia="Calibri"/>
                <w:sz w:val="17"/>
                <w:szCs w:val="17"/>
              </w:rPr>
            </w:pPr>
            <w:r w:rsidRPr="00EA1D1D">
              <w:rPr>
                <w:rFonts w:asciiTheme="majorBidi" w:hAnsiTheme="majorBidi" w:cstheme="majorBidi"/>
                <w:color w:val="000000" w:themeColor="text1"/>
                <w:sz w:val="17"/>
                <w:szCs w:val="17"/>
              </w:rPr>
              <w:t>Redeployment to Security Section</w:t>
            </w:r>
          </w:p>
        </w:tc>
      </w:tr>
      <w:tr w:rsidR="008238A0" w:rsidRPr="00D635B0" w14:paraId="4C4FB0F8" w14:textId="77777777">
        <w:tc>
          <w:tcPr>
            <w:tcW w:w="997" w:type="dxa"/>
            <w:shd w:val="clear" w:color="auto" w:fill="auto"/>
          </w:tcPr>
          <w:p w14:paraId="2949EAA7" w14:textId="33B1DA45" w:rsidR="008238A0" w:rsidRPr="00FA32C4" w:rsidRDefault="008238A0" w:rsidP="008238A0">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FFFFFF" w:fill="FFFFFF" w:themeFill="background1"/>
          </w:tcPr>
          <w:p w14:paraId="13BBD8FE" w14:textId="490F4F0D" w:rsidR="008238A0" w:rsidRPr="00DE2C8C" w:rsidRDefault="008238A0" w:rsidP="008238A0">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-2</w:t>
            </w:r>
          </w:p>
        </w:tc>
        <w:tc>
          <w:tcPr>
            <w:tcW w:w="801" w:type="dxa"/>
            <w:shd w:val="clear" w:color="FFFFFF" w:fill="FFFFFF" w:themeFill="background1"/>
          </w:tcPr>
          <w:p w14:paraId="28805753" w14:textId="6B587239" w:rsidR="008238A0" w:rsidRPr="00E21D3D" w:rsidRDefault="008238A0" w:rsidP="008238A0">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LL</w:t>
            </w:r>
          </w:p>
        </w:tc>
        <w:tc>
          <w:tcPr>
            <w:tcW w:w="2995" w:type="dxa"/>
            <w:shd w:val="clear" w:color="FFFFFF" w:fill="FFFFFF" w:themeFill="background1"/>
          </w:tcPr>
          <w:p w14:paraId="5EA2D6D4" w14:textId="3B22E001" w:rsidR="008238A0" w:rsidRPr="00DE2C8C" w:rsidRDefault="008238A0" w:rsidP="008238A0">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Political Affairs Assistant</w:t>
            </w:r>
          </w:p>
        </w:tc>
        <w:tc>
          <w:tcPr>
            <w:tcW w:w="3791" w:type="dxa"/>
            <w:shd w:val="clear" w:color="FFFFFF" w:fill="FFFFFF" w:themeFill="background1"/>
          </w:tcPr>
          <w:p w14:paraId="28186E64" w14:textId="07E31DFF" w:rsidR="008238A0" w:rsidRPr="00EA1D1D" w:rsidRDefault="00AD434A" w:rsidP="008238A0">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EA1D1D">
              <w:rPr>
                <w:rFonts w:asciiTheme="majorBidi" w:hAnsiTheme="majorBidi" w:cstheme="majorBidi"/>
                <w:color w:val="000000" w:themeColor="text1"/>
                <w:sz w:val="17"/>
                <w:szCs w:val="17"/>
              </w:rPr>
              <w:t>Redeployment</w:t>
            </w:r>
            <w:r w:rsidRPr="00EA1D1D">
              <w:rPr>
                <w:noProof/>
                <w:color w:val="000000" w:themeColor="text1"/>
                <w:w w:val="100"/>
                <w:sz w:val="17"/>
                <w:szCs w:val="17"/>
              </w:rPr>
              <w:t xml:space="preserve"> to Mazar field office</w:t>
            </w:r>
          </w:p>
        </w:tc>
      </w:tr>
      <w:tr w:rsidR="00117CC4" w:rsidRPr="00D635B0" w14:paraId="5C9E19FA" w14:textId="77777777">
        <w:tc>
          <w:tcPr>
            <w:tcW w:w="997" w:type="dxa"/>
            <w:shd w:val="clear" w:color="auto" w:fill="auto"/>
          </w:tcPr>
          <w:p w14:paraId="32C8D17A" w14:textId="77777777" w:rsidR="00117CC4" w:rsidRDefault="00117CC4" w:rsidP="00117CC4">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FA32C4">
              <w:rPr>
                <w:sz w:val="17"/>
              </w:rPr>
              <w:t>Post</w:t>
            </w:r>
          </w:p>
        </w:tc>
        <w:tc>
          <w:tcPr>
            <w:tcW w:w="1258" w:type="dxa"/>
            <w:shd w:val="clear" w:color="FFFFFF" w:fill="FFFFFF" w:themeFill="background1"/>
          </w:tcPr>
          <w:p w14:paraId="5D19118E" w14:textId="77777777" w:rsidR="00117CC4" w:rsidRDefault="00117CC4" w:rsidP="00117CC4">
            <w:pPr>
              <w:tabs>
                <w:tab w:val="right" w:pos="1216"/>
              </w:tabs>
              <w:spacing w:before="40" w:after="81" w:line="210" w:lineRule="exact"/>
              <w:ind w:left="360" w:right="43"/>
              <w:jc w:val="right"/>
              <w:rPr>
                <w:rFonts w:eastAsia="Calibri"/>
                <w:sz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25C3656E" w14:textId="3E76E1E4" w:rsidR="00117CC4" w:rsidRDefault="00560B7E" w:rsidP="00117CC4">
            <w:pPr>
              <w:tabs>
                <w:tab w:val="left" w:pos="288"/>
                <w:tab w:val="left" w:pos="576"/>
                <w:tab w:val="left" w:pos="864"/>
                <w:tab w:val="left" w:pos="1152"/>
              </w:tabs>
              <w:spacing w:before="40" w:after="81" w:line="210" w:lineRule="exact"/>
              <w:ind w:left="144" w:right="43"/>
              <w:rPr>
                <w:rFonts w:eastAsia="Calibri"/>
                <w:sz w:val="17"/>
                <w:lang w:val="es-ES"/>
              </w:rPr>
            </w:pPr>
            <w:r>
              <w:rPr>
                <w:rFonts w:asciiTheme="majorBidi" w:hAnsiTheme="majorBidi" w:cstheme="majorBidi"/>
                <w:color w:val="000000" w:themeColor="text1"/>
                <w:sz w:val="17"/>
                <w:szCs w:val="17"/>
              </w:rPr>
              <w:t>LL</w:t>
            </w:r>
          </w:p>
        </w:tc>
        <w:tc>
          <w:tcPr>
            <w:tcW w:w="2995" w:type="dxa"/>
            <w:shd w:val="clear" w:color="FFFFFF" w:fill="FFFFFF" w:themeFill="background1"/>
          </w:tcPr>
          <w:p w14:paraId="5416F591" w14:textId="77777777" w:rsidR="00117CC4" w:rsidRDefault="00117CC4" w:rsidP="00117CC4">
            <w:pPr>
              <w:tabs>
                <w:tab w:val="left" w:pos="288"/>
                <w:tab w:val="left" w:pos="576"/>
                <w:tab w:val="left" w:pos="864"/>
                <w:tab w:val="left" w:pos="1152"/>
              </w:tabs>
              <w:spacing w:before="40" w:after="81" w:line="210" w:lineRule="exact"/>
              <w:ind w:left="144" w:right="43"/>
              <w:rPr>
                <w:rFonts w:eastAsia="Calibri"/>
                <w:color w:val="000000" w:themeColor="text1"/>
                <w:sz w:val="17"/>
                <w:lang w:val="fr-FR"/>
              </w:rPr>
            </w:pPr>
            <w:r w:rsidRPr="00DE2C8C">
              <w:rPr>
                <w:rFonts w:asciiTheme="majorBidi" w:hAnsiTheme="majorBidi" w:cstheme="majorBidi"/>
                <w:color w:val="000000" w:themeColor="text1"/>
                <w:sz w:val="17"/>
                <w:szCs w:val="17"/>
              </w:rPr>
              <w:t>Administrative Assistant</w:t>
            </w:r>
          </w:p>
        </w:tc>
        <w:tc>
          <w:tcPr>
            <w:tcW w:w="3791" w:type="dxa"/>
            <w:shd w:val="clear" w:color="FFFFFF" w:fill="FFFFFF" w:themeFill="background1"/>
          </w:tcPr>
          <w:p w14:paraId="0FD795E5" w14:textId="77777777" w:rsidR="00117CC4" w:rsidRPr="00EA1D1D" w:rsidRDefault="00117CC4" w:rsidP="00117CC4">
            <w:pPr>
              <w:tabs>
                <w:tab w:val="left" w:pos="288"/>
                <w:tab w:val="left" w:pos="576"/>
                <w:tab w:val="left" w:pos="864"/>
                <w:tab w:val="left" w:pos="1152"/>
              </w:tabs>
              <w:spacing w:before="40" w:after="81" w:line="210" w:lineRule="exact"/>
              <w:ind w:left="144" w:right="43"/>
              <w:rPr>
                <w:rFonts w:eastAsia="Calibri"/>
                <w:sz w:val="17"/>
                <w:szCs w:val="17"/>
              </w:rPr>
            </w:pPr>
            <w:r w:rsidRPr="00EA1D1D">
              <w:rPr>
                <w:noProof/>
                <w:color w:val="000000" w:themeColor="text1"/>
                <w:w w:val="100"/>
                <w:sz w:val="17"/>
                <w:szCs w:val="17"/>
              </w:rPr>
              <w:t>Reassignment to Human Resources Section</w:t>
            </w:r>
          </w:p>
        </w:tc>
      </w:tr>
      <w:tr w:rsidR="00AD434A" w:rsidRPr="00D635B0" w14:paraId="6237A7AA" w14:textId="77777777">
        <w:tc>
          <w:tcPr>
            <w:tcW w:w="997" w:type="dxa"/>
            <w:shd w:val="clear" w:color="auto" w:fill="auto"/>
          </w:tcPr>
          <w:p w14:paraId="64337BFF" w14:textId="4689615D" w:rsidR="00AD434A" w:rsidRPr="00FA32C4" w:rsidRDefault="00AD434A" w:rsidP="00AD434A">
            <w:pPr>
              <w:keepNext/>
              <w:keepLines/>
              <w:tabs>
                <w:tab w:val="left" w:pos="288"/>
                <w:tab w:val="left" w:pos="576"/>
                <w:tab w:val="left" w:pos="864"/>
                <w:tab w:val="left" w:pos="1152"/>
              </w:tabs>
              <w:spacing w:before="40" w:after="40" w:line="200" w:lineRule="exact"/>
              <w:ind w:right="43"/>
              <w:rPr>
                <w:sz w:val="17"/>
              </w:rPr>
            </w:pPr>
            <w:r w:rsidRPr="00FA32C4">
              <w:rPr>
                <w:sz w:val="17"/>
              </w:rPr>
              <w:t>Post</w:t>
            </w:r>
          </w:p>
        </w:tc>
        <w:tc>
          <w:tcPr>
            <w:tcW w:w="1258" w:type="dxa"/>
            <w:shd w:val="clear" w:color="FFFFFF" w:fill="FFFFFF" w:themeFill="background1"/>
          </w:tcPr>
          <w:p w14:paraId="2628C9E5" w14:textId="1F68F6D1" w:rsidR="00AD434A" w:rsidRPr="00DE2C8C" w:rsidRDefault="00AD434A" w:rsidP="00AD434A">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05D60B05" w14:textId="18D17516" w:rsidR="00AD434A" w:rsidRDefault="00AD434A" w:rsidP="00AD434A">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7F717476" w14:textId="36859992" w:rsidR="00AD434A" w:rsidRPr="00DE2C8C" w:rsidRDefault="00AD434A" w:rsidP="00AD434A">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Assistant</w:t>
            </w:r>
          </w:p>
        </w:tc>
        <w:tc>
          <w:tcPr>
            <w:tcW w:w="3791" w:type="dxa"/>
            <w:shd w:val="clear" w:color="FFFFFF" w:fill="FFFFFF" w:themeFill="background1"/>
          </w:tcPr>
          <w:p w14:paraId="3E8DD52B" w14:textId="1A90329D" w:rsidR="00AD434A" w:rsidRPr="00EA1D1D" w:rsidRDefault="00AD434A" w:rsidP="00AD434A">
            <w:pPr>
              <w:tabs>
                <w:tab w:val="left" w:pos="288"/>
                <w:tab w:val="left" w:pos="576"/>
                <w:tab w:val="left" w:pos="864"/>
                <w:tab w:val="left" w:pos="1152"/>
              </w:tabs>
              <w:spacing w:before="40" w:after="81" w:line="210" w:lineRule="exact"/>
              <w:ind w:left="144" w:right="43"/>
              <w:rPr>
                <w:noProof/>
                <w:color w:val="000000" w:themeColor="text1"/>
                <w:w w:val="100"/>
                <w:sz w:val="17"/>
                <w:szCs w:val="17"/>
              </w:rPr>
            </w:pPr>
            <w:r w:rsidRPr="00EA1D1D">
              <w:rPr>
                <w:rFonts w:asciiTheme="majorBidi" w:hAnsiTheme="majorBidi" w:cstheme="majorBidi"/>
                <w:color w:val="000000" w:themeColor="text1"/>
                <w:sz w:val="17"/>
                <w:szCs w:val="17"/>
              </w:rPr>
              <w:t>Redeployment</w:t>
            </w:r>
            <w:r w:rsidRPr="00EA1D1D">
              <w:rPr>
                <w:noProof/>
                <w:color w:val="000000" w:themeColor="text1"/>
                <w:w w:val="100"/>
                <w:sz w:val="17"/>
                <w:szCs w:val="17"/>
              </w:rPr>
              <w:t xml:space="preserve"> to </w:t>
            </w:r>
            <w:r>
              <w:rPr>
                <w:noProof/>
                <w:color w:val="000000" w:themeColor="text1"/>
                <w:w w:val="100"/>
                <w:sz w:val="17"/>
                <w:szCs w:val="17"/>
              </w:rPr>
              <w:t>Kunduz</w:t>
            </w:r>
            <w:r w:rsidRPr="00EA1D1D">
              <w:rPr>
                <w:noProof/>
                <w:color w:val="000000" w:themeColor="text1"/>
                <w:w w:val="100"/>
                <w:sz w:val="17"/>
                <w:szCs w:val="17"/>
              </w:rPr>
              <w:t xml:space="preserve"> field office</w:t>
            </w:r>
          </w:p>
        </w:tc>
      </w:tr>
      <w:tr w:rsidR="00AD434A" w:rsidRPr="00D635B0" w14:paraId="7BBDA010" w14:textId="77777777">
        <w:tc>
          <w:tcPr>
            <w:tcW w:w="997" w:type="dxa"/>
            <w:shd w:val="clear" w:color="auto" w:fill="auto"/>
          </w:tcPr>
          <w:p w14:paraId="3B7BA96E" w14:textId="77777777" w:rsidR="00AD434A" w:rsidRDefault="00AD434A" w:rsidP="00AD434A">
            <w:pPr>
              <w:keepNext/>
              <w:keepLines/>
              <w:tabs>
                <w:tab w:val="left" w:pos="288"/>
                <w:tab w:val="left" w:pos="576"/>
                <w:tab w:val="left" w:pos="864"/>
                <w:tab w:val="left" w:pos="1152"/>
              </w:tabs>
              <w:spacing w:before="40" w:after="40" w:line="200" w:lineRule="exact"/>
              <w:ind w:right="43"/>
              <w:rPr>
                <w:rFonts w:eastAsia="Calibri"/>
                <w:color w:val="000000" w:themeColor="text1"/>
                <w:sz w:val="17"/>
              </w:rPr>
            </w:pPr>
            <w:r w:rsidRPr="00FA32C4">
              <w:rPr>
                <w:sz w:val="17"/>
              </w:rPr>
              <w:t>Pos</w:t>
            </w:r>
            <w:r>
              <w:rPr>
                <w:sz w:val="17"/>
              </w:rPr>
              <w:t>i</w:t>
            </w:r>
            <w:r w:rsidRPr="00FA32C4">
              <w:rPr>
                <w:sz w:val="17"/>
              </w:rPr>
              <w:t>t</w:t>
            </w:r>
            <w:r>
              <w:rPr>
                <w:sz w:val="17"/>
              </w:rPr>
              <w:t>ion</w:t>
            </w:r>
          </w:p>
        </w:tc>
        <w:tc>
          <w:tcPr>
            <w:tcW w:w="1258" w:type="dxa"/>
            <w:shd w:val="clear" w:color="FFFFFF" w:fill="FFFFFF" w:themeFill="background1"/>
          </w:tcPr>
          <w:p w14:paraId="121FB482" w14:textId="77777777" w:rsidR="00AD434A" w:rsidRDefault="00AD434A" w:rsidP="00AD434A">
            <w:pPr>
              <w:tabs>
                <w:tab w:val="right" w:pos="1216"/>
              </w:tabs>
              <w:spacing w:before="40" w:after="81" w:line="210" w:lineRule="exact"/>
              <w:ind w:left="360" w:right="43"/>
              <w:jc w:val="right"/>
              <w:rPr>
                <w:rFonts w:eastAsia="Calibri"/>
                <w:sz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655CA702" w14:textId="7DEF6F1E" w:rsidR="00AD434A" w:rsidRDefault="00AD434A" w:rsidP="00AD434A">
            <w:pPr>
              <w:tabs>
                <w:tab w:val="left" w:pos="288"/>
                <w:tab w:val="left" w:pos="576"/>
                <w:tab w:val="left" w:pos="864"/>
                <w:tab w:val="left" w:pos="1152"/>
              </w:tabs>
              <w:spacing w:before="40" w:after="81" w:line="210" w:lineRule="exact"/>
              <w:ind w:left="144" w:right="43"/>
              <w:rPr>
                <w:rFonts w:eastAsia="Calibri"/>
                <w:sz w:val="17"/>
                <w:lang w:val="es-ES"/>
              </w:rPr>
            </w:pPr>
            <w:r>
              <w:rPr>
                <w:rFonts w:asciiTheme="majorBidi" w:hAnsiTheme="majorBidi" w:cstheme="majorBidi"/>
                <w:color w:val="000000" w:themeColor="text1"/>
                <w:sz w:val="17"/>
                <w:szCs w:val="17"/>
              </w:rPr>
              <w:t>n</w:t>
            </w:r>
            <w:r w:rsidRPr="00DE2C8C">
              <w:rPr>
                <w:rFonts w:asciiTheme="majorBidi" w:hAnsiTheme="majorBidi" w:cstheme="majorBidi"/>
                <w:color w:val="000000" w:themeColor="text1"/>
                <w:sz w:val="17"/>
                <w:szCs w:val="17"/>
              </w:rPr>
              <w:t>UNV</w:t>
            </w:r>
          </w:p>
        </w:tc>
        <w:tc>
          <w:tcPr>
            <w:tcW w:w="2995" w:type="dxa"/>
            <w:shd w:val="clear" w:color="FFFFFF" w:fill="FFFFFF" w:themeFill="background1"/>
          </w:tcPr>
          <w:p w14:paraId="2E7FD204" w14:textId="77777777" w:rsidR="00AD434A"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lang w:val="fr-FR"/>
              </w:rPr>
            </w:pPr>
            <w:r w:rsidRPr="00DE2C8C">
              <w:rPr>
                <w:rFonts w:asciiTheme="majorBidi" w:hAnsiTheme="majorBidi" w:cstheme="majorBidi"/>
                <w:color w:val="000000" w:themeColor="text1"/>
                <w:sz w:val="17"/>
                <w:szCs w:val="17"/>
              </w:rPr>
              <w:t xml:space="preserve">Associate </w:t>
            </w:r>
            <w:r w:rsidRPr="00DE2C8C">
              <w:rPr>
                <w:noProof/>
                <w:color w:val="000000" w:themeColor="text1"/>
                <w:w w:val="100"/>
                <w:sz w:val="16"/>
                <w:szCs w:val="16"/>
              </w:rPr>
              <w:t>Political Affairs Officer</w:t>
            </w:r>
          </w:p>
        </w:tc>
        <w:tc>
          <w:tcPr>
            <w:tcW w:w="3791" w:type="dxa"/>
            <w:shd w:val="clear" w:color="FFFFFF" w:fill="FFFFFF" w:themeFill="background1"/>
          </w:tcPr>
          <w:p w14:paraId="78A8B892" w14:textId="77777777" w:rsidR="00AD434A" w:rsidRPr="00EA1D1D" w:rsidRDefault="00AD434A" w:rsidP="00AD434A">
            <w:pPr>
              <w:tabs>
                <w:tab w:val="left" w:pos="288"/>
                <w:tab w:val="left" w:pos="576"/>
                <w:tab w:val="left" w:pos="864"/>
                <w:tab w:val="left" w:pos="1152"/>
              </w:tabs>
              <w:spacing w:before="40" w:after="81" w:line="210" w:lineRule="exact"/>
              <w:ind w:left="144" w:right="43"/>
              <w:rPr>
                <w:rFonts w:eastAsia="Calibri"/>
                <w:sz w:val="17"/>
                <w:szCs w:val="17"/>
              </w:rPr>
            </w:pPr>
            <w:r w:rsidRPr="00EA1D1D">
              <w:rPr>
                <w:noProof/>
                <w:color w:val="000000" w:themeColor="text1"/>
                <w:w w:val="100"/>
                <w:sz w:val="17"/>
                <w:szCs w:val="17"/>
              </w:rPr>
              <w:t xml:space="preserve">Reassignment to </w:t>
            </w:r>
            <w:r w:rsidRPr="00EA1D1D">
              <w:rPr>
                <w:rFonts w:eastAsia="Calibri"/>
                <w:color w:val="000000" w:themeColor="text1"/>
                <w:sz w:val="17"/>
                <w:szCs w:val="17"/>
              </w:rPr>
              <w:t>Kunduz field office</w:t>
            </w:r>
          </w:p>
        </w:tc>
      </w:tr>
      <w:tr w:rsidR="00AD434A" w:rsidRPr="00D635B0" w14:paraId="50DD65AD" w14:textId="77777777">
        <w:tc>
          <w:tcPr>
            <w:tcW w:w="997" w:type="dxa"/>
            <w:tcBorders>
              <w:top w:val="single" w:sz="4" w:space="0" w:color="auto"/>
              <w:bottom w:val="single" w:sz="4" w:space="0" w:color="auto"/>
            </w:tcBorders>
            <w:shd w:val="clear" w:color="auto" w:fill="auto"/>
          </w:tcPr>
          <w:p w14:paraId="34B27CBA" w14:textId="77777777" w:rsidR="00AD434A" w:rsidRDefault="00AD434A" w:rsidP="00AD434A">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3E67A93D" w14:textId="7F0118EC" w:rsidR="00AD434A" w:rsidRPr="003D05C7" w:rsidRDefault="00AD434A" w:rsidP="00AD434A">
            <w:pPr>
              <w:tabs>
                <w:tab w:val="right" w:pos="1216"/>
              </w:tabs>
              <w:spacing w:before="40" w:after="81" w:line="210" w:lineRule="exact"/>
              <w:ind w:left="360" w:right="43"/>
              <w:jc w:val="right"/>
              <w:rPr>
                <w:rFonts w:eastAsia="Calibri"/>
                <w:b/>
                <w:bCs/>
                <w:sz w:val="17"/>
              </w:rPr>
            </w:pPr>
            <w:r w:rsidRPr="003D05C7">
              <w:rPr>
                <w:rFonts w:eastAsia="Calibri"/>
                <w:b/>
                <w:bCs/>
                <w:sz w:val="17"/>
              </w:rPr>
              <w:t>-24</w:t>
            </w:r>
          </w:p>
        </w:tc>
        <w:tc>
          <w:tcPr>
            <w:tcW w:w="801" w:type="dxa"/>
            <w:tcBorders>
              <w:top w:val="single" w:sz="4" w:space="0" w:color="auto"/>
              <w:bottom w:val="single" w:sz="4" w:space="0" w:color="auto"/>
            </w:tcBorders>
            <w:shd w:val="clear" w:color="FFFFFF" w:fill="FFFFFF" w:themeFill="background1"/>
          </w:tcPr>
          <w:p w14:paraId="29D44F72" w14:textId="77777777" w:rsidR="00AD434A" w:rsidRDefault="00AD434A" w:rsidP="00AD434A">
            <w:pPr>
              <w:tabs>
                <w:tab w:val="left" w:pos="288"/>
                <w:tab w:val="left" w:pos="576"/>
                <w:tab w:val="left" w:pos="864"/>
                <w:tab w:val="left" w:pos="1152"/>
              </w:tabs>
              <w:spacing w:before="40" w:after="81" w:line="210" w:lineRule="exact"/>
              <w:ind w:left="144" w:right="43"/>
              <w:rPr>
                <w:rFonts w:eastAsia="Calibri"/>
                <w:sz w:val="17"/>
                <w:lang w:val="es-ES"/>
              </w:rPr>
            </w:pPr>
          </w:p>
        </w:tc>
        <w:tc>
          <w:tcPr>
            <w:tcW w:w="2995" w:type="dxa"/>
            <w:tcBorders>
              <w:top w:val="single" w:sz="4" w:space="0" w:color="auto"/>
              <w:bottom w:val="single" w:sz="4" w:space="0" w:color="auto"/>
            </w:tcBorders>
            <w:shd w:val="clear" w:color="FFFFFF" w:fill="FFFFFF" w:themeFill="background1"/>
          </w:tcPr>
          <w:p w14:paraId="50F88A6D" w14:textId="77777777" w:rsidR="00AD434A"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lang w:val="fr-FR"/>
              </w:rPr>
            </w:pPr>
          </w:p>
        </w:tc>
        <w:tc>
          <w:tcPr>
            <w:tcW w:w="3791" w:type="dxa"/>
            <w:tcBorders>
              <w:top w:val="single" w:sz="4" w:space="0" w:color="auto"/>
              <w:bottom w:val="single" w:sz="4" w:space="0" w:color="auto"/>
            </w:tcBorders>
            <w:shd w:val="clear" w:color="FFFFFF" w:fill="FFFFFF" w:themeFill="background1"/>
          </w:tcPr>
          <w:p w14:paraId="69E35269" w14:textId="77777777" w:rsidR="00AD434A" w:rsidRDefault="00AD434A" w:rsidP="00AD434A">
            <w:pPr>
              <w:tabs>
                <w:tab w:val="left" w:pos="288"/>
                <w:tab w:val="left" w:pos="576"/>
                <w:tab w:val="left" w:pos="864"/>
                <w:tab w:val="left" w:pos="1152"/>
              </w:tabs>
              <w:spacing w:before="40" w:after="81" w:line="210" w:lineRule="exact"/>
              <w:ind w:left="144" w:right="43"/>
              <w:rPr>
                <w:rFonts w:eastAsia="Calibri"/>
                <w:sz w:val="17"/>
              </w:rPr>
            </w:pPr>
          </w:p>
        </w:tc>
      </w:tr>
      <w:tr w:rsidR="00AD434A" w:rsidRPr="00FB48BB" w14:paraId="096D656D" w14:textId="77777777">
        <w:tc>
          <w:tcPr>
            <w:tcW w:w="9842" w:type="dxa"/>
            <w:gridSpan w:val="5"/>
            <w:tcBorders>
              <w:top w:val="single" w:sz="4" w:space="0" w:color="auto"/>
            </w:tcBorders>
            <w:shd w:val="clear" w:color="auto" w:fill="auto"/>
          </w:tcPr>
          <w:p w14:paraId="58928E64" w14:textId="77777777" w:rsidR="00AD434A" w:rsidRPr="00FB48BB" w:rsidRDefault="00AD434A" w:rsidP="00AD434A">
            <w:pPr>
              <w:tabs>
                <w:tab w:val="left" w:pos="288"/>
                <w:tab w:val="left" w:pos="576"/>
                <w:tab w:val="left" w:pos="864"/>
                <w:tab w:val="left" w:pos="1152"/>
              </w:tabs>
              <w:spacing w:before="40" w:after="81" w:line="210" w:lineRule="exact"/>
              <w:ind w:right="43"/>
              <w:rPr>
                <w:rFonts w:eastAsia="Calibri"/>
                <w:b/>
                <w:bCs/>
                <w:color w:val="000000" w:themeColor="text1"/>
                <w:sz w:val="17"/>
              </w:rPr>
            </w:pPr>
            <w:r>
              <w:rPr>
                <w:rFonts w:eastAsia="Calibri"/>
                <w:b/>
                <w:bCs/>
                <w:color w:val="000000" w:themeColor="text1"/>
                <w:sz w:val="17"/>
              </w:rPr>
              <w:t>Kunduz</w:t>
            </w:r>
          </w:p>
        </w:tc>
      </w:tr>
      <w:tr w:rsidR="00AD434A" w:rsidRPr="00D635B0" w14:paraId="369BD7A7" w14:textId="77777777">
        <w:tc>
          <w:tcPr>
            <w:tcW w:w="997" w:type="dxa"/>
            <w:shd w:val="clear" w:color="auto" w:fill="auto"/>
          </w:tcPr>
          <w:p w14:paraId="503F95F8" w14:textId="71E52FAA" w:rsidR="00AD434A" w:rsidRPr="008C5D7B" w:rsidRDefault="00AD434A" w:rsidP="00AD434A">
            <w:pPr>
              <w:keepNext/>
              <w:keepLines/>
              <w:tabs>
                <w:tab w:val="left" w:pos="288"/>
                <w:tab w:val="left" w:pos="576"/>
                <w:tab w:val="left" w:pos="864"/>
                <w:tab w:val="left" w:pos="1152"/>
              </w:tabs>
              <w:spacing w:before="40" w:after="40" w:line="200" w:lineRule="exact"/>
              <w:ind w:right="43"/>
              <w:rPr>
                <w:sz w:val="17"/>
              </w:rPr>
            </w:pPr>
            <w:r w:rsidRPr="008C5D7B">
              <w:rPr>
                <w:sz w:val="17"/>
              </w:rPr>
              <w:lastRenderedPageBreak/>
              <w:t>Post</w:t>
            </w:r>
          </w:p>
        </w:tc>
        <w:tc>
          <w:tcPr>
            <w:tcW w:w="1258" w:type="dxa"/>
            <w:shd w:val="clear" w:color="FFFFFF" w:fill="FFFFFF" w:themeFill="background1"/>
          </w:tcPr>
          <w:p w14:paraId="326923E3" w14:textId="0062834C" w:rsidR="00AD434A" w:rsidRPr="00DE2C8C" w:rsidRDefault="00AD434A" w:rsidP="00AD434A">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0692784F" w14:textId="5E53BBDF" w:rsidR="00AD434A" w:rsidRPr="00DE2C8C" w:rsidRDefault="00AD434A" w:rsidP="00AD434A">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NPO</w:t>
            </w:r>
          </w:p>
        </w:tc>
        <w:tc>
          <w:tcPr>
            <w:tcW w:w="2995" w:type="dxa"/>
            <w:shd w:val="clear" w:color="FFFFFF" w:fill="FFFFFF" w:themeFill="background1"/>
          </w:tcPr>
          <w:p w14:paraId="3C1E350F" w14:textId="4D5B3BDE" w:rsidR="00AD434A" w:rsidRPr="00DE2C8C" w:rsidRDefault="00AD434A" w:rsidP="00AD434A">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Assistant Security Officer</w:t>
            </w:r>
          </w:p>
        </w:tc>
        <w:tc>
          <w:tcPr>
            <w:tcW w:w="3791" w:type="dxa"/>
            <w:shd w:val="clear" w:color="FFFFFF" w:fill="FFFFFF" w:themeFill="background1"/>
          </w:tcPr>
          <w:p w14:paraId="6DE6496D" w14:textId="7A43F64D" w:rsidR="00AD434A" w:rsidRPr="00DE2C8C" w:rsidRDefault="00AD434A" w:rsidP="00AD434A">
            <w:pPr>
              <w:tabs>
                <w:tab w:val="left" w:pos="288"/>
                <w:tab w:val="left" w:pos="576"/>
                <w:tab w:val="left" w:pos="864"/>
                <w:tab w:val="left" w:pos="1152"/>
              </w:tabs>
              <w:spacing w:before="40" w:after="81" w:line="210" w:lineRule="exact"/>
              <w:ind w:left="144" w:right="43"/>
              <w:rPr>
                <w:noProof/>
                <w:color w:val="000000" w:themeColor="text1"/>
                <w:w w:val="100"/>
                <w:sz w:val="16"/>
                <w:szCs w:val="16"/>
              </w:rPr>
            </w:pPr>
            <w:r w:rsidRPr="00DE2C8C">
              <w:rPr>
                <w:noProof/>
                <w:color w:val="000000" w:themeColor="text1"/>
                <w:w w:val="100"/>
                <w:sz w:val="16"/>
                <w:szCs w:val="16"/>
                <w:highlight w:val="yellow"/>
              </w:rPr>
              <mc:AlternateContent>
                <mc:Choice Requires="wps">
                  <w:drawing>
                    <wp:anchor distT="0" distB="0" distL="114300" distR="114300" simplePos="0" relativeHeight="251658367" behindDoc="0" locked="0" layoutInCell="1" allowOverlap="1" wp14:anchorId="6E689931" wp14:editId="08AA5867">
                      <wp:simplePos x="0" y="0"/>
                      <wp:positionH relativeFrom="column">
                        <wp:posOffset>780719</wp:posOffset>
                      </wp:positionH>
                      <wp:positionV relativeFrom="paragraph">
                        <wp:posOffset>-15976</wp:posOffset>
                      </wp:positionV>
                      <wp:extent cx="45719" cy="409575"/>
                      <wp:effectExtent l="0" t="0" r="12065" b="28575"/>
                      <wp:wrapNone/>
                      <wp:docPr id="1928500598" name="Right Brace 1928500598"/>
                      <wp:cNvGraphicFramePr/>
                      <a:graphic xmlns:a="http://schemas.openxmlformats.org/drawingml/2006/main">
                        <a:graphicData uri="http://schemas.microsoft.com/office/word/2010/wordprocessingShape">
                          <wps:wsp>
                            <wps:cNvSpPr/>
                            <wps:spPr>
                              <a:xfrm>
                                <a:off x="0" y="0"/>
                                <a:ext cx="45719" cy="409575"/>
                              </a:xfrm>
                              <a:prstGeom prst="rightBrace">
                                <a:avLst>
                                  <a:gd name="adj1" fmla="val 29080"/>
                                  <a:gd name="adj2" fmla="val 4843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4AEE7" id="Right Brace 1928500598" o:spid="_x0000_s1026" type="#_x0000_t88" style="position:absolute;margin-left:61.45pt;margin-top:-1.25pt;width:3.6pt;height:32.25pt;z-index:2516583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" adj="701,10462" strokecolor="black [3200]" strokeweight=".5pt">
                      <v:stroke joinstyle="miter"/>
                    </v:shape>
                  </w:pict>
                </mc:Fallback>
              </mc:AlternateContent>
            </w:r>
            <w:r>
              <w:rPr>
                <w:color w:val="000000" w:themeColor="text1"/>
                <w:sz w:val="17"/>
              </w:rPr>
              <w:t>Abolishment</w:t>
            </w:r>
          </w:p>
        </w:tc>
      </w:tr>
      <w:tr w:rsidR="00AD434A" w:rsidRPr="00D635B0" w14:paraId="0323056C" w14:textId="77777777">
        <w:tc>
          <w:tcPr>
            <w:tcW w:w="997" w:type="dxa"/>
            <w:shd w:val="clear" w:color="auto" w:fill="auto"/>
          </w:tcPr>
          <w:p w14:paraId="3098280A" w14:textId="71E664A9" w:rsidR="00AD434A" w:rsidRPr="008C5D7B" w:rsidRDefault="00AD434A" w:rsidP="00AD434A">
            <w:pPr>
              <w:keepNext/>
              <w:keepLines/>
              <w:tabs>
                <w:tab w:val="left" w:pos="288"/>
                <w:tab w:val="left" w:pos="576"/>
                <w:tab w:val="left" w:pos="864"/>
                <w:tab w:val="left" w:pos="1152"/>
              </w:tabs>
              <w:spacing w:before="40" w:after="40" w:line="200" w:lineRule="exact"/>
              <w:ind w:right="43"/>
              <w:rPr>
                <w:sz w:val="17"/>
              </w:rPr>
            </w:pPr>
            <w:r w:rsidRPr="008C5D7B">
              <w:rPr>
                <w:sz w:val="17"/>
              </w:rPr>
              <w:t>Post</w:t>
            </w:r>
          </w:p>
        </w:tc>
        <w:tc>
          <w:tcPr>
            <w:tcW w:w="1258" w:type="dxa"/>
            <w:shd w:val="clear" w:color="FFFFFF" w:fill="FFFFFF" w:themeFill="background1"/>
          </w:tcPr>
          <w:p w14:paraId="5844E105" w14:textId="105C852B" w:rsidR="00AD434A" w:rsidRPr="00DE2C8C" w:rsidRDefault="00AD434A" w:rsidP="00AD434A">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65797167" w14:textId="7618E7C0" w:rsidR="00AD434A" w:rsidRPr="00DE2C8C" w:rsidRDefault="00AD434A" w:rsidP="00AD434A">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7F006E88" w14:textId="28C320FE" w:rsidR="00AD434A" w:rsidRPr="00DE2C8C" w:rsidRDefault="00AD434A" w:rsidP="00AD434A">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Field Security Assistant</w:t>
            </w:r>
          </w:p>
        </w:tc>
        <w:tc>
          <w:tcPr>
            <w:tcW w:w="3791" w:type="dxa"/>
            <w:shd w:val="clear" w:color="FFFFFF" w:fill="FFFFFF" w:themeFill="background1"/>
          </w:tcPr>
          <w:p w14:paraId="4E9D49BF" w14:textId="7011E9D1" w:rsidR="00AD434A" w:rsidRPr="00DE2C8C" w:rsidRDefault="00AD434A" w:rsidP="00AD434A">
            <w:pPr>
              <w:tabs>
                <w:tab w:val="left" w:pos="288"/>
                <w:tab w:val="left" w:pos="576"/>
                <w:tab w:val="left" w:pos="864"/>
                <w:tab w:val="left" w:pos="1152"/>
              </w:tabs>
              <w:spacing w:before="40" w:after="81" w:line="210" w:lineRule="exact"/>
              <w:ind w:left="144" w:right="43"/>
              <w:rPr>
                <w:noProof/>
                <w:color w:val="000000" w:themeColor="text1"/>
                <w:w w:val="100"/>
                <w:sz w:val="16"/>
                <w:szCs w:val="16"/>
              </w:rPr>
            </w:pPr>
            <w:r>
              <w:rPr>
                <w:rFonts w:asciiTheme="majorBidi" w:hAnsiTheme="majorBidi" w:cstheme="majorBidi"/>
                <w:color w:val="000000" w:themeColor="text1"/>
                <w:sz w:val="17"/>
                <w:szCs w:val="17"/>
              </w:rPr>
              <w:t>Establishment</w:t>
            </w:r>
          </w:p>
        </w:tc>
      </w:tr>
      <w:tr w:rsidR="00AD434A" w:rsidRPr="00D635B0" w14:paraId="5877823D" w14:textId="77777777">
        <w:tc>
          <w:tcPr>
            <w:tcW w:w="997" w:type="dxa"/>
            <w:shd w:val="clear" w:color="auto" w:fill="auto"/>
          </w:tcPr>
          <w:p w14:paraId="72FB9DD2" w14:textId="12E340CA" w:rsidR="00AD434A" w:rsidRPr="008C5D7B" w:rsidRDefault="00AD434A" w:rsidP="00AD434A">
            <w:pPr>
              <w:keepNext/>
              <w:keepLines/>
              <w:tabs>
                <w:tab w:val="left" w:pos="288"/>
                <w:tab w:val="left" w:pos="576"/>
                <w:tab w:val="left" w:pos="864"/>
                <w:tab w:val="left" w:pos="1152"/>
              </w:tabs>
              <w:spacing w:before="40" w:after="40" w:line="200" w:lineRule="exact"/>
              <w:ind w:right="43"/>
              <w:rPr>
                <w:sz w:val="17"/>
              </w:rPr>
            </w:pPr>
            <w:r w:rsidRPr="0063137B">
              <w:rPr>
                <w:sz w:val="17"/>
              </w:rPr>
              <w:t>Post</w:t>
            </w:r>
          </w:p>
        </w:tc>
        <w:tc>
          <w:tcPr>
            <w:tcW w:w="1258" w:type="dxa"/>
            <w:shd w:val="clear" w:color="FFFFFF" w:fill="FFFFFF" w:themeFill="background1"/>
          </w:tcPr>
          <w:p w14:paraId="39E264CB" w14:textId="333942E6" w:rsidR="00AD434A" w:rsidRPr="00DE2C8C" w:rsidRDefault="00AD434A" w:rsidP="00AD434A">
            <w:pPr>
              <w:tabs>
                <w:tab w:val="right" w:pos="1216"/>
              </w:tabs>
              <w:spacing w:before="40" w:after="81" w:line="210" w:lineRule="exact"/>
              <w:ind w:left="360" w:right="43"/>
              <w:jc w:val="right"/>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3D41A1FA" w14:textId="36C85044" w:rsidR="00AD434A" w:rsidRPr="00E21D3D" w:rsidRDefault="00AD434A" w:rsidP="00AD434A">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NPO</w:t>
            </w:r>
          </w:p>
        </w:tc>
        <w:tc>
          <w:tcPr>
            <w:tcW w:w="2995" w:type="dxa"/>
            <w:shd w:val="clear" w:color="FFFFFF" w:fill="FFFFFF" w:themeFill="background1"/>
          </w:tcPr>
          <w:p w14:paraId="19EFD2AF" w14:textId="3DBC0AF5" w:rsidR="00AD434A" w:rsidRPr="00DE2C8C" w:rsidRDefault="00AD434A" w:rsidP="00AD434A">
            <w:pPr>
              <w:tabs>
                <w:tab w:val="left" w:pos="288"/>
                <w:tab w:val="left" w:pos="576"/>
                <w:tab w:val="left" w:pos="864"/>
                <w:tab w:val="left" w:pos="1152"/>
              </w:tabs>
              <w:spacing w:before="40" w:after="81" w:line="210" w:lineRule="exact"/>
              <w:ind w:left="144" w:right="43"/>
              <w:rPr>
                <w:rFonts w:asciiTheme="majorBidi" w:hAnsiTheme="majorBidi" w:cstheme="majorBidi"/>
                <w:color w:val="000000" w:themeColor="text1"/>
                <w:sz w:val="17"/>
                <w:szCs w:val="17"/>
              </w:rPr>
            </w:pPr>
            <w:r w:rsidRPr="00DE2C8C">
              <w:rPr>
                <w:rFonts w:asciiTheme="majorBidi" w:hAnsiTheme="majorBidi" w:cstheme="majorBidi"/>
                <w:color w:val="000000" w:themeColor="text1"/>
                <w:sz w:val="17"/>
                <w:szCs w:val="17"/>
              </w:rPr>
              <w:t>Assistant Programme Management Officer</w:t>
            </w:r>
          </w:p>
        </w:tc>
        <w:tc>
          <w:tcPr>
            <w:tcW w:w="3791" w:type="dxa"/>
            <w:shd w:val="clear" w:color="FFFFFF" w:fill="FFFFFF" w:themeFill="background1"/>
          </w:tcPr>
          <w:p w14:paraId="20723567" w14:textId="71FD3311" w:rsidR="00AD434A" w:rsidRPr="00DE2C8C" w:rsidRDefault="00AD434A" w:rsidP="00AD434A">
            <w:pPr>
              <w:tabs>
                <w:tab w:val="left" w:pos="288"/>
                <w:tab w:val="left" w:pos="576"/>
                <w:tab w:val="left" w:pos="864"/>
                <w:tab w:val="left" w:pos="1152"/>
              </w:tabs>
              <w:spacing w:before="40" w:after="81" w:line="210" w:lineRule="exact"/>
              <w:ind w:left="144" w:right="43"/>
              <w:rPr>
                <w:noProof/>
                <w:color w:val="000000" w:themeColor="text1"/>
                <w:w w:val="100"/>
                <w:sz w:val="16"/>
                <w:szCs w:val="16"/>
              </w:rPr>
            </w:pPr>
            <w:r w:rsidRPr="00DE2C8C">
              <w:rPr>
                <w:noProof/>
                <w:color w:val="000000" w:themeColor="text1"/>
                <w:w w:val="100"/>
                <w:sz w:val="16"/>
                <w:szCs w:val="16"/>
              </w:rPr>
              <w:t>Reassignment</w:t>
            </w:r>
            <w:r>
              <w:rPr>
                <w:noProof/>
                <w:color w:val="000000" w:themeColor="text1"/>
                <w:w w:val="100"/>
                <w:sz w:val="16"/>
                <w:szCs w:val="16"/>
              </w:rPr>
              <w:t xml:space="preserve"> from </w:t>
            </w:r>
            <w:r w:rsidRPr="00DE2C8C">
              <w:rPr>
                <w:rFonts w:eastAsia="Calibri"/>
                <w:color w:val="000000" w:themeColor="text1"/>
                <w:sz w:val="17"/>
              </w:rPr>
              <w:t>Maimana field office</w:t>
            </w:r>
          </w:p>
        </w:tc>
      </w:tr>
      <w:tr w:rsidR="00AD434A" w:rsidRPr="00D635B0" w14:paraId="7790815E" w14:textId="77777777">
        <w:tc>
          <w:tcPr>
            <w:tcW w:w="997" w:type="dxa"/>
            <w:shd w:val="clear" w:color="auto" w:fill="auto"/>
          </w:tcPr>
          <w:p w14:paraId="6ED1E711" w14:textId="77777777" w:rsidR="00AD434A" w:rsidRPr="00207007" w:rsidRDefault="00AD434A" w:rsidP="00AD434A">
            <w:pPr>
              <w:keepNext/>
              <w:keepLines/>
              <w:tabs>
                <w:tab w:val="left" w:pos="288"/>
                <w:tab w:val="left" w:pos="576"/>
                <w:tab w:val="left" w:pos="864"/>
                <w:tab w:val="left" w:pos="1152"/>
              </w:tabs>
              <w:spacing w:before="40" w:after="40" w:line="200" w:lineRule="exact"/>
              <w:ind w:right="43"/>
              <w:rPr>
                <w:sz w:val="17"/>
              </w:rPr>
            </w:pPr>
            <w:r w:rsidRPr="008C5D7B">
              <w:rPr>
                <w:sz w:val="17"/>
              </w:rPr>
              <w:t>Post</w:t>
            </w:r>
          </w:p>
        </w:tc>
        <w:tc>
          <w:tcPr>
            <w:tcW w:w="1258" w:type="dxa"/>
            <w:shd w:val="clear" w:color="FFFFFF" w:fill="FFFFFF" w:themeFill="background1"/>
          </w:tcPr>
          <w:p w14:paraId="059A5D15" w14:textId="77777777" w:rsidR="00AD434A" w:rsidRPr="00DE2C8C" w:rsidRDefault="00AD434A" w:rsidP="00AD434A">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-2</w:t>
            </w:r>
          </w:p>
        </w:tc>
        <w:tc>
          <w:tcPr>
            <w:tcW w:w="801" w:type="dxa"/>
            <w:shd w:val="clear" w:color="FFFFFF" w:fill="FFFFFF" w:themeFill="background1"/>
          </w:tcPr>
          <w:p w14:paraId="0DF1A34F" w14:textId="347FB2AD"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0A12B56A" w14:textId="77777777"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Field Security Radio Operator</w:t>
            </w:r>
          </w:p>
        </w:tc>
        <w:tc>
          <w:tcPr>
            <w:tcW w:w="3791" w:type="dxa"/>
            <w:shd w:val="clear" w:color="FFFFFF" w:fill="FFFFFF" w:themeFill="background1"/>
          </w:tcPr>
          <w:p w14:paraId="0AC66154" w14:textId="77777777"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noProof/>
                <w:color w:val="000000" w:themeColor="text1"/>
                <w:w w:val="100"/>
                <w:sz w:val="16"/>
                <w:szCs w:val="16"/>
              </w:rPr>
              <w:t>Abolishment</w:t>
            </w:r>
            <w:r>
              <w:rPr>
                <w:noProof/>
                <w:color w:val="000000" w:themeColor="text1"/>
                <w:w w:val="100"/>
                <w:sz w:val="16"/>
                <w:szCs w:val="16"/>
              </w:rPr>
              <w:t xml:space="preserve"> </w:t>
            </w:r>
          </w:p>
        </w:tc>
      </w:tr>
      <w:tr w:rsidR="00AD434A" w:rsidRPr="00D635B0" w14:paraId="4B6D730A" w14:textId="77777777">
        <w:tc>
          <w:tcPr>
            <w:tcW w:w="997" w:type="dxa"/>
            <w:shd w:val="clear" w:color="auto" w:fill="auto"/>
          </w:tcPr>
          <w:p w14:paraId="7DBFF9A4" w14:textId="77777777" w:rsidR="00AD434A" w:rsidRPr="00207007" w:rsidRDefault="00AD434A" w:rsidP="00AD434A">
            <w:pPr>
              <w:keepNext/>
              <w:keepLines/>
              <w:tabs>
                <w:tab w:val="left" w:pos="288"/>
                <w:tab w:val="left" w:pos="576"/>
                <w:tab w:val="left" w:pos="864"/>
                <w:tab w:val="left" w:pos="1152"/>
              </w:tabs>
              <w:spacing w:before="40" w:after="40" w:line="200" w:lineRule="exact"/>
              <w:ind w:right="43"/>
              <w:rPr>
                <w:sz w:val="17"/>
              </w:rPr>
            </w:pPr>
            <w:r w:rsidRPr="008C5D7B">
              <w:rPr>
                <w:sz w:val="17"/>
              </w:rPr>
              <w:t>Post</w:t>
            </w:r>
          </w:p>
        </w:tc>
        <w:tc>
          <w:tcPr>
            <w:tcW w:w="1258" w:type="dxa"/>
            <w:shd w:val="clear" w:color="FFFFFF" w:fill="FFFFFF" w:themeFill="background1"/>
          </w:tcPr>
          <w:p w14:paraId="48D90A94" w14:textId="77777777" w:rsidR="00AD434A" w:rsidRPr="00DE2C8C" w:rsidRDefault="00AD434A" w:rsidP="00AD434A">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-2</w:t>
            </w:r>
          </w:p>
        </w:tc>
        <w:tc>
          <w:tcPr>
            <w:tcW w:w="801" w:type="dxa"/>
            <w:shd w:val="clear" w:color="FFFFFF" w:fill="FFFFFF" w:themeFill="background1"/>
          </w:tcPr>
          <w:p w14:paraId="4977AF4D" w14:textId="21F66F7D"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0F8CE728" w14:textId="77777777"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Field Security Radio Operator</w:t>
            </w:r>
          </w:p>
        </w:tc>
        <w:tc>
          <w:tcPr>
            <w:tcW w:w="3791" w:type="dxa"/>
            <w:shd w:val="clear" w:color="FFFFFF" w:fill="FFFFFF" w:themeFill="background1"/>
          </w:tcPr>
          <w:p w14:paraId="2B8C9644" w14:textId="77777777"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noProof/>
                <w:color w:val="000000" w:themeColor="text1"/>
                <w:w w:val="100"/>
                <w:sz w:val="16"/>
                <w:szCs w:val="16"/>
              </w:rPr>
              <w:t>Redeployment</w:t>
            </w:r>
            <w:r>
              <w:rPr>
                <w:noProof/>
                <w:color w:val="000000" w:themeColor="text1"/>
                <w:w w:val="100"/>
                <w:sz w:val="16"/>
                <w:szCs w:val="16"/>
              </w:rPr>
              <w:t xml:space="preserve"> to Security Section</w:t>
            </w:r>
          </w:p>
        </w:tc>
      </w:tr>
      <w:tr w:rsidR="00AD434A" w:rsidRPr="00D635B0" w14:paraId="4069E17E" w14:textId="77777777">
        <w:tc>
          <w:tcPr>
            <w:tcW w:w="997" w:type="dxa"/>
            <w:shd w:val="clear" w:color="auto" w:fill="auto"/>
          </w:tcPr>
          <w:p w14:paraId="40E31349" w14:textId="77777777" w:rsidR="00AD434A" w:rsidRPr="00207007" w:rsidRDefault="00AD434A" w:rsidP="00AD434A">
            <w:pPr>
              <w:keepNext/>
              <w:keepLines/>
              <w:tabs>
                <w:tab w:val="left" w:pos="288"/>
                <w:tab w:val="left" w:pos="576"/>
                <w:tab w:val="left" w:pos="864"/>
                <w:tab w:val="left" w:pos="1152"/>
              </w:tabs>
              <w:spacing w:before="40" w:after="40" w:line="200" w:lineRule="exact"/>
              <w:ind w:right="43"/>
              <w:rPr>
                <w:sz w:val="17"/>
              </w:rPr>
            </w:pPr>
            <w:r w:rsidRPr="008C5D7B">
              <w:rPr>
                <w:sz w:val="17"/>
              </w:rPr>
              <w:t>Post</w:t>
            </w:r>
          </w:p>
        </w:tc>
        <w:tc>
          <w:tcPr>
            <w:tcW w:w="1258" w:type="dxa"/>
            <w:shd w:val="clear" w:color="FFFFFF" w:fill="FFFFFF" w:themeFill="background1"/>
          </w:tcPr>
          <w:p w14:paraId="6267AA63" w14:textId="77777777" w:rsidR="00AD434A" w:rsidRPr="00DE2C8C" w:rsidRDefault="00AD434A" w:rsidP="00AD434A">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3E00941F" w14:textId="061FE3AF"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asciiTheme="majorBidi" w:hAnsiTheme="majorBidi" w:cstheme="majorBidi"/>
                <w:color w:val="000000" w:themeColor="text1"/>
                <w:sz w:val="17"/>
                <w:szCs w:val="17"/>
              </w:rPr>
              <w:t>LL</w:t>
            </w:r>
          </w:p>
        </w:tc>
        <w:tc>
          <w:tcPr>
            <w:tcW w:w="2995" w:type="dxa"/>
            <w:shd w:val="clear" w:color="FFFFFF" w:fill="FFFFFF" w:themeFill="background1"/>
          </w:tcPr>
          <w:p w14:paraId="373F4247" w14:textId="77777777"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Field Security Assistant</w:t>
            </w:r>
          </w:p>
        </w:tc>
        <w:tc>
          <w:tcPr>
            <w:tcW w:w="3791" w:type="dxa"/>
            <w:shd w:val="clear" w:color="FFFFFF" w:fill="FFFFFF" w:themeFill="background1"/>
          </w:tcPr>
          <w:p w14:paraId="10DE6F8B" w14:textId="530AC7A7"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noProof/>
                <w:color w:val="000000" w:themeColor="text1"/>
                <w:w w:val="100"/>
                <w:sz w:val="16"/>
                <w:szCs w:val="16"/>
              </w:rPr>
              <w:t>Redeployment</w:t>
            </w:r>
            <w:r>
              <w:rPr>
                <w:noProof/>
                <w:color w:val="000000" w:themeColor="text1"/>
                <w:w w:val="100"/>
                <w:sz w:val="16"/>
                <w:szCs w:val="16"/>
              </w:rPr>
              <w:t xml:space="preserve"> from </w:t>
            </w:r>
            <w:r>
              <w:rPr>
                <w:rFonts w:eastAsia="Calibri"/>
                <w:color w:val="000000" w:themeColor="text1"/>
                <w:sz w:val="17"/>
              </w:rPr>
              <w:t>Pul-e-Khumri</w:t>
            </w:r>
            <w:r w:rsidRPr="00DE2C8C">
              <w:rPr>
                <w:rFonts w:eastAsia="Calibri"/>
                <w:color w:val="000000" w:themeColor="text1"/>
                <w:sz w:val="17"/>
              </w:rPr>
              <w:t xml:space="preserve"> field office</w:t>
            </w:r>
          </w:p>
        </w:tc>
      </w:tr>
      <w:tr w:rsidR="00AD434A" w:rsidRPr="00D635B0" w14:paraId="19FAB973" w14:textId="77777777">
        <w:tc>
          <w:tcPr>
            <w:tcW w:w="997" w:type="dxa"/>
            <w:shd w:val="clear" w:color="auto" w:fill="auto"/>
          </w:tcPr>
          <w:p w14:paraId="613D29BD" w14:textId="77777777" w:rsidR="00AD434A" w:rsidRPr="00207007" w:rsidRDefault="00AD434A" w:rsidP="00AD434A">
            <w:pPr>
              <w:keepNext/>
              <w:keepLines/>
              <w:tabs>
                <w:tab w:val="left" w:pos="288"/>
                <w:tab w:val="left" w:pos="576"/>
                <w:tab w:val="left" w:pos="864"/>
                <w:tab w:val="left" w:pos="1152"/>
              </w:tabs>
              <w:spacing w:before="40" w:after="40" w:line="200" w:lineRule="exact"/>
              <w:ind w:right="43"/>
              <w:rPr>
                <w:sz w:val="17"/>
              </w:rPr>
            </w:pPr>
            <w:r w:rsidRPr="008C5D7B">
              <w:rPr>
                <w:sz w:val="17"/>
              </w:rPr>
              <w:t>Post</w:t>
            </w:r>
          </w:p>
        </w:tc>
        <w:tc>
          <w:tcPr>
            <w:tcW w:w="1258" w:type="dxa"/>
            <w:shd w:val="clear" w:color="FFFFFF" w:fill="FFFFFF" w:themeFill="background1"/>
          </w:tcPr>
          <w:p w14:paraId="02771626" w14:textId="77777777" w:rsidR="00AD434A" w:rsidRPr="00DE2C8C" w:rsidRDefault="00AD434A" w:rsidP="00AD434A">
            <w:pPr>
              <w:tabs>
                <w:tab w:val="right" w:pos="1216"/>
              </w:tabs>
              <w:spacing w:before="40" w:after="81" w:line="210" w:lineRule="exact"/>
              <w:ind w:left="360" w:right="43"/>
              <w:jc w:val="right"/>
              <w:rPr>
                <w:rFonts w:eastAsia="Calibri"/>
                <w:color w:val="000000" w:themeColor="text1"/>
                <w:sz w:val="17"/>
              </w:rPr>
            </w:pPr>
            <w:r w:rsidRPr="00DE2C8C">
              <w:rPr>
                <w:rFonts w:asciiTheme="majorBidi" w:hAnsiTheme="majorBidi" w:cstheme="majorBidi"/>
                <w:color w:val="000000" w:themeColor="text1"/>
                <w:sz w:val="17"/>
                <w:szCs w:val="17"/>
              </w:rPr>
              <w:t>+1</w:t>
            </w:r>
          </w:p>
        </w:tc>
        <w:tc>
          <w:tcPr>
            <w:tcW w:w="801" w:type="dxa"/>
            <w:shd w:val="clear" w:color="FFFFFF" w:fill="FFFFFF" w:themeFill="background1"/>
          </w:tcPr>
          <w:p w14:paraId="2D996528" w14:textId="17CB479E"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Pr>
                <w:rFonts w:asciiTheme="majorBidi" w:hAnsiTheme="majorBidi" w:cstheme="majorBidi"/>
                <w:color w:val="000000" w:themeColor="text1"/>
                <w:sz w:val="17"/>
                <w:szCs w:val="17"/>
              </w:rPr>
              <w:t>n</w:t>
            </w:r>
            <w:r w:rsidRPr="00DE2C8C">
              <w:rPr>
                <w:rFonts w:asciiTheme="majorBidi" w:hAnsiTheme="majorBidi" w:cstheme="majorBidi"/>
                <w:color w:val="000000" w:themeColor="text1"/>
                <w:sz w:val="17"/>
                <w:szCs w:val="17"/>
              </w:rPr>
              <w:t>UNV</w:t>
            </w:r>
          </w:p>
        </w:tc>
        <w:tc>
          <w:tcPr>
            <w:tcW w:w="2995" w:type="dxa"/>
            <w:shd w:val="clear" w:color="FFFFFF" w:fill="FFFFFF" w:themeFill="background1"/>
          </w:tcPr>
          <w:p w14:paraId="70CA6F98" w14:textId="77777777"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eastAsia="Calibri"/>
                <w:color w:val="000000" w:themeColor="text1"/>
                <w:sz w:val="17"/>
              </w:rPr>
              <w:t>Assistant Human Rights Officer</w:t>
            </w:r>
          </w:p>
        </w:tc>
        <w:tc>
          <w:tcPr>
            <w:tcW w:w="3791" w:type="dxa"/>
            <w:shd w:val="clear" w:color="FFFFFF" w:fill="FFFFFF" w:themeFill="background1"/>
          </w:tcPr>
          <w:p w14:paraId="212816AD" w14:textId="3253F40B"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rPr>
            </w:pPr>
            <w:r w:rsidRPr="00DE2C8C">
              <w:rPr>
                <w:rFonts w:asciiTheme="majorBidi" w:hAnsiTheme="majorBidi" w:cstheme="majorBidi"/>
                <w:color w:val="000000" w:themeColor="text1"/>
                <w:sz w:val="17"/>
                <w:szCs w:val="17"/>
              </w:rPr>
              <w:t>Reassignment</w:t>
            </w:r>
            <w:r>
              <w:rPr>
                <w:rFonts w:asciiTheme="majorBidi" w:hAnsiTheme="majorBidi" w:cstheme="majorBidi"/>
                <w:color w:val="000000" w:themeColor="text1"/>
                <w:sz w:val="17"/>
                <w:szCs w:val="17"/>
              </w:rPr>
              <w:t xml:space="preserve"> </w:t>
            </w:r>
            <w:r>
              <w:rPr>
                <w:noProof/>
                <w:color w:val="000000" w:themeColor="text1"/>
                <w:w w:val="100"/>
                <w:sz w:val="16"/>
                <w:szCs w:val="16"/>
              </w:rPr>
              <w:t xml:space="preserve">from </w:t>
            </w:r>
            <w:r>
              <w:rPr>
                <w:rFonts w:eastAsia="Calibri"/>
                <w:color w:val="000000" w:themeColor="text1"/>
                <w:sz w:val="17"/>
              </w:rPr>
              <w:t>Pul-e-Khumri</w:t>
            </w:r>
            <w:r w:rsidRPr="00DE2C8C">
              <w:rPr>
                <w:rFonts w:eastAsia="Calibri"/>
                <w:color w:val="000000" w:themeColor="text1"/>
                <w:sz w:val="17"/>
              </w:rPr>
              <w:t xml:space="preserve"> field office</w:t>
            </w:r>
          </w:p>
        </w:tc>
      </w:tr>
      <w:tr w:rsidR="00AD434A" w:rsidRPr="00D635B0" w14:paraId="22F37A0C" w14:textId="77777777">
        <w:tc>
          <w:tcPr>
            <w:tcW w:w="997" w:type="dxa"/>
            <w:tcBorders>
              <w:top w:val="single" w:sz="4" w:space="0" w:color="auto"/>
              <w:bottom w:val="single" w:sz="4" w:space="0" w:color="auto"/>
            </w:tcBorders>
            <w:shd w:val="clear" w:color="auto" w:fill="auto"/>
          </w:tcPr>
          <w:p w14:paraId="42A93902" w14:textId="77777777" w:rsidR="00AD434A" w:rsidRDefault="00AD434A" w:rsidP="00AD434A">
            <w:pPr>
              <w:keepNext/>
              <w:keepLines/>
              <w:tabs>
                <w:tab w:val="left" w:pos="288"/>
                <w:tab w:val="left" w:pos="576"/>
                <w:tab w:val="left" w:pos="864"/>
                <w:tab w:val="left" w:pos="1152"/>
              </w:tabs>
              <w:spacing w:before="40" w:after="40" w:line="200" w:lineRule="exact"/>
              <w:ind w:left="288" w:right="43"/>
              <w:rPr>
                <w:rFonts w:eastAsia="Calibri"/>
                <w:color w:val="000000" w:themeColor="text1"/>
                <w:sz w:val="17"/>
              </w:rPr>
            </w:pPr>
            <w:r w:rsidRPr="005228FB">
              <w:rPr>
                <w:b/>
                <w:sz w:val="17"/>
              </w:rPr>
              <w:t>Subtotal</w:t>
            </w:r>
          </w:p>
        </w:tc>
        <w:tc>
          <w:tcPr>
            <w:tcW w:w="1258" w:type="dxa"/>
            <w:tcBorders>
              <w:top w:val="single" w:sz="4" w:space="0" w:color="auto"/>
              <w:bottom w:val="single" w:sz="4" w:space="0" w:color="auto"/>
            </w:tcBorders>
            <w:shd w:val="clear" w:color="FFFFFF" w:fill="FFFFFF" w:themeFill="background1"/>
          </w:tcPr>
          <w:p w14:paraId="70FCDF76" w14:textId="53907DFF" w:rsidR="00AD434A" w:rsidRPr="00636A41" w:rsidRDefault="00AD434A" w:rsidP="00AD434A">
            <w:pPr>
              <w:tabs>
                <w:tab w:val="right" w:pos="1216"/>
              </w:tabs>
              <w:spacing w:before="40" w:after="81" w:line="210" w:lineRule="exact"/>
              <w:ind w:left="360" w:right="43"/>
              <w:jc w:val="right"/>
              <w:rPr>
                <w:rFonts w:eastAsia="Calibri"/>
                <w:b/>
                <w:bCs/>
                <w:color w:val="000000" w:themeColor="text1"/>
                <w:sz w:val="17"/>
                <w:szCs w:val="17"/>
              </w:rPr>
            </w:pPr>
            <w:r w:rsidRPr="00636A41">
              <w:rPr>
                <w:rFonts w:eastAsia="Calibri"/>
                <w:b/>
                <w:bCs/>
                <w:color w:val="000000" w:themeColor="text1"/>
                <w:sz w:val="17"/>
                <w:szCs w:val="17"/>
              </w:rPr>
              <w:t>-1</w:t>
            </w:r>
          </w:p>
        </w:tc>
        <w:tc>
          <w:tcPr>
            <w:tcW w:w="801" w:type="dxa"/>
            <w:tcBorders>
              <w:top w:val="single" w:sz="4" w:space="0" w:color="auto"/>
              <w:bottom w:val="single" w:sz="4" w:space="0" w:color="auto"/>
            </w:tcBorders>
            <w:shd w:val="clear" w:color="FFFFFF" w:fill="FFFFFF" w:themeFill="background1"/>
          </w:tcPr>
          <w:p w14:paraId="301594A0" w14:textId="77777777" w:rsidR="00AD434A"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szCs w:val="17"/>
                <w:lang w:val="en-US"/>
              </w:rPr>
            </w:pPr>
          </w:p>
        </w:tc>
        <w:tc>
          <w:tcPr>
            <w:tcW w:w="2995" w:type="dxa"/>
            <w:tcBorders>
              <w:top w:val="single" w:sz="4" w:space="0" w:color="auto"/>
              <w:bottom w:val="single" w:sz="4" w:space="0" w:color="auto"/>
            </w:tcBorders>
            <w:shd w:val="clear" w:color="FFFFFF" w:fill="FFFFFF" w:themeFill="background1"/>
          </w:tcPr>
          <w:p w14:paraId="46F38130" w14:textId="77777777" w:rsidR="00AD434A" w:rsidRPr="00DE2C8C"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lang w:val="en-US"/>
              </w:rPr>
            </w:pPr>
          </w:p>
        </w:tc>
        <w:tc>
          <w:tcPr>
            <w:tcW w:w="3791" w:type="dxa"/>
            <w:tcBorders>
              <w:top w:val="single" w:sz="4" w:space="0" w:color="auto"/>
              <w:bottom w:val="single" w:sz="4" w:space="0" w:color="auto"/>
            </w:tcBorders>
            <w:shd w:val="clear" w:color="FFFFFF" w:fill="FFFFFF" w:themeFill="background1"/>
          </w:tcPr>
          <w:p w14:paraId="06AFD7B9" w14:textId="77777777" w:rsidR="00AD434A" w:rsidRDefault="00AD434A" w:rsidP="00AD434A">
            <w:pPr>
              <w:tabs>
                <w:tab w:val="left" w:pos="288"/>
                <w:tab w:val="left" w:pos="576"/>
                <w:tab w:val="left" w:pos="864"/>
                <w:tab w:val="left" w:pos="1152"/>
              </w:tabs>
              <w:spacing w:before="40" w:after="81" w:line="210" w:lineRule="exact"/>
              <w:ind w:left="144" w:right="43"/>
              <w:rPr>
                <w:rFonts w:eastAsia="Calibri"/>
                <w:color w:val="000000" w:themeColor="text1"/>
                <w:sz w:val="17"/>
                <w:szCs w:val="17"/>
              </w:rPr>
            </w:pPr>
          </w:p>
        </w:tc>
      </w:tr>
      <w:tr w:rsidR="00AD434A" w:rsidRPr="00D635B0" w14:paraId="6855EC2B" w14:textId="77777777">
        <w:trPr>
          <w:trHeight w:val="197"/>
        </w:trPr>
        <w:tc>
          <w:tcPr>
            <w:tcW w:w="997" w:type="dxa"/>
            <w:tcBorders>
              <w:top w:val="single" w:sz="4" w:space="0" w:color="auto"/>
              <w:bottom w:val="single" w:sz="12" w:space="0" w:color="auto"/>
            </w:tcBorders>
            <w:shd w:val="clear" w:color="auto" w:fill="auto"/>
            <w:vAlign w:val="bottom"/>
          </w:tcPr>
          <w:p w14:paraId="719DEDC8" w14:textId="77777777" w:rsidR="00AD434A" w:rsidRPr="00D635B0" w:rsidRDefault="00AD434A" w:rsidP="00AD434A">
            <w:pPr>
              <w:tabs>
                <w:tab w:val="left" w:pos="288"/>
                <w:tab w:val="left" w:pos="576"/>
                <w:tab w:val="left" w:pos="864"/>
                <w:tab w:val="left" w:pos="1152"/>
              </w:tabs>
              <w:spacing w:before="81" w:after="81" w:line="210" w:lineRule="exact"/>
              <w:ind w:right="40"/>
              <w:jc w:val="both"/>
              <w:rPr>
                <w:b/>
                <w:sz w:val="17"/>
              </w:rPr>
            </w:pPr>
            <w:r w:rsidRPr="00D635B0">
              <w:rPr>
                <w:b/>
                <w:sz w:val="17"/>
              </w:rPr>
              <w:tab/>
              <w:t>Total</w:t>
            </w:r>
          </w:p>
        </w:tc>
        <w:tc>
          <w:tcPr>
            <w:tcW w:w="1258" w:type="dxa"/>
            <w:tcBorders>
              <w:top w:val="single" w:sz="4" w:space="0" w:color="auto"/>
              <w:bottom w:val="single" w:sz="12" w:space="0" w:color="auto"/>
            </w:tcBorders>
            <w:shd w:val="clear" w:color="auto" w:fill="auto"/>
            <w:vAlign w:val="bottom"/>
          </w:tcPr>
          <w:p w14:paraId="52B8002D" w14:textId="58BCA991" w:rsidR="00AD434A" w:rsidRPr="00D635B0" w:rsidRDefault="00AD434A" w:rsidP="00AD434A">
            <w:pPr>
              <w:tabs>
                <w:tab w:val="left" w:pos="288"/>
                <w:tab w:val="left" w:pos="576"/>
                <w:tab w:val="left" w:pos="864"/>
                <w:tab w:val="left" w:pos="1152"/>
              </w:tabs>
              <w:spacing w:before="81" w:after="81" w:line="210" w:lineRule="exact"/>
              <w:ind w:left="144" w:right="40"/>
              <w:jc w:val="right"/>
              <w:rPr>
                <w:b/>
                <w:sz w:val="17"/>
              </w:rPr>
            </w:pPr>
            <w:r>
              <w:rPr>
                <w:b/>
                <w:sz w:val="17"/>
              </w:rPr>
              <w:t>-46</w:t>
            </w:r>
          </w:p>
        </w:tc>
        <w:tc>
          <w:tcPr>
            <w:tcW w:w="801" w:type="dxa"/>
            <w:tcBorders>
              <w:top w:val="single" w:sz="4" w:space="0" w:color="auto"/>
              <w:bottom w:val="single" w:sz="12" w:space="0" w:color="auto"/>
            </w:tcBorders>
            <w:shd w:val="clear" w:color="auto" w:fill="auto"/>
            <w:vAlign w:val="bottom"/>
          </w:tcPr>
          <w:p w14:paraId="77EB9530" w14:textId="77777777" w:rsidR="00AD434A" w:rsidRPr="00D635B0" w:rsidRDefault="00AD434A" w:rsidP="00AD434A">
            <w:pPr>
              <w:tabs>
                <w:tab w:val="left" w:pos="288"/>
                <w:tab w:val="left" w:pos="576"/>
                <w:tab w:val="left" w:pos="864"/>
                <w:tab w:val="left" w:pos="1152"/>
              </w:tabs>
              <w:spacing w:before="81" w:after="81" w:line="210" w:lineRule="exact"/>
              <w:ind w:left="144" w:right="40"/>
              <w:rPr>
                <w:b/>
                <w:sz w:val="17"/>
              </w:rPr>
            </w:pPr>
          </w:p>
        </w:tc>
        <w:tc>
          <w:tcPr>
            <w:tcW w:w="2995" w:type="dxa"/>
            <w:tcBorders>
              <w:top w:val="single" w:sz="4" w:space="0" w:color="auto"/>
              <w:bottom w:val="single" w:sz="12" w:space="0" w:color="auto"/>
            </w:tcBorders>
            <w:shd w:val="clear" w:color="auto" w:fill="auto"/>
            <w:vAlign w:val="bottom"/>
          </w:tcPr>
          <w:p w14:paraId="23C74049" w14:textId="77777777" w:rsidR="00AD434A" w:rsidRPr="00D635B0" w:rsidRDefault="00AD434A" w:rsidP="00AD434A">
            <w:pPr>
              <w:tabs>
                <w:tab w:val="left" w:pos="288"/>
                <w:tab w:val="left" w:pos="576"/>
                <w:tab w:val="left" w:pos="864"/>
                <w:tab w:val="left" w:pos="1152"/>
              </w:tabs>
              <w:spacing w:before="81" w:after="81" w:line="210" w:lineRule="exact"/>
              <w:ind w:left="144" w:right="40"/>
              <w:rPr>
                <w:b/>
                <w:bCs/>
                <w:sz w:val="17"/>
              </w:rPr>
            </w:pPr>
          </w:p>
        </w:tc>
        <w:tc>
          <w:tcPr>
            <w:tcW w:w="3791" w:type="dxa"/>
            <w:tcBorders>
              <w:top w:val="single" w:sz="4" w:space="0" w:color="auto"/>
              <w:bottom w:val="single" w:sz="12" w:space="0" w:color="auto"/>
            </w:tcBorders>
            <w:shd w:val="clear" w:color="auto" w:fill="auto"/>
            <w:vAlign w:val="bottom"/>
          </w:tcPr>
          <w:p w14:paraId="2DF9EF16" w14:textId="77777777" w:rsidR="00AD434A" w:rsidRPr="00D635B0" w:rsidRDefault="00AD434A" w:rsidP="00AD434A">
            <w:pPr>
              <w:tabs>
                <w:tab w:val="left" w:pos="288"/>
                <w:tab w:val="left" w:pos="576"/>
                <w:tab w:val="left" w:pos="864"/>
                <w:tab w:val="left" w:pos="1152"/>
              </w:tabs>
              <w:spacing w:before="81" w:after="81" w:line="210" w:lineRule="exact"/>
              <w:ind w:left="144" w:right="40"/>
              <w:rPr>
                <w:b/>
                <w:sz w:val="17"/>
              </w:rPr>
            </w:pPr>
          </w:p>
        </w:tc>
      </w:tr>
    </w:tbl>
    <w:p w14:paraId="43520AE8" w14:textId="77777777" w:rsidR="00725033"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color w:val="000000" w:themeColor="text1"/>
          <w:w w:val="102"/>
        </w:rPr>
      </w:pPr>
    </w:p>
    <w:p w14:paraId="3D794597" w14:textId="391FE5BC" w:rsidR="00725033" w:rsidRPr="00DE2C8C" w:rsidRDefault="00910429" w:rsidP="00650647">
      <w:pPr>
        <w:pStyle w:val="AUNAMA16Apr"/>
        <w:rPr>
          <w:w w:val="102"/>
        </w:rPr>
      </w:pPr>
      <w:r>
        <w:rPr>
          <w:w w:val="102"/>
        </w:rPr>
        <w:t>In addition to</w:t>
      </w:r>
      <w:r w:rsidR="00835783">
        <w:rPr>
          <w:w w:val="102"/>
        </w:rPr>
        <w:t xml:space="preserve"> paragraph </w:t>
      </w:r>
      <w:r w:rsidR="00835783" w:rsidRPr="00046447">
        <w:rPr>
          <w:w w:val="102"/>
        </w:rPr>
        <w:t>4</w:t>
      </w:r>
      <w:r w:rsidR="0018727E">
        <w:rPr>
          <w:w w:val="102"/>
        </w:rPr>
        <w:t>8</w:t>
      </w:r>
      <w:r w:rsidR="00357033">
        <w:rPr>
          <w:w w:val="102"/>
        </w:rPr>
        <w:t xml:space="preserve"> above</w:t>
      </w:r>
      <w:r w:rsidR="00835783">
        <w:rPr>
          <w:w w:val="102"/>
        </w:rPr>
        <w:t xml:space="preserve">, </w:t>
      </w:r>
      <w:r w:rsidR="00357033">
        <w:rPr>
          <w:w w:val="102"/>
        </w:rPr>
        <w:t>t</w:t>
      </w:r>
      <w:r w:rsidR="00725033" w:rsidRPr="00DE2C8C">
        <w:rPr>
          <w:w w:val="102"/>
        </w:rPr>
        <w:t xml:space="preserve">he following changes in the UNAMA provincial offices are </w:t>
      </w:r>
      <w:r w:rsidR="00357033">
        <w:rPr>
          <w:w w:val="102"/>
        </w:rPr>
        <w:t xml:space="preserve">also </w:t>
      </w:r>
      <w:r w:rsidR="00725033" w:rsidRPr="00DE2C8C">
        <w:rPr>
          <w:w w:val="102"/>
        </w:rPr>
        <w:t>proposed for 2026:</w:t>
      </w:r>
    </w:p>
    <w:p w14:paraId="706F8D7D"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color w:val="000000" w:themeColor="text1"/>
        </w:rPr>
      </w:pPr>
      <w:r w:rsidRPr="00DE2C8C">
        <w:rPr>
          <w:color w:val="000000" w:themeColor="text1"/>
        </w:rPr>
        <w:tab/>
      </w:r>
      <w:r w:rsidRPr="00DE2C8C">
        <w:rPr>
          <w:color w:val="000000" w:themeColor="text1"/>
        </w:rPr>
        <w:tab/>
        <w:t>(a)</w:t>
      </w:r>
      <w:r w:rsidRPr="00DE2C8C">
        <w:rPr>
          <w:color w:val="000000" w:themeColor="text1"/>
        </w:rPr>
        <w:tab/>
      </w:r>
      <w:r w:rsidRPr="00DE2C8C">
        <w:rPr>
          <w:b/>
          <w:bCs/>
          <w:color w:val="000000" w:themeColor="text1"/>
        </w:rPr>
        <w:t>Bamyan</w:t>
      </w:r>
      <w:r w:rsidRPr="00DE2C8C">
        <w:rPr>
          <w:color w:val="000000" w:themeColor="text1"/>
        </w:rPr>
        <w:t>:</w:t>
      </w:r>
    </w:p>
    <w:p w14:paraId="13A17CD2" w14:textId="5F30129E" w:rsidR="00636A41" w:rsidRPr="00636A41" w:rsidRDefault="00636A41" w:rsidP="0019488B">
      <w:pPr>
        <w:pStyle w:val="ListParagraph"/>
        <w:numPr>
          <w:ilvl w:val="0"/>
          <w:numId w:val="1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50" w:hanging="540"/>
        <w:jc w:val="both"/>
        <w:rPr>
          <w:color w:val="000000" w:themeColor="text1"/>
        </w:rPr>
      </w:pPr>
      <w:r w:rsidRPr="00636A41">
        <w:rPr>
          <w:color w:val="000000" w:themeColor="text1"/>
        </w:rPr>
        <w:t>Redeployment of one post of Security Officer (Field Service) from Jalalabad</w:t>
      </w:r>
      <w:r w:rsidR="00944C83">
        <w:rPr>
          <w:color w:val="000000" w:themeColor="text1"/>
        </w:rPr>
        <w:t>; and</w:t>
      </w:r>
    </w:p>
    <w:p w14:paraId="72C1E600" w14:textId="77777777" w:rsidR="00636A41" w:rsidRPr="00636A41" w:rsidRDefault="00636A41" w:rsidP="00636A41">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50"/>
        <w:jc w:val="both"/>
        <w:rPr>
          <w:color w:val="000000" w:themeColor="text1"/>
        </w:rPr>
      </w:pPr>
    </w:p>
    <w:p w14:paraId="48A65623" w14:textId="22B35343" w:rsidR="00725033" w:rsidRDefault="00725033" w:rsidP="009768AE">
      <w:pPr>
        <w:pStyle w:val="ListParagraph"/>
        <w:numPr>
          <w:ilvl w:val="0"/>
          <w:numId w:val="19"/>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540"/>
        <w:jc w:val="both"/>
        <w:rPr>
          <w:color w:val="000000" w:themeColor="text1"/>
          <w:lang w:val="en-US"/>
        </w:rPr>
      </w:pPr>
      <w:r>
        <w:rPr>
          <w:color w:val="000000" w:themeColor="text1"/>
          <w:lang w:val="en-US"/>
        </w:rPr>
        <w:t>Redeployment of one position of Paramedic (</w:t>
      </w:r>
      <w:r w:rsidR="008E72AC" w:rsidRPr="00BA32AA">
        <w:rPr>
          <w:color w:val="000000" w:themeColor="text1"/>
        </w:rPr>
        <w:t>i</w:t>
      </w:r>
      <w:r w:rsidR="008E72AC">
        <w:rPr>
          <w:color w:val="000000" w:themeColor="text1"/>
        </w:rPr>
        <w:t xml:space="preserve">nternational </w:t>
      </w:r>
      <w:r w:rsidR="008E72AC" w:rsidRPr="00BA32AA">
        <w:rPr>
          <w:color w:val="000000" w:themeColor="text1"/>
        </w:rPr>
        <w:t>U</w:t>
      </w:r>
      <w:r w:rsidR="008E72AC">
        <w:rPr>
          <w:color w:val="000000" w:themeColor="text1"/>
        </w:rPr>
        <w:t xml:space="preserve">nited </w:t>
      </w:r>
      <w:r w:rsidR="008E72AC" w:rsidRPr="00BA32AA">
        <w:rPr>
          <w:color w:val="000000" w:themeColor="text1"/>
        </w:rPr>
        <w:t>N</w:t>
      </w:r>
      <w:r w:rsidR="008E72AC">
        <w:rPr>
          <w:color w:val="000000" w:themeColor="text1"/>
        </w:rPr>
        <w:t>ations</w:t>
      </w:r>
      <w:r w:rsidR="009768AE">
        <w:rPr>
          <w:color w:val="000000" w:themeColor="text1"/>
        </w:rPr>
        <w:t xml:space="preserve"> </w:t>
      </w:r>
      <w:r w:rsidR="008E72AC" w:rsidRPr="00BA32AA">
        <w:rPr>
          <w:color w:val="000000" w:themeColor="text1"/>
        </w:rPr>
        <w:t>V</w:t>
      </w:r>
      <w:r w:rsidR="008E72AC">
        <w:rPr>
          <w:color w:val="000000" w:themeColor="text1"/>
        </w:rPr>
        <w:t>olunteer</w:t>
      </w:r>
      <w:r>
        <w:rPr>
          <w:color w:val="000000" w:themeColor="text1"/>
          <w:lang w:val="en-US"/>
        </w:rPr>
        <w:t>) from the Medical Staff Counselling and Welfare Section</w:t>
      </w:r>
      <w:r w:rsidR="0030476A">
        <w:rPr>
          <w:color w:val="000000" w:themeColor="text1"/>
          <w:lang w:val="en-US"/>
        </w:rPr>
        <w:t xml:space="preserve"> in Kabul</w:t>
      </w:r>
      <w:r>
        <w:rPr>
          <w:color w:val="000000" w:themeColor="text1"/>
          <w:lang w:val="en-US"/>
        </w:rPr>
        <w:t xml:space="preserve">. </w:t>
      </w:r>
    </w:p>
    <w:p w14:paraId="2487354E" w14:textId="13CB3220" w:rsidR="00725033" w:rsidRPr="00DE2C8C" w:rsidRDefault="00725033" w:rsidP="00C57E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240" w:after="120"/>
        <w:ind w:left="1267" w:hanging="1267"/>
        <w:jc w:val="both"/>
        <w:rPr>
          <w:color w:val="000000" w:themeColor="text1"/>
        </w:rPr>
      </w:pPr>
      <w:r w:rsidRPr="00DE2C8C">
        <w:rPr>
          <w:color w:val="000000" w:themeColor="text1"/>
        </w:rPr>
        <w:tab/>
      </w:r>
      <w:r w:rsidRPr="00DE2C8C">
        <w:rPr>
          <w:color w:val="000000" w:themeColor="text1"/>
        </w:rPr>
        <w:tab/>
        <w:t>(b)</w:t>
      </w:r>
      <w:r w:rsidRPr="00DE2C8C">
        <w:rPr>
          <w:color w:val="000000" w:themeColor="text1"/>
        </w:rPr>
        <w:tab/>
      </w:r>
      <w:r w:rsidRPr="00DE2C8C">
        <w:rPr>
          <w:b/>
          <w:bCs/>
          <w:color w:val="000000" w:themeColor="text1"/>
        </w:rPr>
        <w:t>Maimana</w:t>
      </w:r>
      <w:r w:rsidRPr="00DE2C8C">
        <w:rPr>
          <w:color w:val="000000" w:themeColor="text1"/>
        </w:rPr>
        <w:t>:</w:t>
      </w:r>
      <w:r w:rsidR="00E151AA">
        <w:rPr>
          <w:color w:val="000000" w:themeColor="text1"/>
        </w:rPr>
        <w:t xml:space="preserve"> </w:t>
      </w:r>
      <w:r w:rsidRPr="00DE2C8C">
        <w:rPr>
          <w:color w:val="000000" w:themeColor="text1"/>
        </w:rPr>
        <w:t>Closure of the office</w:t>
      </w:r>
      <w:r w:rsidR="00E151AA">
        <w:rPr>
          <w:color w:val="000000" w:themeColor="text1"/>
        </w:rPr>
        <w:t>, resulting in the proposed</w:t>
      </w:r>
      <w:r w:rsidR="0041597B">
        <w:rPr>
          <w:color w:val="000000" w:themeColor="text1"/>
        </w:rPr>
        <w:t>:</w:t>
      </w:r>
    </w:p>
    <w:p w14:paraId="69C215B0" w14:textId="7E586C00" w:rsidR="00725033" w:rsidRDefault="00725033" w:rsidP="0019488B">
      <w:pPr>
        <w:pStyle w:val="ListParagraph"/>
        <w:numPr>
          <w:ilvl w:val="0"/>
          <w:numId w:val="20"/>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540"/>
        <w:jc w:val="both"/>
        <w:rPr>
          <w:color w:val="000000" w:themeColor="text1"/>
        </w:rPr>
      </w:pPr>
      <w:r w:rsidRPr="00DE2C8C">
        <w:rPr>
          <w:color w:val="000000" w:themeColor="text1"/>
        </w:rPr>
        <w:t xml:space="preserve">Redeployment of </w:t>
      </w:r>
      <w:r w:rsidR="0099321B">
        <w:rPr>
          <w:color w:val="000000" w:themeColor="text1"/>
        </w:rPr>
        <w:t>six</w:t>
      </w:r>
      <w:r w:rsidRPr="00DE2C8C">
        <w:rPr>
          <w:color w:val="000000" w:themeColor="text1"/>
        </w:rPr>
        <w:t xml:space="preserve"> posts, namely</w:t>
      </w:r>
      <w:r w:rsidR="001867AD">
        <w:rPr>
          <w:color w:val="000000" w:themeColor="text1"/>
        </w:rPr>
        <w:t>,</w:t>
      </w:r>
      <w:r w:rsidRPr="00DE2C8C">
        <w:rPr>
          <w:color w:val="000000" w:themeColor="text1"/>
        </w:rPr>
        <w:t xml:space="preserve"> one Associate Political Affairs Officer (National Professional Officer), one Assistant Human Rights Officer (National Professional Officer)</w:t>
      </w:r>
      <w:r w:rsidR="00F3426F">
        <w:rPr>
          <w:color w:val="000000" w:themeColor="text1"/>
        </w:rPr>
        <w:t>,</w:t>
      </w:r>
      <w:r w:rsidRPr="00DE2C8C">
        <w:rPr>
          <w:color w:val="000000" w:themeColor="text1"/>
        </w:rPr>
        <w:t xml:space="preserve"> one Human Rights Assistant </w:t>
      </w:r>
      <w:r w:rsidR="00DD2611" w:rsidRPr="00DD2611">
        <w:rPr>
          <w:color w:val="000000" w:themeColor="text1"/>
        </w:rPr>
        <w:t>(</w:t>
      </w:r>
      <w:r w:rsidR="00F57C8A">
        <w:rPr>
          <w:color w:val="000000" w:themeColor="text1"/>
        </w:rPr>
        <w:t>Local level</w:t>
      </w:r>
      <w:r w:rsidR="00DD2611" w:rsidRPr="00DD2611">
        <w:rPr>
          <w:color w:val="000000" w:themeColor="text1"/>
        </w:rPr>
        <w:t>)</w:t>
      </w:r>
      <w:r w:rsidRPr="00DE2C8C">
        <w:rPr>
          <w:color w:val="000000" w:themeColor="text1"/>
        </w:rPr>
        <w:t xml:space="preserve"> and two Drivers </w:t>
      </w:r>
      <w:r w:rsidR="00DD2611" w:rsidRPr="00DD2611">
        <w:rPr>
          <w:color w:val="000000" w:themeColor="text1"/>
        </w:rPr>
        <w:t>(</w:t>
      </w:r>
      <w:r w:rsidR="00F57C8A">
        <w:rPr>
          <w:color w:val="000000" w:themeColor="text1"/>
        </w:rPr>
        <w:t>Local level</w:t>
      </w:r>
      <w:r w:rsidR="00DD2611" w:rsidRPr="00DD2611">
        <w:rPr>
          <w:color w:val="000000" w:themeColor="text1"/>
        </w:rPr>
        <w:t>)</w:t>
      </w:r>
      <w:r w:rsidRPr="00DE2C8C">
        <w:rPr>
          <w:color w:val="000000" w:themeColor="text1"/>
        </w:rPr>
        <w:t xml:space="preserve"> to Mazar field office</w:t>
      </w:r>
      <w:r w:rsidR="001867AD">
        <w:rPr>
          <w:color w:val="000000" w:themeColor="text1"/>
        </w:rPr>
        <w:t>, and o</w:t>
      </w:r>
      <w:r w:rsidR="001867AD" w:rsidRPr="00DE2C8C">
        <w:rPr>
          <w:color w:val="000000" w:themeColor="text1"/>
        </w:rPr>
        <w:t xml:space="preserve">ne Field Security Radio Operator </w:t>
      </w:r>
      <w:r w:rsidR="001867AD" w:rsidRPr="00DD2611">
        <w:rPr>
          <w:color w:val="000000" w:themeColor="text1"/>
        </w:rPr>
        <w:t>(</w:t>
      </w:r>
      <w:r w:rsidR="00F57C8A">
        <w:rPr>
          <w:color w:val="000000" w:themeColor="text1"/>
        </w:rPr>
        <w:t>Local level</w:t>
      </w:r>
      <w:r w:rsidR="001867AD" w:rsidRPr="00DD2611">
        <w:rPr>
          <w:color w:val="000000" w:themeColor="text1"/>
        </w:rPr>
        <w:t>)</w:t>
      </w:r>
      <w:r w:rsidR="001867AD" w:rsidRPr="00DE2C8C">
        <w:rPr>
          <w:color w:val="000000" w:themeColor="text1"/>
        </w:rPr>
        <w:t xml:space="preserve"> to </w:t>
      </w:r>
      <w:r w:rsidR="001867AD">
        <w:rPr>
          <w:color w:val="000000" w:themeColor="text1"/>
        </w:rPr>
        <w:t xml:space="preserve">the </w:t>
      </w:r>
      <w:r w:rsidR="001867AD" w:rsidRPr="00DE2C8C">
        <w:rPr>
          <w:color w:val="000000" w:themeColor="text1"/>
        </w:rPr>
        <w:t>Security Section</w:t>
      </w:r>
      <w:r w:rsidR="00E151AA">
        <w:rPr>
          <w:color w:val="000000" w:themeColor="text1"/>
        </w:rPr>
        <w:t xml:space="preserve">; </w:t>
      </w:r>
    </w:p>
    <w:p w14:paraId="55C6F659" w14:textId="77777777" w:rsidR="00725033" w:rsidRPr="00834070" w:rsidRDefault="00725033" w:rsidP="00725033">
      <w:pPr>
        <w:pStyle w:val="ListParagraph"/>
        <w:rPr>
          <w:color w:val="000000" w:themeColor="text1"/>
        </w:rPr>
      </w:pPr>
    </w:p>
    <w:p w14:paraId="41B3441B" w14:textId="342E5433" w:rsidR="00725033" w:rsidRDefault="00725033" w:rsidP="0099321B">
      <w:pPr>
        <w:pStyle w:val="ListParagraph"/>
        <w:numPr>
          <w:ilvl w:val="0"/>
          <w:numId w:val="20"/>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540"/>
        <w:jc w:val="both"/>
        <w:rPr>
          <w:color w:val="000000" w:themeColor="text1"/>
        </w:rPr>
      </w:pPr>
      <w:r w:rsidRPr="00DE2C8C">
        <w:rPr>
          <w:color w:val="000000" w:themeColor="text1"/>
        </w:rPr>
        <w:t>Reassignment of three posts, namely</w:t>
      </w:r>
      <w:r w:rsidR="00395239">
        <w:rPr>
          <w:color w:val="000000" w:themeColor="text1"/>
        </w:rPr>
        <w:t xml:space="preserve">, </w:t>
      </w:r>
      <w:r w:rsidR="00395239" w:rsidRPr="00DE2C8C">
        <w:rPr>
          <w:color w:val="000000" w:themeColor="text1"/>
        </w:rPr>
        <w:t>one Assistant Political Affairs Officer (National Professional Officer)</w:t>
      </w:r>
      <w:r w:rsidR="00C817FA">
        <w:rPr>
          <w:color w:val="000000" w:themeColor="text1"/>
        </w:rPr>
        <w:t xml:space="preserve"> as Assistant Programme Management Officer in</w:t>
      </w:r>
      <w:r w:rsidR="00395239" w:rsidRPr="00DE2C8C">
        <w:rPr>
          <w:color w:val="000000" w:themeColor="text1"/>
        </w:rPr>
        <w:t xml:space="preserve"> Kunduz field office</w:t>
      </w:r>
      <w:r w:rsidR="00395239">
        <w:rPr>
          <w:color w:val="000000" w:themeColor="text1"/>
        </w:rPr>
        <w:t>,</w:t>
      </w:r>
      <w:r w:rsidRPr="00DE2C8C">
        <w:rPr>
          <w:color w:val="000000" w:themeColor="text1"/>
        </w:rPr>
        <w:t xml:space="preserve"> one Administrative Assistant </w:t>
      </w:r>
      <w:r w:rsidR="00DD2611" w:rsidRPr="00DD2611">
        <w:rPr>
          <w:color w:val="000000" w:themeColor="text1"/>
        </w:rPr>
        <w:t>(</w:t>
      </w:r>
      <w:r w:rsidR="00F57C8A">
        <w:rPr>
          <w:color w:val="000000" w:themeColor="text1"/>
        </w:rPr>
        <w:t>Local level</w:t>
      </w:r>
      <w:r w:rsidR="00DD2611" w:rsidRPr="00DD2611">
        <w:rPr>
          <w:color w:val="000000" w:themeColor="text1"/>
        </w:rPr>
        <w:t>)</w:t>
      </w:r>
      <w:r w:rsidR="00C817FA">
        <w:rPr>
          <w:color w:val="000000" w:themeColor="text1"/>
        </w:rPr>
        <w:t xml:space="preserve"> as </w:t>
      </w:r>
      <w:r w:rsidR="00E576A6">
        <w:rPr>
          <w:color w:val="000000" w:themeColor="text1"/>
        </w:rPr>
        <w:t>Human Resources Assistant (</w:t>
      </w:r>
      <w:r w:rsidR="00F57C8A">
        <w:rPr>
          <w:color w:val="000000" w:themeColor="text1"/>
        </w:rPr>
        <w:t>Local level</w:t>
      </w:r>
      <w:r w:rsidR="00E576A6">
        <w:rPr>
          <w:color w:val="000000" w:themeColor="text1"/>
        </w:rPr>
        <w:t>)</w:t>
      </w:r>
      <w:r w:rsidR="00CB4677">
        <w:rPr>
          <w:color w:val="000000" w:themeColor="text1"/>
        </w:rPr>
        <w:t xml:space="preserve"> in  the </w:t>
      </w:r>
      <w:r w:rsidRPr="00DE2C8C">
        <w:rPr>
          <w:color w:val="000000" w:themeColor="text1"/>
        </w:rPr>
        <w:t>Human Resources and Training Section, and one Associate Political Affairs Officer (</w:t>
      </w:r>
      <w:r w:rsidR="008A5D94">
        <w:rPr>
          <w:color w:val="000000" w:themeColor="text1"/>
        </w:rPr>
        <w:t xml:space="preserve">national </w:t>
      </w:r>
      <w:r w:rsidR="008A5D94" w:rsidRPr="00BA32AA">
        <w:rPr>
          <w:color w:val="000000" w:themeColor="text1"/>
        </w:rPr>
        <w:t>U</w:t>
      </w:r>
      <w:r w:rsidR="008A5D94">
        <w:rPr>
          <w:color w:val="000000" w:themeColor="text1"/>
        </w:rPr>
        <w:t xml:space="preserve">nited </w:t>
      </w:r>
      <w:r w:rsidR="008A5D94" w:rsidRPr="00BA32AA">
        <w:rPr>
          <w:color w:val="000000" w:themeColor="text1"/>
        </w:rPr>
        <w:t>N</w:t>
      </w:r>
      <w:r w:rsidR="008A5D94">
        <w:rPr>
          <w:color w:val="000000" w:themeColor="text1"/>
        </w:rPr>
        <w:t xml:space="preserve">ations </w:t>
      </w:r>
      <w:r w:rsidR="008A5D94" w:rsidRPr="00BA32AA">
        <w:rPr>
          <w:color w:val="000000" w:themeColor="text1"/>
        </w:rPr>
        <w:t>V</w:t>
      </w:r>
      <w:r w:rsidR="008A5D94">
        <w:rPr>
          <w:color w:val="000000" w:themeColor="text1"/>
        </w:rPr>
        <w:t>olunteer</w:t>
      </w:r>
      <w:r w:rsidRPr="00DE2C8C">
        <w:rPr>
          <w:color w:val="000000" w:themeColor="text1"/>
        </w:rPr>
        <w:t xml:space="preserve">) </w:t>
      </w:r>
      <w:r w:rsidR="00CA2A26">
        <w:rPr>
          <w:color w:val="000000" w:themeColor="text1"/>
        </w:rPr>
        <w:t>as Assistant Human</w:t>
      </w:r>
      <w:r w:rsidR="000E2ADF">
        <w:rPr>
          <w:color w:val="000000" w:themeColor="text1"/>
        </w:rPr>
        <w:t xml:space="preserve"> Rights Officer (</w:t>
      </w:r>
      <w:r w:rsidR="008A5D94">
        <w:rPr>
          <w:color w:val="000000" w:themeColor="text1"/>
        </w:rPr>
        <w:t xml:space="preserve">national </w:t>
      </w:r>
      <w:r w:rsidR="008A5D94" w:rsidRPr="00BA32AA">
        <w:rPr>
          <w:color w:val="000000" w:themeColor="text1"/>
        </w:rPr>
        <w:t>U</w:t>
      </w:r>
      <w:r w:rsidR="008A5D94">
        <w:rPr>
          <w:color w:val="000000" w:themeColor="text1"/>
        </w:rPr>
        <w:t xml:space="preserve">nited </w:t>
      </w:r>
      <w:r w:rsidR="008A5D94" w:rsidRPr="00BA32AA">
        <w:rPr>
          <w:color w:val="000000" w:themeColor="text1"/>
        </w:rPr>
        <w:t>N</w:t>
      </w:r>
      <w:r w:rsidR="008A5D94">
        <w:rPr>
          <w:color w:val="000000" w:themeColor="text1"/>
        </w:rPr>
        <w:t xml:space="preserve">ations </w:t>
      </w:r>
      <w:r w:rsidR="008A5D94" w:rsidRPr="00BA32AA">
        <w:rPr>
          <w:color w:val="000000" w:themeColor="text1"/>
        </w:rPr>
        <w:t>V</w:t>
      </w:r>
      <w:r w:rsidR="008A5D94">
        <w:rPr>
          <w:color w:val="000000" w:themeColor="text1"/>
        </w:rPr>
        <w:t>olunteer</w:t>
      </w:r>
      <w:r w:rsidR="000E2ADF">
        <w:rPr>
          <w:color w:val="000000" w:themeColor="text1"/>
        </w:rPr>
        <w:t xml:space="preserve">) in </w:t>
      </w:r>
      <w:r w:rsidRPr="00DE2C8C">
        <w:rPr>
          <w:color w:val="000000" w:themeColor="text1"/>
        </w:rPr>
        <w:t>Gardez field office</w:t>
      </w:r>
      <w:r w:rsidR="0041597B">
        <w:rPr>
          <w:color w:val="000000" w:themeColor="text1"/>
        </w:rPr>
        <w:t xml:space="preserve">; and </w:t>
      </w:r>
    </w:p>
    <w:p w14:paraId="148CAFF4" w14:textId="77777777" w:rsidR="00420FDB" w:rsidRPr="00420FDB" w:rsidRDefault="00420FDB" w:rsidP="00420FDB">
      <w:pPr>
        <w:pStyle w:val="ListParagraph"/>
        <w:rPr>
          <w:color w:val="000000" w:themeColor="text1"/>
        </w:rPr>
      </w:pPr>
    </w:p>
    <w:p w14:paraId="2BE5D6B7" w14:textId="3A361BAD" w:rsidR="00420FDB" w:rsidRPr="00DE2C8C" w:rsidRDefault="00420FDB" w:rsidP="00C85297">
      <w:pPr>
        <w:pStyle w:val="ListParagraph"/>
        <w:numPr>
          <w:ilvl w:val="0"/>
          <w:numId w:val="20"/>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ind w:left="2250" w:hanging="540"/>
        <w:jc w:val="both"/>
        <w:rPr>
          <w:color w:val="000000" w:themeColor="text1"/>
        </w:rPr>
      </w:pPr>
      <w:r w:rsidRPr="00DE2C8C">
        <w:rPr>
          <w:color w:val="000000" w:themeColor="text1"/>
        </w:rPr>
        <w:t xml:space="preserve">Abolishment of six posts, namely, one Field Security Radio Operator </w:t>
      </w:r>
      <w:r w:rsidRPr="00DD2611">
        <w:rPr>
          <w:color w:val="000000" w:themeColor="text1"/>
        </w:rPr>
        <w:t>(</w:t>
      </w:r>
      <w:r w:rsidR="00F57C8A">
        <w:rPr>
          <w:color w:val="000000" w:themeColor="text1"/>
        </w:rPr>
        <w:t>Local level</w:t>
      </w:r>
      <w:r w:rsidRPr="00DD2611">
        <w:rPr>
          <w:color w:val="000000" w:themeColor="text1"/>
        </w:rPr>
        <w:t>)</w:t>
      </w:r>
      <w:r w:rsidRPr="00DE2C8C">
        <w:rPr>
          <w:color w:val="000000" w:themeColor="text1"/>
        </w:rPr>
        <w:t xml:space="preserve">, one Field Security Assistant </w:t>
      </w:r>
      <w:r w:rsidRPr="00DD2611">
        <w:rPr>
          <w:color w:val="000000" w:themeColor="text1"/>
        </w:rPr>
        <w:t>(</w:t>
      </w:r>
      <w:r w:rsidR="00F57C8A">
        <w:rPr>
          <w:color w:val="000000" w:themeColor="text1"/>
        </w:rPr>
        <w:t>Local level</w:t>
      </w:r>
      <w:r w:rsidRPr="00DD2611">
        <w:rPr>
          <w:color w:val="000000" w:themeColor="text1"/>
        </w:rPr>
        <w:t>)</w:t>
      </w:r>
      <w:r w:rsidRPr="00DE2C8C">
        <w:rPr>
          <w:color w:val="000000" w:themeColor="text1"/>
        </w:rPr>
        <w:t xml:space="preserve">, one Field Security Guard </w:t>
      </w:r>
      <w:r w:rsidRPr="00DD2611">
        <w:rPr>
          <w:color w:val="000000" w:themeColor="text1"/>
        </w:rPr>
        <w:t>(</w:t>
      </w:r>
      <w:r w:rsidR="00F57C8A">
        <w:rPr>
          <w:color w:val="000000" w:themeColor="text1"/>
        </w:rPr>
        <w:t>Local level</w:t>
      </w:r>
      <w:r w:rsidRPr="00DD2611">
        <w:rPr>
          <w:color w:val="000000" w:themeColor="text1"/>
        </w:rPr>
        <w:t>)</w:t>
      </w:r>
      <w:r w:rsidRPr="00DE2C8C">
        <w:rPr>
          <w:color w:val="000000" w:themeColor="text1"/>
        </w:rPr>
        <w:t xml:space="preserve">, one Air Operations Assistant </w:t>
      </w:r>
      <w:r w:rsidRPr="00DD2611">
        <w:rPr>
          <w:color w:val="000000" w:themeColor="text1"/>
        </w:rPr>
        <w:t>(</w:t>
      </w:r>
      <w:r w:rsidR="00F57C8A">
        <w:rPr>
          <w:color w:val="000000" w:themeColor="text1"/>
        </w:rPr>
        <w:t>Local level</w:t>
      </w:r>
      <w:r w:rsidRPr="00DD2611">
        <w:rPr>
          <w:color w:val="000000" w:themeColor="text1"/>
        </w:rPr>
        <w:t>)</w:t>
      </w:r>
      <w:r w:rsidRPr="00DE2C8C">
        <w:rPr>
          <w:color w:val="000000" w:themeColor="text1"/>
        </w:rPr>
        <w:t xml:space="preserve">, one Political Affairs Assistant </w:t>
      </w:r>
      <w:r w:rsidRPr="00DD2611">
        <w:rPr>
          <w:color w:val="000000" w:themeColor="text1"/>
        </w:rPr>
        <w:t>(</w:t>
      </w:r>
      <w:r w:rsidR="00F57C8A">
        <w:rPr>
          <w:color w:val="000000" w:themeColor="text1"/>
        </w:rPr>
        <w:t>Local level</w:t>
      </w:r>
      <w:r w:rsidRPr="00DD2611">
        <w:rPr>
          <w:color w:val="000000" w:themeColor="text1"/>
        </w:rPr>
        <w:t>)</w:t>
      </w:r>
      <w:r w:rsidRPr="00DE2C8C">
        <w:rPr>
          <w:color w:val="000000" w:themeColor="text1"/>
        </w:rPr>
        <w:t xml:space="preserve"> and one </w:t>
      </w:r>
      <w:r w:rsidR="0030476A">
        <w:rPr>
          <w:color w:val="000000" w:themeColor="text1"/>
        </w:rPr>
        <w:t>D</w:t>
      </w:r>
      <w:r w:rsidRPr="00DE2C8C">
        <w:rPr>
          <w:color w:val="000000" w:themeColor="text1"/>
        </w:rPr>
        <w:t xml:space="preserve">river </w:t>
      </w:r>
      <w:r w:rsidRPr="00DD2611">
        <w:rPr>
          <w:color w:val="000000" w:themeColor="text1"/>
        </w:rPr>
        <w:t>(</w:t>
      </w:r>
      <w:r w:rsidR="00F57C8A">
        <w:rPr>
          <w:color w:val="000000" w:themeColor="text1"/>
        </w:rPr>
        <w:t>Local level</w:t>
      </w:r>
      <w:r w:rsidRPr="00DD2611">
        <w:rPr>
          <w:color w:val="000000" w:themeColor="text1"/>
        </w:rPr>
        <w:t>)</w:t>
      </w:r>
      <w:r w:rsidRPr="00DE2C8C">
        <w:rPr>
          <w:color w:val="000000" w:themeColor="text1"/>
        </w:rPr>
        <w:t>.</w:t>
      </w:r>
    </w:p>
    <w:p w14:paraId="6CD723FE" w14:textId="77777777" w:rsidR="00420FDB" w:rsidRPr="00DE2C8C" w:rsidRDefault="00420FDB" w:rsidP="00C85297">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2250"/>
        <w:jc w:val="both"/>
        <w:rPr>
          <w:color w:val="000000" w:themeColor="text1"/>
        </w:rPr>
      </w:pPr>
    </w:p>
    <w:p w14:paraId="78E03ECB" w14:textId="6F63FF90" w:rsidR="00725033" w:rsidRPr="00DE2C8C" w:rsidRDefault="00725033" w:rsidP="00944C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color w:val="000000" w:themeColor="text1"/>
        </w:rPr>
      </w:pPr>
      <w:r w:rsidRPr="00DE2C8C">
        <w:rPr>
          <w:color w:val="000000" w:themeColor="text1"/>
        </w:rPr>
        <w:tab/>
        <w:t>(d)</w:t>
      </w:r>
      <w:r w:rsidRPr="00DE2C8C">
        <w:rPr>
          <w:color w:val="000000" w:themeColor="text1"/>
        </w:rPr>
        <w:tab/>
      </w:r>
      <w:r w:rsidR="0037381D">
        <w:rPr>
          <w:b/>
          <w:bCs/>
          <w:color w:val="000000" w:themeColor="text1"/>
        </w:rPr>
        <w:t>Pul-e-Khumri</w:t>
      </w:r>
      <w:r w:rsidRPr="00DE2C8C">
        <w:rPr>
          <w:color w:val="000000" w:themeColor="text1"/>
        </w:rPr>
        <w:t>:</w:t>
      </w:r>
      <w:r w:rsidR="0041597B">
        <w:rPr>
          <w:color w:val="000000" w:themeColor="text1"/>
        </w:rPr>
        <w:t xml:space="preserve"> </w:t>
      </w:r>
      <w:r w:rsidRPr="00DE2C8C">
        <w:rPr>
          <w:color w:val="000000" w:themeColor="text1"/>
        </w:rPr>
        <w:t xml:space="preserve">Closure of the </w:t>
      </w:r>
      <w:r>
        <w:rPr>
          <w:color w:val="000000" w:themeColor="text1"/>
        </w:rPr>
        <w:t>o</w:t>
      </w:r>
      <w:r w:rsidRPr="00DE2C8C">
        <w:rPr>
          <w:color w:val="000000" w:themeColor="text1"/>
        </w:rPr>
        <w:t>ffice</w:t>
      </w:r>
      <w:r w:rsidR="0041597B">
        <w:rPr>
          <w:color w:val="000000" w:themeColor="text1"/>
        </w:rPr>
        <w:t>, resulting on the proposed:</w:t>
      </w:r>
    </w:p>
    <w:p w14:paraId="4373A07D" w14:textId="570C6CF4" w:rsidR="00725033" w:rsidRPr="00DE2C8C" w:rsidRDefault="00725033" w:rsidP="00B1201D">
      <w:pPr>
        <w:pStyle w:val="ListParagraph"/>
        <w:numPr>
          <w:ilvl w:val="0"/>
          <w:numId w:val="22"/>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540"/>
        <w:jc w:val="both"/>
        <w:rPr>
          <w:color w:val="000000" w:themeColor="text1"/>
        </w:rPr>
      </w:pPr>
      <w:r w:rsidRPr="00DE2C8C">
        <w:rPr>
          <w:color w:val="000000" w:themeColor="text1"/>
        </w:rPr>
        <w:t>Redeployment of eight posts, namely, one Assistant Human Rights Officer (National Professional Officer), one Associate Political Affairs Officer (National Professional Officer)</w:t>
      </w:r>
      <w:r w:rsidR="00082BED">
        <w:rPr>
          <w:color w:val="000000" w:themeColor="text1"/>
        </w:rPr>
        <w:t>,</w:t>
      </w:r>
      <w:r w:rsidRPr="00DE2C8C">
        <w:rPr>
          <w:color w:val="000000" w:themeColor="text1"/>
        </w:rPr>
        <w:t xml:space="preserve"> two Drivers </w:t>
      </w:r>
      <w:r w:rsidR="00DD2611" w:rsidRPr="00DD2611">
        <w:rPr>
          <w:color w:val="000000" w:themeColor="text1"/>
        </w:rPr>
        <w:t>(</w:t>
      </w:r>
      <w:r w:rsidR="00F57C8A">
        <w:rPr>
          <w:color w:val="000000" w:themeColor="text1"/>
        </w:rPr>
        <w:t>Local level</w:t>
      </w:r>
      <w:r w:rsidR="00DD2611" w:rsidRPr="00DD2611">
        <w:rPr>
          <w:color w:val="000000" w:themeColor="text1"/>
        </w:rPr>
        <w:t>)</w:t>
      </w:r>
      <w:r w:rsidRPr="00DE2C8C">
        <w:rPr>
          <w:color w:val="000000" w:themeColor="text1"/>
        </w:rPr>
        <w:t xml:space="preserve"> and </w:t>
      </w:r>
      <w:r w:rsidR="00082BED">
        <w:rPr>
          <w:color w:val="000000" w:themeColor="text1"/>
        </w:rPr>
        <w:t>two</w:t>
      </w:r>
      <w:r w:rsidRPr="00DE2C8C">
        <w:rPr>
          <w:color w:val="000000" w:themeColor="text1"/>
        </w:rPr>
        <w:t xml:space="preserve"> Political Affairs Assistant </w:t>
      </w:r>
      <w:r w:rsidR="00DD2611" w:rsidRPr="00DD2611">
        <w:rPr>
          <w:color w:val="000000" w:themeColor="text1"/>
        </w:rPr>
        <w:t>(</w:t>
      </w:r>
      <w:r w:rsidR="00F57C8A">
        <w:rPr>
          <w:color w:val="000000" w:themeColor="text1"/>
        </w:rPr>
        <w:t>Local level</w:t>
      </w:r>
      <w:r w:rsidR="00DD2611" w:rsidRPr="00DD2611">
        <w:rPr>
          <w:color w:val="000000" w:themeColor="text1"/>
        </w:rPr>
        <w:t>)</w:t>
      </w:r>
      <w:r w:rsidRPr="00DE2C8C">
        <w:rPr>
          <w:color w:val="000000" w:themeColor="text1"/>
        </w:rPr>
        <w:t xml:space="preserve"> to Mazar field office, one Field Security Radio Operator </w:t>
      </w:r>
      <w:r w:rsidR="00DD2611" w:rsidRPr="00DD2611">
        <w:rPr>
          <w:color w:val="000000" w:themeColor="text1"/>
        </w:rPr>
        <w:t>(</w:t>
      </w:r>
      <w:r w:rsidR="00F57C8A">
        <w:rPr>
          <w:color w:val="000000" w:themeColor="text1"/>
        </w:rPr>
        <w:t>Local level</w:t>
      </w:r>
      <w:r w:rsidR="00DD2611" w:rsidRPr="00DD2611">
        <w:rPr>
          <w:color w:val="000000" w:themeColor="text1"/>
        </w:rPr>
        <w:t>)</w:t>
      </w:r>
      <w:r w:rsidRPr="00DE2C8C">
        <w:rPr>
          <w:color w:val="000000" w:themeColor="text1"/>
        </w:rPr>
        <w:t xml:space="preserve"> to Security Section</w:t>
      </w:r>
      <w:r w:rsidR="000A210F">
        <w:rPr>
          <w:color w:val="000000" w:themeColor="text1"/>
        </w:rPr>
        <w:t>,</w:t>
      </w:r>
      <w:r w:rsidRPr="00DE2C8C">
        <w:rPr>
          <w:color w:val="000000" w:themeColor="text1"/>
        </w:rPr>
        <w:t xml:space="preserve"> and one </w:t>
      </w:r>
      <w:r w:rsidR="007C6E6D">
        <w:rPr>
          <w:color w:val="000000" w:themeColor="text1"/>
        </w:rPr>
        <w:t xml:space="preserve">Field </w:t>
      </w:r>
      <w:r w:rsidRPr="00DE2C8C">
        <w:rPr>
          <w:color w:val="000000" w:themeColor="text1"/>
        </w:rPr>
        <w:t xml:space="preserve">Security Assistant </w:t>
      </w:r>
      <w:r w:rsidR="00DD2611" w:rsidRPr="00DD2611">
        <w:rPr>
          <w:color w:val="000000" w:themeColor="text1"/>
        </w:rPr>
        <w:t>(</w:t>
      </w:r>
      <w:r w:rsidR="00F57C8A">
        <w:rPr>
          <w:color w:val="000000" w:themeColor="text1"/>
        </w:rPr>
        <w:t>Local level</w:t>
      </w:r>
      <w:r w:rsidR="00DD2611" w:rsidRPr="00DD2611">
        <w:rPr>
          <w:color w:val="000000" w:themeColor="text1"/>
        </w:rPr>
        <w:t>)</w:t>
      </w:r>
      <w:r w:rsidRPr="00DE2C8C">
        <w:rPr>
          <w:color w:val="000000" w:themeColor="text1"/>
        </w:rPr>
        <w:t xml:space="preserve"> to Kunduz field office</w:t>
      </w:r>
      <w:r w:rsidR="0041597B">
        <w:rPr>
          <w:color w:val="000000" w:themeColor="text1"/>
        </w:rPr>
        <w:t>;</w:t>
      </w:r>
      <w:r w:rsidRPr="00DE2C8C">
        <w:rPr>
          <w:color w:val="000000" w:themeColor="text1"/>
        </w:rPr>
        <w:t xml:space="preserve"> </w:t>
      </w:r>
    </w:p>
    <w:p w14:paraId="45E0C5A9" w14:textId="77777777" w:rsidR="00725033" w:rsidRPr="00DE2C8C" w:rsidRDefault="00725033" w:rsidP="00725033">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50"/>
        <w:jc w:val="both"/>
        <w:rPr>
          <w:color w:val="000000" w:themeColor="text1"/>
        </w:rPr>
      </w:pPr>
    </w:p>
    <w:p w14:paraId="5B0BAD99" w14:textId="738EAC93" w:rsidR="00725033" w:rsidRDefault="00725033" w:rsidP="00B1201D">
      <w:pPr>
        <w:pStyle w:val="ListParagraph"/>
        <w:numPr>
          <w:ilvl w:val="0"/>
          <w:numId w:val="22"/>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540"/>
        <w:jc w:val="both"/>
        <w:rPr>
          <w:color w:val="000000" w:themeColor="text1"/>
        </w:rPr>
      </w:pPr>
      <w:r w:rsidRPr="00DE2C8C">
        <w:rPr>
          <w:color w:val="000000" w:themeColor="text1"/>
        </w:rPr>
        <w:lastRenderedPageBreak/>
        <w:t xml:space="preserve">Reassignment of three posts, namely, one Assistant Political Affairs Officer (National Professional Officer) </w:t>
      </w:r>
      <w:r w:rsidRPr="00B1201D">
        <w:rPr>
          <w:color w:val="000000" w:themeColor="text1"/>
        </w:rPr>
        <w:t xml:space="preserve">as Assistant Programme Management Officer (National Professional Officer) </w:t>
      </w:r>
      <w:r w:rsidR="00717F21">
        <w:rPr>
          <w:color w:val="000000" w:themeColor="text1"/>
        </w:rPr>
        <w:t xml:space="preserve">in the </w:t>
      </w:r>
      <w:r w:rsidRPr="00DE2C8C">
        <w:rPr>
          <w:color w:val="000000" w:themeColor="text1"/>
        </w:rPr>
        <w:t xml:space="preserve">Jalalabad field office, one Administrative Assistant </w:t>
      </w:r>
      <w:r w:rsidR="00DD2611" w:rsidRPr="00DD2611">
        <w:rPr>
          <w:color w:val="000000" w:themeColor="text1"/>
        </w:rPr>
        <w:t>(</w:t>
      </w:r>
      <w:r w:rsidR="00F57C8A">
        <w:rPr>
          <w:color w:val="000000" w:themeColor="text1"/>
        </w:rPr>
        <w:t>Local level</w:t>
      </w:r>
      <w:r w:rsidR="00DD2611" w:rsidRPr="00DD2611">
        <w:rPr>
          <w:color w:val="000000" w:themeColor="text1"/>
        </w:rPr>
        <w:t>)</w:t>
      </w:r>
      <w:r w:rsidR="00717F21">
        <w:rPr>
          <w:color w:val="000000" w:themeColor="text1"/>
        </w:rPr>
        <w:t xml:space="preserve"> as Human Resources Assistant (</w:t>
      </w:r>
      <w:r w:rsidR="00F57C8A">
        <w:rPr>
          <w:color w:val="000000" w:themeColor="text1"/>
        </w:rPr>
        <w:t>Local level</w:t>
      </w:r>
      <w:r w:rsidR="00717F21">
        <w:rPr>
          <w:color w:val="000000" w:themeColor="text1"/>
        </w:rPr>
        <w:t>) in</w:t>
      </w:r>
      <w:r w:rsidRPr="00DE2C8C">
        <w:rPr>
          <w:color w:val="000000" w:themeColor="text1"/>
        </w:rPr>
        <w:t xml:space="preserve"> Human Resources and Training Section</w:t>
      </w:r>
      <w:r w:rsidR="00C85297">
        <w:rPr>
          <w:color w:val="000000" w:themeColor="text1"/>
        </w:rPr>
        <w:t>,</w:t>
      </w:r>
      <w:r w:rsidRPr="00DE2C8C">
        <w:rPr>
          <w:color w:val="000000" w:themeColor="text1"/>
        </w:rPr>
        <w:t xml:space="preserve"> and one Associate Political Affairs Officer (</w:t>
      </w:r>
      <w:r w:rsidR="008A5D94">
        <w:rPr>
          <w:color w:val="000000" w:themeColor="text1"/>
        </w:rPr>
        <w:t xml:space="preserve">national </w:t>
      </w:r>
      <w:r w:rsidR="008A5D94" w:rsidRPr="00BA32AA">
        <w:rPr>
          <w:color w:val="000000" w:themeColor="text1"/>
        </w:rPr>
        <w:t>U</w:t>
      </w:r>
      <w:r w:rsidR="008A5D94">
        <w:rPr>
          <w:color w:val="000000" w:themeColor="text1"/>
        </w:rPr>
        <w:t xml:space="preserve">nited </w:t>
      </w:r>
      <w:r w:rsidR="008A5D94" w:rsidRPr="00BA32AA">
        <w:rPr>
          <w:color w:val="000000" w:themeColor="text1"/>
        </w:rPr>
        <w:t>N</w:t>
      </w:r>
      <w:r w:rsidR="008A5D94">
        <w:rPr>
          <w:color w:val="000000" w:themeColor="text1"/>
        </w:rPr>
        <w:t xml:space="preserve">ations </w:t>
      </w:r>
      <w:r w:rsidR="008A5D94" w:rsidRPr="00BA32AA">
        <w:rPr>
          <w:color w:val="000000" w:themeColor="text1"/>
        </w:rPr>
        <w:t>V</w:t>
      </w:r>
      <w:r w:rsidR="008A5D94">
        <w:rPr>
          <w:color w:val="000000" w:themeColor="text1"/>
        </w:rPr>
        <w:t>olunteer</w:t>
      </w:r>
      <w:r w:rsidRPr="00DE2C8C">
        <w:rPr>
          <w:color w:val="000000" w:themeColor="text1"/>
        </w:rPr>
        <w:t xml:space="preserve">) </w:t>
      </w:r>
      <w:r w:rsidR="00C85297">
        <w:rPr>
          <w:color w:val="000000" w:themeColor="text1"/>
        </w:rPr>
        <w:t>as Assistant Human Rights Officer (</w:t>
      </w:r>
      <w:r w:rsidR="008A5D94">
        <w:rPr>
          <w:color w:val="000000" w:themeColor="text1"/>
        </w:rPr>
        <w:t xml:space="preserve">national </w:t>
      </w:r>
      <w:r w:rsidR="008A5D94" w:rsidRPr="00BA32AA">
        <w:rPr>
          <w:color w:val="000000" w:themeColor="text1"/>
        </w:rPr>
        <w:t>U</w:t>
      </w:r>
      <w:r w:rsidR="008A5D94">
        <w:rPr>
          <w:color w:val="000000" w:themeColor="text1"/>
        </w:rPr>
        <w:t xml:space="preserve">nited </w:t>
      </w:r>
      <w:r w:rsidR="008A5D94" w:rsidRPr="00BA32AA">
        <w:rPr>
          <w:color w:val="000000" w:themeColor="text1"/>
        </w:rPr>
        <w:t>N</w:t>
      </w:r>
      <w:r w:rsidR="008A5D94">
        <w:rPr>
          <w:color w:val="000000" w:themeColor="text1"/>
        </w:rPr>
        <w:t xml:space="preserve">ations </w:t>
      </w:r>
      <w:r w:rsidR="008A5D94" w:rsidRPr="00BA32AA">
        <w:rPr>
          <w:color w:val="000000" w:themeColor="text1"/>
        </w:rPr>
        <w:t>V</w:t>
      </w:r>
      <w:r w:rsidR="008A5D94">
        <w:rPr>
          <w:color w:val="000000" w:themeColor="text1"/>
        </w:rPr>
        <w:t>olunteer</w:t>
      </w:r>
      <w:r w:rsidR="00C85297">
        <w:rPr>
          <w:color w:val="000000" w:themeColor="text1"/>
        </w:rPr>
        <w:t>) in</w:t>
      </w:r>
      <w:r w:rsidRPr="00DE2C8C">
        <w:rPr>
          <w:color w:val="000000" w:themeColor="text1"/>
        </w:rPr>
        <w:t xml:space="preserve"> Kunduz field office</w:t>
      </w:r>
      <w:r w:rsidR="0041597B">
        <w:rPr>
          <w:color w:val="000000" w:themeColor="text1"/>
        </w:rPr>
        <w:t>; and</w:t>
      </w:r>
      <w:r w:rsidRPr="00DE2C8C">
        <w:rPr>
          <w:color w:val="000000" w:themeColor="text1"/>
        </w:rPr>
        <w:t xml:space="preserve"> </w:t>
      </w:r>
    </w:p>
    <w:p w14:paraId="2E812282" w14:textId="77777777" w:rsidR="00ED630E" w:rsidRPr="00ED630E" w:rsidRDefault="00ED630E" w:rsidP="00ED630E">
      <w:pPr>
        <w:pStyle w:val="ListParagraph"/>
        <w:rPr>
          <w:color w:val="000000" w:themeColor="text1"/>
        </w:rPr>
      </w:pPr>
    </w:p>
    <w:p w14:paraId="35E93518" w14:textId="02CC511B" w:rsidR="00ED630E" w:rsidRPr="00DE2C8C" w:rsidRDefault="00ED630E" w:rsidP="00C57EAC">
      <w:pPr>
        <w:pStyle w:val="ListParagraph"/>
        <w:numPr>
          <w:ilvl w:val="0"/>
          <w:numId w:val="22"/>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before="240" w:after="120"/>
        <w:ind w:left="2250" w:hanging="540"/>
        <w:jc w:val="both"/>
        <w:rPr>
          <w:color w:val="000000" w:themeColor="text1"/>
        </w:rPr>
      </w:pPr>
      <w:r w:rsidRPr="00DE2C8C">
        <w:rPr>
          <w:color w:val="000000" w:themeColor="text1"/>
        </w:rPr>
        <w:t xml:space="preserve">Abolishment of thirteen posts, namely, eight Security Guards </w:t>
      </w:r>
      <w:r w:rsidRPr="00DD2611">
        <w:rPr>
          <w:color w:val="000000" w:themeColor="text1"/>
        </w:rPr>
        <w:t>(</w:t>
      </w:r>
      <w:r w:rsidR="00F57C8A">
        <w:rPr>
          <w:color w:val="000000" w:themeColor="text1"/>
        </w:rPr>
        <w:t>Local level</w:t>
      </w:r>
      <w:r w:rsidRPr="00DD2611">
        <w:rPr>
          <w:color w:val="000000" w:themeColor="text1"/>
        </w:rPr>
        <w:t>)</w:t>
      </w:r>
      <w:r w:rsidRPr="00DE2C8C">
        <w:rPr>
          <w:color w:val="000000" w:themeColor="text1"/>
        </w:rPr>
        <w:t xml:space="preserve">, three Field Security Radio Operators </w:t>
      </w:r>
      <w:r w:rsidRPr="00DD2611">
        <w:rPr>
          <w:color w:val="000000" w:themeColor="text1"/>
        </w:rPr>
        <w:t>(</w:t>
      </w:r>
      <w:r w:rsidR="00F57C8A">
        <w:rPr>
          <w:color w:val="000000" w:themeColor="text1"/>
        </w:rPr>
        <w:t>Local level</w:t>
      </w:r>
      <w:r w:rsidRPr="00DD2611">
        <w:rPr>
          <w:color w:val="000000" w:themeColor="text1"/>
        </w:rPr>
        <w:t>)</w:t>
      </w:r>
      <w:r w:rsidRPr="00DE2C8C">
        <w:rPr>
          <w:color w:val="000000" w:themeColor="text1"/>
        </w:rPr>
        <w:t xml:space="preserve">, one Information Systems Assistant </w:t>
      </w:r>
      <w:r w:rsidRPr="00DD2611">
        <w:rPr>
          <w:color w:val="000000" w:themeColor="text1"/>
        </w:rPr>
        <w:t>(</w:t>
      </w:r>
      <w:r w:rsidR="00F57C8A">
        <w:rPr>
          <w:color w:val="000000" w:themeColor="text1"/>
        </w:rPr>
        <w:t>Local level</w:t>
      </w:r>
      <w:r w:rsidRPr="00DD2611">
        <w:rPr>
          <w:color w:val="000000" w:themeColor="text1"/>
        </w:rPr>
        <w:t>)</w:t>
      </w:r>
      <w:r w:rsidRPr="00DE2C8C">
        <w:rPr>
          <w:color w:val="000000" w:themeColor="text1"/>
        </w:rPr>
        <w:t xml:space="preserve"> and one Driver </w:t>
      </w:r>
      <w:r w:rsidRPr="00DD2611">
        <w:rPr>
          <w:color w:val="000000" w:themeColor="text1"/>
        </w:rPr>
        <w:t>(</w:t>
      </w:r>
      <w:r w:rsidR="00F57C8A">
        <w:rPr>
          <w:color w:val="000000" w:themeColor="text1"/>
        </w:rPr>
        <w:t>Local level</w:t>
      </w:r>
      <w:r w:rsidRPr="00DD2611">
        <w:rPr>
          <w:color w:val="000000" w:themeColor="text1"/>
        </w:rPr>
        <w:t>)</w:t>
      </w:r>
      <w:r w:rsidRPr="00DE2C8C">
        <w:rPr>
          <w:color w:val="000000" w:themeColor="text1"/>
        </w:rPr>
        <w:t>.</w:t>
      </w:r>
    </w:p>
    <w:p w14:paraId="6A0FB22D" w14:textId="77777777" w:rsidR="00725033" w:rsidRPr="00DE2C8C" w:rsidRDefault="00725033" w:rsidP="00C57E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240" w:after="120"/>
        <w:ind w:left="1267" w:hanging="1267"/>
        <w:jc w:val="both"/>
        <w:rPr>
          <w:color w:val="000000" w:themeColor="text1"/>
        </w:rPr>
      </w:pPr>
      <w:r w:rsidRPr="00DE2C8C">
        <w:rPr>
          <w:color w:val="000000" w:themeColor="text1"/>
        </w:rPr>
        <w:tab/>
      </w:r>
      <w:r w:rsidRPr="00DE2C8C">
        <w:rPr>
          <w:color w:val="000000" w:themeColor="text1"/>
        </w:rPr>
        <w:tab/>
        <w:t>(e)</w:t>
      </w:r>
      <w:r w:rsidRPr="00DE2C8C">
        <w:rPr>
          <w:color w:val="000000" w:themeColor="text1"/>
        </w:rPr>
        <w:tab/>
      </w:r>
      <w:r w:rsidRPr="00DE2C8C">
        <w:rPr>
          <w:b/>
          <w:bCs/>
          <w:color w:val="000000" w:themeColor="text1"/>
        </w:rPr>
        <w:t>Kunduz</w:t>
      </w:r>
      <w:r w:rsidRPr="00DE2C8C">
        <w:rPr>
          <w:color w:val="000000" w:themeColor="text1"/>
        </w:rPr>
        <w:t>:</w:t>
      </w:r>
    </w:p>
    <w:p w14:paraId="249C1A4E" w14:textId="17D4F0A6" w:rsidR="00C5429B" w:rsidRPr="00C5429B" w:rsidRDefault="00C5429B" w:rsidP="00B1201D">
      <w:pPr>
        <w:pStyle w:val="ListParagraph"/>
        <w:numPr>
          <w:ilvl w:val="0"/>
          <w:numId w:val="23"/>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540"/>
        <w:jc w:val="both"/>
        <w:rPr>
          <w:color w:val="000000" w:themeColor="text1"/>
        </w:rPr>
      </w:pPr>
      <w:r w:rsidRPr="00C5429B">
        <w:rPr>
          <w:color w:val="000000" w:themeColor="text1"/>
        </w:rPr>
        <w:t xml:space="preserve">Reassignment of one post of Assistant Political Affairs Officer (National Professional Officer) as Assistant Programme Management Officer (National Professional Officer) </w:t>
      </w:r>
      <w:r w:rsidR="00B56DE2">
        <w:rPr>
          <w:color w:val="000000" w:themeColor="text1"/>
        </w:rPr>
        <w:t>from Maim</w:t>
      </w:r>
      <w:r w:rsidR="00110C50">
        <w:rPr>
          <w:color w:val="000000" w:themeColor="text1"/>
        </w:rPr>
        <w:t xml:space="preserve">ana field office </w:t>
      </w:r>
      <w:r w:rsidRPr="00C5429B">
        <w:rPr>
          <w:color w:val="000000" w:themeColor="text1"/>
        </w:rPr>
        <w:t xml:space="preserve">to address the gap in technical mine action expertise in the </w:t>
      </w:r>
      <w:r w:rsidR="0034160B">
        <w:rPr>
          <w:color w:val="000000" w:themeColor="text1"/>
        </w:rPr>
        <w:t>northern</w:t>
      </w:r>
      <w:r w:rsidRPr="00C5429B">
        <w:rPr>
          <w:color w:val="000000" w:themeColor="text1"/>
        </w:rPr>
        <w:t xml:space="preserve"> region</w:t>
      </w:r>
      <w:r w:rsidR="0041597B">
        <w:rPr>
          <w:color w:val="000000" w:themeColor="text1"/>
        </w:rPr>
        <w:t>;</w:t>
      </w:r>
    </w:p>
    <w:p w14:paraId="01F4BA4F" w14:textId="77777777" w:rsidR="00C5429B" w:rsidRDefault="00C5429B" w:rsidP="0034160B">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50"/>
        <w:jc w:val="both"/>
        <w:rPr>
          <w:color w:val="000000" w:themeColor="text1"/>
        </w:rPr>
      </w:pPr>
    </w:p>
    <w:p w14:paraId="368B4521" w14:textId="51D5E56F" w:rsidR="00725033" w:rsidRPr="00B1201D" w:rsidRDefault="00725033" w:rsidP="00B1201D">
      <w:pPr>
        <w:pStyle w:val="ListParagraph"/>
        <w:numPr>
          <w:ilvl w:val="0"/>
          <w:numId w:val="23"/>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540"/>
        <w:jc w:val="both"/>
        <w:rPr>
          <w:color w:val="000000" w:themeColor="text1"/>
        </w:rPr>
      </w:pPr>
      <w:r w:rsidRPr="00B1201D">
        <w:rPr>
          <w:color w:val="000000" w:themeColor="text1"/>
        </w:rPr>
        <w:t xml:space="preserve">Redeployment of one post of Field Security Assistant </w:t>
      </w:r>
      <w:r w:rsidR="00DD2611" w:rsidRPr="00B1201D">
        <w:rPr>
          <w:color w:val="000000" w:themeColor="text1"/>
        </w:rPr>
        <w:t>(</w:t>
      </w:r>
      <w:r w:rsidR="00F57C8A">
        <w:rPr>
          <w:color w:val="000000" w:themeColor="text1"/>
        </w:rPr>
        <w:t>Local level</w:t>
      </w:r>
      <w:r w:rsidR="00DD2611" w:rsidRPr="00B1201D">
        <w:rPr>
          <w:color w:val="000000" w:themeColor="text1"/>
        </w:rPr>
        <w:t>)</w:t>
      </w:r>
      <w:r w:rsidRPr="00B1201D">
        <w:rPr>
          <w:color w:val="000000" w:themeColor="text1"/>
        </w:rPr>
        <w:t xml:space="preserve"> from </w:t>
      </w:r>
      <w:r w:rsidR="0037381D">
        <w:rPr>
          <w:color w:val="000000" w:themeColor="text1"/>
        </w:rPr>
        <w:t>Pul-e-Khumri</w:t>
      </w:r>
      <w:r w:rsidRPr="00B1201D">
        <w:rPr>
          <w:color w:val="000000" w:themeColor="text1"/>
        </w:rPr>
        <w:t xml:space="preserve"> field office to enhance security operations capability to address increasing security challenges in the region</w:t>
      </w:r>
      <w:r w:rsidR="006E58CB">
        <w:rPr>
          <w:color w:val="000000" w:themeColor="text1"/>
        </w:rPr>
        <w:t>; and</w:t>
      </w:r>
    </w:p>
    <w:p w14:paraId="6CD0220F" w14:textId="77777777" w:rsidR="00725033" w:rsidRPr="00B1201D" w:rsidRDefault="00725033" w:rsidP="00B1201D">
      <w:pPr>
        <w:pStyle w:val="ListParagraph"/>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jc w:val="both"/>
        <w:rPr>
          <w:color w:val="000000" w:themeColor="text1"/>
        </w:rPr>
      </w:pPr>
    </w:p>
    <w:p w14:paraId="07B79143" w14:textId="790DEE78" w:rsidR="00725033" w:rsidRPr="00B1201D" w:rsidRDefault="00725033" w:rsidP="00B1201D">
      <w:pPr>
        <w:pStyle w:val="ListParagraph"/>
        <w:numPr>
          <w:ilvl w:val="0"/>
          <w:numId w:val="23"/>
        </w:numPr>
        <w:tabs>
          <w:tab w:val="right" w:pos="1022"/>
          <w:tab w:val="left" w:pos="1267"/>
          <w:tab w:val="left" w:pos="1742"/>
          <w:tab w:val="left" w:pos="2250"/>
          <w:tab w:val="left" w:pos="2693"/>
          <w:tab w:val="left" w:pos="3182"/>
          <w:tab w:val="left" w:pos="3658"/>
          <w:tab w:val="left" w:pos="4133"/>
          <w:tab w:val="left" w:pos="4622"/>
          <w:tab w:val="left" w:pos="5098"/>
          <w:tab w:val="left" w:pos="5573"/>
          <w:tab w:val="left" w:pos="6048"/>
        </w:tabs>
        <w:suppressAutoHyphens w:val="0"/>
        <w:spacing w:after="120"/>
        <w:ind w:left="2250" w:hanging="540"/>
        <w:jc w:val="both"/>
        <w:rPr>
          <w:color w:val="000000" w:themeColor="text1"/>
        </w:rPr>
      </w:pPr>
      <w:r w:rsidRPr="00B1201D">
        <w:rPr>
          <w:color w:val="000000" w:themeColor="text1"/>
        </w:rPr>
        <w:t>Reassignment of one post of Associate Political Affairs Officer (</w:t>
      </w:r>
      <w:r w:rsidR="002D654F">
        <w:rPr>
          <w:color w:val="000000" w:themeColor="text1"/>
        </w:rPr>
        <w:t xml:space="preserve">national </w:t>
      </w:r>
      <w:r w:rsidR="002D654F" w:rsidRPr="00BA32AA">
        <w:rPr>
          <w:color w:val="000000" w:themeColor="text1"/>
        </w:rPr>
        <w:t>U</w:t>
      </w:r>
      <w:r w:rsidR="002D654F">
        <w:rPr>
          <w:color w:val="000000" w:themeColor="text1"/>
        </w:rPr>
        <w:t xml:space="preserve">nited </w:t>
      </w:r>
      <w:r w:rsidR="002D654F" w:rsidRPr="00BA32AA">
        <w:rPr>
          <w:color w:val="000000" w:themeColor="text1"/>
        </w:rPr>
        <w:t>N</w:t>
      </w:r>
      <w:r w:rsidR="002D654F">
        <w:rPr>
          <w:color w:val="000000" w:themeColor="text1"/>
        </w:rPr>
        <w:t xml:space="preserve">ations </w:t>
      </w:r>
      <w:r w:rsidR="002D654F" w:rsidRPr="00BA32AA">
        <w:rPr>
          <w:color w:val="000000" w:themeColor="text1"/>
        </w:rPr>
        <w:t>V</w:t>
      </w:r>
      <w:r w:rsidR="002D654F">
        <w:rPr>
          <w:color w:val="000000" w:themeColor="text1"/>
        </w:rPr>
        <w:t>olunteer</w:t>
      </w:r>
      <w:r w:rsidRPr="00B1201D">
        <w:rPr>
          <w:color w:val="000000" w:themeColor="text1"/>
        </w:rPr>
        <w:t xml:space="preserve">) from </w:t>
      </w:r>
      <w:r w:rsidR="0037381D">
        <w:rPr>
          <w:color w:val="000000" w:themeColor="text1"/>
        </w:rPr>
        <w:t>Pul-e-Khumri</w:t>
      </w:r>
      <w:r w:rsidRPr="00B1201D">
        <w:rPr>
          <w:color w:val="000000" w:themeColor="text1"/>
        </w:rPr>
        <w:t xml:space="preserve"> field office as Assistant Human Rights Officer (</w:t>
      </w:r>
      <w:r w:rsidR="002D654F">
        <w:rPr>
          <w:color w:val="000000" w:themeColor="text1"/>
        </w:rPr>
        <w:t xml:space="preserve">national </w:t>
      </w:r>
      <w:r w:rsidR="002D654F" w:rsidRPr="00BA32AA">
        <w:rPr>
          <w:color w:val="000000" w:themeColor="text1"/>
        </w:rPr>
        <w:t>U</w:t>
      </w:r>
      <w:r w:rsidR="002D654F">
        <w:rPr>
          <w:color w:val="000000" w:themeColor="text1"/>
        </w:rPr>
        <w:t xml:space="preserve">nited </w:t>
      </w:r>
      <w:r w:rsidR="002D654F" w:rsidRPr="00BA32AA">
        <w:rPr>
          <w:color w:val="000000" w:themeColor="text1"/>
        </w:rPr>
        <w:t>N</w:t>
      </w:r>
      <w:r w:rsidR="002D654F">
        <w:rPr>
          <w:color w:val="000000" w:themeColor="text1"/>
        </w:rPr>
        <w:t xml:space="preserve">ations </w:t>
      </w:r>
      <w:r w:rsidR="002D654F" w:rsidRPr="00BA32AA">
        <w:rPr>
          <w:color w:val="000000" w:themeColor="text1"/>
        </w:rPr>
        <w:t>V</w:t>
      </w:r>
      <w:r w:rsidR="002D654F">
        <w:rPr>
          <w:color w:val="000000" w:themeColor="text1"/>
        </w:rPr>
        <w:t>olunteer</w:t>
      </w:r>
      <w:r w:rsidRPr="00B1201D">
        <w:rPr>
          <w:color w:val="000000" w:themeColor="text1"/>
        </w:rPr>
        <w:t>).</w:t>
      </w:r>
    </w:p>
    <w:p w14:paraId="284C7BE7" w14:textId="77777777" w:rsidR="00725033" w:rsidRPr="00DE2C8C" w:rsidRDefault="00725033" w:rsidP="00725033">
      <w:pPr>
        <w:suppressAutoHyphens w:val="0"/>
        <w:spacing w:after="160" w:line="259" w:lineRule="auto"/>
        <w:rPr>
          <w:rFonts w:eastAsia="Calibri"/>
          <w:color w:val="000000" w:themeColor="text1"/>
          <w:sz w:val="10"/>
          <w14:ligatures w14:val="none"/>
        </w:rPr>
      </w:pPr>
      <w:r w:rsidRPr="00DE2C8C">
        <w:rPr>
          <w:rFonts w:eastAsia="Calibri"/>
          <w:color w:val="000000" w:themeColor="text1"/>
          <w:sz w:val="10"/>
          <w14:ligatures w14:val="none"/>
        </w:rPr>
        <w:br w:type="page"/>
      </w:r>
    </w:p>
    <w:p w14:paraId="193A081D" w14:textId="77777777" w:rsidR="00725033" w:rsidRPr="00DE2C8C" w:rsidRDefault="00725033" w:rsidP="00725033">
      <w:pPr>
        <w:pStyle w:val="H23"/>
        <w:rPr>
          <w:color w:val="000000" w:themeColor="text1"/>
          <w:lang w:val="en-GB"/>
        </w:rPr>
      </w:pPr>
      <w:r w:rsidRPr="00DE2C8C" w:rsidDel="006532F9">
        <w:rPr>
          <w:color w:val="000000" w:themeColor="text1"/>
          <w:spacing w:val="0"/>
          <w:lang w:val="en-GB"/>
        </w:rPr>
        <w:lastRenderedPageBreak/>
        <w:tab/>
      </w:r>
      <w:r w:rsidRPr="00DE2C8C">
        <w:rPr>
          <w:color w:val="000000" w:themeColor="text1"/>
          <w:spacing w:val="0"/>
          <w:lang w:val="en-GB"/>
        </w:rPr>
        <w:tab/>
      </w:r>
      <w:r w:rsidRPr="00DE2C8C">
        <w:rPr>
          <w:color w:val="000000" w:themeColor="text1"/>
          <w:lang w:val="en-GB"/>
        </w:rPr>
        <w:t>Consolidated Kuwait Office</w:t>
      </w:r>
    </w:p>
    <w:p w14:paraId="6256070A"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195907EA" w14:textId="77777777" w:rsidR="00725033" w:rsidRPr="00DE2C8C" w:rsidRDefault="00725033" w:rsidP="00725033">
      <w:pPr>
        <w:pStyle w:val="H23"/>
        <w:rPr>
          <w:b w:val="0"/>
          <w:bCs/>
          <w:color w:val="000000" w:themeColor="text1"/>
          <w:lang w:val="en-GB"/>
        </w:rPr>
      </w:pPr>
      <w:r w:rsidRPr="00DE2C8C">
        <w:rPr>
          <w:b w:val="0"/>
          <w:bCs/>
          <w:color w:val="000000" w:themeColor="text1"/>
          <w:lang w:val="en-GB"/>
        </w:rPr>
        <w:t>Table 23</w:t>
      </w:r>
    </w:p>
    <w:p w14:paraId="07916A76" w14:textId="77777777" w:rsidR="00725033" w:rsidRPr="00DE2C8C" w:rsidRDefault="00725033" w:rsidP="00725033">
      <w:pPr>
        <w:pStyle w:val="H23"/>
        <w:rPr>
          <w:color w:val="000000" w:themeColor="text1"/>
          <w:lang w:val="en-GB"/>
        </w:rPr>
      </w:pPr>
      <w:r w:rsidRPr="00DE2C8C">
        <w:rPr>
          <w:color w:val="000000" w:themeColor="text1"/>
          <w:lang w:val="en-GB"/>
        </w:rPr>
        <w:t>Staffing requirements: Consolidated Kuwait Office</w:t>
      </w:r>
    </w:p>
    <w:p w14:paraId="70ADEB2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5B2369DF"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9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97"/>
        <w:gridCol w:w="423"/>
        <w:gridCol w:w="450"/>
        <w:gridCol w:w="450"/>
        <w:gridCol w:w="398"/>
        <w:gridCol w:w="322"/>
        <w:gridCol w:w="397"/>
        <w:gridCol w:w="427"/>
        <w:gridCol w:w="438"/>
        <w:gridCol w:w="450"/>
        <w:gridCol w:w="567"/>
        <w:gridCol w:w="18"/>
        <w:gridCol w:w="99"/>
        <w:gridCol w:w="18"/>
        <w:gridCol w:w="300"/>
        <w:gridCol w:w="405"/>
        <w:gridCol w:w="390"/>
        <w:gridCol w:w="530"/>
        <w:gridCol w:w="10"/>
        <w:gridCol w:w="80"/>
        <w:gridCol w:w="10"/>
        <w:gridCol w:w="810"/>
        <w:gridCol w:w="630"/>
        <w:gridCol w:w="612"/>
        <w:gridCol w:w="9"/>
        <w:gridCol w:w="475"/>
      </w:tblGrid>
      <w:tr w:rsidR="006B33C6" w:rsidRPr="00DE2C8C" w14:paraId="26946FE8" w14:textId="77777777" w:rsidTr="006B33C6">
        <w:trPr>
          <w:trHeight w:val="47"/>
          <w:tblHeader/>
        </w:trPr>
        <w:tc>
          <w:tcPr>
            <w:tcW w:w="1197" w:type="dxa"/>
            <w:tcBorders>
              <w:top w:val="single" w:sz="4" w:space="0" w:color="auto"/>
            </w:tcBorders>
            <w:shd w:val="clear" w:color="auto" w:fill="auto"/>
            <w:vAlign w:val="bottom"/>
          </w:tcPr>
          <w:p w14:paraId="78A17217" w14:textId="77777777" w:rsidR="006B33C6" w:rsidRPr="00DE2C8C" w:rsidRDefault="006B33C6" w:rsidP="000263AB">
            <w:pPr>
              <w:keepNext/>
              <w:keepLines/>
              <w:spacing w:before="81" w:after="81" w:line="160" w:lineRule="exact"/>
              <w:ind w:right="43"/>
              <w:jc w:val="center"/>
              <w:rPr>
                <w:rFonts w:eastAsia="Calibri"/>
                <w:i/>
                <w:color w:val="000000" w:themeColor="text1"/>
                <w:spacing w:val="0"/>
                <w:w w:val="100"/>
                <w:sz w:val="14"/>
              </w:rPr>
            </w:pPr>
          </w:p>
        </w:tc>
        <w:tc>
          <w:tcPr>
            <w:tcW w:w="4322" w:type="dxa"/>
            <w:gridSpan w:val="10"/>
            <w:tcBorders>
              <w:top w:val="single" w:sz="4" w:space="0" w:color="auto"/>
              <w:bottom w:val="single" w:sz="4" w:space="0" w:color="auto"/>
            </w:tcBorders>
            <w:shd w:val="clear" w:color="auto" w:fill="auto"/>
            <w:vAlign w:val="bottom"/>
          </w:tcPr>
          <w:p w14:paraId="64A2D3A4" w14:textId="77777777" w:rsidR="006B33C6" w:rsidRPr="00DE2C8C" w:rsidRDefault="006B33C6" w:rsidP="000263AB">
            <w:pPr>
              <w:keepNext/>
              <w:keepLines/>
              <w:spacing w:before="81" w:after="81" w:line="160" w:lineRule="exact"/>
              <w:ind w:right="43"/>
              <w:jc w:val="center"/>
              <w:rPr>
                <w:rFonts w:eastAsia="Calibri"/>
                <w:i/>
                <w:color w:val="000000" w:themeColor="text1"/>
                <w:spacing w:val="0"/>
                <w:w w:val="100"/>
                <w:sz w:val="14"/>
              </w:rPr>
            </w:pPr>
            <w:r w:rsidRPr="00DE2C8C">
              <w:rPr>
                <w:rFonts w:eastAsia="Calibri"/>
                <w:i/>
                <w:color w:val="000000" w:themeColor="text1"/>
                <w:spacing w:val="0"/>
                <w:w w:val="100"/>
                <w:sz w:val="14"/>
              </w:rPr>
              <w:t>International staff</w:t>
            </w:r>
          </w:p>
        </w:tc>
        <w:tc>
          <w:tcPr>
            <w:tcW w:w="117" w:type="dxa"/>
            <w:gridSpan w:val="2"/>
            <w:tcBorders>
              <w:top w:val="single" w:sz="4" w:space="0" w:color="auto"/>
            </w:tcBorders>
            <w:shd w:val="clear" w:color="auto" w:fill="auto"/>
            <w:vAlign w:val="bottom"/>
          </w:tcPr>
          <w:p w14:paraId="559E1B03" w14:textId="77777777" w:rsidR="006B33C6" w:rsidRPr="00DE2C8C" w:rsidRDefault="006B33C6" w:rsidP="000263AB">
            <w:pPr>
              <w:keepNext/>
              <w:keepLines/>
              <w:spacing w:before="81" w:after="81" w:line="160" w:lineRule="exact"/>
              <w:ind w:right="43"/>
              <w:jc w:val="center"/>
              <w:rPr>
                <w:rFonts w:eastAsia="Calibri"/>
                <w:i/>
                <w:color w:val="000000" w:themeColor="text1"/>
                <w:spacing w:val="0"/>
                <w:w w:val="100"/>
                <w:sz w:val="14"/>
              </w:rPr>
            </w:pPr>
          </w:p>
        </w:tc>
        <w:tc>
          <w:tcPr>
            <w:tcW w:w="1643" w:type="dxa"/>
            <w:gridSpan w:val="5"/>
            <w:tcBorders>
              <w:top w:val="single" w:sz="4" w:space="0" w:color="auto"/>
              <w:bottom w:val="single" w:sz="4" w:space="0" w:color="auto"/>
            </w:tcBorders>
          </w:tcPr>
          <w:p w14:paraId="2D7F132A" w14:textId="452594D4" w:rsidR="006B33C6" w:rsidRPr="00DE2C8C" w:rsidRDefault="006B33C6" w:rsidP="000263AB">
            <w:pPr>
              <w:keepNext/>
              <w:keepLines/>
              <w:spacing w:before="81" w:after="81" w:line="160" w:lineRule="exact"/>
              <w:ind w:right="43"/>
              <w:jc w:val="center"/>
              <w:rPr>
                <w:rFonts w:eastAsia="Calibri"/>
                <w:i/>
                <w:color w:val="000000" w:themeColor="text1"/>
                <w:spacing w:val="0"/>
                <w:w w:val="100"/>
                <w:sz w:val="14"/>
              </w:rPr>
            </w:pPr>
            <w:r w:rsidRPr="00DE2C8C">
              <w:rPr>
                <w:rFonts w:eastAsia="Calibri"/>
                <w:i/>
                <w:color w:val="000000" w:themeColor="text1"/>
                <w:spacing w:val="0"/>
                <w:w w:val="100"/>
                <w:sz w:val="14"/>
              </w:rPr>
              <w:t>National staff</w:t>
            </w:r>
          </w:p>
        </w:tc>
        <w:tc>
          <w:tcPr>
            <w:tcW w:w="90" w:type="dxa"/>
            <w:gridSpan w:val="2"/>
            <w:tcBorders>
              <w:top w:val="single" w:sz="4" w:space="0" w:color="auto"/>
            </w:tcBorders>
          </w:tcPr>
          <w:p w14:paraId="7F0EFA43" w14:textId="77777777" w:rsidR="006B33C6" w:rsidRPr="00DE2C8C" w:rsidRDefault="006B33C6" w:rsidP="000263AB">
            <w:pPr>
              <w:keepNext/>
              <w:keepLines/>
              <w:spacing w:before="81" w:after="81" w:line="160" w:lineRule="exact"/>
              <w:ind w:right="43"/>
              <w:jc w:val="center"/>
              <w:rPr>
                <w:rFonts w:eastAsia="Calibri"/>
                <w:i/>
                <w:color w:val="000000" w:themeColor="text1"/>
                <w:spacing w:val="0"/>
                <w:w w:val="100"/>
                <w:sz w:val="14"/>
              </w:rPr>
            </w:pPr>
          </w:p>
        </w:tc>
        <w:tc>
          <w:tcPr>
            <w:tcW w:w="2071" w:type="dxa"/>
            <w:gridSpan w:val="5"/>
            <w:tcBorders>
              <w:top w:val="single" w:sz="4" w:space="0" w:color="auto"/>
              <w:bottom w:val="single" w:sz="4" w:space="0" w:color="auto"/>
            </w:tcBorders>
            <w:shd w:val="clear" w:color="auto" w:fill="auto"/>
            <w:vAlign w:val="bottom"/>
          </w:tcPr>
          <w:p w14:paraId="7CA3CB88" w14:textId="77777777" w:rsidR="006B33C6" w:rsidRPr="00DE2C8C" w:rsidRDefault="006B33C6" w:rsidP="000263AB">
            <w:pPr>
              <w:keepNext/>
              <w:keepLines/>
              <w:spacing w:before="81" w:after="81" w:line="160" w:lineRule="exact"/>
              <w:ind w:right="43"/>
              <w:jc w:val="center"/>
              <w:rPr>
                <w:rFonts w:eastAsia="Calibri"/>
                <w:i/>
                <w:color w:val="000000" w:themeColor="text1"/>
                <w:spacing w:val="0"/>
                <w:w w:val="100"/>
                <w:sz w:val="14"/>
              </w:rPr>
            </w:pPr>
            <w:r w:rsidRPr="00DE2C8C">
              <w:rPr>
                <w:rFonts w:eastAsia="Calibri"/>
                <w:i/>
                <w:color w:val="000000" w:themeColor="text1"/>
                <w:spacing w:val="0"/>
                <w:w w:val="100"/>
                <w:sz w:val="14"/>
              </w:rPr>
              <w:t>United Nations Volunteers</w:t>
            </w:r>
          </w:p>
        </w:tc>
        <w:tc>
          <w:tcPr>
            <w:tcW w:w="475" w:type="dxa"/>
            <w:tcBorders>
              <w:top w:val="single" w:sz="4" w:space="0" w:color="auto"/>
            </w:tcBorders>
            <w:shd w:val="clear" w:color="auto" w:fill="auto"/>
            <w:vAlign w:val="bottom"/>
          </w:tcPr>
          <w:p w14:paraId="32C40F87" w14:textId="77777777" w:rsidR="006B33C6" w:rsidRPr="00DE2C8C" w:rsidRDefault="006B33C6" w:rsidP="000263AB">
            <w:pPr>
              <w:keepNext/>
              <w:keepLines/>
              <w:spacing w:before="81" w:after="81" w:line="160" w:lineRule="exact"/>
              <w:ind w:right="43"/>
              <w:jc w:val="center"/>
              <w:rPr>
                <w:rFonts w:eastAsia="Calibri"/>
                <w:i/>
                <w:color w:val="000000" w:themeColor="text1"/>
                <w:spacing w:val="0"/>
                <w:w w:val="100"/>
                <w:sz w:val="14"/>
              </w:rPr>
            </w:pPr>
          </w:p>
        </w:tc>
      </w:tr>
      <w:tr w:rsidR="006B33C6" w:rsidRPr="00DE2C8C" w14:paraId="778CCCB7" w14:textId="77777777" w:rsidTr="006B33C6">
        <w:trPr>
          <w:trHeight w:val="162"/>
          <w:tblHeader/>
        </w:trPr>
        <w:tc>
          <w:tcPr>
            <w:tcW w:w="1197" w:type="dxa"/>
            <w:tcBorders>
              <w:bottom w:val="single" w:sz="12" w:space="0" w:color="auto"/>
            </w:tcBorders>
            <w:shd w:val="clear" w:color="auto" w:fill="auto"/>
            <w:vAlign w:val="bottom"/>
          </w:tcPr>
          <w:p w14:paraId="2795E429" w14:textId="77777777" w:rsidR="006B33C6" w:rsidRPr="00DE2C8C" w:rsidRDefault="006B33C6" w:rsidP="000263AB">
            <w:pPr>
              <w:keepNext/>
              <w:keepLines/>
              <w:spacing w:before="81" w:after="81" w:line="160" w:lineRule="exact"/>
              <w:ind w:right="43"/>
              <w:rPr>
                <w:rFonts w:eastAsia="Calibri"/>
                <w:i/>
                <w:color w:val="000000" w:themeColor="text1"/>
                <w:spacing w:val="0"/>
                <w:w w:val="100"/>
                <w:sz w:val="14"/>
              </w:rPr>
            </w:pPr>
          </w:p>
        </w:tc>
        <w:tc>
          <w:tcPr>
            <w:tcW w:w="423" w:type="dxa"/>
            <w:tcBorders>
              <w:top w:val="single" w:sz="4" w:space="0" w:color="auto"/>
              <w:bottom w:val="single" w:sz="12" w:space="0" w:color="auto"/>
            </w:tcBorders>
            <w:shd w:val="clear" w:color="auto" w:fill="auto"/>
            <w:vAlign w:val="bottom"/>
          </w:tcPr>
          <w:p w14:paraId="3C5EBA4F"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USG</w:t>
            </w:r>
          </w:p>
        </w:tc>
        <w:tc>
          <w:tcPr>
            <w:tcW w:w="450" w:type="dxa"/>
            <w:tcBorders>
              <w:top w:val="single" w:sz="4" w:space="0" w:color="auto"/>
              <w:bottom w:val="single" w:sz="12" w:space="0" w:color="auto"/>
            </w:tcBorders>
            <w:shd w:val="clear" w:color="auto" w:fill="auto"/>
            <w:vAlign w:val="bottom"/>
          </w:tcPr>
          <w:p w14:paraId="191E3222"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ASG</w:t>
            </w:r>
          </w:p>
        </w:tc>
        <w:tc>
          <w:tcPr>
            <w:tcW w:w="450" w:type="dxa"/>
            <w:tcBorders>
              <w:top w:val="single" w:sz="4" w:space="0" w:color="auto"/>
              <w:bottom w:val="single" w:sz="12" w:space="0" w:color="auto"/>
            </w:tcBorders>
            <w:shd w:val="clear" w:color="auto" w:fill="auto"/>
            <w:vAlign w:val="bottom"/>
          </w:tcPr>
          <w:p w14:paraId="3675F621"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D-2</w:t>
            </w:r>
          </w:p>
        </w:tc>
        <w:tc>
          <w:tcPr>
            <w:tcW w:w="398" w:type="dxa"/>
            <w:tcBorders>
              <w:top w:val="single" w:sz="4" w:space="0" w:color="auto"/>
              <w:bottom w:val="single" w:sz="12" w:space="0" w:color="auto"/>
            </w:tcBorders>
            <w:shd w:val="clear" w:color="auto" w:fill="auto"/>
            <w:vAlign w:val="bottom"/>
          </w:tcPr>
          <w:p w14:paraId="6670172B"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D-1</w:t>
            </w:r>
          </w:p>
        </w:tc>
        <w:tc>
          <w:tcPr>
            <w:tcW w:w="322" w:type="dxa"/>
            <w:tcBorders>
              <w:top w:val="single" w:sz="4" w:space="0" w:color="auto"/>
              <w:bottom w:val="single" w:sz="12" w:space="0" w:color="auto"/>
            </w:tcBorders>
            <w:shd w:val="clear" w:color="auto" w:fill="auto"/>
            <w:vAlign w:val="bottom"/>
          </w:tcPr>
          <w:p w14:paraId="7535BBE3"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P-5</w:t>
            </w:r>
          </w:p>
        </w:tc>
        <w:tc>
          <w:tcPr>
            <w:tcW w:w="397" w:type="dxa"/>
            <w:tcBorders>
              <w:top w:val="single" w:sz="4" w:space="0" w:color="auto"/>
              <w:bottom w:val="single" w:sz="12" w:space="0" w:color="auto"/>
            </w:tcBorders>
            <w:shd w:val="clear" w:color="auto" w:fill="auto"/>
            <w:vAlign w:val="bottom"/>
          </w:tcPr>
          <w:p w14:paraId="2975E98E"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P-4</w:t>
            </w:r>
          </w:p>
        </w:tc>
        <w:tc>
          <w:tcPr>
            <w:tcW w:w="427" w:type="dxa"/>
            <w:tcBorders>
              <w:top w:val="single" w:sz="4" w:space="0" w:color="auto"/>
              <w:bottom w:val="single" w:sz="12" w:space="0" w:color="auto"/>
            </w:tcBorders>
            <w:shd w:val="clear" w:color="auto" w:fill="auto"/>
            <w:vAlign w:val="bottom"/>
          </w:tcPr>
          <w:p w14:paraId="2B8DAA41"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P-3</w:t>
            </w:r>
          </w:p>
        </w:tc>
        <w:tc>
          <w:tcPr>
            <w:tcW w:w="438" w:type="dxa"/>
            <w:tcBorders>
              <w:top w:val="single" w:sz="4" w:space="0" w:color="auto"/>
              <w:bottom w:val="single" w:sz="12" w:space="0" w:color="auto"/>
            </w:tcBorders>
            <w:shd w:val="clear" w:color="auto" w:fill="auto"/>
            <w:vAlign w:val="bottom"/>
          </w:tcPr>
          <w:p w14:paraId="74C945E5"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P-2</w:t>
            </w:r>
          </w:p>
        </w:tc>
        <w:tc>
          <w:tcPr>
            <w:tcW w:w="450" w:type="dxa"/>
            <w:tcBorders>
              <w:top w:val="single" w:sz="4" w:space="0" w:color="auto"/>
              <w:bottom w:val="single" w:sz="12" w:space="0" w:color="auto"/>
            </w:tcBorders>
            <w:shd w:val="clear" w:color="auto" w:fill="auto"/>
            <w:vAlign w:val="bottom"/>
          </w:tcPr>
          <w:p w14:paraId="42B87790" w14:textId="5205890C"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Pr>
                <w:rFonts w:eastAsia="Calibri"/>
                <w:i/>
                <w:color w:val="000000" w:themeColor="text1"/>
                <w:spacing w:val="0"/>
                <w:w w:val="100"/>
                <w:sz w:val="14"/>
              </w:rPr>
              <w:t>FS</w:t>
            </w:r>
          </w:p>
        </w:tc>
        <w:tc>
          <w:tcPr>
            <w:tcW w:w="585" w:type="dxa"/>
            <w:gridSpan w:val="2"/>
            <w:tcBorders>
              <w:bottom w:val="single" w:sz="12" w:space="0" w:color="auto"/>
            </w:tcBorders>
            <w:shd w:val="clear" w:color="auto" w:fill="auto"/>
            <w:vAlign w:val="bottom"/>
          </w:tcPr>
          <w:p w14:paraId="39CFB5D1"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Subtotal</w:t>
            </w:r>
          </w:p>
        </w:tc>
        <w:tc>
          <w:tcPr>
            <w:tcW w:w="117" w:type="dxa"/>
            <w:gridSpan w:val="2"/>
            <w:tcBorders>
              <w:bottom w:val="single" w:sz="12" w:space="0" w:color="auto"/>
            </w:tcBorders>
            <w:shd w:val="clear" w:color="auto" w:fill="auto"/>
            <w:vAlign w:val="bottom"/>
          </w:tcPr>
          <w:p w14:paraId="707ED8FB"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p>
        </w:tc>
        <w:tc>
          <w:tcPr>
            <w:tcW w:w="300" w:type="dxa"/>
            <w:tcBorders>
              <w:bottom w:val="single" w:sz="12" w:space="0" w:color="auto"/>
            </w:tcBorders>
          </w:tcPr>
          <w:p w14:paraId="61EA4574" w14:textId="0F6875D0"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Pr>
                <w:rFonts w:eastAsia="Calibri"/>
                <w:i/>
                <w:color w:val="000000" w:themeColor="text1"/>
                <w:spacing w:val="0"/>
                <w:w w:val="100"/>
                <w:sz w:val="14"/>
              </w:rPr>
              <w:t>GS</w:t>
            </w:r>
          </w:p>
        </w:tc>
        <w:tc>
          <w:tcPr>
            <w:tcW w:w="405" w:type="dxa"/>
            <w:tcBorders>
              <w:top w:val="single" w:sz="4" w:space="0" w:color="auto"/>
              <w:bottom w:val="single" w:sz="12" w:space="0" w:color="auto"/>
            </w:tcBorders>
            <w:shd w:val="clear" w:color="auto" w:fill="auto"/>
            <w:vAlign w:val="bottom"/>
          </w:tcPr>
          <w:p w14:paraId="4D570F04" w14:textId="0A07A24E"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NPO</w:t>
            </w:r>
          </w:p>
        </w:tc>
        <w:tc>
          <w:tcPr>
            <w:tcW w:w="390" w:type="dxa"/>
            <w:tcBorders>
              <w:top w:val="single" w:sz="4" w:space="0" w:color="auto"/>
              <w:bottom w:val="single" w:sz="12" w:space="0" w:color="auto"/>
            </w:tcBorders>
            <w:shd w:val="clear" w:color="auto" w:fill="auto"/>
            <w:vAlign w:val="bottom"/>
          </w:tcPr>
          <w:p w14:paraId="1FE7F3C8" w14:textId="4A900791"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Pr>
                <w:rFonts w:eastAsia="Calibri"/>
                <w:i/>
                <w:color w:val="000000" w:themeColor="text1"/>
                <w:spacing w:val="0"/>
                <w:w w:val="100"/>
                <w:sz w:val="14"/>
              </w:rPr>
              <w:t>LL</w:t>
            </w:r>
          </w:p>
        </w:tc>
        <w:tc>
          <w:tcPr>
            <w:tcW w:w="540" w:type="dxa"/>
            <w:gridSpan w:val="2"/>
            <w:tcBorders>
              <w:top w:val="single" w:sz="4" w:space="0" w:color="auto"/>
              <w:bottom w:val="single" w:sz="12" w:space="0" w:color="auto"/>
            </w:tcBorders>
            <w:vAlign w:val="bottom"/>
          </w:tcPr>
          <w:p w14:paraId="208005A4"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Subtotal</w:t>
            </w:r>
          </w:p>
        </w:tc>
        <w:tc>
          <w:tcPr>
            <w:tcW w:w="90" w:type="dxa"/>
            <w:gridSpan w:val="2"/>
            <w:tcBorders>
              <w:bottom w:val="single" w:sz="12" w:space="0" w:color="auto"/>
            </w:tcBorders>
          </w:tcPr>
          <w:p w14:paraId="6A653114"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p>
        </w:tc>
        <w:tc>
          <w:tcPr>
            <w:tcW w:w="810" w:type="dxa"/>
            <w:tcBorders>
              <w:top w:val="single" w:sz="4" w:space="0" w:color="auto"/>
              <w:bottom w:val="single" w:sz="12" w:space="0" w:color="auto"/>
            </w:tcBorders>
            <w:shd w:val="clear" w:color="auto" w:fill="auto"/>
            <w:vAlign w:val="bottom"/>
          </w:tcPr>
          <w:p w14:paraId="4718B790"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szCs w:val="14"/>
              </w:rPr>
            </w:pPr>
            <w:r w:rsidRPr="00DE2C8C">
              <w:rPr>
                <w:rFonts w:eastAsia="Calibri"/>
                <w:i/>
                <w:color w:val="000000" w:themeColor="text1"/>
                <w:spacing w:val="0"/>
                <w:w w:val="100"/>
                <w:sz w:val="14"/>
                <w:szCs w:val="14"/>
              </w:rPr>
              <w:t>International</w:t>
            </w:r>
          </w:p>
        </w:tc>
        <w:tc>
          <w:tcPr>
            <w:tcW w:w="630" w:type="dxa"/>
            <w:tcBorders>
              <w:top w:val="single" w:sz="4" w:space="0" w:color="auto"/>
              <w:bottom w:val="single" w:sz="12" w:space="0" w:color="auto"/>
            </w:tcBorders>
          </w:tcPr>
          <w:p w14:paraId="1A46ED5A"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szCs w:val="14"/>
              </w:rPr>
            </w:pPr>
            <w:r w:rsidRPr="00DE2C8C">
              <w:rPr>
                <w:rFonts w:eastAsia="Calibri"/>
                <w:i/>
                <w:color w:val="000000" w:themeColor="text1"/>
                <w:spacing w:val="0"/>
                <w:w w:val="100"/>
                <w:sz w:val="14"/>
                <w:szCs w:val="14"/>
              </w:rPr>
              <w:t>National</w:t>
            </w:r>
          </w:p>
        </w:tc>
        <w:tc>
          <w:tcPr>
            <w:tcW w:w="612" w:type="dxa"/>
            <w:tcBorders>
              <w:top w:val="single" w:sz="4" w:space="0" w:color="auto"/>
              <w:bottom w:val="single" w:sz="12" w:space="0" w:color="auto"/>
            </w:tcBorders>
          </w:tcPr>
          <w:p w14:paraId="2E0C4799"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Subtotal</w:t>
            </w:r>
          </w:p>
        </w:tc>
        <w:tc>
          <w:tcPr>
            <w:tcW w:w="483" w:type="dxa"/>
            <w:gridSpan w:val="2"/>
            <w:tcBorders>
              <w:bottom w:val="single" w:sz="12" w:space="0" w:color="auto"/>
            </w:tcBorders>
            <w:shd w:val="clear" w:color="auto" w:fill="auto"/>
            <w:vAlign w:val="bottom"/>
          </w:tcPr>
          <w:p w14:paraId="28239160" w14:textId="77777777" w:rsidR="006B33C6" w:rsidRPr="00DE2C8C" w:rsidRDefault="006B33C6" w:rsidP="000263AB">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Total</w:t>
            </w:r>
          </w:p>
        </w:tc>
      </w:tr>
      <w:tr w:rsidR="006B33C6" w:rsidRPr="00DE2C8C" w14:paraId="5EF4EBFC" w14:textId="77777777" w:rsidTr="006B33C6">
        <w:trPr>
          <w:trHeight w:hRule="exact" w:val="115"/>
          <w:tblHeader/>
        </w:trPr>
        <w:tc>
          <w:tcPr>
            <w:tcW w:w="1197" w:type="dxa"/>
            <w:tcBorders>
              <w:top w:val="single" w:sz="12" w:space="0" w:color="auto"/>
            </w:tcBorders>
            <w:shd w:val="clear" w:color="auto" w:fill="auto"/>
            <w:vAlign w:val="bottom"/>
          </w:tcPr>
          <w:p w14:paraId="6F967533"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rPr>
                <w:rFonts w:eastAsia="Calibri"/>
                <w:color w:val="000000" w:themeColor="text1"/>
                <w:sz w:val="17"/>
              </w:rPr>
            </w:pPr>
          </w:p>
        </w:tc>
        <w:tc>
          <w:tcPr>
            <w:tcW w:w="423" w:type="dxa"/>
            <w:tcBorders>
              <w:top w:val="single" w:sz="12" w:space="0" w:color="auto"/>
            </w:tcBorders>
            <w:shd w:val="clear" w:color="auto" w:fill="auto"/>
            <w:vAlign w:val="bottom"/>
          </w:tcPr>
          <w:p w14:paraId="7A1B14F1"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450" w:type="dxa"/>
            <w:tcBorders>
              <w:top w:val="single" w:sz="12" w:space="0" w:color="auto"/>
            </w:tcBorders>
            <w:shd w:val="clear" w:color="auto" w:fill="auto"/>
            <w:vAlign w:val="bottom"/>
          </w:tcPr>
          <w:p w14:paraId="7BFF65A5"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450" w:type="dxa"/>
            <w:tcBorders>
              <w:top w:val="single" w:sz="12" w:space="0" w:color="auto"/>
            </w:tcBorders>
            <w:shd w:val="clear" w:color="auto" w:fill="auto"/>
            <w:vAlign w:val="bottom"/>
          </w:tcPr>
          <w:p w14:paraId="0FEB7423"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398" w:type="dxa"/>
            <w:tcBorders>
              <w:top w:val="single" w:sz="12" w:space="0" w:color="auto"/>
            </w:tcBorders>
            <w:shd w:val="clear" w:color="auto" w:fill="auto"/>
            <w:vAlign w:val="bottom"/>
          </w:tcPr>
          <w:p w14:paraId="56D32CAB"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pacing w:val="0"/>
                <w:sz w:val="17"/>
              </w:rPr>
            </w:pPr>
          </w:p>
        </w:tc>
        <w:tc>
          <w:tcPr>
            <w:tcW w:w="322" w:type="dxa"/>
            <w:tcBorders>
              <w:top w:val="single" w:sz="12" w:space="0" w:color="auto"/>
            </w:tcBorders>
            <w:shd w:val="clear" w:color="auto" w:fill="auto"/>
            <w:vAlign w:val="bottom"/>
          </w:tcPr>
          <w:p w14:paraId="7E6580AC"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pacing w:val="0"/>
                <w:sz w:val="17"/>
              </w:rPr>
            </w:pPr>
          </w:p>
        </w:tc>
        <w:tc>
          <w:tcPr>
            <w:tcW w:w="397" w:type="dxa"/>
            <w:tcBorders>
              <w:top w:val="single" w:sz="12" w:space="0" w:color="auto"/>
            </w:tcBorders>
            <w:shd w:val="clear" w:color="auto" w:fill="auto"/>
            <w:vAlign w:val="bottom"/>
          </w:tcPr>
          <w:p w14:paraId="17063D8C"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pacing w:val="0"/>
                <w:sz w:val="17"/>
              </w:rPr>
            </w:pPr>
          </w:p>
        </w:tc>
        <w:tc>
          <w:tcPr>
            <w:tcW w:w="427" w:type="dxa"/>
            <w:tcBorders>
              <w:top w:val="single" w:sz="12" w:space="0" w:color="auto"/>
            </w:tcBorders>
            <w:shd w:val="clear" w:color="auto" w:fill="auto"/>
            <w:vAlign w:val="bottom"/>
          </w:tcPr>
          <w:p w14:paraId="6573EF76"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pacing w:val="0"/>
                <w:sz w:val="17"/>
              </w:rPr>
            </w:pPr>
          </w:p>
        </w:tc>
        <w:tc>
          <w:tcPr>
            <w:tcW w:w="438" w:type="dxa"/>
            <w:tcBorders>
              <w:top w:val="single" w:sz="12" w:space="0" w:color="auto"/>
            </w:tcBorders>
            <w:shd w:val="clear" w:color="auto" w:fill="auto"/>
            <w:vAlign w:val="bottom"/>
          </w:tcPr>
          <w:p w14:paraId="2BB66646"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450" w:type="dxa"/>
            <w:tcBorders>
              <w:top w:val="single" w:sz="12" w:space="0" w:color="auto"/>
            </w:tcBorders>
            <w:shd w:val="clear" w:color="auto" w:fill="auto"/>
            <w:vAlign w:val="bottom"/>
          </w:tcPr>
          <w:p w14:paraId="7B8A8191"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585" w:type="dxa"/>
            <w:gridSpan w:val="2"/>
            <w:tcBorders>
              <w:top w:val="single" w:sz="12" w:space="0" w:color="auto"/>
            </w:tcBorders>
            <w:shd w:val="clear" w:color="auto" w:fill="auto"/>
            <w:vAlign w:val="bottom"/>
          </w:tcPr>
          <w:p w14:paraId="0B999ABB"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117" w:type="dxa"/>
            <w:gridSpan w:val="2"/>
            <w:tcBorders>
              <w:top w:val="single" w:sz="12" w:space="0" w:color="auto"/>
            </w:tcBorders>
            <w:shd w:val="clear" w:color="auto" w:fill="auto"/>
            <w:vAlign w:val="bottom"/>
          </w:tcPr>
          <w:p w14:paraId="1ED19F93"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300" w:type="dxa"/>
            <w:tcBorders>
              <w:top w:val="single" w:sz="12" w:space="0" w:color="auto"/>
            </w:tcBorders>
          </w:tcPr>
          <w:p w14:paraId="15882505"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405" w:type="dxa"/>
            <w:tcBorders>
              <w:top w:val="single" w:sz="12" w:space="0" w:color="auto"/>
            </w:tcBorders>
            <w:shd w:val="clear" w:color="auto" w:fill="auto"/>
            <w:vAlign w:val="bottom"/>
          </w:tcPr>
          <w:p w14:paraId="6AE3813F" w14:textId="42E2E56B"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390" w:type="dxa"/>
            <w:tcBorders>
              <w:top w:val="single" w:sz="12" w:space="0" w:color="auto"/>
            </w:tcBorders>
            <w:shd w:val="clear" w:color="auto" w:fill="auto"/>
            <w:vAlign w:val="bottom"/>
          </w:tcPr>
          <w:p w14:paraId="34E24C97"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540" w:type="dxa"/>
            <w:gridSpan w:val="2"/>
            <w:tcBorders>
              <w:top w:val="single" w:sz="12" w:space="0" w:color="auto"/>
            </w:tcBorders>
            <w:shd w:val="clear" w:color="auto" w:fill="auto"/>
            <w:vAlign w:val="bottom"/>
          </w:tcPr>
          <w:p w14:paraId="68A11CB0"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90" w:type="dxa"/>
            <w:gridSpan w:val="2"/>
            <w:tcBorders>
              <w:top w:val="single" w:sz="12" w:space="0" w:color="auto"/>
            </w:tcBorders>
            <w:shd w:val="clear" w:color="auto" w:fill="auto"/>
            <w:vAlign w:val="bottom"/>
          </w:tcPr>
          <w:p w14:paraId="07D671FE"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10" w:type="dxa"/>
            <w:tcBorders>
              <w:top w:val="single" w:sz="12" w:space="0" w:color="auto"/>
            </w:tcBorders>
            <w:shd w:val="clear" w:color="auto" w:fill="auto"/>
            <w:vAlign w:val="bottom"/>
          </w:tcPr>
          <w:p w14:paraId="48DFDFE2"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630" w:type="dxa"/>
            <w:tcBorders>
              <w:top w:val="single" w:sz="12" w:space="0" w:color="auto"/>
            </w:tcBorders>
            <w:shd w:val="clear" w:color="auto" w:fill="auto"/>
            <w:vAlign w:val="bottom"/>
          </w:tcPr>
          <w:p w14:paraId="4F9CCD4C"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612" w:type="dxa"/>
            <w:tcBorders>
              <w:top w:val="single" w:sz="12" w:space="0" w:color="auto"/>
            </w:tcBorders>
            <w:shd w:val="clear" w:color="auto" w:fill="auto"/>
            <w:vAlign w:val="bottom"/>
          </w:tcPr>
          <w:p w14:paraId="4D7CC18A"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483" w:type="dxa"/>
            <w:gridSpan w:val="2"/>
            <w:tcBorders>
              <w:top w:val="single" w:sz="12" w:space="0" w:color="auto"/>
            </w:tcBorders>
            <w:shd w:val="clear" w:color="auto" w:fill="auto"/>
            <w:vAlign w:val="bottom"/>
          </w:tcPr>
          <w:p w14:paraId="4619984F" w14:textId="77777777" w:rsidR="006B33C6" w:rsidRPr="00DE2C8C" w:rsidRDefault="006B33C6" w:rsidP="000263AB">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r>
      <w:tr w:rsidR="006B33C6" w:rsidRPr="00DE2C8C" w14:paraId="7B858D8B" w14:textId="77777777" w:rsidTr="006B33C6">
        <w:tc>
          <w:tcPr>
            <w:tcW w:w="1197" w:type="dxa"/>
            <w:shd w:val="clear" w:color="auto" w:fill="auto"/>
            <w:vAlign w:val="bottom"/>
          </w:tcPr>
          <w:p w14:paraId="750E01DA" w14:textId="77777777" w:rsidR="006B33C6" w:rsidRPr="00DE2C8C" w:rsidRDefault="006B33C6" w:rsidP="000263AB">
            <w:pPr>
              <w:tabs>
                <w:tab w:val="left" w:pos="288"/>
                <w:tab w:val="left" w:pos="576"/>
                <w:tab w:val="left" w:pos="864"/>
                <w:tab w:val="left" w:pos="1152"/>
              </w:tabs>
              <w:spacing w:before="40" w:after="40" w:line="210" w:lineRule="exact"/>
              <w:ind w:right="43"/>
              <w:rPr>
                <w:rFonts w:eastAsia="Calibri"/>
                <w:color w:val="000000" w:themeColor="text1"/>
                <w:sz w:val="17"/>
              </w:rPr>
            </w:pPr>
            <w:r w:rsidRPr="00DE2C8C">
              <w:rPr>
                <w:rFonts w:eastAsia="Calibri"/>
                <w:color w:val="000000" w:themeColor="text1"/>
                <w:sz w:val="17"/>
              </w:rPr>
              <w:t>Approved 2025</w:t>
            </w:r>
          </w:p>
        </w:tc>
        <w:tc>
          <w:tcPr>
            <w:tcW w:w="423" w:type="dxa"/>
            <w:shd w:val="clear" w:color="auto" w:fill="auto"/>
            <w:vAlign w:val="center"/>
          </w:tcPr>
          <w:p w14:paraId="356A0A32"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50" w:type="dxa"/>
            <w:shd w:val="clear" w:color="auto" w:fill="auto"/>
            <w:vAlign w:val="center"/>
          </w:tcPr>
          <w:p w14:paraId="4015FFB3"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50" w:type="dxa"/>
            <w:shd w:val="clear" w:color="auto" w:fill="auto"/>
            <w:vAlign w:val="center"/>
          </w:tcPr>
          <w:p w14:paraId="26FF4035"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98" w:type="dxa"/>
            <w:shd w:val="clear" w:color="auto" w:fill="auto"/>
            <w:vAlign w:val="center"/>
          </w:tcPr>
          <w:p w14:paraId="294F045A"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22" w:type="dxa"/>
            <w:shd w:val="clear" w:color="auto" w:fill="auto"/>
            <w:vAlign w:val="center"/>
          </w:tcPr>
          <w:p w14:paraId="5766B507"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2</w:t>
            </w:r>
          </w:p>
        </w:tc>
        <w:tc>
          <w:tcPr>
            <w:tcW w:w="397" w:type="dxa"/>
            <w:shd w:val="clear" w:color="auto" w:fill="auto"/>
            <w:vAlign w:val="center"/>
          </w:tcPr>
          <w:p w14:paraId="1A3BC08F"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427" w:type="dxa"/>
            <w:shd w:val="clear" w:color="auto" w:fill="auto"/>
            <w:vAlign w:val="center"/>
          </w:tcPr>
          <w:p w14:paraId="015700D3"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2</w:t>
            </w:r>
          </w:p>
        </w:tc>
        <w:tc>
          <w:tcPr>
            <w:tcW w:w="438" w:type="dxa"/>
            <w:shd w:val="clear" w:color="auto" w:fill="auto"/>
            <w:vAlign w:val="center"/>
          </w:tcPr>
          <w:p w14:paraId="01C74E16"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450" w:type="dxa"/>
            <w:shd w:val="clear" w:color="auto" w:fill="auto"/>
            <w:vAlign w:val="center"/>
          </w:tcPr>
          <w:p w14:paraId="0BBB1B31" w14:textId="42757CCE"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14</w:t>
            </w:r>
          </w:p>
        </w:tc>
        <w:tc>
          <w:tcPr>
            <w:tcW w:w="585" w:type="dxa"/>
            <w:gridSpan w:val="2"/>
            <w:shd w:val="clear" w:color="auto" w:fill="auto"/>
            <w:vAlign w:val="center"/>
          </w:tcPr>
          <w:p w14:paraId="240ED87B"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20</w:t>
            </w:r>
          </w:p>
        </w:tc>
        <w:tc>
          <w:tcPr>
            <w:tcW w:w="117" w:type="dxa"/>
            <w:gridSpan w:val="2"/>
            <w:shd w:val="clear" w:color="auto" w:fill="auto"/>
            <w:vAlign w:val="bottom"/>
          </w:tcPr>
          <w:p w14:paraId="6893AA91"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300" w:type="dxa"/>
            <w:vAlign w:val="center"/>
          </w:tcPr>
          <w:p w14:paraId="513CF699" w14:textId="7FB638FF"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rPr>
            </w:pPr>
            <w:r w:rsidRPr="00DE2C8C">
              <w:rPr>
                <w:rFonts w:eastAsia="Calibri"/>
                <w:color w:val="000000" w:themeColor="text1"/>
                <w:sz w:val="17"/>
              </w:rPr>
              <w:t>–</w:t>
            </w:r>
          </w:p>
        </w:tc>
        <w:tc>
          <w:tcPr>
            <w:tcW w:w="405" w:type="dxa"/>
            <w:shd w:val="clear" w:color="auto" w:fill="auto"/>
            <w:vAlign w:val="center"/>
          </w:tcPr>
          <w:p w14:paraId="04036C3F" w14:textId="521A2CFE"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90" w:type="dxa"/>
            <w:shd w:val="clear" w:color="auto" w:fill="auto"/>
            <w:vAlign w:val="center"/>
          </w:tcPr>
          <w:p w14:paraId="125C7220"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19</w:t>
            </w:r>
          </w:p>
        </w:tc>
        <w:tc>
          <w:tcPr>
            <w:tcW w:w="540" w:type="dxa"/>
            <w:gridSpan w:val="2"/>
            <w:shd w:val="clear" w:color="auto" w:fill="auto"/>
            <w:vAlign w:val="center"/>
          </w:tcPr>
          <w:p w14:paraId="7F92E2CE"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19</w:t>
            </w:r>
          </w:p>
        </w:tc>
        <w:tc>
          <w:tcPr>
            <w:tcW w:w="90" w:type="dxa"/>
            <w:gridSpan w:val="2"/>
            <w:shd w:val="clear" w:color="auto" w:fill="auto"/>
            <w:vAlign w:val="bottom"/>
          </w:tcPr>
          <w:p w14:paraId="4113E6FB"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10" w:type="dxa"/>
            <w:shd w:val="clear" w:color="auto" w:fill="auto"/>
            <w:vAlign w:val="center"/>
          </w:tcPr>
          <w:p w14:paraId="339105A0"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30" w:type="dxa"/>
            <w:shd w:val="clear" w:color="auto" w:fill="auto"/>
            <w:vAlign w:val="center"/>
          </w:tcPr>
          <w:p w14:paraId="5D9187D1"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12" w:type="dxa"/>
            <w:shd w:val="clear" w:color="auto" w:fill="auto"/>
            <w:vAlign w:val="center"/>
          </w:tcPr>
          <w:p w14:paraId="33143BB6"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83" w:type="dxa"/>
            <w:gridSpan w:val="2"/>
            <w:shd w:val="clear" w:color="auto" w:fill="auto"/>
            <w:vAlign w:val="center"/>
          </w:tcPr>
          <w:p w14:paraId="2A438657" w14:textId="77777777" w:rsidR="006B33C6" w:rsidRPr="00DE2C8C" w:rsidRDefault="006B33C6" w:rsidP="000263AB">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39</w:t>
            </w:r>
          </w:p>
        </w:tc>
      </w:tr>
      <w:tr w:rsidR="006B33C6" w:rsidRPr="00DE2C8C" w14:paraId="0135A94D" w14:textId="77777777" w:rsidTr="006B33C6">
        <w:tc>
          <w:tcPr>
            <w:tcW w:w="1197" w:type="dxa"/>
            <w:tcBorders>
              <w:bottom w:val="single" w:sz="4" w:space="0" w:color="auto"/>
            </w:tcBorders>
            <w:shd w:val="clear" w:color="auto" w:fill="auto"/>
            <w:vAlign w:val="bottom"/>
          </w:tcPr>
          <w:p w14:paraId="4D941ACF" w14:textId="77777777" w:rsidR="006B33C6" w:rsidRPr="00DE2C8C" w:rsidRDefault="006B33C6" w:rsidP="000263AB">
            <w:pPr>
              <w:tabs>
                <w:tab w:val="left" w:pos="288"/>
                <w:tab w:val="left" w:pos="576"/>
                <w:tab w:val="left" w:pos="864"/>
                <w:tab w:val="left" w:pos="1152"/>
              </w:tabs>
              <w:spacing w:before="40" w:after="81" w:line="210" w:lineRule="exact"/>
              <w:ind w:right="43"/>
              <w:rPr>
                <w:rFonts w:eastAsia="Calibri"/>
                <w:color w:val="000000" w:themeColor="text1"/>
                <w:sz w:val="17"/>
              </w:rPr>
            </w:pPr>
            <w:r w:rsidRPr="00DE2C8C">
              <w:rPr>
                <w:rFonts w:eastAsia="Calibri"/>
                <w:color w:val="000000" w:themeColor="text1"/>
                <w:sz w:val="17"/>
              </w:rPr>
              <w:t>Proposed 2026</w:t>
            </w:r>
          </w:p>
        </w:tc>
        <w:tc>
          <w:tcPr>
            <w:tcW w:w="423" w:type="dxa"/>
            <w:tcBorders>
              <w:bottom w:val="single" w:sz="4" w:space="0" w:color="auto"/>
            </w:tcBorders>
            <w:shd w:val="clear" w:color="auto" w:fill="auto"/>
            <w:vAlign w:val="center"/>
          </w:tcPr>
          <w:p w14:paraId="45D56738" w14:textId="77777777"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tcBorders>
              <w:bottom w:val="single" w:sz="4" w:space="0" w:color="auto"/>
            </w:tcBorders>
            <w:shd w:val="clear" w:color="auto" w:fill="auto"/>
            <w:vAlign w:val="center"/>
          </w:tcPr>
          <w:p w14:paraId="26E59807" w14:textId="77777777"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tcBorders>
              <w:bottom w:val="single" w:sz="4" w:space="0" w:color="auto"/>
            </w:tcBorders>
            <w:shd w:val="clear" w:color="auto" w:fill="auto"/>
            <w:vAlign w:val="center"/>
          </w:tcPr>
          <w:p w14:paraId="5105FF5C" w14:textId="77777777"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98" w:type="dxa"/>
            <w:tcBorders>
              <w:bottom w:val="single" w:sz="4" w:space="0" w:color="auto"/>
            </w:tcBorders>
            <w:shd w:val="clear" w:color="auto" w:fill="auto"/>
            <w:vAlign w:val="center"/>
          </w:tcPr>
          <w:p w14:paraId="6E225CD0" w14:textId="77777777"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DE2C8C">
              <w:rPr>
                <w:rFonts w:eastAsia="Calibri"/>
                <w:color w:val="000000" w:themeColor="text1"/>
                <w:sz w:val="17"/>
              </w:rPr>
              <w:t>–</w:t>
            </w:r>
          </w:p>
        </w:tc>
        <w:tc>
          <w:tcPr>
            <w:tcW w:w="322" w:type="dxa"/>
            <w:tcBorders>
              <w:bottom w:val="single" w:sz="4" w:space="0" w:color="auto"/>
            </w:tcBorders>
            <w:shd w:val="clear" w:color="auto" w:fill="auto"/>
          </w:tcPr>
          <w:p w14:paraId="374F8316" w14:textId="754D734E"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0159F3">
              <w:rPr>
                <w:rFonts w:eastAsia="Calibri"/>
                <w:color w:val="000000" w:themeColor="text1"/>
                <w:sz w:val="17"/>
              </w:rPr>
              <w:t>–</w:t>
            </w:r>
          </w:p>
        </w:tc>
        <w:tc>
          <w:tcPr>
            <w:tcW w:w="397" w:type="dxa"/>
            <w:tcBorders>
              <w:bottom w:val="single" w:sz="4" w:space="0" w:color="auto"/>
            </w:tcBorders>
            <w:shd w:val="clear" w:color="auto" w:fill="auto"/>
          </w:tcPr>
          <w:p w14:paraId="0064AFA6" w14:textId="316B80D4"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0159F3">
              <w:rPr>
                <w:rFonts w:eastAsia="Calibri"/>
                <w:color w:val="000000" w:themeColor="text1"/>
                <w:sz w:val="17"/>
              </w:rPr>
              <w:t>–</w:t>
            </w:r>
          </w:p>
        </w:tc>
        <w:tc>
          <w:tcPr>
            <w:tcW w:w="427" w:type="dxa"/>
            <w:tcBorders>
              <w:bottom w:val="single" w:sz="4" w:space="0" w:color="auto"/>
            </w:tcBorders>
            <w:shd w:val="clear" w:color="auto" w:fill="auto"/>
          </w:tcPr>
          <w:p w14:paraId="31B31FD0" w14:textId="456261DC"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0159F3">
              <w:rPr>
                <w:rFonts w:eastAsia="Calibri"/>
                <w:color w:val="000000" w:themeColor="text1"/>
                <w:sz w:val="17"/>
              </w:rPr>
              <w:t>–</w:t>
            </w:r>
          </w:p>
        </w:tc>
        <w:tc>
          <w:tcPr>
            <w:tcW w:w="438" w:type="dxa"/>
            <w:tcBorders>
              <w:bottom w:val="single" w:sz="4" w:space="0" w:color="auto"/>
            </w:tcBorders>
            <w:shd w:val="clear" w:color="auto" w:fill="auto"/>
          </w:tcPr>
          <w:p w14:paraId="3FD8445B" w14:textId="41E9C96F"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0159F3">
              <w:rPr>
                <w:rFonts w:eastAsia="Calibri"/>
                <w:color w:val="000000" w:themeColor="text1"/>
                <w:sz w:val="17"/>
              </w:rPr>
              <w:t>–</w:t>
            </w:r>
          </w:p>
        </w:tc>
        <w:tc>
          <w:tcPr>
            <w:tcW w:w="450" w:type="dxa"/>
            <w:tcBorders>
              <w:bottom w:val="single" w:sz="4" w:space="0" w:color="auto"/>
            </w:tcBorders>
            <w:shd w:val="clear" w:color="auto" w:fill="auto"/>
          </w:tcPr>
          <w:p w14:paraId="6B4001D1" w14:textId="28723F6B"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0159F3">
              <w:rPr>
                <w:rFonts w:eastAsia="Calibri"/>
                <w:color w:val="000000" w:themeColor="text1"/>
                <w:sz w:val="17"/>
              </w:rPr>
              <w:t>–</w:t>
            </w:r>
          </w:p>
        </w:tc>
        <w:tc>
          <w:tcPr>
            <w:tcW w:w="585" w:type="dxa"/>
            <w:gridSpan w:val="2"/>
            <w:tcBorders>
              <w:bottom w:val="single" w:sz="4" w:space="0" w:color="auto"/>
            </w:tcBorders>
            <w:shd w:val="clear" w:color="auto" w:fill="auto"/>
          </w:tcPr>
          <w:p w14:paraId="11929DAC" w14:textId="5937CAFD"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0159F3">
              <w:rPr>
                <w:rFonts w:eastAsia="Calibri"/>
                <w:color w:val="000000" w:themeColor="text1"/>
                <w:sz w:val="17"/>
              </w:rPr>
              <w:t>–</w:t>
            </w:r>
          </w:p>
        </w:tc>
        <w:tc>
          <w:tcPr>
            <w:tcW w:w="117" w:type="dxa"/>
            <w:gridSpan w:val="2"/>
            <w:tcBorders>
              <w:bottom w:val="single" w:sz="4" w:space="0" w:color="auto"/>
            </w:tcBorders>
            <w:shd w:val="clear" w:color="auto" w:fill="auto"/>
            <w:vAlign w:val="center"/>
          </w:tcPr>
          <w:p w14:paraId="40B794F1" w14:textId="77777777"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p>
        </w:tc>
        <w:tc>
          <w:tcPr>
            <w:tcW w:w="300" w:type="dxa"/>
            <w:tcBorders>
              <w:bottom w:val="single" w:sz="4" w:space="0" w:color="auto"/>
            </w:tcBorders>
            <w:vAlign w:val="center"/>
          </w:tcPr>
          <w:p w14:paraId="2FFAEC8E" w14:textId="0CB599C9"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405" w:type="dxa"/>
            <w:tcBorders>
              <w:bottom w:val="single" w:sz="4" w:space="0" w:color="auto"/>
            </w:tcBorders>
            <w:shd w:val="clear" w:color="auto" w:fill="auto"/>
            <w:vAlign w:val="center"/>
          </w:tcPr>
          <w:p w14:paraId="5DD9CA00" w14:textId="5BA04EC6"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90" w:type="dxa"/>
            <w:tcBorders>
              <w:bottom w:val="single" w:sz="4" w:space="0" w:color="auto"/>
            </w:tcBorders>
            <w:shd w:val="clear" w:color="auto" w:fill="auto"/>
          </w:tcPr>
          <w:p w14:paraId="072743C9" w14:textId="5A014B7F"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C1E31">
              <w:rPr>
                <w:rFonts w:eastAsia="Calibri"/>
                <w:color w:val="000000" w:themeColor="text1"/>
                <w:sz w:val="17"/>
              </w:rPr>
              <w:t>–</w:t>
            </w:r>
          </w:p>
        </w:tc>
        <w:tc>
          <w:tcPr>
            <w:tcW w:w="540" w:type="dxa"/>
            <w:gridSpan w:val="2"/>
            <w:tcBorders>
              <w:bottom w:val="single" w:sz="4" w:space="0" w:color="auto"/>
            </w:tcBorders>
            <w:shd w:val="clear" w:color="auto" w:fill="auto"/>
          </w:tcPr>
          <w:p w14:paraId="08602B13" w14:textId="47C06F46"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C1E31">
              <w:rPr>
                <w:rFonts w:eastAsia="Calibri"/>
                <w:color w:val="000000" w:themeColor="text1"/>
                <w:sz w:val="17"/>
              </w:rPr>
              <w:t>–</w:t>
            </w:r>
          </w:p>
        </w:tc>
        <w:tc>
          <w:tcPr>
            <w:tcW w:w="90" w:type="dxa"/>
            <w:gridSpan w:val="2"/>
            <w:tcBorders>
              <w:bottom w:val="single" w:sz="4" w:space="0" w:color="auto"/>
            </w:tcBorders>
            <w:shd w:val="clear" w:color="auto" w:fill="auto"/>
          </w:tcPr>
          <w:p w14:paraId="6C611C17" w14:textId="78316946"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p>
        </w:tc>
        <w:tc>
          <w:tcPr>
            <w:tcW w:w="810" w:type="dxa"/>
            <w:tcBorders>
              <w:bottom w:val="single" w:sz="4" w:space="0" w:color="auto"/>
            </w:tcBorders>
            <w:shd w:val="clear" w:color="auto" w:fill="auto"/>
          </w:tcPr>
          <w:p w14:paraId="647F944A" w14:textId="009847A6"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C1E31">
              <w:rPr>
                <w:rFonts w:eastAsia="Calibri"/>
                <w:color w:val="000000" w:themeColor="text1"/>
                <w:sz w:val="17"/>
              </w:rPr>
              <w:t>–</w:t>
            </w:r>
          </w:p>
        </w:tc>
        <w:tc>
          <w:tcPr>
            <w:tcW w:w="630" w:type="dxa"/>
            <w:tcBorders>
              <w:bottom w:val="single" w:sz="4" w:space="0" w:color="auto"/>
            </w:tcBorders>
            <w:shd w:val="clear" w:color="auto" w:fill="auto"/>
            <w:vAlign w:val="center"/>
          </w:tcPr>
          <w:p w14:paraId="0D68D77E" w14:textId="77777777"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612" w:type="dxa"/>
            <w:tcBorders>
              <w:bottom w:val="single" w:sz="4" w:space="0" w:color="auto"/>
            </w:tcBorders>
            <w:shd w:val="clear" w:color="auto" w:fill="auto"/>
            <w:vAlign w:val="center"/>
          </w:tcPr>
          <w:p w14:paraId="0A1FB2E0" w14:textId="77777777"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483" w:type="dxa"/>
            <w:gridSpan w:val="2"/>
            <w:tcBorders>
              <w:bottom w:val="single" w:sz="4" w:space="0" w:color="auto"/>
            </w:tcBorders>
            <w:shd w:val="clear" w:color="auto" w:fill="auto"/>
            <w:vAlign w:val="center"/>
          </w:tcPr>
          <w:p w14:paraId="7D1DF464" w14:textId="1FFC0DA2" w:rsidR="006B33C6" w:rsidRPr="00DE2C8C" w:rsidRDefault="006B33C6" w:rsidP="000263AB">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r>
      <w:tr w:rsidR="006B33C6" w:rsidRPr="00DE2C8C" w14:paraId="1D7F5765" w14:textId="77777777" w:rsidTr="006B33C6">
        <w:tc>
          <w:tcPr>
            <w:tcW w:w="1197" w:type="dxa"/>
            <w:tcBorders>
              <w:top w:val="single" w:sz="4" w:space="0" w:color="auto"/>
              <w:bottom w:val="single" w:sz="12" w:space="0" w:color="auto"/>
            </w:tcBorders>
            <w:shd w:val="clear" w:color="auto" w:fill="auto"/>
            <w:vAlign w:val="bottom"/>
          </w:tcPr>
          <w:p w14:paraId="02ACA3F3" w14:textId="77777777" w:rsidR="006B33C6" w:rsidRPr="00DE2C8C" w:rsidRDefault="006B33C6" w:rsidP="000263AB">
            <w:pPr>
              <w:tabs>
                <w:tab w:val="left" w:pos="288"/>
                <w:tab w:val="left" w:pos="576"/>
                <w:tab w:val="left" w:pos="864"/>
                <w:tab w:val="left" w:pos="1152"/>
              </w:tabs>
              <w:spacing w:before="81" w:after="81" w:line="210" w:lineRule="exact"/>
              <w:ind w:right="43"/>
              <w:rPr>
                <w:rFonts w:eastAsia="Calibri"/>
                <w:b/>
                <w:color w:val="000000" w:themeColor="text1"/>
                <w:sz w:val="17"/>
              </w:rPr>
            </w:pPr>
            <w:r w:rsidRPr="00DE2C8C">
              <w:rPr>
                <w:rFonts w:eastAsia="Calibri"/>
                <w:b/>
                <w:color w:val="000000" w:themeColor="text1"/>
                <w:sz w:val="17"/>
              </w:rPr>
              <w:tab/>
              <w:t>Change</w:t>
            </w:r>
          </w:p>
        </w:tc>
        <w:tc>
          <w:tcPr>
            <w:tcW w:w="423" w:type="dxa"/>
            <w:tcBorders>
              <w:top w:val="single" w:sz="4" w:space="0" w:color="auto"/>
              <w:bottom w:val="single" w:sz="12" w:space="0" w:color="auto"/>
            </w:tcBorders>
            <w:shd w:val="clear" w:color="auto" w:fill="auto"/>
            <w:vAlign w:val="center"/>
          </w:tcPr>
          <w:p w14:paraId="341A64DD"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50" w:type="dxa"/>
            <w:tcBorders>
              <w:top w:val="single" w:sz="4" w:space="0" w:color="auto"/>
              <w:bottom w:val="single" w:sz="12" w:space="0" w:color="auto"/>
            </w:tcBorders>
            <w:shd w:val="clear" w:color="auto" w:fill="auto"/>
            <w:vAlign w:val="center"/>
          </w:tcPr>
          <w:p w14:paraId="739C517A"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50" w:type="dxa"/>
            <w:tcBorders>
              <w:top w:val="single" w:sz="4" w:space="0" w:color="auto"/>
              <w:bottom w:val="single" w:sz="12" w:space="0" w:color="auto"/>
            </w:tcBorders>
            <w:shd w:val="clear" w:color="auto" w:fill="auto"/>
            <w:vAlign w:val="center"/>
          </w:tcPr>
          <w:p w14:paraId="4EEEA90C"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98" w:type="dxa"/>
            <w:tcBorders>
              <w:top w:val="single" w:sz="4" w:space="0" w:color="auto"/>
              <w:bottom w:val="single" w:sz="12" w:space="0" w:color="auto"/>
            </w:tcBorders>
            <w:shd w:val="clear" w:color="auto" w:fill="auto"/>
            <w:vAlign w:val="center"/>
          </w:tcPr>
          <w:p w14:paraId="34D80CFF"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22" w:type="dxa"/>
            <w:tcBorders>
              <w:top w:val="single" w:sz="4" w:space="0" w:color="auto"/>
              <w:bottom w:val="single" w:sz="12" w:space="0" w:color="auto"/>
            </w:tcBorders>
            <w:shd w:val="clear" w:color="auto" w:fill="auto"/>
            <w:vAlign w:val="center"/>
          </w:tcPr>
          <w:p w14:paraId="5F777218"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(2)</w:t>
            </w:r>
          </w:p>
        </w:tc>
        <w:tc>
          <w:tcPr>
            <w:tcW w:w="397" w:type="dxa"/>
            <w:tcBorders>
              <w:top w:val="single" w:sz="4" w:space="0" w:color="auto"/>
              <w:bottom w:val="single" w:sz="12" w:space="0" w:color="auto"/>
            </w:tcBorders>
            <w:shd w:val="clear" w:color="auto" w:fill="auto"/>
            <w:vAlign w:val="center"/>
          </w:tcPr>
          <w:p w14:paraId="0460EC4C"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w:t>
            </w:r>
          </w:p>
        </w:tc>
        <w:tc>
          <w:tcPr>
            <w:tcW w:w="427" w:type="dxa"/>
            <w:tcBorders>
              <w:top w:val="single" w:sz="4" w:space="0" w:color="auto"/>
              <w:bottom w:val="single" w:sz="12" w:space="0" w:color="auto"/>
            </w:tcBorders>
            <w:shd w:val="clear" w:color="auto" w:fill="auto"/>
            <w:vAlign w:val="center"/>
          </w:tcPr>
          <w:p w14:paraId="1555D077"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(2)</w:t>
            </w:r>
          </w:p>
        </w:tc>
        <w:tc>
          <w:tcPr>
            <w:tcW w:w="438" w:type="dxa"/>
            <w:tcBorders>
              <w:top w:val="single" w:sz="4" w:space="0" w:color="auto"/>
              <w:bottom w:val="single" w:sz="12" w:space="0" w:color="auto"/>
            </w:tcBorders>
            <w:shd w:val="clear" w:color="auto" w:fill="auto"/>
            <w:vAlign w:val="center"/>
          </w:tcPr>
          <w:p w14:paraId="182B2931"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w:t>
            </w:r>
          </w:p>
        </w:tc>
        <w:tc>
          <w:tcPr>
            <w:tcW w:w="450" w:type="dxa"/>
            <w:tcBorders>
              <w:top w:val="single" w:sz="4" w:space="0" w:color="auto"/>
              <w:bottom w:val="single" w:sz="12" w:space="0" w:color="auto"/>
            </w:tcBorders>
            <w:shd w:val="clear" w:color="auto" w:fill="auto"/>
            <w:vAlign w:val="center"/>
          </w:tcPr>
          <w:p w14:paraId="5D7693EE" w14:textId="295242A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(14</w:t>
            </w:r>
            <w:r>
              <w:rPr>
                <w:rFonts w:eastAsia="Calibri"/>
                <w:b/>
                <w:color w:val="000000" w:themeColor="text1"/>
                <w:sz w:val="17"/>
              </w:rPr>
              <w:t>)</w:t>
            </w:r>
          </w:p>
        </w:tc>
        <w:tc>
          <w:tcPr>
            <w:tcW w:w="585" w:type="dxa"/>
            <w:gridSpan w:val="2"/>
            <w:tcBorders>
              <w:top w:val="single" w:sz="4" w:space="0" w:color="auto"/>
              <w:bottom w:val="single" w:sz="12" w:space="0" w:color="auto"/>
            </w:tcBorders>
            <w:shd w:val="clear" w:color="auto" w:fill="auto"/>
            <w:vAlign w:val="center"/>
          </w:tcPr>
          <w:p w14:paraId="29160BBF"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(20)</w:t>
            </w:r>
          </w:p>
        </w:tc>
        <w:tc>
          <w:tcPr>
            <w:tcW w:w="117" w:type="dxa"/>
            <w:gridSpan w:val="2"/>
            <w:tcBorders>
              <w:top w:val="single" w:sz="4" w:space="0" w:color="auto"/>
              <w:bottom w:val="single" w:sz="12" w:space="0" w:color="auto"/>
            </w:tcBorders>
            <w:shd w:val="clear" w:color="auto" w:fill="auto"/>
          </w:tcPr>
          <w:p w14:paraId="4DCD62A5"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300" w:type="dxa"/>
            <w:tcBorders>
              <w:top w:val="single" w:sz="4" w:space="0" w:color="auto"/>
              <w:bottom w:val="single" w:sz="12" w:space="0" w:color="auto"/>
            </w:tcBorders>
            <w:vAlign w:val="center"/>
          </w:tcPr>
          <w:p w14:paraId="5A6A702F" w14:textId="2DD963E6"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05" w:type="dxa"/>
            <w:tcBorders>
              <w:top w:val="single" w:sz="4" w:space="0" w:color="auto"/>
              <w:bottom w:val="single" w:sz="12" w:space="0" w:color="auto"/>
            </w:tcBorders>
            <w:shd w:val="clear" w:color="auto" w:fill="auto"/>
            <w:vAlign w:val="center"/>
          </w:tcPr>
          <w:p w14:paraId="5B4E3FFD" w14:textId="03EA9BDF"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90" w:type="dxa"/>
            <w:tcBorders>
              <w:top w:val="single" w:sz="4" w:space="0" w:color="auto"/>
              <w:bottom w:val="single" w:sz="12" w:space="0" w:color="auto"/>
            </w:tcBorders>
            <w:shd w:val="clear" w:color="auto" w:fill="auto"/>
            <w:vAlign w:val="center"/>
          </w:tcPr>
          <w:p w14:paraId="63F9A3E6"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(19)</w:t>
            </w:r>
          </w:p>
        </w:tc>
        <w:tc>
          <w:tcPr>
            <w:tcW w:w="540" w:type="dxa"/>
            <w:gridSpan w:val="2"/>
            <w:tcBorders>
              <w:top w:val="single" w:sz="4" w:space="0" w:color="auto"/>
              <w:bottom w:val="single" w:sz="12" w:space="0" w:color="auto"/>
            </w:tcBorders>
            <w:shd w:val="clear" w:color="auto" w:fill="auto"/>
            <w:vAlign w:val="center"/>
          </w:tcPr>
          <w:p w14:paraId="7B11AA55"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(19)</w:t>
            </w:r>
          </w:p>
        </w:tc>
        <w:tc>
          <w:tcPr>
            <w:tcW w:w="90" w:type="dxa"/>
            <w:gridSpan w:val="2"/>
            <w:tcBorders>
              <w:top w:val="single" w:sz="4" w:space="0" w:color="auto"/>
              <w:bottom w:val="single" w:sz="12" w:space="0" w:color="auto"/>
            </w:tcBorders>
            <w:shd w:val="clear" w:color="auto" w:fill="auto"/>
          </w:tcPr>
          <w:p w14:paraId="6FC081C7"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810" w:type="dxa"/>
            <w:tcBorders>
              <w:top w:val="single" w:sz="4" w:space="0" w:color="auto"/>
              <w:bottom w:val="single" w:sz="12" w:space="0" w:color="auto"/>
            </w:tcBorders>
            <w:shd w:val="clear" w:color="auto" w:fill="auto"/>
            <w:vAlign w:val="center"/>
          </w:tcPr>
          <w:p w14:paraId="473F95B8"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630" w:type="dxa"/>
            <w:tcBorders>
              <w:top w:val="single" w:sz="4" w:space="0" w:color="auto"/>
              <w:bottom w:val="single" w:sz="12" w:space="0" w:color="auto"/>
            </w:tcBorders>
            <w:shd w:val="clear" w:color="auto" w:fill="auto"/>
            <w:vAlign w:val="center"/>
          </w:tcPr>
          <w:p w14:paraId="6D5F995F"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612" w:type="dxa"/>
            <w:tcBorders>
              <w:top w:val="single" w:sz="4" w:space="0" w:color="auto"/>
              <w:bottom w:val="single" w:sz="12" w:space="0" w:color="auto"/>
            </w:tcBorders>
            <w:shd w:val="clear" w:color="auto" w:fill="auto"/>
            <w:vAlign w:val="center"/>
          </w:tcPr>
          <w:p w14:paraId="078BB013"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83" w:type="dxa"/>
            <w:gridSpan w:val="2"/>
            <w:tcBorders>
              <w:top w:val="single" w:sz="4" w:space="0" w:color="auto"/>
              <w:bottom w:val="single" w:sz="12" w:space="0" w:color="auto"/>
            </w:tcBorders>
            <w:shd w:val="clear" w:color="auto" w:fill="auto"/>
            <w:vAlign w:val="center"/>
          </w:tcPr>
          <w:p w14:paraId="14EE855F" w14:textId="77777777" w:rsidR="006B33C6" w:rsidRPr="00DE2C8C" w:rsidRDefault="006B33C6" w:rsidP="000263AB">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(39)</w:t>
            </w:r>
          </w:p>
        </w:tc>
      </w:tr>
    </w:tbl>
    <w:p w14:paraId="394874EA" w14:textId="77777777" w:rsidR="00725033" w:rsidRPr="00DE2C8C" w:rsidRDefault="00725033" w:rsidP="00725033">
      <w:pPr>
        <w:suppressAutoHyphens w:val="0"/>
        <w:spacing w:after="200" w:line="276" w:lineRule="auto"/>
        <w:rPr>
          <w:rFonts w:eastAsia="Calibri"/>
          <w:color w:val="000000" w:themeColor="text1"/>
          <w:sz w:val="10"/>
          <w14:ligatures w14:val="none"/>
        </w:rPr>
      </w:pPr>
    </w:p>
    <w:p w14:paraId="2BBA09D4" w14:textId="59876E3B" w:rsidR="00725033" w:rsidRPr="00DE2C8C" w:rsidRDefault="00725033" w:rsidP="00650647">
      <w:pPr>
        <w:pStyle w:val="AUNAMA16Apr"/>
        <w:rPr>
          <w:w w:val="102"/>
        </w:rPr>
      </w:pPr>
      <w:r w:rsidRPr="00DE2C8C">
        <w:rPr>
          <w:w w:val="102"/>
        </w:rPr>
        <w:t>The Consolidated Kuwait Office comprises two components:</w:t>
      </w:r>
    </w:p>
    <w:p w14:paraId="1B17D52C" w14:textId="4301A042"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rPr>
      </w:pPr>
      <w:r w:rsidRPr="00DE2C8C">
        <w:rPr>
          <w:color w:val="000000" w:themeColor="text1"/>
        </w:rPr>
        <w:tab/>
      </w:r>
      <w:r w:rsidRPr="00DE2C8C">
        <w:rPr>
          <w:color w:val="000000" w:themeColor="text1"/>
        </w:rPr>
        <w:tab/>
        <w:t>(a)</w:t>
      </w:r>
      <w:r w:rsidRPr="00DE2C8C">
        <w:rPr>
          <w:color w:val="000000" w:themeColor="text1"/>
        </w:rPr>
        <w:tab/>
      </w:r>
      <w:r w:rsidRPr="00DE2C8C">
        <w:rPr>
          <w:b/>
          <w:color w:val="000000" w:themeColor="text1"/>
        </w:rPr>
        <w:t>UNAMA Support Office in Kuwait</w:t>
      </w:r>
      <w:r w:rsidRPr="00DE2C8C">
        <w:rPr>
          <w:color w:val="000000" w:themeColor="text1"/>
        </w:rPr>
        <w:t>, which includes one mission staff located in Kuwait, undertakes support functions that are not related to the Kuwait Joint Support Office, namely the post o</w:t>
      </w:r>
      <w:r w:rsidRPr="006E0380">
        <w:t xml:space="preserve">f </w:t>
      </w:r>
      <w:r w:rsidR="00DA6325" w:rsidRPr="006E0380">
        <w:rPr>
          <w:bCs/>
        </w:rPr>
        <w:t>Chief of Section, Conduct and Discipline</w:t>
      </w:r>
      <w:r w:rsidR="00DA6325" w:rsidRPr="006E0380" w:rsidDel="00DA6325">
        <w:t xml:space="preserve"> </w:t>
      </w:r>
      <w:r w:rsidRPr="006E0380">
        <w:t>(</w:t>
      </w:r>
      <w:r w:rsidRPr="00DE2C8C">
        <w:rPr>
          <w:color w:val="000000" w:themeColor="text1"/>
        </w:rPr>
        <w:t>P-5), reporting directly to the Chief of Staff.</w:t>
      </w:r>
      <w:r>
        <w:rPr>
          <w:color w:val="000000" w:themeColor="text1"/>
        </w:rPr>
        <w:t xml:space="preserve"> For 2026, in view of the </w:t>
      </w:r>
      <w:r w:rsidR="00953060">
        <w:rPr>
          <w:color w:val="000000" w:themeColor="text1"/>
        </w:rPr>
        <w:t xml:space="preserve">planned </w:t>
      </w:r>
      <w:r>
        <w:rPr>
          <w:color w:val="000000" w:themeColor="text1"/>
        </w:rPr>
        <w:t>closure of KJSO, it is proposed to</w:t>
      </w:r>
      <w:r w:rsidRPr="00DE2C8C">
        <w:rPr>
          <w:color w:val="000000" w:themeColor="text1"/>
        </w:rPr>
        <w:t xml:space="preserve"> redeploy</w:t>
      </w:r>
      <w:r>
        <w:rPr>
          <w:color w:val="000000" w:themeColor="text1"/>
        </w:rPr>
        <w:t xml:space="preserve"> the position from Kuwait to Kabul.</w:t>
      </w:r>
    </w:p>
    <w:p w14:paraId="7C59B393" w14:textId="125C5A14"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rPr>
      </w:pPr>
      <w:r w:rsidRPr="00DE2C8C">
        <w:rPr>
          <w:color w:val="000000" w:themeColor="text1"/>
        </w:rPr>
        <w:tab/>
      </w:r>
      <w:r w:rsidRPr="00DE2C8C">
        <w:rPr>
          <w:color w:val="000000" w:themeColor="text1"/>
        </w:rPr>
        <w:tab/>
        <w:t>(b)</w:t>
      </w:r>
      <w:r w:rsidRPr="00DE2C8C">
        <w:rPr>
          <w:color w:val="000000" w:themeColor="text1"/>
        </w:rPr>
        <w:tab/>
      </w:r>
      <w:r w:rsidRPr="00DE2C8C">
        <w:rPr>
          <w:b/>
          <w:color w:val="000000" w:themeColor="text1"/>
        </w:rPr>
        <w:t>Kuwait Joint Support Office</w:t>
      </w:r>
      <w:r w:rsidRPr="00DE2C8C">
        <w:rPr>
          <w:color w:val="000000" w:themeColor="text1"/>
        </w:rPr>
        <w:t>,</w:t>
      </w:r>
      <w:r w:rsidRPr="00DE2C8C">
        <w:rPr>
          <w:color w:val="000000" w:themeColor="text1"/>
          <w:spacing w:val="5"/>
          <w:vertAlign w:val="superscript"/>
        </w:rPr>
        <w:footnoteReference w:id="2"/>
      </w:r>
      <w:r w:rsidRPr="00DE2C8C">
        <w:rPr>
          <w:color w:val="000000" w:themeColor="text1"/>
        </w:rPr>
        <w:t xml:space="preserve"> which provides</w:t>
      </w:r>
      <w:r w:rsidR="00C02B7E">
        <w:rPr>
          <w:color w:val="000000" w:themeColor="text1"/>
        </w:rPr>
        <w:t xml:space="preserve"> </w:t>
      </w:r>
      <w:r w:rsidRPr="00DE2C8C">
        <w:rPr>
          <w:color w:val="000000" w:themeColor="text1"/>
        </w:rPr>
        <w:t xml:space="preserve">transactional administrative services </w:t>
      </w:r>
      <w:r w:rsidR="00C02B7E">
        <w:rPr>
          <w:color w:val="000000" w:themeColor="text1"/>
        </w:rPr>
        <w:t xml:space="preserve">related to finance and human resources </w:t>
      </w:r>
      <w:r w:rsidRPr="00DE2C8C">
        <w:rPr>
          <w:color w:val="000000" w:themeColor="text1"/>
        </w:rPr>
        <w:t>to UNAMA, UNAMI and other missions in the Middle East, Asia</w:t>
      </w:r>
      <w:r w:rsidR="0030476A">
        <w:rPr>
          <w:color w:val="000000" w:themeColor="text1"/>
        </w:rPr>
        <w:t>, Europe</w:t>
      </w:r>
      <w:r w:rsidRPr="00DE2C8C">
        <w:rPr>
          <w:color w:val="000000" w:themeColor="text1"/>
        </w:rPr>
        <w:t xml:space="preserve"> and the Americas. UNAMA contributes 38 posts (1 P-5, 1 P-4, 2 P-3, 1 P-2, 14 Field Service and 19 Local level) funded directly from the mission’s budget. </w:t>
      </w:r>
    </w:p>
    <w:p w14:paraId="184B1041" w14:textId="6767BED4" w:rsidR="00725033" w:rsidRDefault="00725033" w:rsidP="00650647">
      <w:pPr>
        <w:pStyle w:val="AUNAMA16Apr"/>
        <w:rPr>
          <w:w w:val="102"/>
        </w:rPr>
      </w:pPr>
      <w:r w:rsidRPr="00DE2C8C">
        <w:rPr>
          <w:w w:val="102"/>
        </w:rPr>
        <w:t>The UNAMA Support Office in Kuwait and the Kuwait Joint Support Office are co-located within the premises occupied by UNAMI in Kuwait City.</w:t>
      </w:r>
    </w:p>
    <w:p w14:paraId="66C6AE07" w14:textId="77777777" w:rsidR="00650647" w:rsidRPr="00DE2C8C" w:rsidRDefault="00650647" w:rsidP="00650647">
      <w:pPr>
        <w:pStyle w:val="AUNAMA16Apr"/>
        <w:numPr>
          <w:ilvl w:val="0"/>
          <w:numId w:val="0"/>
        </w:numPr>
        <w:ind w:left="1260"/>
        <w:rPr>
          <w:w w:val="102"/>
        </w:rPr>
      </w:pPr>
    </w:p>
    <w:p w14:paraId="12BB5F37" w14:textId="57BE3EDB" w:rsidR="00725033" w:rsidRPr="00DE2C8C" w:rsidRDefault="00627325" w:rsidP="00C9660D">
      <w:pPr>
        <w:pStyle w:val="AUNAMA16Apr"/>
        <w:rPr>
          <w:color w:val="000000" w:themeColor="text1"/>
          <w:w w:val="102"/>
        </w:rPr>
      </w:pPr>
      <w:r>
        <w:rPr>
          <w:w w:val="102"/>
        </w:rPr>
        <w:t>I</w:t>
      </w:r>
      <w:r w:rsidRPr="00627325">
        <w:rPr>
          <w:w w:val="102"/>
        </w:rPr>
        <w:t>n its resolution 7</w:t>
      </w:r>
      <w:r>
        <w:rPr>
          <w:w w:val="102"/>
        </w:rPr>
        <w:t>9</w:t>
      </w:r>
      <w:r w:rsidRPr="00627325">
        <w:rPr>
          <w:w w:val="102"/>
        </w:rPr>
        <w:t>/2</w:t>
      </w:r>
      <w:r w:rsidR="001722D2">
        <w:rPr>
          <w:w w:val="102"/>
        </w:rPr>
        <w:t>58</w:t>
      </w:r>
      <w:r w:rsidRPr="00627325">
        <w:rPr>
          <w:w w:val="102"/>
        </w:rPr>
        <w:t xml:space="preserve">, the General Assembly endorsed the recommendation of the ACABQ to review the role of the </w:t>
      </w:r>
      <w:r w:rsidR="001616DB">
        <w:rPr>
          <w:w w:val="102"/>
        </w:rPr>
        <w:t>KJSO</w:t>
      </w:r>
      <w:r w:rsidR="00BA3AA2">
        <w:rPr>
          <w:w w:val="102"/>
        </w:rPr>
        <w:t xml:space="preserve"> in view of the upcoming drawdown of UNAMI.  In this context, </w:t>
      </w:r>
      <w:r w:rsidR="00BA3AA2" w:rsidRPr="007D5156">
        <w:rPr>
          <w:rFonts w:asciiTheme="majorBidi" w:hAnsiTheme="majorBidi" w:cstheme="majorBidi"/>
        </w:rPr>
        <w:t xml:space="preserve">the Department of Operational Support conducted a review of the KJSO that focused on ensuring that the 16 peace operations that are currently supported by the KJSO could continue to receive shared services with efficiency, interoperability, responsiveness, and operational continuity </w:t>
      </w:r>
      <w:r w:rsidR="0030476A">
        <w:rPr>
          <w:rFonts w:asciiTheme="majorBidi" w:hAnsiTheme="majorBidi" w:cstheme="majorBidi"/>
        </w:rPr>
        <w:t>after</w:t>
      </w:r>
      <w:r w:rsidR="0030476A" w:rsidRPr="007D5156">
        <w:rPr>
          <w:rFonts w:asciiTheme="majorBidi" w:hAnsiTheme="majorBidi" w:cstheme="majorBidi"/>
        </w:rPr>
        <w:t xml:space="preserve"> </w:t>
      </w:r>
      <w:r w:rsidR="00BA3AA2" w:rsidRPr="007D5156">
        <w:rPr>
          <w:rFonts w:asciiTheme="majorBidi" w:hAnsiTheme="majorBidi" w:cstheme="majorBidi"/>
        </w:rPr>
        <w:t>the termination of the mandate for UNAMI at the end of 2025</w:t>
      </w:r>
      <w:r w:rsidR="00BA3AA2">
        <w:rPr>
          <w:rFonts w:asciiTheme="majorBidi" w:hAnsiTheme="majorBidi" w:cstheme="majorBidi"/>
        </w:rPr>
        <w:t xml:space="preserve">. </w:t>
      </w:r>
      <w:r w:rsidR="00C9660D" w:rsidRPr="00C9660D">
        <w:rPr>
          <w:rFonts w:asciiTheme="majorBidi" w:hAnsiTheme="majorBidi" w:cstheme="majorBidi"/>
        </w:rPr>
        <w:t xml:space="preserve">In this regard, the Secretariat intends to transition the peace operations </w:t>
      </w:r>
      <w:r w:rsidR="0030476A">
        <w:rPr>
          <w:rFonts w:asciiTheme="majorBidi" w:hAnsiTheme="majorBidi" w:cstheme="majorBidi"/>
        </w:rPr>
        <w:t xml:space="preserve">currently </w:t>
      </w:r>
      <w:r w:rsidR="00C9660D" w:rsidRPr="00C9660D">
        <w:rPr>
          <w:rFonts w:asciiTheme="majorBidi" w:hAnsiTheme="majorBidi" w:cstheme="majorBidi"/>
        </w:rPr>
        <w:t>supported by the KJSO, to the RSCE by the end of the UNAMI liquidation process</w:t>
      </w:r>
      <w:r w:rsidR="0030476A">
        <w:rPr>
          <w:rFonts w:asciiTheme="majorBidi" w:hAnsiTheme="majorBidi" w:cstheme="majorBidi"/>
        </w:rPr>
        <w:t xml:space="preserve"> which is </w:t>
      </w:r>
      <w:r w:rsidR="00594F16">
        <w:rPr>
          <w:rFonts w:asciiTheme="majorBidi" w:hAnsiTheme="majorBidi" w:cstheme="majorBidi"/>
        </w:rPr>
        <w:t>anticipated</w:t>
      </w:r>
      <w:r w:rsidR="0030476A">
        <w:rPr>
          <w:rFonts w:asciiTheme="majorBidi" w:hAnsiTheme="majorBidi" w:cstheme="majorBidi"/>
        </w:rPr>
        <w:t xml:space="preserve"> to end in September 2026</w:t>
      </w:r>
      <w:r w:rsidR="00C9660D">
        <w:rPr>
          <w:rFonts w:asciiTheme="majorBidi" w:hAnsiTheme="majorBidi" w:cstheme="majorBidi"/>
        </w:rPr>
        <w:t xml:space="preserve">, leading to the abolishment of the existing 38 </w:t>
      </w:r>
      <w:r w:rsidR="00F25A83">
        <w:rPr>
          <w:rFonts w:asciiTheme="majorBidi" w:hAnsiTheme="majorBidi" w:cstheme="majorBidi"/>
        </w:rPr>
        <w:t xml:space="preserve">UNAMA funded posts, effective </w:t>
      </w:r>
      <w:r w:rsidR="00725033" w:rsidRPr="009C1620">
        <w:rPr>
          <w:w w:val="102"/>
        </w:rPr>
        <w:t>1 October 2026</w:t>
      </w:r>
      <w:r w:rsidR="00725033" w:rsidRPr="00181E6F">
        <w:rPr>
          <w:color w:val="000000" w:themeColor="text1"/>
          <w:w w:val="102"/>
        </w:rPr>
        <w:t>.</w:t>
      </w:r>
      <w:r w:rsidR="00725033" w:rsidRPr="00DE2C8C">
        <w:rPr>
          <w:color w:val="000000" w:themeColor="text1"/>
          <w:w w:val="102"/>
        </w:rPr>
        <w:t xml:space="preserve"> </w:t>
      </w:r>
      <w:r w:rsidR="0030476A">
        <w:rPr>
          <w:color w:val="000000" w:themeColor="text1"/>
          <w:w w:val="102"/>
        </w:rPr>
        <w:t>The financial resources for these posts are only provided for 9 months in the 2026 proposed budget for UNAMA.</w:t>
      </w:r>
    </w:p>
    <w:p w14:paraId="39406D0A" w14:textId="77777777" w:rsidR="00725033" w:rsidRPr="00DE2C8C" w:rsidRDefault="00725033" w:rsidP="00725033">
      <w:pPr>
        <w:pStyle w:val="H23"/>
        <w:keepNext/>
        <w:keepLines/>
        <w:rPr>
          <w:b w:val="0"/>
          <w:bCs/>
          <w:color w:val="000000" w:themeColor="text1"/>
          <w:lang w:val="en-GB"/>
        </w:rPr>
      </w:pPr>
      <w:r w:rsidRPr="000E705D">
        <w:rPr>
          <w:b w:val="0"/>
          <w:color w:val="000000" w:themeColor="text1"/>
          <w:lang w:val="en-GB"/>
        </w:rPr>
        <w:t>Table 24</w:t>
      </w:r>
    </w:p>
    <w:p w14:paraId="77A3EAFA" w14:textId="77777777" w:rsidR="00725033" w:rsidRPr="00DE2C8C" w:rsidRDefault="00725033" w:rsidP="00725033">
      <w:pPr>
        <w:pStyle w:val="H23"/>
        <w:keepNext/>
        <w:keepLines/>
        <w:rPr>
          <w:color w:val="000000" w:themeColor="text1"/>
          <w:lang w:val="en-GB"/>
        </w:rPr>
      </w:pPr>
      <w:r w:rsidRPr="00DE2C8C">
        <w:rPr>
          <w:color w:val="000000" w:themeColor="text1"/>
          <w:lang w:val="en-GB"/>
        </w:rPr>
        <w:t>Staffing requirements: Kuwait Joint Support Office</w:t>
      </w:r>
    </w:p>
    <w:p w14:paraId="667A6A8F"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156E5F7"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93"/>
        <w:gridCol w:w="423"/>
        <w:gridCol w:w="359"/>
        <w:gridCol w:w="360"/>
        <w:gridCol w:w="358"/>
        <w:gridCol w:w="362"/>
        <w:gridCol w:w="454"/>
        <w:gridCol w:w="360"/>
        <w:gridCol w:w="360"/>
        <w:gridCol w:w="360"/>
        <w:gridCol w:w="634"/>
        <w:gridCol w:w="6"/>
        <w:gridCol w:w="79"/>
        <w:gridCol w:w="6"/>
        <w:gridCol w:w="265"/>
        <w:gridCol w:w="450"/>
        <w:gridCol w:w="409"/>
        <w:gridCol w:w="619"/>
        <w:gridCol w:w="19"/>
        <w:gridCol w:w="71"/>
        <w:gridCol w:w="19"/>
        <w:gridCol w:w="809"/>
        <w:gridCol w:w="629"/>
        <w:gridCol w:w="611"/>
        <w:gridCol w:w="685"/>
      </w:tblGrid>
      <w:tr w:rsidR="00B93394" w:rsidRPr="00DE2C8C" w14:paraId="1EA5CE19" w14:textId="77777777" w:rsidTr="00FC560D">
        <w:trPr>
          <w:trHeight w:val="47"/>
          <w:tblHeader/>
        </w:trPr>
        <w:tc>
          <w:tcPr>
            <w:tcW w:w="1193" w:type="dxa"/>
            <w:tcBorders>
              <w:top w:val="single" w:sz="4" w:space="0" w:color="auto"/>
            </w:tcBorders>
            <w:shd w:val="clear" w:color="auto" w:fill="auto"/>
            <w:vAlign w:val="bottom"/>
          </w:tcPr>
          <w:p w14:paraId="7DC0EB6D" w14:textId="77777777" w:rsidR="00B93394" w:rsidRPr="00DE2C8C" w:rsidRDefault="00B93394" w:rsidP="008C6426">
            <w:pPr>
              <w:keepNext/>
              <w:keepLines/>
              <w:spacing w:before="81" w:after="81" w:line="160" w:lineRule="exact"/>
              <w:ind w:right="43"/>
              <w:jc w:val="center"/>
              <w:rPr>
                <w:rFonts w:eastAsia="Calibri"/>
                <w:i/>
                <w:color w:val="000000" w:themeColor="text1"/>
                <w:spacing w:val="0"/>
                <w:w w:val="100"/>
                <w:sz w:val="14"/>
              </w:rPr>
            </w:pPr>
          </w:p>
        </w:tc>
        <w:tc>
          <w:tcPr>
            <w:tcW w:w="4036" w:type="dxa"/>
            <w:gridSpan w:val="11"/>
            <w:tcBorders>
              <w:top w:val="single" w:sz="4" w:space="0" w:color="auto"/>
              <w:bottom w:val="single" w:sz="4" w:space="0" w:color="auto"/>
            </w:tcBorders>
            <w:shd w:val="clear" w:color="auto" w:fill="auto"/>
            <w:vAlign w:val="bottom"/>
          </w:tcPr>
          <w:p w14:paraId="50463820" w14:textId="77777777" w:rsidR="00B93394" w:rsidRPr="00DE2C8C" w:rsidRDefault="00B93394" w:rsidP="008C6426">
            <w:pPr>
              <w:keepNext/>
              <w:keepLines/>
              <w:spacing w:before="81" w:after="81" w:line="160" w:lineRule="exact"/>
              <w:ind w:right="43"/>
              <w:jc w:val="center"/>
              <w:rPr>
                <w:rFonts w:eastAsia="Calibri"/>
                <w:i/>
                <w:color w:val="000000" w:themeColor="text1"/>
                <w:spacing w:val="0"/>
                <w:w w:val="100"/>
                <w:sz w:val="14"/>
              </w:rPr>
            </w:pPr>
            <w:r>
              <w:rPr>
                <w:rFonts w:eastAsia="Calibri"/>
                <w:i/>
                <w:color w:val="000000" w:themeColor="text1"/>
                <w:spacing w:val="0"/>
                <w:w w:val="100"/>
                <w:sz w:val="14"/>
              </w:rPr>
              <w:t>International staff</w:t>
            </w:r>
          </w:p>
        </w:tc>
        <w:tc>
          <w:tcPr>
            <w:tcW w:w="85" w:type="dxa"/>
            <w:gridSpan w:val="2"/>
            <w:tcBorders>
              <w:top w:val="single" w:sz="4" w:space="0" w:color="auto"/>
              <w:bottom w:val="single" w:sz="4" w:space="0" w:color="auto"/>
            </w:tcBorders>
            <w:shd w:val="clear" w:color="auto" w:fill="auto"/>
            <w:vAlign w:val="bottom"/>
          </w:tcPr>
          <w:p w14:paraId="4C18D466" w14:textId="30B95031" w:rsidR="00B93394" w:rsidRPr="00DE2C8C" w:rsidRDefault="00B93394" w:rsidP="008C6426">
            <w:pPr>
              <w:keepNext/>
              <w:keepLines/>
              <w:spacing w:before="81" w:after="81" w:line="160" w:lineRule="exact"/>
              <w:ind w:right="43"/>
              <w:jc w:val="center"/>
              <w:rPr>
                <w:rFonts w:eastAsia="Calibri"/>
                <w:i/>
                <w:color w:val="000000" w:themeColor="text1"/>
                <w:spacing w:val="0"/>
                <w:w w:val="100"/>
                <w:sz w:val="14"/>
              </w:rPr>
            </w:pPr>
          </w:p>
        </w:tc>
        <w:tc>
          <w:tcPr>
            <w:tcW w:w="1743" w:type="dxa"/>
            <w:gridSpan w:val="4"/>
            <w:tcBorders>
              <w:top w:val="single" w:sz="4" w:space="0" w:color="auto"/>
              <w:bottom w:val="single" w:sz="4" w:space="0" w:color="auto"/>
            </w:tcBorders>
          </w:tcPr>
          <w:p w14:paraId="6F993162" w14:textId="60DFBFBA" w:rsidR="00B93394" w:rsidRPr="00DE2C8C" w:rsidRDefault="00B93394" w:rsidP="008C6426">
            <w:pPr>
              <w:keepNext/>
              <w:keepLines/>
              <w:spacing w:before="81" w:after="81" w:line="160" w:lineRule="exact"/>
              <w:ind w:right="43"/>
              <w:jc w:val="center"/>
              <w:rPr>
                <w:rFonts w:eastAsia="Calibri"/>
                <w:i/>
                <w:color w:val="000000" w:themeColor="text1"/>
                <w:spacing w:val="0"/>
                <w:w w:val="100"/>
                <w:sz w:val="14"/>
              </w:rPr>
            </w:pPr>
            <w:r w:rsidRPr="00DE2C8C">
              <w:rPr>
                <w:rFonts w:eastAsia="Calibri"/>
                <w:i/>
                <w:color w:val="000000" w:themeColor="text1"/>
                <w:spacing w:val="0"/>
                <w:w w:val="100"/>
                <w:sz w:val="14"/>
              </w:rPr>
              <w:t>National staff</w:t>
            </w:r>
          </w:p>
        </w:tc>
        <w:tc>
          <w:tcPr>
            <w:tcW w:w="90" w:type="dxa"/>
            <w:gridSpan w:val="2"/>
            <w:tcBorders>
              <w:top w:val="single" w:sz="4" w:space="0" w:color="auto"/>
            </w:tcBorders>
          </w:tcPr>
          <w:p w14:paraId="63085EC1" w14:textId="77777777" w:rsidR="00B93394" w:rsidRPr="00DE2C8C" w:rsidRDefault="00B93394" w:rsidP="008C6426">
            <w:pPr>
              <w:keepNext/>
              <w:keepLines/>
              <w:spacing w:before="81" w:after="81" w:line="160" w:lineRule="exact"/>
              <w:ind w:right="43"/>
              <w:jc w:val="center"/>
              <w:rPr>
                <w:rFonts w:eastAsia="Calibri"/>
                <w:i/>
                <w:color w:val="000000" w:themeColor="text1"/>
                <w:spacing w:val="0"/>
                <w:w w:val="100"/>
                <w:sz w:val="14"/>
              </w:rPr>
            </w:pPr>
          </w:p>
        </w:tc>
        <w:tc>
          <w:tcPr>
            <w:tcW w:w="2068" w:type="dxa"/>
            <w:gridSpan w:val="4"/>
            <w:tcBorders>
              <w:top w:val="single" w:sz="4" w:space="0" w:color="auto"/>
              <w:bottom w:val="single" w:sz="4" w:space="0" w:color="auto"/>
            </w:tcBorders>
            <w:shd w:val="clear" w:color="auto" w:fill="auto"/>
            <w:vAlign w:val="bottom"/>
          </w:tcPr>
          <w:p w14:paraId="53281084" w14:textId="77777777" w:rsidR="00B93394" w:rsidRPr="00DE2C8C" w:rsidRDefault="00B93394" w:rsidP="008C6426">
            <w:pPr>
              <w:keepNext/>
              <w:keepLines/>
              <w:spacing w:before="81" w:after="81" w:line="160" w:lineRule="exact"/>
              <w:ind w:right="43"/>
              <w:jc w:val="center"/>
              <w:rPr>
                <w:rFonts w:eastAsia="Calibri"/>
                <w:i/>
                <w:color w:val="000000" w:themeColor="text1"/>
                <w:spacing w:val="0"/>
                <w:w w:val="100"/>
                <w:sz w:val="14"/>
              </w:rPr>
            </w:pPr>
            <w:r w:rsidRPr="00DE2C8C">
              <w:rPr>
                <w:rFonts w:eastAsia="Calibri"/>
                <w:i/>
                <w:color w:val="000000" w:themeColor="text1"/>
                <w:spacing w:val="0"/>
                <w:w w:val="100"/>
                <w:sz w:val="14"/>
              </w:rPr>
              <w:t>United Nations Volunteers</w:t>
            </w:r>
          </w:p>
        </w:tc>
        <w:tc>
          <w:tcPr>
            <w:tcW w:w="685" w:type="dxa"/>
            <w:tcBorders>
              <w:top w:val="single" w:sz="4" w:space="0" w:color="auto"/>
            </w:tcBorders>
            <w:shd w:val="clear" w:color="auto" w:fill="auto"/>
            <w:vAlign w:val="bottom"/>
          </w:tcPr>
          <w:p w14:paraId="430E8234" w14:textId="77777777" w:rsidR="00B93394" w:rsidRPr="00DE2C8C" w:rsidRDefault="00B93394" w:rsidP="008C6426">
            <w:pPr>
              <w:keepNext/>
              <w:keepLines/>
              <w:spacing w:before="81" w:after="81" w:line="160" w:lineRule="exact"/>
              <w:ind w:right="43"/>
              <w:jc w:val="center"/>
              <w:rPr>
                <w:rFonts w:eastAsia="Calibri"/>
                <w:i/>
                <w:color w:val="000000" w:themeColor="text1"/>
                <w:spacing w:val="0"/>
                <w:w w:val="100"/>
                <w:sz w:val="14"/>
              </w:rPr>
            </w:pPr>
          </w:p>
        </w:tc>
      </w:tr>
      <w:tr w:rsidR="00B93394" w:rsidRPr="00DE2C8C" w14:paraId="6E31103C" w14:textId="77777777" w:rsidTr="00FC560D">
        <w:trPr>
          <w:trHeight w:val="162"/>
          <w:tblHeader/>
        </w:trPr>
        <w:tc>
          <w:tcPr>
            <w:tcW w:w="1193" w:type="dxa"/>
            <w:tcBorders>
              <w:bottom w:val="single" w:sz="12" w:space="0" w:color="auto"/>
            </w:tcBorders>
            <w:shd w:val="clear" w:color="auto" w:fill="auto"/>
            <w:vAlign w:val="bottom"/>
          </w:tcPr>
          <w:p w14:paraId="59E05A51" w14:textId="77777777" w:rsidR="00910429" w:rsidRPr="00DE2C8C" w:rsidRDefault="00910429" w:rsidP="008C6426">
            <w:pPr>
              <w:keepNext/>
              <w:keepLines/>
              <w:spacing w:before="81" w:after="81" w:line="160" w:lineRule="exact"/>
              <w:ind w:right="43"/>
              <w:rPr>
                <w:rFonts w:eastAsia="Calibri"/>
                <w:i/>
                <w:color w:val="000000" w:themeColor="text1"/>
                <w:spacing w:val="0"/>
                <w:w w:val="100"/>
                <w:sz w:val="14"/>
              </w:rPr>
            </w:pPr>
          </w:p>
        </w:tc>
        <w:tc>
          <w:tcPr>
            <w:tcW w:w="423" w:type="dxa"/>
            <w:tcBorders>
              <w:top w:val="single" w:sz="4" w:space="0" w:color="auto"/>
              <w:bottom w:val="single" w:sz="12" w:space="0" w:color="auto"/>
            </w:tcBorders>
            <w:shd w:val="clear" w:color="auto" w:fill="auto"/>
            <w:vAlign w:val="bottom"/>
          </w:tcPr>
          <w:p w14:paraId="0EF5A8F9"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USG</w:t>
            </w:r>
          </w:p>
        </w:tc>
        <w:tc>
          <w:tcPr>
            <w:tcW w:w="359" w:type="dxa"/>
            <w:tcBorders>
              <w:top w:val="single" w:sz="4" w:space="0" w:color="auto"/>
              <w:bottom w:val="single" w:sz="12" w:space="0" w:color="auto"/>
            </w:tcBorders>
            <w:shd w:val="clear" w:color="auto" w:fill="auto"/>
            <w:vAlign w:val="bottom"/>
          </w:tcPr>
          <w:p w14:paraId="0160203E"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ASG</w:t>
            </w:r>
          </w:p>
        </w:tc>
        <w:tc>
          <w:tcPr>
            <w:tcW w:w="360" w:type="dxa"/>
            <w:tcBorders>
              <w:top w:val="single" w:sz="4" w:space="0" w:color="auto"/>
              <w:bottom w:val="single" w:sz="12" w:space="0" w:color="auto"/>
            </w:tcBorders>
            <w:shd w:val="clear" w:color="auto" w:fill="auto"/>
            <w:vAlign w:val="bottom"/>
          </w:tcPr>
          <w:p w14:paraId="5FC19E72"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D-2</w:t>
            </w:r>
          </w:p>
        </w:tc>
        <w:tc>
          <w:tcPr>
            <w:tcW w:w="358" w:type="dxa"/>
            <w:tcBorders>
              <w:top w:val="single" w:sz="4" w:space="0" w:color="auto"/>
              <w:bottom w:val="single" w:sz="12" w:space="0" w:color="auto"/>
            </w:tcBorders>
            <w:shd w:val="clear" w:color="auto" w:fill="auto"/>
            <w:vAlign w:val="bottom"/>
          </w:tcPr>
          <w:p w14:paraId="21E876E6"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D-1</w:t>
            </w:r>
          </w:p>
        </w:tc>
        <w:tc>
          <w:tcPr>
            <w:tcW w:w="362" w:type="dxa"/>
            <w:tcBorders>
              <w:top w:val="single" w:sz="4" w:space="0" w:color="auto"/>
              <w:bottom w:val="single" w:sz="12" w:space="0" w:color="auto"/>
            </w:tcBorders>
            <w:shd w:val="clear" w:color="auto" w:fill="auto"/>
            <w:vAlign w:val="bottom"/>
          </w:tcPr>
          <w:p w14:paraId="6E2621AE"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P-5</w:t>
            </w:r>
          </w:p>
        </w:tc>
        <w:tc>
          <w:tcPr>
            <w:tcW w:w="454" w:type="dxa"/>
            <w:tcBorders>
              <w:top w:val="single" w:sz="4" w:space="0" w:color="auto"/>
              <w:bottom w:val="single" w:sz="12" w:space="0" w:color="auto"/>
            </w:tcBorders>
            <w:shd w:val="clear" w:color="auto" w:fill="auto"/>
            <w:vAlign w:val="bottom"/>
          </w:tcPr>
          <w:p w14:paraId="47E6FF08"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P-4</w:t>
            </w:r>
          </w:p>
        </w:tc>
        <w:tc>
          <w:tcPr>
            <w:tcW w:w="360" w:type="dxa"/>
            <w:tcBorders>
              <w:top w:val="single" w:sz="4" w:space="0" w:color="auto"/>
              <w:bottom w:val="single" w:sz="12" w:space="0" w:color="auto"/>
            </w:tcBorders>
            <w:shd w:val="clear" w:color="auto" w:fill="auto"/>
            <w:vAlign w:val="bottom"/>
          </w:tcPr>
          <w:p w14:paraId="03D2A243"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P-3</w:t>
            </w:r>
          </w:p>
        </w:tc>
        <w:tc>
          <w:tcPr>
            <w:tcW w:w="360" w:type="dxa"/>
            <w:tcBorders>
              <w:top w:val="single" w:sz="4" w:space="0" w:color="auto"/>
              <w:bottom w:val="single" w:sz="12" w:space="0" w:color="auto"/>
            </w:tcBorders>
            <w:shd w:val="clear" w:color="auto" w:fill="auto"/>
            <w:vAlign w:val="bottom"/>
          </w:tcPr>
          <w:p w14:paraId="42A79B56"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P-2</w:t>
            </w:r>
          </w:p>
        </w:tc>
        <w:tc>
          <w:tcPr>
            <w:tcW w:w="360" w:type="dxa"/>
            <w:tcBorders>
              <w:top w:val="single" w:sz="4" w:space="0" w:color="auto"/>
              <w:bottom w:val="single" w:sz="12" w:space="0" w:color="auto"/>
            </w:tcBorders>
            <w:shd w:val="clear" w:color="auto" w:fill="auto"/>
            <w:vAlign w:val="bottom"/>
          </w:tcPr>
          <w:p w14:paraId="32FF1885"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FS</w:t>
            </w:r>
          </w:p>
        </w:tc>
        <w:tc>
          <w:tcPr>
            <w:tcW w:w="634" w:type="dxa"/>
            <w:tcBorders>
              <w:bottom w:val="single" w:sz="12" w:space="0" w:color="auto"/>
            </w:tcBorders>
            <w:shd w:val="clear" w:color="auto" w:fill="auto"/>
            <w:vAlign w:val="bottom"/>
          </w:tcPr>
          <w:p w14:paraId="1A543437"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Subtotal</w:t>
            </w:r>
          </w:p>
        </w:tc>
        <w:tc>
          <w:tcPr>
            <w:tcW w:w="85" w:type="dxa"/>
            <w:gridSpan w:val="2"/>
            <w:tcBorders>
              <w:bottom w:val="single" w:sz="12" w:space="0" w:color="auto"/>
            </w:tcBorders>
            <w:shd w:val="clear" w:color="auto" w:fill="auto"/>
            <w:vAlign w:val="bottom"/>
          </w:tcPr>
          <w:p w14:paraId="2B63E1BF"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p>
        </w:tc>
        <w:tc>
          <w:tcPr>
            <w:tcW w:w="271" w:type="dxa"/>
            <w:gridSpan w:val="2"/>
            <w:tcBorders>
              <w:bottom w:val="single" w:sz="12" w:space="0" w:color="auto"/>
            </w:tcBorders>
          </w:tcPr>
          <w:p w14:paraId="5F602D0F" w14:textId="79E705FC"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Pr>
                <w:rFonts w:eastAsia="Calibri"/>
                <w:i/>
                <w:color w:val="000000" w:themeColor="text1"/>
                <w:spacing w:val="0"/>
                <w:w w:val="100"/>
                <w:sz w:val="14"/>
              </w:rPr>
              <w:t>GS</w:t>
            </w:r>
          </w:p>
        </w:tc>
        <w:tc>
          <w:tcPr>
            <w:tcW w:w="450" w:type="dxa"/>
            <w:tcBorders>
              <w:top w:val="single" w:sz="4" w:space="0" w:color="auto"/>
              <w:bottom w:val="single" w:sz="12" w:space="0" w:color="auto"/>
            </w:tcBorders>
            <w:shd w:val="clear" w:color="auto" w:fill="auto"/>
            <w:vAlign w:val="bottom"/>
          </w:tcPr>
          <w:p w14:paraId="31D825F8" w14:textId="33C67416"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NPO</w:t>
            </w:r>
          </w:p>
        </w:tc>
        <w:tc>
          <w:tcPr>
            <w:tcW w:w="409" w:type="dxa"/>
            <w:tcBorders>
              <w:top w:val="single" w:sz="4" w:space="0" w:color="auto"/>
              <w:bottom w:val="single" w:sz="12" w:space="0" w:color="auto"/>
            </w:tcBorders>
            <w:shd w:val="clear" w:color="auto" w:fill="auto"/>
            <w:vAlign w:val="bottom"/>
          </w:tcPr>
          <w:p w14:paraId="4C355CCE" w14:textId="30ACC096"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Pr>
                <w:rFonts w:eastAsia="Calibri"/>
                <w:i/>
                <w:color w:val="000000" w:themeColor="text1"/>
                <w:spacing w:val="0"/>
                <w:w w:val="100"/>
                <w:sz w:val="14"/>
              </w:rPr>
              <w:t>LL</w:t>
            </w:r>
          </w:p>
        </w:tc>
        <w:tc>
          <w:tcPr>
            <w:tcW w:w="638" w:type="dxa"/>
            <w:gridSpan w:val="2"/>
            <w:tcBorders>
              <w:top w:val="single" w:sz="4" w:space="0" w:color="auto"/>
              <w:bottom w:val="single" w:sz="12" w:space="0" w:color="auto"/>
            </w:tcBorders>
            <w:vAlign w:val="bottom"/>
          </w:tcPr>
          <w:p w14:paraId="36363024"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Subtotal</w:t>
            </w:r>
          </w:p>
        </w:tc>
        <w:tc>
          <w:tcPr>
            <w:tcW w:w="90" w:type="dxa"/>
            <w:gridSpan w:val="2"/>
            <w:tcBorders>
              <w:bottom w:val="single" w:sz="12" w:space="0" w:color="auto"/>
            </w:tcBorders>
          </w:tcPr>
          <w:p w14:paraId="57E19EBB"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p>
        </w:tc>
        <w:tc>
          <w:tcPr>
            <w:tcW w:w="809" w:type="dxa"/>
            <w:tcBorders>
              <w:top w:val="single" w:sz="4" w:space="0" w:color="auto"/>
              <w:bottom w:val="single" w:sz="12" w:space="0" w:color="auto"/>
            </w:tcBorders>
            <w:shd w:val="clear" w:color="auto" w:fill="auto"/>
            <w:vAlign w:val="bottom"/>
          </w:tcPr>
          <w:p w14:paraId="05935AFB"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szCs w:val="14"/>
              </w:rPr>
            </w:pPr>
            <w:r w:rsidRPr="00DE2C8C">
              <w:rPr>
                <w:rFonts w:eastAsia="Calibri"/>
                <w:i/>
                <w:color w:val="000000" w:themeColor="text1"/>
                <w:spacing w:val="0"/>
                <w:w w:val="100"/>
                <w:sz w:val="14"/>
                <w:szCs w:val="14"/>
              </w:rPr>
              <w:t>International</w:t>
            </w:r>
          </w:p>
        </w:tc>
        <w:tc>
          <w:tcPr>
            <w:tcW w:w="629" w:type="dxa"/>
            <w:tcBorders>
              <w:top w:val="single" w:sz="4" w:space="0" w:color="auto"/>
              <w:bottom w:val="single" w:sz="12" w:space="0" w:color="auto"/>
            </w:tcBorders>
          </w:tcPr>
          <w:p w14:paraId="01160A02"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szCs w:val="14"/>
              </w:rPr>
            </w:pPr>
            <w:r w:rsidRPr="00DE2C8C">
              <w:rPr>
                <w:rFonts w:eastAsia="Calibri"/>
                <w:i/>
                <w:color w:val="000000" w:themeColor="text1"/>
                <w:spacing w:val="0"/>
                <w:w w:val="100"/>
                <w:sz w:val="14"/>
                <w:szCs w:val="14"/>
              </w:rPr>
              <w:t>National</w:t>
            </w:r>
          </w:p>
        </w:tc>
        <w:tc>
          <w:tcPr>
            <w:tcW w:w="611" w:type="dxa"/>
            <w:tcBorders>
              <w:top w:val="single" w:sz="4" w:space="0" w:color="auto"/>
              <w:bottom w:val="single" w:sz="12" w:space="0" w:color="auto"/>
            </w:tcBorders>
          </w:tcPr>
          <w:p w14:paraId="458A9264"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Subtotal</w:t>
            </w:r>
          </w:p>
        </w:tc>
        <w:tc>
          <w:tcPr>
            <w:tcW w:w="685" w:type="dxa"/>
            <w:tcBorders>
              <w:bottom w:val="single" w:sz="12" w:space="0" w:color="auto"/>
            </w:tcBorders>
            <w:shd w:val="clear" w:color="auto" w:fill="auto"/>
            <w:vAlign w:val="bottom"/>
          </w:tcPr>
          <w:p w14:paraId="701EF1D9" w14:textId="77777777" w:rsidR="00910429" w:rsidRPr="00DE2C8C" w:rsidRDefault="00910429" w:rsidP="008C6426">
            <w:pPr>
              <w:keepNext/>
              <w:keepLines/>
              <w:spacing w:before="81" w:after="81" w:line="160" w:lineRule="exact"/>
              <w:ind w:right="43"/>
              <w:jc w:val="right"/>
              <w:rPr>
                <w:rFonts w:eastAsia="Calibri"/>
                <w:i/>
                <w:color w:val="000000" w:themeColor="text1"/>
                <w:spacing w:val="0"/>
                <w:w w:val="100"/>
                <w:sz w:val="14"/>
              </w:rPr>
            </w:pPr>
            <w:r w:rsidRPr="00DE2C8C">
              <w:rPr>
                <w:rFonts w:eastAsia="Calibri"/>
                <w:i/>
                <w:color w:val="000000" w:themeColor="text1"/>
                <w:spacing w:val="0"/>
                <w:w w:val="100"/>
                <w:sz w:val="14"/>
              </w:rPr>
              <w:t>Total</w:t>
            </w:r>
          </w:p>
        </w:tc>
      </w:tr>
      <w:tr w:rsidR="00B93394" w:rsidRPr="00DE2C8C" w14:paraId="6C46ADAB" w14:textId="77777777" w:rsidTr="00FC560D">
        <w:trPr>
          <w:trHeight w:hRule="exact" w:val="115"/>
          <w:tblHeader/>
        </w:trPr>
        <w:tc>
          <w:tcPr>
            <w:tcW w:w="1193" w:type="dxa"/>
            <w:tcBorders>
              <w:top w:val="single" w:sz="12" w:space="0" w:color="auto"/>
            </w:tcBorders>
            <w:shd w:val="clear" w:color="auto" w:fill="auto"/>
            <w:vAlign w:val="bottom"/>
          </w:tcPr>
          <w:p w14:paraId="6B48B81E"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rPr>
                <w:rFonts w:eastAsia="Calibri"/>
                <w:color w:val="000000" w:themeColor="text1"/>
                <w:sz w:val="17"/>
              </w:rPr>
            </w:pPr>
          </w:p>
        </w:tc>
        <w:tc>
          <w:tcPr>
            <w:tcW w:w="423" w:type="dxa"/>
            <w:tcBorders>
              <w:top w:val="single" w:sz="12" w:space="0" w:color="auto"/>
            </w:tcBorders>
            <w:shd w:val="clear" w:color="auto" w:fill="auto"/>
            <w:vAlign w:val="bottom"/>
          </w:tcPr>
          <w:p w14:paraId="5FCC4D82"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359" w:type="dxa"/>
            <w:tcBorders>
              <w:top w:val="single" w:sz="12" w:space="0" w:color="auto"/>
            </w:tcBorders>
            <w:shd w:val="clear" w:color="auto" w:fill="auto"/>
            <w:vAlign w:val="bottom"/>
          </w:tcPr>
          <w:p w14:paraId="3BC662BF"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360" w:type="dxa"/>
            <w:tcBorders>
              <w:top w:val="single" w:sz="12" w:space="0" w:color="auto"/>
            </w:tcBorders>
            <w:shd w:val="clear" w:color="auto" w:fill="auto"/>
            <w:vAlign w:val="bottom"/>
          </w:tcPr>
          <w:p w14:paraId="44C71027"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358" w:type="dxa"/>
            <w:tcBorders>
              <w:top w:val="single" w:sz="12" w:space="0" w:color="auto"/>
            </w:tcBorders>
            <w:shd w:val="clear" w:color="auto" w:fill="auto"/>
            <w:vAlign w:val="bottom"/>
          </w:tcPr>
          <w:p w14:paraId="23C38F0C"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pacing w:val="0"/>
                <w:sz w:val="17"/>
              </w:rPr>
            </w:pPr>
          </w:p>
        </w:tc>
        <w:tc>
          <w:tcPr>
            <w:tcW w:w="362" w:type="dxa"/>
            <w:tcBorders>
              <w:top w:val="single" w:sz="12" w:space="0" w:color="auto"/>
            </w:tcBorders>
            <w:shd w:val="clear" w:color="auto" w:fill="auto"/>
            <w:vAlign w:val="bottom"/>
          </w:tcPr>
          <w:p w14:paraId="205381E6"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pacing w:val="0"/>
                <w:sz w:val="17"/>
              </w:rPr>
            </w:pPr>
          </w:p>
        </w:tc>
        <w:tc>
          <w:tcPr>
            <w:tcW w:w="454" w:type="dxa"/>
            <w:tcBorders>
              <w:top w:val="single" w:sz="12" w:space="0" w:color="auto"/>
            </w:tcBorders>
            <w:shd w:val="clear" w:color="auto" w:fill="auto"/>
            <w:vAlign w:val="bottom"/>
          </w:tcPr>
          <w:p w14:paraId="3EAB136C"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pacing w:val="0"/>
                <w:sz w:val="17"/>
              </w:rPr>
            </w:pPr>
          </w:p>
        </w:tc>
        <w:tc>
          <w:tcPr>
            <w:tcW w:w="360" w:type="dxa"/>
            <w:tcBorders>
              <w:top w:val="single" w:sz="12" w:space="0" w:color="auto"/>
            </w:tcBorders>
            <w:shd w:val="clear" w:color="auto" w:fill="auto"/>
            <w:vAlign w:val="bottom"/>
          </w:tcPr>
          <w:p w14:paraId="4414D8EC"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pacing w:val="0"/>
                <w:sz w:val="17"/>
              </w:rPr>
            </w:pPr>
          </w:p>
        </w:tc>
        <w:tc>
          <w:tcPr>
            <w:tcW w:w="360" w:type="dxa"/>
            <w:tcBorders>
              <w:top w:val="single" w:sz="12" w:space="0" w:color="auto"/>
            </w:tcBorders>
            <w:shd w:val="clear" w:color="auto" w:fill="auto"/>
            <w:vAlign w:val="bottom"/>
          </w:tcPr>
          <w:p w14:paraId="6ED2A289"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360" w:type="dxa"/>
            <w:tcBorders>
              <w:top w:val="single" w:sz="12" w:space="0" w:color="auto"/>
            </w:tcBorders>
            <w:shd w:val="clear" w:color="auto" w:fill="auto"/>
            <w:vAlign w:val="bottom"/>
          </w:tcPr>
          <w:p w14:paraId="21B24294"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634" w:type="dxa"/>
            <w:tcBorders>
              <w:top w:val="single" w:sz="12" w:space="0" w:color="auto"/>
            </w:tcBorders>
            <w:shd w:val="clear" w:color="auto" w:fill="auto"/>
            <w:vAlign w:val="bottom"/>
          </w:tcPr>
          <w:p w14:paraId="75BFFE30"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5" w:type="dxa"/>
            <w:gridSpan w:val="2"/>
            <w:tcBorders>
              <w:top w:val="single" w:sz="12" w:space="0" w:color="auto"/>
            </w:tcBorders>
            <w:shd w:val="clear" w:color="auto" w:fill="auto"/>
            <w:vAlign w:val="bottom"/>
          </w:tcPr>
          <w:p w14:paraId="61876881"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271" w:type="dxa"/>
            <w:gridSpan w:val="2"/>
            <w:tcBorders>
              <w:top w:val="single" w:sz="12" w:space="0" w:color="auto"/>
            </w:tcBorders>
          </w:tcPr>
          <w:p w14:paraId="67823AE5"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450" w:type="dxa"/>
            <w:tcBorders>
              <w:top w:val="single" w:sz="12" w:space="0" w:color="auto"/>
            </w:tcBorders>
            <w:shd w:val="clear" w:color="auto" w:fill="auto"/>
            <w:vAlign w:val="bottom"/>
          </w:tcPr>
          <w:p w14:paraId="22C0FA73" w14:textId="50D3C6E6"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409" w:type="dxa"/>
            <w:tcBorders>
              <w:top w:val="single" w:sz="12" w:space="0" w:color="auto"/>
            </w:tcBorders>
            <w:shd w:val="clear" w:color="auto" w:fill="auto"/>
            <w:vAlign w:val="bottom"/>
          </w:tcPr>
          <w:p w14:paraId="6054E298"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638" w:type="dxa"/>
            <w:gridSpan w:val="2"/>
            <w:tcBorders>
              <w:top w:val="single" w:sz="12" w:space="0" w:color="auto"/>
            </w:tcBorders>
            <w:shd w:val="clear" w:color="auto" w:fill="auto"/>
            <w:vAlign w:val="bottom"/>
          </w:tcPr>
          <w:p w14:paraId="3385D2BC"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90" w:type="dxa"/>
            <w:gridSpan w:val="2"/>
            <w:tcBorders>
              <w:top w:val="single" w:sz="12" w:space="0" w:color="auto"/>
            </w:tcBorders>
            <w:shd w:val="clear" w:color="auto" w:fill="auto"/>
            <w:vAlign w:val="bottom"/>
          </w:tcPr>
          <w:p w14:paraId="2FF25741"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09" w:type="dxa"/>
            <w:tcBorders>
              <w:top w:val="single" w:sz="12" w:space="0" w:color="auto"/>
            </w:tcBorders>
            <w:shd w:val="clear" w:color="auto" w:fill="auto"/>
            <w:vAlign w:val="bottom"/>
          </w:tcPr>
          <w:p w14:paraId="7F0A3419"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629" w:type="dxa"/>
            <w:tcBorders>
              <w:top w:val="single" w:sz="12" w:space="0" w:color="auto"/>
            </w:tcBorders>
            <w:shd w:val="clear" w:color="auto" w:fill="auto"/>
            <w:vAlign w:val="bottom"/>
          </w:tcPr>
          <w:p w14:paraId="457D9AF8"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611" w:type="dxa"/>
            <w:tcBorders>
              <w:top w:val="single" w:sz="12" w:space="0" w:color="auto"/>
            </w:tcBorders>
            <w:shd w:val="clear" w:color="auto" w:fill="auto"/>
            <w:vAlign w:val="bottom"/>
          </w:tcPr>
          <w:p w14:paraId="7EAEE78B"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685" w:type="dxa"/>
            <w:tcBorders>
              <w:top w:val="single" w:sz="12" w:space="0" w:color="auto"/>
            </w:tcBorders>
            <w:shd w:val="clear" w:color="auto" w:fill="auto"/>
            <w:vAlign w:val="bottom"/>
          </w:tcPr>
          <w:p w14:paraId="16F5BC54" w14:textId="77777777" w:rsidR="00910429" w:rsidRPr="00DE2C8C" w:rsidRDefault="00910429" w:rsidP="008C6426">
            <w:pPr>
              <w:keepNext/>
              <w:keepLines/>
              <w:tabs>
                <w:tab w:val="left" w:pos="288"/>
                <w:tab w:val="left" w:pos="576"/>
                <w:tab w:val="left" w:pos="864"/>
                <w:tab w:val="left" w:pos="1152"/>
              </w:tabs>
              <w:spacing w:before="40" w:after="40" w:line="210" w:lineRule="exact"/>
              <w:ind w:right="43"/>
              <w:jc w:val="right"/>
              <w:rPr>
                <w:rFonts w:eastAsia="Calibri"/>
                <w:color w:val="000000" w:themeColor="text1"/>
                <w:sz w:val="17"/>
              </w:rPr>
            </w:pPr>
          </w:p>
        </w:tc>
      </w:tr>
      <w:tr w:rsidR="00B93394" w:rsidRPr="00DE2C8C" w14:paraId="386DCE88" w14:textId="77777777" w:rsidTr="00FC560D">
        <w:tc>
          <w:tcPr>
            <w:tcW w:w="1616" w:type="dxa"/>
            <w:gridSpan w:val="2"/>
            <w:shd w:val="clear" w:color="auto" w:fill="auto"/>
            <w:vAlign w:val="bottom"/>
          </w:tcPr>
          <w:p w14:paraId="6E815A13" w14:textId="77777777" w:rsidR="00910429" w:rsidRPr="00DE2C8C" w:rsidRDefault="00910429" w:rsidP="008C6426">
            <w:pPr>
              <w:tabs>
                <w:tab w:val="left" w:pos="288"/>
                <w:tab w:val="left" w:pos="576"/>
                <w:tab w:val="left" w:pos="864"/>
                <w:tab w:val="left" w:pos="1152"/>
              </w:tabs>
              <w:spacing w:before="40" w:after="40" w:line="210" w:lineRule="exact"/>
              <w:ind w:right="43"/>
              <w:rPr>
                <w:rFonts w:eastAsia="Calibri"/>
                <w:b/>
                <w:bCs/>
                <w:color w:val="000000" w:themeColor="text1"/>
                <w:sz w:val="17"/>
                <w:szCs w:val="17"/>
              </w:rPr>
            </w:pPr>
            <w:r w:rsidRPr="00DE2C8C">
              <w:rPr>
                <w:rFonts w:eastAsia="Calibri"/>
                <w:b/>
                <w:bCs/>
                <w:color w:val="000000" w:themeColor="text1"/>
                <w:sz w:val="17"/>
                <w:szCs w:val="17"/>
              </w:rPr>
              <w:t>Head of Office</w:t>
            </w:r>
          </w:p>
        </w:tc>
        <w:tc>
          <w:tcPr>
            <w:tcW w:w="359" w:type="dxa"/>
            <w:shd w:val="clear" w:color="auto" w:fill="auto"/>
            <w:vAlign w:val="bottom"/>
          </w:tcPr>
          <w:p w14:paraId="73698CE6"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360" w:type="dxa"/>
            <w:shd w:val="clear" w:color="auto" w:fill="auto"/>
            <w:vAlign w:val="bottom"/>
          </w:tcPr>
          <w:p w14:paraId="334F5974"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358" w:type="dxa"/>
            <w:shd w:val="clear" w:color="auto" w:fill="auto"/>
            <w:vAlign w:val="bottom"/>
          </w:tcPr>
          <w:p w14:paraId="06278166"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362" w:type="dxa"/>
            <w:shd w:val="clear" w:color="auto" w:fill="auto"/>
            <w:vAlign w:val="bottom"/>
          </w:tcPr>
          <w:p w14:paraId="349BD9C2"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454" w:type="dxa"/>
            <w:shd w:val="clear" w:color="auto" w:fill="auto"/>
            <w:vAlign w:val="bottom"/>
          </w:tcPr>
          <w:p w14:paraId="59FDA7B0"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360" w:type="dxa"/>
            <w:shd w:val="clear" w:color="auto" w:fill="auto"/>
            <w:vAlign w:val="bottom"/>
          </w:tcPr>
          <w:p w14:paraId="7316FE53"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360" w:type="dxa"/>
            <w:shd w:val="clear" w:color="auto" w:fill="auto"/>
            <w:vAlign w:val="bottom"/>
          </w:tcPr>
          <w:p w14:paraId="5427ABDD"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360" w:type="dxa"/>
            <w:shd w:val="clear" w:color="auto" w:fill="auto"/>
            <w:vAlign w:val="bottom"/>
          </w:tcPr>
          <w:p w14:paraId="10F924EA"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634" w:type="dxa"/>
            <w:shd w:val="clear" w:color="auto" w:fill="auto"/>
            <w:vAlign w:val="bottom"/>
          </w:tcPr>
          <w:p w14:paraId="32F670E2"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85" w:type="dxa"/>
            <w:gridSpan w:val="2"/>
            <w:shd w:val="clear" w:color="auto" w:fill="auto"/>
            <w:vAlign w:val="bottom"/>
          </w:tcPr>
          <w:p w14:paraId="33555489"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271" w:type="dxa"/>
            <w:gridSpan w:val="2"/>
          </w:tcPr>
          <w:p w14:paraId="12993905"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450" w:type="dxa"/>
            <w:shd w:val="clear" w:color="auto" w:fill="auto"/>
            <w:vAlign w:val="bottom"/>
          </w:tcPr>
          <w:p w14:paraId="6B98DBB7" w14:textId="539B9468"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409" w:type="dxa"/>
            <w:shd w:val="clear" w:color="auto" w:fill="auto"/>
            <w:vAlign w:val="bottom"/>
          </w:tcPr>
          <w:p w14:paraId="6231F46A"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638" w:type="dxa"/>
            <w:gridSpan w:val="2"/>
            <w:shd w:val="clear" w:color="auto" w:fill="auto"/>
            <w:vAlign w:val="bottom"/>
          </w:tcPr>
          <w:p w14:paraId="317A66F1"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90" w:type="dxa"/>
            <w:gridSpan w:val="2"/>
            <w:shd w:val="clear" w:color="auto" w:fill="auto"/>
            <w:vAlign w:val="bottom"/>
          </w:tcPr>
          <w:p w14:paraId="3FCBFCA0"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09" w:type="dxa"/>
            <w:shd w:val="clear" w:color="auto" w:fill="auto"/>
            <w:vAlign w:val="bottom"/>
          </w:tcPr>
          <w:p w14:paraId="0FA74E22"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629" w:type="dxa"/>
            <w:shd w:val="clear" w:color="auto" w:fill="auto"/>
            <w:vAlign w:val="bottom"/>
          </w:tcPr>
          <w:p w14:paraId="206D372F"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611" w:type="dxa"/>
            <w:shd w:val="clear" w:color="auto" w:fill="auto"/>
            <w:vAlign w:val="bottom"/>
          </w:tcPr>
          <w:p w14:paraId="18EACED5"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685" w:type="dxa"/>
            <w:shd w:val="clear" w:color="auto" w:fill="auto"/>
            <w:vAlign w:val="bottom"/>
          </w:tcPr>
          <w:p w14:paraId="030D832C"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r>
      <w:tr w:rsidR="00FC560D" w:rsidRPr="00DE2C8C" w14:paraId="3A44A453" w14:textId="77777777" w:rsidTr="00FC560D">
        <w:tc>
          <w:tcPr>
            <w:tcW w:w="1193" w:type="dxa"/>
            <w:shd w:val="clear" w:color="auto" w:fill="auto"/>
            <w:vAlign w:val="bottom"/>
          </w:tcPr>
          <w:p w14:paraId="6798FCF1" w14:textId="77777777" w:rsidR="00FC560D" w:rsidRPr="00DE2C8C" w:rsidRDefault="00FC560D" w:rsidP="00FC560D">
            <w:pPr>
              <w:tabs>
                <w:tab w:val="left" w:pos="288"/>
                <w:tab w:val="left" w:pos="576"/>
                <w:tab w:val="left" w:pos="864"/>
                <w:tab w:val="left" w:pos="1152"/>
              </w:tabs>
              <w:spacing w:before="40" w:after="40" w:line="210" w:lineRule="exact"/>
              <w:ind w:right="43"/>
              <w:rPr>
                <w:rFonts w:eastAsia="Calibri"/>
                <w:color w:val="000000" w:themeColor="text1"/>
                <w:sz w:val="17"/>
              </w:rPr>
            </w:pPr>
            <w:r w:rsidRPr="00DE2C8C">
              <w:rPr>
                <w:rFonts w:eastAsia="Calibri"/>
                <w:color w:val="000000" w:themeColor="text1"/>
                <w:sz w:val="17"/>
              </w:rPr>
              <w:t>Approved 2025</w:t>
            </w:r>
          </w:p>
        </w:tc>
        <w:tc>
          <w:tcPr>
            <w:tcW w:w="423" w:type="dxa"/>
            <w:shd w:val="clear" w:color="auto" w:fill="auto"/>
            <w:vAlign w:val="center"/>
          </w:tcPr>
          <w:p w14:paraId="732C899B"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9" w:type="dxa"/>
            <w:shd w:val="clear" w:color="auto" w:fill="auto"/>
            <w:vAlign w:val="center"/>
          </w:tcPr>
          <w:p w14:paraId="0EA7FA45"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center"/>
          </w:tcPr>
          <w:p w14:paraId="5D38DF63"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8" w:type="dxa"/>
            <w:shd w:val="clear" w:color="auto" w:fill="auto"/>
            <w:vAlign w:val="center"/>
          </w:tcPr>
          <w:p w14:paraId="69DECD40"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2" w:type="dxa"/>
            <w:shd w:val="clear" w:color="auto" w:fill="auto"/>
            <w:vAlign w:val="center"/>
          </w:tcPr>
          <w:p w14:paraId="23750CDC"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454" w:type="dxa"/>
            <w:shd w:val="clear" w:color="auto" w:fill="auto"/>
            <w:vAlign w:val="center"/>
          </w:tcPr>
          <w:p w14:paraId="5C7B0A05"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360" w:type="dxa"/>
            <w:shd w:val="clear" w:color="auto" w:fill="auto"/>
            <w:vAlign w:val="center"/>
          </w:tcPr>
          <w:p w14:paraId="773C4132"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center"/>
          </w:tcPr>
          <w:p w14:paraId="5D9E2422"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center"/>
          </w:tcPr>
          <w:p w14:paraId="16DD07B1"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34" w:type="dxa"/>
            <w:shd w:val="clear" w:color="auto" w:fill="auto"/>
            <w:vAlign w:val="center"/>
          </w:tcPr>
          <w:p w14:paraId="27FFDC29"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2</w:t>
            </w:r>
          </w:p>
        </w:tc>
        <w:tc>
          <w:tcPr>
            <w:tcW w:w="85" w:type="dxa"/>
            <w:gridSpan w:val="2"/>
            <w:shd w:val="clear" w:color="auto" w:fill="auto"/>
            <w:vAlign w:val="bottom"/>
          </w:tcPr>
          <w:p w14:paraId="1DADE69D"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271" w:type="dxa"/>
            <w:gridSpan w:val="2"/>
            <w:vAlign w:val="center"/>
          </w:tcPr>
          <w:p w14:paraId="7BC8FF12" w14:textId="58BB62E2"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shd w:val="clear" w:color="auto" w:fill="auto"/>
            <w:vAlign w:val="center"/>
          </w:tcPr>
          <w:p w14:paraId="3374E715" w14:textId="5103044E"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09" w:type="dxa"/>
            <w:shd w:val="clear" w:color="auto" w:fill="auto"/>
            <w:vAlign w:val="center"/>
          </w:tcPr>
          <w:p w14:paraId="26D1E680"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638" w:type="dxa"/>
            <w:gridSpan w:val="2"/>
            <w:shd w:val="clear" w:color="auto" w:fill="auto"/>
            <w:vAlign w:val="center"/>
          </w:tcPr>
          <w:p w14:paraId="5D84761E"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90" w:type="dxa"/>
            <w:gridSpan w:val="2"/>
            <w:shd w:val="clear" w:color="auto" w:fill="auto"/>
            <w:vAlign w:val="bottom"/>
          </w:tcPr>
          <w:p w14:paraId="3DB450E3"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09" w:type="dxa"/>
            <w:shd w:val="clear" w:color="auto" w:fill="auto"/>
            <w:vAlign w:val="center"/>
          </w:tcPr>
          <w:p w14:paraId="498FF532"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29" w:type="dxa"/>
            <w:shd w:val="clear" w:color="auto" w:fill="auto"/>
            <w:vAlign w:val="center"/>
          </w:tcPr>
          <w:p w14:paraId="32BE6C1C"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11" w:type="dxa"/>
            <w:shd w:val="clear" w:color="auto" w:fill="auto"/>
            <w:vAlign w:val="center"/>
          </w:tcPr>
          <w:p w14:paraId="4E464C0E"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85" w:type="dxa"/>
            <w:shd w:val="clear" w:color="auto" w:fill="auto"/>
            <w:vAlign w:val="center"/>
          </w:tcPr>
          <w:p w14:paraId="79E0A5C6"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3</w:t>
            </w:r>
          </w:p>
        </w:tc>
      </w:tr>
      <w:tr w:rsidR="00FC560D" w:rsidRPr="00DE2C8C" w14:paraId="5973FC66" w14:textId="77777777" w:rsidTr="00594F16">
        <w:tc>
          <w:tcPr>
            <w:tcW w:w="1193" w:type="dxa"/>
            <w:tcBorders>
              <w:bottom w:val="single" w:sz="4" w:space="0" w:color="auto"/>
            </w:tcBorders>
            <w:shd w:val="clear" w:color="auto" w:fill="auto"/>
            <w:vAlign w:val="bottom"/>
          </w:tcPr>
          <w:p w14:paraId="7660E6AE" w14:textId="77777777" w:rsidR="00FC560D" w:rsidRPr="00DE2C8C" w:rsidRDefault="00FC560D" w:rsidP="00FC560D">
            <w:pPr>
              <w:tabs>
                <w:tab w:val="left" w:pos="288"/>
                <w:tab w:val="left" w:pos="576"/>
                <w:tab w:val="left" w:pos="864"/>
                <w:tab w:val="left" w:pos="1152"/>
              </w:tabs>
              <w:spacing w:before="40" w:after="81" w:line="210" w:lineRule="exact"/>
              <w:ind w:right="43"/>
              <w:rPr>
                <w:rFonts w:eastAsia="Calibri"/>
                <w:color w:val="000000" w:themeColor="text1"/>
                <w:sz w:val="17"/>
              </w:rPr>
            </w:pPr>
            <w:r w:rsidRPr="00DE2C8C">
              <w:rPr>
                <w:rFonts w:eastAsia="Calibri"/>
                <w:color w:val="000000" w:themeColor="text1"/>
                <w:sz w:val="17"/>
              </w:rPr>
              <w:t>Proposed 2026</w:t>
            </w:r>
          </w:p>
        </w:tc>
        <w:tc>
          <w:tcPr>
            <w:tcW w:w="423" w:type="dxa"/>
            <w:tcBorders>
              <w:bottom w:val="single" w:sz="4" w:space="0" w:color="auto"/>
            </w:tcBorders>
            <w:shd w:val="clear" w:color="auto" w:fill="auto"/>
            <w:vAlign w:val="center"/>
          </w:tcPr>
          <w:p w14:paraId="7E7E9BF1"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9" w:type="dxa"/>
            <w:tcBorders>
              <w:bottom w:val="single" w:sz="4" w:space="0" w:color="auto"/>
            </w:tcBorders>
            <w:shd w:val="clear" w:color="auto" w:fill="auto"/>
            <w:vAlign w:val="center"/>
          </w:tcPr>
          <w:p w14:paraId="5A315AC5"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tcBorders>
              <w:bottom w:val="single" w:sz="4" w:space="0" w:color="auto"/>
            </w:tcBorders>
            <w:shd w:val="clear" w:color="auto" w:fill="auto"/>
            <w:vAlign w:val="center"/>
          </w:tcPr>
          <w:p w14:paraId="327418E6"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8" w:type="dxa"/>
            <w:tcBorders>
              <w:bottom w:val="single" w:sz="4" w:space="0" w:color="auto"/>
            </w:tcBorders>
            <w:shd w:val="clear" w:color="auto" w:fill="auto"/>
            <w:vAlign w:val="center"/>
          </w:tcPr>
          <w:p w14:paraId="2AEC0786"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2" w:type="dxa"/>
            <w:tcBorders>
              <w:bottom w:val="single" w:sz="4" w:space="0" w:color="auto"/>
            </w:tcBorders>
            <w:shd w:val="clear" w:color="auto" w:fill="auto"/>
          </w:tcPr>
          <w:p w14:paraId="3BE95C99" w14:textId="69CD2BD3" w:rsidR="00FC560D" w:rsidRPr="00DE2C8C" w:rsidRDefault="0030476A"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3976CC">
              <w:rPr>
                <w:rFonts w:eastAsia="Calibri"/>
                <w:color w:val="000000" w:themeColor="text1"/>
                <w:sz w:val="17"/>
              </w:rPr>
              <w:t>–</w:t>
            </w:r>
          </w:p>
        </w:tc>
        <w:tc>
          <w:tcPr>
            <w:tcW w:w="454" w:type="dxa"/>
            <w:tcBorders>
              <w:bottom w:val="single" w:sz="4" w:space="0" w:color="auto"/>
            </w:tcBorders>
            <w:shd w:val="clear" w:color="auto" w:fill="auto"/>
          </w:tcPr>
          <w:p w14:paraId="029226E9" w14:textId="7F173D2D" w:rsidR="00FC560D" w:rsidRPr="00DE2C8C" w:rsidRDefault="0030476A"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3976CC">
              <w:rPr>
                <w:rFonts w:eastAsia="Calibri"/>
                <w:color w:val="000000" w:themeColor="text1"/>
                <w:sz w:val="17"/>
              </w:rPr>
              <w:t>–</w:t>
            </w:r>
          </w:p>
        </w:tc>
        <w:tc>
          <w:tcPr>
            <w:tcW w:w="360" w:type="dxa"/>
            <w:tcBorders>
              <w:bottom w:val="single" w:sz="4" w:space="0" w:color="auto"/>
            </w:tcBorders>
            <w:shd w:val="clear" w:color="auto" w:fill="auto"/>
            <w:vAlign w:val="center"/>
          </w:tcPr>
          <w:p w14:paraId="3BEB7D81"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tcBorders>
              <w:bottom w:val="single" w:sz="4" w:space="0" w:color="auto"/>
            </w:tcBorders>
            <w:shd w:val="clear" w:color="auto" w:fill="auto"/>
            <w:vAlign w:val="center"/>
          </w:tcPr>
          <w:p w14:paraId="543A94EE"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tcBorders>
              <w:bottom w:val="single" w:sz="4" w:space="0" w:color="auto"/>
            </w:tcBorders>
            <w:shd w:val="clear" w:color="auto" w:fill="auto"/>
            <w:vAlign w:val="center"/>
          </w:tcPr>
          <w:p w14:paraId="667061D9"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34" w:type="dxa"/>
            <w:tcBorders>
              <w:bottom w:val="single" w:sz="4" w:space="0" w:color="auto"/>
            </w:tcBorders>
            <w:shd w:val="clear" w:color="auto" w:fill="auto"/>
            <w:vAlign w:val="center"/>
          </w:tcPr>
          <w:p w14:paraId="7F9C370B" w14:textId="3992ED65" w:rsidR="00FC560D" w:rsidRPr="00DE2C8C" w:rsidRDefault="0030476A"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85" w:type="dxa"/>
            <w:gridSpan w:val="2"/>
            <w:tcBorders>
              <w:bottom w:val="single" w:sz="4" w:space="0" w:color="auto"/>
            </w:tcBorders>
            <w:shd w:val="clear" w:color="auto" w:fill="auto"/>
            <w:vAlign w:val="bottom"/>
          </w:tcPr>
          <w:p w14:paraId="26F8A240"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p>
        </w:tc>
        <w:tc>
          <w:tcPr>
            <w:tcW w:w="271" w:type="dxa"/>
            <w:gridSpan w:val="2"/>
            <w:tcBorders>
              <w:bottom w:val="single" w:sz="4" w:space="0" w:color="auto"/>
            </w:tcBorders>
            <w:vAlign w:val="center"/>
          </w:tcPr>
          <w:p w14:paraId="4DE6D8A5" w14:textId="27CD5C93"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tcBorders>
              <w:bottom w:val="single" w:sz="4" w:space="0" w:color="auto"/>
            </w:tcBorders>
            <w:shd w:val="clear" w:color="auto" w:fill="auto"/>
            <w:vAlign w:val="center"/>
          </w:tcPr>
          <w:p w14:paraId="2B753FDA" w14:textId="0A5DDCA8"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09" w:type="dxa"/>
            <w:tcBorders>
              <w:bottom w:val="single" w:sz="4" w:space="0" w:color="auto"/>
            </w:tcBorders>
            <w:shd w:val="clear" w:color="auto" w:fill="auto"/>
          </w:tcPr>
          <w:p w14:paraId="4C1F566D" w14:textId="54AA13E2" w:rsidR="00FC560D" w:rsidRPr="00DE2C8C" w:rsidRDefault="0030476A"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05140F">
              <w:rPr>
                <w:rFonts w:eastAsia="Calibri"/>
                <w:color w:val="000000" w:themeColor="text1"/>
                <w:sz w:val="17"/>
              </w:rPr>
              <w:t>–</w:t>
            </w:r>
          </w:p>
        </w:tc>
        <w:tc>
          <w:tcPr>
            <w:tcW w:w="638" w:type="dxa"/>
            <w:gridSpan w:val="2"/>
            <w:tcBorders>
              <w:bottom w:val="single" w:sz="4" w:space="0" w:color="auto"/>
            </w:tcBorders>
            <w:shd w:val="clear" w:color="auto" w:fill="auto"/>
          </w:tcPr>
          <w:p w14:paraId="69437155" w14:textId="1BC996ED" w:rsidR="00FC560D" w:rsidRPr="00DE2C8C" w:rsidRDefault="0030476A"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05140F">
              <w:rPr>
                <w:rFonts w:eastAsia="Calibri"/>
                <w:color w:val="000000" w:themeColor="text1"/>
                <w:sz w:val="17"/>
              </w:rPr>
              <w:t>–</w:t>
            </w:r>
          </w:p>
        </w:tc>
        <w:tc>
          <w:tcPr>
            <w:tcW w:w="90" w:type="dxa"/>
            <w:gridSpan w:val="2"/>
            <w:tcBorders>
              <w:bottom w:val="single" w:sz="4" w:space="0" w:color="auto"/>
            </w:tcBorders>
            <w:shd w:val="clear" w:color="auto" w:fill="auto"/>
            <w:vAlign w:val="bottom"/>
          </w:tcPr>
          <w:p w14:paraId="5B5FACA2"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p>
        </w:tc>
        <w:tc>
          <w:tcPr>
            <w:tcW w:w="809" w:type="dxa"/>
            <w:tcBorders>
              <w:bottom w:val="single" w:sz="4" w:space="0" w:color="auto"/>
            </w:tcBorders>
            <w:shd w:val="clear" w:color="auto" w:fill="auto"/>
            <w:vAlign w:val="center"/>
          </w:tcPr>
          <w:p w14:paraId="006EAC21"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29" w:type="dxa"/>
            <w:tcBorders>
              <w:bottom w:val="single" w:sz="4" w:space="0" w:color="auto"/>
            </w:tcBorders>
            <w:shd w:val="clear" w:color="auto" w:fill="auto"/>
            <w:vAlign w:val="center"/>
          </w:tcPr>
          <w:p w14:paraId="30CE2955"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11" w:type="dxa"/>
            <w:tcBorders>
              <w:bottom w:val="single" w:sz="4" w:space="0" w:color="auto"/>
            </w:tcBorders>
            <w:shd w:val="clear" w:color="auto" w:fill="auto"/>
            <w:vAlign w:val="center"/>
          </w:tcPr>
          <w:p w14:paraId="70147652"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85" w:type="dxa"/>
            <w:tcBorders>
              <w:bottom w:val="single" w:sz="4" w:space="0" w:color="auto"/>
            </w:tcBorders>
            <w:shd w:val="clear" w:color="auto" w:fill="auto"/>
            <w:vAlign w:val="center"/>
          </w:tcPr>
          <w:p w14:paraId="5C0C2854" w14:textId="1FAFC310" w:rsidR="00FC560D" w:rsidRPr="00DE2C8C" w:rsidRDefault="0030476A"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r>
      <w:tr w:rsidR="00FC560D" w:rsidRPr="00DE2C8C" w14:paraId="446FF5D1" w14:textId="77777777" w:rsidTr="00FC560D">
        <w:tc>
          <w:tcPr>
            <w:tcW w:w="1193" w:type="dxa"/>
            <w:tcBorders>
              <w:top w:val="single" w:sz="4" w:space="0" w:color="auto"/>
              <w:bottom w:val="single" w:sz="4" w:space="0" w:color="auto"/>
            </w:tcBorders>
            <w:shd w:val="clear" w:color="auto" w:fill="auto"/>
            <w:vAlign w:val="bottom"/>
          </w:tcPr>
          <w:p w14:paraId="51A6C5BF" w14:textId="77777777" w:rsidR="00FC560D" w:rsidRPr="00DE2C8C" w:rsidRDefault="00FC560D" w:rsidP="00FC560D">
            <w:pPr>
              <w:tabs>
                <w:tab w:val="left" w:pos="288"/>
                <w:tab w:val="left" w:pos="576"/>
                <w:tab w:val="left" w:pos="864"/>
                <w:tab w:val="left" w:pos="1152"/>
              </w:tabs>
              <w:spacing w:before="81" w:after="81" w:line="210" w:lineRule="exact"/>
              <w:ind w:right="43"/>
              <w:rPr>
                <w:rFonts w:eastAsia="Calibri"/>
                <w:b/>
                <w:color w:val="000000" w:themeColor="text1"/>
                <w:sz w:val="17"/>
              </w:rPr>
            </w:pPr>
            <w:r w:rsidRPr="00DE2C8C">
              <w:rPr>
                <w:rFonts w:eastAsia="Calibri"/>
                <w:b/>
                <w:color w:val="000000" w:themeColor="text1"/>
                <w:sz w:val="17"/>
              </w:rPr>
              <w:lastRenderedPageBreak/>
              <w:tab/>
              <w:t>Change</w:t>
            </w:r>
          </w:p>
        </w:tc>
        <w:tc>
          <w:tcPr>
            <w:tcW w:w="423" w:type="dxa"/>
            <w:tcBorders>
              <w:top w:val="single" w:sz="4" w:space="0" w:color="auto"/>
              <w:bottom w:val="single" w:sz="4" w:space="0" w:color="auto"/>
            </w:tcBorders>
            <w:shd w:val="clear" w:color="auto" w:fill="auto"/>
            <w:vAlign w:val="center"/>
          </w:tcPr>
          <w:p w14:paraId="05FD116C"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59" w:type="dxa"/>
            <w:tcBorders>
              <w:top w:val="single" w:sz="4" w:space="0" w:color="auto"/>
              <w:bottom w:val="single" w:sz="4" w:space="0" w:color="auto"/>
            </w:tcBorders>
            <w:shd w:val="clear" w:color="auto" w:fill="auto"/>
            <w:vAlign w:val="center"/>
          </w:tcPr>
          <w:p w14:paraId="58921853"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center"/>
          </w:tcPr>
          <w:p w14:paraId="77BC1BEA"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58" w:type="dxa"/>
            <w:tcBorders>
              <w:top w:val="single" w:sz="4" w:space="0" w:color="auto"/>
              <w:bottom w:val="single" w:sz="4" w:space="0" w:color="auto"/>
            </w:tcBorders>
            <w:shd w:val="clear" w:color="auto" w:fill="auto"/>
            <w:vAlign w:val="center"/>
          </w:tcPr>
          <w:p w14:paraId="0687D234"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62" w:type="dxa"/>
            <w:tcBorders>
              <w:top w:val="single" w:sz="4" w:space="0" w:color="auto"/>
              <w:bottom w:val="single" w:sz="4" w:space="0" w:color="auto"/>
            </w:tcBorders>
            <w:shd w:val="clear" w:color="auto" w:fill="auto"/>
            <w:vAlign w:val="center"/>
          </w:tcPr>
          <w:p w14:paraId="2397C17A"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(1)</w:t>
            </w:r>
          </w:p>
        </w:tc>
        <w:tc>
          <w:tcPr>
            <w:tcW w:w="454" w:type="dxa"/>
            <w:tcBorders>
              <w:top w:val="single" w:sz="4" w:space="0" w:color="auto"/>
              <w:bottom w:val="single" w:sz="4" w:space="0" w:color="auto"/>
            </w:tcBorders>
            <w:shd w:val="clear" w:color="auto" w:fill="auto"/>
            <w:vAlign w:val="center"/>
          </w:tcPr>
          <w:p w14:paraId="0FE61BB9"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(1)</w:t>
            </w:r>
          </w:p>
        </w:tc>
        <w:tc>
          <w:tcPr>
            <w:tcW w:w="360" w:type="dxa"/>
            <w:tcBorders>
              <w:top w:val="single" w:sz="4" w:space="0" w:color="auto"/>
              <w:bottom w:val="single" w:sz="4" w:space="0" w:color="auto"/>
            </w:tcBorders>
            <w:shd w:val="clear" w:color="auto" w:fill="auto"/>
            <w:vAlign w:val="center"/>
          </w:tcPr>
          <w:p w14:paraId="09C236B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center"/>
          </w:tcPr>
          <w:p w14:paraId="7ABAC2C7"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center"/>
          </w:tcPr>
          <w:p w14:paraId="69CF4F7D"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634" w:type="dxa"/>
            <w:tcBorders>
              <w:top w:val="single" w:sz="4" w:space="0" w:color="auto"/>
              <w:bottom w:val="single" w:sz="4" w:space="0" w:color="auto"/>
            </w:tcBorders>
            <w:shd w:val="clear" w:color="auto" w:fill="auto"/>
            <w:vAlign w:val="center"/>
          </w:tcPr>
          <w:p w14:paraId="3DD5CB16"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(2)</w:t>
            </w:r>
          </w:p>
        </w:tc>
        <w:tc>
          <w:tcPr>
            <w:tcW w:w="85" w:type="dxa"/>
            <w:gridSpan w:val="2"/>
            <w:tcBorders>
              <w:top w:val="single" w:sz="4" w:space="0" w:color="auto"/>
              <w:bottom w:val="single" w:sz="4" w:space="0" w:color="auto"/>
            </w:tcBorders>
            <w:shd w:val="clear" w:color="auto" w:fill="auto"/>
            <w:vAlign w:val="bottom"/>
          </w:tcPr>
          <w:p w14:paraId="4DDCE415"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271" w:type="dxa"/>
            <w:gridSpan w:val="2"/>
            <w:tcBorders>
              <w:top w:val="single" w:sz="4" w:space="0" w:color="auto"/>
              <w:bottom w:val="single" w:sz="4" w:space="0" w:color="auto"/>
            </w:tcBorders>
            <w:vAlign w:val="center"/>
          </w:tcPr>
          <w:p w14:paraId="4911DC9C" w14:textId="0C652DDA"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50" w:type="dxa"/>
            <w:tcBorders>
              <w:top w:val="single" w:sz="4" w:space="0" w:color="auto"/>
              <w:bottom w:val="single" w:sz="4" w:space="0" w:color="auto"/>
            </w:tcBorders>
            <w:shd w:val="clear" w:color="auto" w:fill="auto"/>
            <w:vAlign w:val="center"/>
          </w:tcPr>
          <w:p w14:paraId="2E26D258" w14:textId="68E58AFC"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409" w:type="dxa"/>
            <w:tcBorders>
              <w:top w:val="single" w:sz="4" w:space="0" w:color="auto"/>
              <w:bottom w:val="single" w:sz="4" w:space="0" w:color="auto"/>
            </w:tcBorders>
            <w:shd w:val="clear" w:color="auto" w:fill="auto"/>
            <w:vAlign w:val="center"/>
          </w:tcPr>
          <w:p w14:paraId="22605635"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(1)</w:t>
            </w:r>
          </w:p>
        </w:tc>
        <w:tc>
          <w:tcPr>
            <w:tcW w:w="638" w:type="dxa"/>
            <w:gridSpan w:val="2"/>
            <w:tcBorders>
              <w:top w:val="single" w:sz="4" w:space="0" w:color="auto"/>
              <w:bottom w:val="single" w:sz="4" w:space="0" w:color="auto"/>
            </w:tcBorders>
            <w:shd w:val="clear" w:color="auto" w:fill="auto"/>
            <w:vAlign w:val="center"/>
          </w:tcPr>
          <w:p w14:paraId="64D7F9BB"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(1)</w:t>
            </w:r>
          </w:p>
        </w:tc>
        <w:tc>
          <w:tcPr>
            <w:tcW w:w="90" w:type="dxa"/>
            <w:gridSpan w:val="2"/>
            <w:tcBorders>
              <w:top w:val="single" w:sz="4" w:space="0" w:color="auto"/>
              <w:bottom w:val="single" w:sz="4" w:space="0" w:color="auto"/>
            </w:tcBorders>
            <w:shd w:val="clear" w:color="auto" w:fill="auto"/>
            <w:vAlign w:val="bottom"/>
          </w:tcPr>
          <w:p w14:paraId="4C9469E7"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809" w:type="dxa"/>
            <w:tcBorders>
              <w:top w:val="single" w:sz="4" w:space="0" w:color="auto"/>
              <w:bottom w:val="single" w:sz="4" w:space="0" w:color="auto"/>
            </w:tcBorders>
            <w:shd w:val="clear" w:color="auto" w:fill="auto"/>
            <w:vAlign w:val="center"/>
          </w:tcPr>
          <w:p w14:paraId="74AF9D21"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629" w:type="dxa"/>
            <w:tcBorders>
              <w:top w:val="single" w:sz="4" w:space="0" w:color="auto"/>
              <w:bottom w:val="single" w:sz="4" w:space="0" w:color="auto"/>
            </w:tcBorders>
            <w:shd w:val="clear" w:color="auto" w:fill="auto"/>
            <w:vAlign w:val="center"/>
          </w:tcPr>
          <w:p w14:paraId="102BEF81"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611" w:type="dxa"/>
            <w:tcBorders>
              <w:top w:val="single" w:sz="4" w:space="0" w:color="auto"/>
              <w:bottom w:val="single" w:sz="4" w:space="0" w:color="auto"/>
            </w:tcBorders>
            <w:shd w:val="clear" w:color="auto" w:fill="auto"/>
            <w:vAlign w:val="center"/>
          </w:tcPr>
          <w:p w14:paraId="008FECBA"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685" w:type="dxa"/>
            <w:tcBorders>
              <w:top w:val="single" w:sz="4" w:space="0" w:color="auto"/>
              <w:bottom w:val="single" w:sz="4" w:space="0" w:color="auto"/>
            </w:tcBorders>
            <w:shd w:val="clear" w:color="auto" w:fill="auto"/>
            <w:vAlign w:val="center"/>
          </w:tcPr>
          <w:p w14:paraId="2C794C46"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(3)</w:t>
            </w:r>
          </w:p>
        </w:tc>
      </w:tr>
      <w:tr w:rsidR="00B93394" w:rsidRPr="00DE2C8C" w14:paraId="5A203791" w14:textId="77777777" w:rsidTr="00FC560D">
        <w:tc>
          <w:tcPr>
            <w:tcW w:w="2335" w:type="dxa"/>
            <w:gridSpan w:val="4"/>
            <w:tcBorders>
              <w:top w:val="single" w:sz="4" w:space="0" w:color="auto"/>
            </w:tcBorders>
            <w:shd w:val="clear" w:color="auto" w:fill="auto"/>
            <w:vAlign w:val="bottom"/>
          </w:tcPr>
          <w:p w14:paraId="163636D8" w14:textId="77777777" w:rsidR="00910429" w:rsidRPr="00DE2C8C" w:rsidRDefault="00910429" w:rsidP="008C6426">
            <w:pPr>
              <w:tabs>
                <w:tab w:val="left" w:pos="288"/>
                <w:tab w:val="left" w:pos="576"/>
                <w:tab w:val="left" w:pos="864"/>
                <w:tab w:val="left" w:pos="1152"/>
              </w:tabs>
              <w:spacing w:before="81" w:after="40" w:line="210" w:lineRule="exact"/>
              <w:ind w:right="43"/>
              <w:rPr>
                <w:rFonts w:eastAsia="Calibri"/>
                <w:b/>
                <w:bCs/>
                <w:color w:val="000000" w:themeColor="text1"/>
                <w:sz w:val="17"/>
                <w:szCs w:val="17"/>
              </w:rPr>
            </w:pPr>
            <w:r w:rsidRPr="00DE2C8C">
              <w:rPr>
                <w:rFonts w:eastAsia="Calibri"/>
                <w:b/>
                <w:bCs/>
                <w:color w:val="000000" w:themeColor="text1"/>
                <w:sz w:val="17"/>
                <w:szCs w:val="17"/>
              </w:rPr>
              <w:t>Human Resources Section</w:t>
            </w:r>
          </w:p>
        </w:tc>
        <w:tc>
          <w:tcPr>
            <w:tcW w:w="358" w:type="dxa"/>
            <w:tcBorders>
              <w:top w:val="single" w:sz="4" w:space="0" w:color="auto"/>
            </w:tcBorders>
            <w:shd w:val="clear" w:color="auto" w:fill="auto"/>
            <w:vAlign w:val="bottom"/>
          </w:tcPr>
          <w:p w14:paraId="38E2CB72"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2" w:type="dxa"/>
            <w:tcBorders>
              <w:top w:val="single" w:sz="4" w:space="0" w:color="auto"/>
            </w:tcBorders>
            <w:shd w:val="clear" w:color="auto" w:fill="auto"/>
            <w:vAlign w:val="bottom"/>
          </w:tcPr>
          <w:p w14:paraId="6FA3991F"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454" w:type="dxa"/>
            <w:tcBorders>
              <w:top w:val="single" w:sz="4" w:space="0" w:color="auto"/>
            </w:tcBorders>
            <w:shd w:val="clear" w:color="auto" w:fill="auto"/>
            <w:vAlign w:val="bottom"/>
          </w:tcPr>
          <w:p w14:paraId="723629C1"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0" w:type="dxa"/>
            <w:tcBorders>
              <w:top w:val="single" w:sz="4" w:space="0" w:color="auto"/>
            </w:tcBorders>
            <w:shd w:val="clear" w:color="auto" w:fill="auto"/>
            <w:vAlign w:val="bottom"/>
          </w:tcPr>
          <w:p w14:paraId="22ECB5BE"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0" w:type="dxa"/>
            <w:tcBorders>
              <w:top w:val="single" w:sz="4" w:space="0" w:color="auto"/>
            </w:tcBorders>
            <w:shd w:val="clear" w:color="auto" w:fill="auto"/>
            <w:vAlign w:val="bottom"/>
          </w:tcPr>
          <w:p w14:paraId="6E0511C3"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0" w:type="dxa"/>
            <w:tcBorders>
              <w:top w:val="single" w:sz="4" w:space="0" w:color="auto"/>
            </w:tcBorders>
            <w:shd w:val="clear" w:color="auto" w:fill="auto"/>
            <w:vAlign w:val="bottom"/>
          </w:tcPr>
          <w:p w14:paraId="53875A94"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34" w:type="dxa"/>
            <w:tcBorders>
              <w:top w:val="single" w:sz="4" w:space="0" w:color="auto"/>
            </w:tcBorders>
            <w:shd w:val="clear" w:color="auto" w:fill="auto"/>
            <w:vAlign w:val="bottom"/>
          </w:tcPr>
          <w:p w14:paraId="529F40FB"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85" w:type="dxa"/>
            <w:gridSpan w:val="2"/>
            <w:tcBorders>
              <w:top w:val="single" w:sz="4" w:space="0" w:color="auto"/>
            </w:tcBorders>
            <w:shd w:val="clear" w:color="auto" w:fill="auto"/>
            <w:vAlign w:val="bottom"/>
          </w:tcPr>
          <w:p w14:paraId="428CB693"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rPr>
            </w:pPr>
          </w:p>
        </w:tc>
        <w:tc>
          <w:tcPr>
            <w:tcW w:w="271" w:type="dxa"/>
            <w:gridSpan w:val="2"/>
            <w:tcBorders>
              <w:top w:val="single" w:sz="4" w:space="0" w:color="auto"/>
            </w:tcBorders>
          </w:tcPr>
          <w:p w14:paraId="6ABA7D6E"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450" w:type="dxa"/>
            <w:tcBorders>
              <w:top w:val="single" w:sz="4" w:space="0" w:color="auto"/>
            </w:tcBorders>
            <w:shd w:val="clear" w:color="auto" w:fill="auto"/>
            <w:vAlign w:val="bottom"/>
          </w:tcPr>
          <w:p w14:paraId="2B44F3A1" w14:textId="09E67F9E"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409" w:type="dxa"/>
            <w:tcBorders>
              <w:top w:val="single" w:sz="4" w:space="0" w:color="auto"/>
            </w:tcBorders>
            <w:shd w:val="clear" w:color="auto" w:fill="auto"/>
            <w:vAlign w:val="bottom"/>
          </w:tcPr>
          <w:p w14:paraId="0F43333E"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38" w:type="dxa"/>
            <w:gridSpan w:val="2"/>
            <w:tcBorders>
              <w:top w:val="single" w:sz="4" w:space="0" w:color="auto"/>
            </w:tcBorders>
            <w:shd w:val="clear" w:color="auto" w:fill="auto"/>
            <w:vAlign w:val="bottom"/>
          </w:tcPr>
          <w:p w14:paraId="20119D81"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90" w:type="dxa"/>
            <w:gridSpan w:val="2"/>
            <w:tcBorders>
              <w:top w:val="single" w:sz="4" w:space="0" w:color="auto"/>
            </w:tcBorders>
            <w:shd w:val="clear" w:color="auto" w:fill="auto"/>
            <w:vAlign w:val="bottom"/>
          </w:tcPr>
          <w:p w14:paraId="5ED41861"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rPr>
            </w:pPr>
          </w:p>
        </w:tc>
        <w:tc>
          <w:tcPr>
            <w:tcW w:w="809" w:type="dxa"/>
            <w:tcBorders>
              <w:top w:val="single" w:sz="4" w:space="0" w:color="auto"/>
            </w:tcBorders>
            <w:shd w:val="clear" w:color="auto" w:fill="auto"/>
            <w:vAlign w:val="bottom"/>
          </w:tcPr>
          <w:p w14:paraId="09B83C20"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29" w:type="dxa"/>
            <w:tcBorders>
              <w:top w:val="single" w:sz="4" w:space="0" w:color="auto"/>
            </w:tcBorders>
            <w:shd w:val="clear" w:color="auto" w:fill="auto"/>
            <w:vAlign w:val="bottom"/>
          </w:tcPr>
          <w:p w14:paraId="7BE746E7"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11" w:type="dxa"/>
            <w:tcBorders>
              <w:top w:val="single" w:sz="4" w:space="0" w:color="auto"/>
            </w:tcBorders>
            <w:shd w:val="clear" w:color="auto" w:fill="auto"/>
            <w:vAlign w:val="bottom"/>
          </w:tcPr>
          <w:p w14:paraId="7297FD5B"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85" w:type="dxa"/>
            <w:tcBorders>
              <w:top w:val="single" w:sz="4" w:space="0" w:color="auto"/>
            </w:tcBorders>
            <w:shd w:val="clear" w:color="auto" w:fill="auto"/>
            <w:vAlign w:val="bottom"/>
          </w:tcPr>
          <w:p w14:paraId="4BDF8C8F"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r>
      <w:tr w:rsidR="00FC560D" w:rsidRPr="00DE2C8C" w14:paraId="035BDF6C" w14:textId="77777777">
        <w:tc>
          <w:tcPr>
            <w:tcW w:w="1193" w:type="dxa"/>
            <w:shd w:val="clear" w:color="auto" w:fill="auto"/>
            <w:vAlign w:val="bottom"/>
          </w:tcPr>
          <w:p w14:paraId="2100ABEA" w14:textId="77777777" w:rsidR="00FC560D" w:rsidRPr="00DE2C8C" w:rsidRDefault="00FC560D" w:rsidP="00FC560D">
            <w:pPr>
              <w:tabs>
                <w:tab w:val="left" w:pos="288"/>
                <w:tab w:val="left" w:pos="576"/>
                <w:tab w:val="left" w:pos="864"/>
                <w:tab w:val="left" w:pos="1152"/>
              </w:tabs>
              <w:spacing w:before="40" w:after="40" w:line="210" w:lineRule="exact"/>
              <w:ind w:right="43"/>
              <w:rPr>
                <w:rFonts w:eastAsia="Calibri"/>
                <w:color w:val="000000" w:themeColor="text1"/>
                <w:sz w:val="17"/>
              </w:rPr>
            </w:pPr>
            <w:r w:rsidRPr="00DE2C8C">
              <w:rPr>
                <w:rFonts w:eastAsia="Calibri"/>
                <w:color w:val="000000" w:themeColor="text1"/>
                <w:sz w:val="17"/>
              </w:rPr>
              <w:t>Approved 2025</w:t>
            </w:r>
          </w:p>
        </w:tc>
        <w:tc>
          <w:tcPr>
            <w:tcW w:w="423" w:type="dxa"/>
            <w:shd w:val="clear" w:color="auto" w:fill="auto"/>
            <w:vAlign w:val="bottom"/>
          </w:tcPr>
          <w:p w14:paraId="31CFFB9D"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9" w:type="dxa"/>
            <w:shd w:val="clear" w:color="auto" w:fill="auto"/>
            <w:vAlign w:val="bottom"/>
          </w:tcPr>
          <w:p w14:paraId="12F47414"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4715E607"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8" w:type="dxa"/>
            <w:shd w:val="clear" w:color="auto" w:fill="auto"/>
            <w:vAlign w:val="bottom"/>
          </w:tcPr>
          <w:p w14:paraId="2E266E50"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2" w:type="dxa"/>
            <w:shd w:val="clear" w:color="auto" w:fill="auto"/>
            <w:vAlign w:val="bottom"/>
          </w:tcPr>
          <w:p w14:paraId="1362CFC0"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54" w:type="dxa"/>
            <w:shd w:val="clear" w:color="auto" w:fill="auto"/>
            <w:vAlign w:val="bottom"/>
          </w:tcPr>
          <w:p w14:paraId="50C8C6AD"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417AB117"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360" w:type="dxa"/>
            <w:shd w:val="clear" w:color="auto" w:fill="auto"/>
            <w:vAlign w:val="bottom"/>
          </w:tcPr>
          <w:p w14:paraId="1AE89BD2"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68AE804F"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6</w:t>
            </w:r>
          </w:p>
        </w:tc>
        <w:tc>
          <w:tcPr>
            <w:tcW w:w="634" w:type="dxa"/>
            <w:shd w:val="clear" w:color="auto" w:fill="auto"/>
            <w:vAlign w:val="bottom"/>
          </w:tcPr>
          <w:p w14:paraId="240C40AD"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7</w:t>
            </w:r>
          </w:p>
        </w:tc>
        <w:tc>
          <w:tcPr>
            <w:tcW w:w="85" w:type="dxa"/>
            <w:gridSpan w:val="2"/>
            <w:shd w:val="clear" w:color="auto" w:fill="auto"/>
            <w:vAlign w:val="bottom"/>
          </w:tcPr>
          <w:p w14:paraId="0519F070"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271" w:type="dxa"/>
            <w:gridSpan w:val="2"/>
            <w:vAlign w:val="center"/>
          </w:tcPr>
          <w:p w14:paraId="7FA0BED6" w14:textId="7C0F8BFE"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shd w:val="clear" w:color="auto" w:fill="auto"/>
            <w:vAlign w:val="bottom"/>
          </w:tcPr>
          <w:p w14:paraId="4F29A605" w14:textId="38D5DD8A"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09" w:type="dxa"/>
            <w:shd w:val="clear" w:color="auto" w:fill="auto"/>
            <w:vAlign w:val="bottom"/>
          </w:tcPr>
          <w:p w14:paraId="0BD2E38A"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6</w:t>
            </w:r>
          </w:p>
        </w:tc>
        <w:tc>
          <w:tcPr>
            <w:tcW w:w="638" w:type="dxa"/>
            <w:gridSpan w:val="2"/>
            <w:shd w:val="clear" w:color="auto" w:fill="auto"/>
          </w:tcPr>
          <w:p w14:paraId="346FD0D1"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6</w:t>
            </w:r>
          </w:p>
        </w:tc>
        <w:tc>
          <w:tcPr>
            <w:tcW w:w="90" w:type="dxa"/>
            <w:gridSpan w:val="2"/>
            <w:shd w:val="clear" w:color="auto" w:fill="auto"/>
            <w:vAlign w:val="bottom"/>
          </w:tcPr>
          <w:p w14:paraId="40AAB7CB"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09" w:type="dxa"/>
            <w:shd w:val="clear" w:color="auto" w:fill="auto"/>
          </w:tcPr>
          <w:p w14:paraId="7059C6BA"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29" w:type="dxa"/>
            <w:shd w:val="clear" w:color="auto" w:fill="auto"/>
          </w:tcPr>
          <w:p w14:paraId="3F29C18F"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11" w:type="dxa"/>
            <w:shd w:val="clear" w:color="auto" w:fill="auto"/>
          </w:tcPr>
          <w:p w14:paraId="3FF36BAF"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85" w:type="dxa"/>
            <w:shd w:val="clear" w:color="auto" w:fill="auto"/>
            <w:vAlign w:val="bottom"/>
          </w:tcPr>
          <w:p w14:paraId="7876DF27"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13</w:t>
            </w:r>
          </w:p>
        </w:tc>
      </w:tr>
      <w:tr w:rsidR="00FC560D" w:rsidRPr="00DE2C8C" w14:paraId="20A68020" w14:textId="77777777">
        <w:tc>
          <w:tcPr>
            <w:tcW w:w="1193" w:type="dxa"/>
            <w:tcBorders>
              <w:bottom w:val="single" w:sz="4" w:space="0" w:color="auto"/>
            </w:tcBorders>
            <w:shd w:val="clear" w:color="auto" w:fill="auto"/>
            <w:vAlign w:val="bottom"/>
          </w:tcPr>
          <w:p w14:paraId="7696D646" w14:textId="77777777" w:rsidR="00FC560D" w:rsidRPr="00DE2C8C" w:rsidRDefault="00FC560D" w:rsidP="00FC560D">
            <w:pPr>
              <w:tabs>
                <w:tab w:val="left" w:pos="288"/>
                <w:tab w:val="left" w:pos="576"/>
                <w:tab w:val="left" w:pos="864"/>
                <w:tab w:val="left" w:pos="1152"/>
              </w:tabs>
              <w:spacing w:before="40" w:after="81" w:line="210" w:lineRule="exact"/>
              <w:ind w:right="43"/>
              <w:rPr>
                <w:rFonts w:eastAsia="Calibri"/>
                <w:color w:val="000000" w:themeColor="text1"/>
                <w:sz w:val="17"/>
              </w:rPr>
            </w:pPr>
            <w:r w:rsidRPr="00DE2C8C">
              <w:rPr>
                <w:rFonts w:eastAsia="Calibri"/>
                <w:color w:val="000000" w:themeColor="text1"/>
                <w:sz w:val="17"/>
              </w:rPr>
              <w:t>Proposed 2026</w:t>
            </w:r>
          </w:p>
        </w:tc>
        <w:tc>
          <w:tcPr>
            <w:tcW w:w="423" w:type="dxa"/>
            <w:tcBorders>
              <w:bottom w:val="single" w:sz="4" w:space="0" w:color="auto"/>
            </w:tcBorders>
            <w:shd w:val="clear" w:color="auto" w:fill="auto"/>
            <w:vAlign w:val="bottom"/>
          </w:tcPr>
          <w:p w14:paraId="13A7236F"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9" w:type="dxa"/>
            <w:tcBorders>
              <w:bottom w:val="single" w:sz="4" w:space="0" w:color="auto"/>
            </w:tcBorders>
            <w:shd w:val="clear" w:color="auto" w:fill="auto"/>
            <w:vAlign w:val="bottom"/>
          </w:tcPr>
          <w:p w14:paraId="0E07114D"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tcBorders>
              <w:bottom w:val="single" w:sz="4" w:space="0" w:color="auto"/>
            </w:tcBorders>
            <w:shd w:val="clear" w:color="auto" w:fill="auto"/>
            <w:vAlign w:val="bottom"/>
          </w:tcPr>
          <w:p w14:paraId="402F5E63"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8" w:type="dxa"/>
            <w:tcBorders>
              <w:bottom w:val="single" w:sz="4" w:space="0" w:color="auto"/>
            </w:tcBorders>
            <w:shd w:val="clear" w:color="auto" w:fill="auto"/>
            <w:vAlign w:val="bottom"/>
          </w:tcPr>
          <w:p w14:paraId="7444C445"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2" w:type="dxa"/>
            <w:tcBorders>
              <w:bottom w:val="single" w:sz="4" w:space="0" w:color="auto"/>
            </w:tcBorders>
            <w:shd w:val="clear" w:color="auto" w:fill="auto"/>
            <w:vAlign w:val="bottom"/>
          </w:tcPr>
          <w:p w14:paraId="0D2A6FC6"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54" w:type="dxa"/>
            <w:tcBorders>
              <w:bottom w:val="single" w:sz="4" w:space="0" w:color="auto"/>
            </w:tcBorders>
            <w:shd w:val="clear" w:color="auto" w:fill="auto"/>
            <w:vAlign w:val="bottom"/>
          </w:tcPr>
          <w:p w14:paraId="300EB734"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tcBorders>
              <w:bottom w:val="single" w:sz="4" w:space="0" w:color="auto"/>
            </w:tcBorders>
            <w:shd w:val="clear" w:color="auto" w:fill="auto"/>
          </w:tcPr>
          <w:p w14:paraId="3F97092D"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CC5293">
              <w:rPr>
                <w:rFonts w:eastAsia="Calibri"/>
                <w:color w:val="000000" w:themeColor="text1"/>
                <w:sz w:val="17"/>
              </w:rPr>
              <w:t>–</w:t>
            </w:r>
          </w:p>
        </w:tc>
        <w:tc>
          <w:tcPr>
            <w:tcW w:w="360" w:type="dxa"/>
            <w:tcBorders>
              <w:bottom w:val="single" w:sz="4" w:space="0" w:color="auto"/>
            </w:tcBorders>
            <w:shd w:val="clear" w:color="auto" w:fill="auto"/>
          </w:tcPr>
          <w:p w14:paraId="2047E189"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CC5293">
              <w:rPr>
                <w:rFonts w:eastAsia="Calibri"/>
                <w:color w:val="000000" w:themeColor="text1"/>
                <w:sz w:val="17"/>
              </w:rPr>
              <w:t>–</w:t>
            </w:r>
          </w:p>
        </w:tc>
        <w:tc>
          <w:tcPr>
            <w:tcW w:w="360" w:type="dxa"/>
            <w:tcBorders>
              <w:bottom w:val="single" w:sz="4" w:space="0" w:color="auto"/>
            </w:tcBorders>
            <w:shd w:val="clear" w:color="auto" w:fill="auto"/>
          </w:tcPr>
          <w:p w14:paraId="00A4049D"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CC5293">
              <w:rPr>
                <w:rFonts w:eastAsia="Calibri"/>
                <w:color w:val="000000" w:themeColor="text1"/>
                <w:sz w:val="17"/>
              </w:rPr>
              <w:t>–</w:t>
            </w:r>
          </w:p>
        </w:tc>
        <w:tc>
          <w:tcPr>
            <w:tcW w:w="634" w:type="dxa"/>
            <w:tcBorders>
              <w:bottom w:val="single" w:sz="4" w:space="0" w:color="auto"/>
            </w:tcBorders>
            <w:shd w:val="clear" w:color="auto" w:fill="auto"/>
          </w:tcPr>
          <w:p w14:paraId="6A3C394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CC5293">
              <w:rPr>
                <w:rFonts w:eastAsia="Calibri"/>
                <w:color w:val="000000" w:themeColor="text1"/>
                <w:sz w:val="17"/>
              </w:rPr>
              <w:t>–</w:t>
            </w:r>
          </w:p>
        </w:tc>
        <w:tc>
          <w:tcPr>
            <w:tcW w:w="85" w:type="dxa"/>
            <w:gridSpan w:val="2"/>
            <w:tcBorders>
              <w:bottom w:val="single" w:sz="4" w:space="0" w:color="auto"/>
            </w:tcBorders>
            <w:shd w:val="clear" w:color="auto" w:fill="auto"/>
          </w:tcPr>
          <w:p w14:paraId="236F09CA" w14:textId="6EBC261B"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p>
        </w:tc>
        <w:tc>
          <w:tcPr>
            <w:tcW w:w="271" w:type="dxa"/>
            <w:gridSpan w:val="2"/>
            <w:tcBorders>
              <w:bottom w:val="single" w:sz="4" w:space="0" w:color="auto"/>
            </w:tcBorders>
            <w:vAlign w:val="center"/>
          </w:tcPr>
          <w:p w14:paraId="364781B0" w14:textId="7B7A8701" w:rsidR="00FC560D" w:rsidRPr="00CC5293"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tcBorders>
              <w:bottom w:val="single" w:sz="4" w:space="0" w:color="auto"/>
            </w:tcBorders>
            <w:shd w:val="clear" w:color="auto" w:fill="auto"/>
          </w:tcPr>
          <w:p w14:paraId="75D75F33" w14:textId="42AB0765"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CC5293">
              <w:rPr>
                <w:rFonts w:eastAsia="Calibri"/>
                <w:color w:val="000000" w:themeColor="text1"/>
                <w:sz w:val="17"/>
              </w:rPr>
              <w:t>–</w:t>
            </w:r>
          </w:p>
        </w:tc>
        <w:tc>
          <w:tcPr>
            <w:tcW w:w="409" w:type="dxa"/>
            <w:tcBorders>
              <w:bottom w:val="single" w:sz="4" w:space="0" w:color="auto"/>
            </w:tcBorders>
            <w:shd w:val="clear" w:color="auto" w:fill="auto"/>
          </w:tcPr>
          <w:p w14:paraId="626C190B"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CC5293">
              <w:rPr>
                <w:rFonts w:eastAsia="Calibri"/>
                <w:color w:val="000000" w:themeColor="text1"/>
                <w:sz w:val="17"/>
              </w:rPr>
              <w:t>–</w:t>
            </w:r>
          </w:p>
        </w:tc>
        <w:tc>
          <w:tcPr>
            <w:tcW w:w="638" w:type="dxa"/>
            <w:gridSpan w:val="2"/>
            <w:tcBorders>
              <w:bottom w:val="single" w:sz="4" w:space="0" w:color="auto"/>
            </w:tcBorders>
            <w:shd w:val="clear" w:color="auto" w:fill="auto"/>
          </w:tcPr>
          <w:p w14:paraId="68099C07"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CC5293">
              <w:rPr>
                <w:rFonts w:eastAsia="Calibri"/>
                <w:color w:val="000000" w:themeColor="text1"/>
                <w:sz w:val="17"/>
              </w:rPr>
              <w:t>–</w:t>
            </w:r>
          </w:p>
        </w:tc>
        <w:tc>
          <w:tcPr>
            <w:tcW w:w="90" w:type="dxa"/>
            <w:gridSpan w:val="2"/>
            <w:tcBorders>
              <w:bottom w:val="single" w:sz="4" w:space="0" w:color="auto"/>
            </w:tcBorders>
            <w:shd w:val="clear" w:color="auto" w:fill="auto"/>
          </w:tcPr>
          <w:p w14:paraId="53B39AFF"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CC5293">
              <w:rPr>
                <w:rFonts w:eastAsia="Calibri"/>
                <w:color w:val="000000" w:themeColor="text1"/>
                <w:sz w:val="17"/>
              </w:rPr>
              <w:t>–</w:t>
            </w:r>
          </w:p>
        </w:tc>
        <w:tc>
          <w:tcPr>
            <w:tcW w:w="809" w:type="dxa"/>
            <w:tcBorders>
              <w:bottom w:val="single" w:sz="4" w:space="0" w:color="auto"/>
            </w:tcBorders>
            <w:shd w:val="clear" w:color="auto" w:fill="auto"/>
          </w:tcPr>
          <w:p w14:paraId="2C4E1C67"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CC5293">
              <w:rPr>
                <w:rFonts w:eastAsia="Calibri"/>
                <w:color w:val="000000" w:themeColor="text1"/>
                <w:sz w:val="17"/>
              </w:rPr>
              <w:t>–</w:t>
            </w:r>
          </w:p>
        </w:tc>
        <w:tc>
          <w:tcPr>
            <w:tcW w:w="629" w:type="dxa"/>
            <w:tcBorders>
              <w:bottom w:val="single" w:sz="4" w:space="0" w:color="auto"/>
            </w:tcBorders>
            <w:shd w:val="clear" w:color="auto" w:fill="auto"/>
          </w:tcPr>
          <w:p w14:paraId="4BA4673F"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CC5293">
              <w:rPr>
                <w:rFonts w:eastAsia="Calibri"/>
                <w:color w:val="000000" w:themeColor="text1"/>
                <w:sz w:val="17"/>
              </w:rPr>
              <w:t>–</w:t>
            </w:r>
          </w:p>
        </w:tc>
        <w:tc>
          <w:tcPr>
            <w:tcW w:w="611" w:type="dxa"/>
            <w:tcBorders>
              <w:bottom w:val="single" w:sz="4" w:space="0" w:color="auto"/>
            </w:tcBorders>
            <w:shd w:val="clear" w:color="auto" w:fill="auto"/>
          </w:tcPr>
          <w:p w14:paraId="7D19AED4"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CC5293">
              <w:rPr>
                <w:rFonts w:eastAsia="Calibri"/>
                <w:color w:val="000000" w:themeColor="text1"/>
                <w:sz w:val="17"/>
              </w:rPr>
              <w:t>–</w:t>
            </w:r>
          </w:p>
        </w:tc>
        <w:tc>
          <w:tcPr>
            <w:tcW w:w="685" w:type="dxa"/>
            <w:tcBorders>
              <w:bottom w:val="single" w:sz="4" w:space="0" w:color="auto"/>
            </w:tcBorders>
            <w:shd w:val="clear" w:color="auto" w:fill="auto"/>
          </w:tcPr>
          <w:p w14:paraId="5D54FE24"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szCs w:val="17"/>
              </w:rPr>
            </w:pPr>
            <w:r w:rsidRPr="00CC5293">
              <w:rPr>
                <w:rFonts w:eastAsia="Calibri"/>
                <w:color w:val="000000" w:themeColor="text1"/>
                <w:sz w:val="17"/>
              </w:rPr>
              <w:t>–</w:t>
            </w:r>
          </w:p>
        </w:tc>
      </w:tr>
      <w:tr w:rsidR="00FC560D" w:rsidRPr="00DE2C8C" w14:paraId="5B01EC89" w14:textId="77777777">
        <w:tc>
          <w:tcPr>
            <w:tcW w:w="1193" w:type="dxa"/>
            <w:tcBorders>
              <w:top w:val="single" w:sz="4" w:space="0" w:color="auto"/>
              <w:bottom w:val="single" w:sz="4" w:space="0" w:color="auto"/>
            </w:tcBorders>
            <w:shd w:val="clear" w:color="auto" w:fill="auto"/>
            <w:vAlign w:val="bottom"/>
          </w:tcPr>
          <w:p w14:paraId="2E8E0552" w14:textId="77777777" w:rsidR="00FC560D" w:rsidRPr="00DE2C8C" w:rsidRDefault="00FC560D" w:rsidP="00FC560D">
            <w:pPr>
              <w:tabs>
                <w:tab w:val="left" w:pos="288"/>
                <w:tab w:val="left" w:pos="576"/>
                <w:tab w:val="left" w:pos="864"/>
                <w:tab w:val="left" w:pos="1152"/>
              </w:tabs>
              <w:spacing w:before="81" w:after="81" w:line="210" w:lineRule="exact"/>
              <w:ind w:right="43"/>
              <w:rPr>
                <w:rFonts w:eastAsia="Calibri"/>
                <w:b/>
                <w:color w:val="000000" w:themeColor="text1"/>
                <w:sz w:val="17"/>
              </w:rPr>
            </w:pPr>
            <w:r w:rsidRPr="00DE2C8C">
              <w:rPr>
                <w:rFonts w:eastAsia="Calibri"/>
                <w:b/>
                <w:color w:val="000000" w:themeColor="text1"/>
                <w:sz w:val="17"/>
              </w:rPr>
              <w:tab/>
              <w:t>Change</w:t>
            </w:r>
          </w:p>
        </w:tc>
        <w:tc>
          <w:tcPr>
            <w:tcW w:w="423" w:type="dxa"/>
            <w:tcBorders>
              <w:top w:val="single" w:sz="4" w:space="0" w:color="auto"/>
              <w:bottom w:val="single" w:sz="4" w:space="0" w:color="auto"/>
            </w:tcBorders>
            <w:shd w:val="clear" w:color="auto" w:fill="auto"/>
            <w:vAlign w:val="bottom"/>
          </w:tcPr>
          <w:p w14:paraId="196EEF63"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59" w:type="dxa"/>
            <w:tcBorders>
              <w:top w:val="single" w:sz="4" w:space="0" w:color="auto"/>
              <w:bottom w:val="single" w:sz="4" w:space="0" w:color="auto"/>
            </w:tcBorders>
            <w:shd w:val="clear" w:color="auto" w:fill="auto"/>
            <w:vAlign w:val="bottom"/>
          </w:tcPr>
          <w:p w14:paraId="4FE25F36"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3A6B87F0"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58" w:type="dxa"/>
            <w:tcBorders>
              <w:top w:val="single" w:sz="4" w:space="0" w:color="auto"/>
              <w:bottom w:val="single" w:sz="4" w:space="0" w:color="auto"/>
            </w:tcBorders>
            <w:shd w:val="clear" w:color="auto" w:fill="auto"/>
            <w:vAlign w:val="bottom"/>
          </w:tcPr>
          <w:p w14:paraId="4A4ADC8D"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62" w:type="dxa"/>
            <w:tcBorders>
              <w:top w:val="single" w:sz="4" w:space="0" w:color="auto"/>
              <w:bottom w:val="single" w:sz="4" w:space="0" w:color="auto"/>
            </w:tcBorders>
            <w:shd w:val="clear" w:color="auto" w:fill="auto"/>
            <w:vAlign w:val="bottom"/>
          </w:tcPr>
          <w:p w14:paraId="34FBE94F"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454" w:type="dxa"/>
            <w:tcBorders>
              <w:top w:val="single" w:sz="4" w:space="0" w:color="auto"/>
              <w:bottom w:val="single" w:sz="4" w:space="0" w:color="auto"/>
            </w:tcBorders>
            <w:shd w:val="clear" w:color="auto" w:fill="auto"/>
            <w:vAlign w:val="bottom"/>
          </w:tcPr>
          <w:p w14:paraId="3F325E9B"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0A643129"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(1)</w:t>
            </w:r>
          </w:p>
        </w:tc>
        <w:tc>
          <w:tcPr>
            <w:tcW w:w="360" w:type="dxa"/>
            <w:tcBorders>
              <w:top w:val="single" w:sz="4" w:space="0" w:color="auto"/>
              <w:bottom w:val="single" w:sz="4" w:space="0" w:color="auto"/>
            </w:tcBorders>
            <w:shd w:val="clear" w:color="auto" w:fill="auto"/>
            <w:vAlign w:val="bottom"/>
          </w:tcPr>
          <w:p w14:paraId="40BEA4FF"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6CCC9FD4"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(6)</w:t>
            </w:r>
          </w:p>
        </w:tc>
        <w:tc>
          <w:tcPr>
            <w:tcW w:w="634" w:type="dxa"/>
            <w:tcBorders>
              <w:top w:val="single" w:sz="4" w:space="0" w:color="auto"/>
              <w:bottom w:val="single" w:sz="4" w:space="0" w:color="auto"/>
            </w:tcBorders>
            <w:shd w:val="clear" w:color="auto" w:fill="auto"/>
            <w:vAlign w:val="bottom"/>
          </w:tcPr>
          <w:p w14:paraId="3BE81D71"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(7)</w:t>
            </w:r>
          </w:p>
        </w:tc>
        <w:tc>
          <w:tcPr>
            <w:tcW w:w="85" w:type="dxa"/>
            <w:gridSpan w:val="2"/>
            <w:tcBorders>
              <w:top w:val="single" w:sz="4" w:space="0" w:color="auto"/>
              <w:bottom w:val="single" w:sz="4" w:space="0" w:color="auto"/>
            </w:tcBorders>
            <w:shd w:val="clear" w:color="auto" w:fill="auto"/>
            <w:vAlign w:val="bottom"/>
          </w:tcPr>
          <w:p w14:paraId="52BE5569"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271" w:type="dxa"/>
            <w:gridSpan w:val="2"/>
            <w:tcBorders>
              <w:top w:val="single" w:sz="4" w:space="0" w:color="auto"/>
              <w:bottom w:val="single" w:sz="4" w:space="0" w:color="auto"/>
            </w:tcBorders>
            <w:vAlign w:val="center"/>
          </w:tcPr>
          <w:p w14:paraId="2842EDE5" w14:textId="269A3BC2"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50" w:type="dxa"/>
            <w:tcBorders>
              <w:top w:val="single" w:sz="4" w:space="0" w:color="auto"/>
              <w:bottom w:val="single" w:sz="4" w:space="0" w:color="auto"/>
            </w:tcBorders>
            <w:shd w:val="clear" w:color="auto" w:fill="auto"/>
            <w:vAlign w:val="bottom"/>
          </w:tcPr>
          <w:p w14:paraId="6ADF8EE2" w14:textId="5B4CB184"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409" w:type="dxa"/>
            <w:tcBorders>
              <w:top w:val="single" w:sz="4" w:space="0" w:color="auto"/>
              <w:bottom w:val="single" w:sz="4" w:space="0" w:color="auto"/>
            </w:tcBorders>
            <w:shd w:val="clear" w:color="auto" w:fill="auto"/>
          </w:tcPr>
          <w:p w14:paraId="1D7969F7"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(6)</w:t>
            </w:r>
          </w:p>
        </w:tc>
        <w:tc>
          <w:tcPr>
            <w:tcW w:w="638" w:type="dxa"/>
            <w:gridSpan w:val="2"/>
            <w:tcBorders>
              <w:top w:val="single" w:sz="4" w:space="0" w:color="auto"/>
              <w:bottom w:val="single" w:sz="4" w:space="0" w:color="auto"/>
            </w:tcBorders>
            <w:shd w:val="clear" w:color="auto" w:fill="auto"/>
          </w:tcPr>
          <w:p w14:paraId="55E2F7E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(6)</w:t>
            </w:r>
          </w:p>
        </w:tc>
        <w:tc>
          <w:tcPr>
            <w:tcW w:w="90" w:type="dxa"/>
            <w:gridSpan w:val="2"/>
            <w:tcBorders>
              <w:top w:val="single" w:sz="4" w:space="0" w:color="auto"/>
              <w:bottom w:val="single" w:sz="4" w:space="0" w:color="auto"/>
            </w:tcBorders>
            <w:shd w:val="clear" w:color="auto" w:fill="auto"/>
            <w:vAlign w:val="bottom"/>
          </w:tcPr>
          <w:p w14:paraId="7F4E3F12"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809" w:type="dxa"/>
            <w:tcBorders>
              <w:top w:val="single" w:sz="4" w:space="0" w:color="auto"/>
              <w:bottom w:val="single" w:sz="4" w:space="0" w:color="auto"/>
            </w:tcBorders>
            <w:shd w:val="clear" w:color="auto" w:fill="auto"/>
          </w:tcPr>
          <w:p w14:paraId="77D69F08"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629" w:type="dxa"/>
            <w:tcBorders>
              <w:top w:val="single" w:sz="4" w:space="0" w:color="auto"/>
              <w:bottom w:val="single" w:sz="4" w:space="0" w:color="auto"/>
            </w:tcBorders>
            <w:shd w:val="clear" w:color="auto" w:fill="auto"/>
          </w:tcPr>
          <w:p w14:paraId="7F9FDBBB"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611" w:type="dxa"/>
            <w:tcBorders>
              <w:top w:val="single" w:sz="4" w:space="0" w:color="auto"/>
              <w:bottom w:val="single" w:sz="4" w:space="0" w:color="auto"/>
            </w:tcBorders>
            <w:shd w:val="clear" w:color="auto" w:fill="auto"/>
          </w:tcPr>
          <w:p w14:paraId="32BD8F71"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w:t>
            </w:r>
          </w:p>
        </w:tc>
        <w:tc>
          <w:tcPr>
            <w:tcW w:w="685" w:type="dxa"/>
            <w:tcBorders>
              <w:top w:val="single" w:sz="4" w:space="0" w:color="auto"/>
              <w:bottom w:val="single" w:sz="4" w:space="0" w:color="auto"/>
            </w:tcBorders>
            <w:shd w:val="clear" w:color="auto" w:fill="auto"/>
          </w:tcPr>
          <w:p w14:paraId="2D34BB4B"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rPr>
            </w:pPr>
            <w:r w:rsidRPr="00DE2C8C">
              <w:rPr>
                <w:rFonts w:eastAsia="Calibri"/>
                <w:b/>
                <w:color w:val="000000" w:themeColor="text1"/>
                <w:sz w:val="17"/>
              </w:rPr>
              <w:t>(13)</w:t>
            </w:r>
          </w:p>
        </w:tc>
      </w:tr>
      <w:tr w:rsidR="00B93394" w:rsidRPr="00DE2C8C" w14:paraId="1F9C958F" w14:textId="77777777" w:rsidTr="00FC560D">
        <w:tc>
          <w:tcPr>
            <w:tcW w:w="3509" w:type="dxa"/>
            <w:gridSpan w:val="7"/>
            <w:shd w:val="clear" w:color="auto" w:fill="auto"/>
            <w:vAlign w:val="bottom"/>
          </w:tcPr>
          <w:p w14:paraId="73DC17C3" w14:textId="77777777" w:rsidR="00910429" w:rsidRPr="00DE2C8C" w:rsidRDefault="00910429" w:rsidP="008C6426">
            <w:pPr>
              <w:keepNext/>
              <w:tabs>
                <w:tab w:val="left" w:pos="288"/>
                <w:tab w:val="left" w:pos="576"/>
                <w:tab w:val="left" w:pos="864"/>
                <w:tab w:val="left" w:pos="1152"/>
              </w:tabs>
              <w:spacing w:before="81" w:after="40" w:line="210" w:lineRule="exact"/>
              <w:ind w:right="43"/>
              <w:rPr>
                <w:rFonts w:eastAsia="Calibri"/>
                <w:b/>
                <w:bCs/>
                <w:color w:val="000000" w:themeColor="text1"/>
                <w:sz w:val="17"/>
                <w:szCs w:val="17"/>
              </w:rPr>
            </w:pPr>
            <w:r w:rsidRPr="00DE2C8C">
              <w:rPr>
                <w:rFonts w:eastAsia="Calibri"/>
                <w:b/>
                <w:bCs/>
                <w:color w:val="000000" w:themeColor="text1"/>
                <w:sz w:val="17"/>
                <w:szCs w:val="17"/>
              </w:rPr>
              <w:t>Finance Section (including Payroll Cluster)</w:t>
            </w:r>
          </w:p>
        </w:tc>
        <w:tc>
          <w:tcPr>
            <w:tcW w:w="360" w:type="dxa"/>
            <w:shd w:val="clear" w:color="auto" w:fill="auto"/>
            <w:vAlign w:val="bottom"/>
          </w:tcPr>
          <w:p w14:paraId="5D88856E"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0" w:type="dxa"/>
            <w:shd w:val="clear" w:color="auto" w:fill="auto"/>
            <w:vAlign w:val="bottom"/>
          </w:tcPr>
          <w:p w14:paraId="5973B4E3"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0" w:type="dxa"/>
            <w:shd w:val="clear" w:color="auto" w:fill="auto"/>
            <w:vAlign w:val="bottom"/>
          </w:tcPr>
          <w:p w14:paraId="46EF3FD5"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34" w:type="dxa"/>
            <w:shd w:val="clear" w:color="auto" w:fill="auto"/>
            <w:vAlign w:val="bottom"/>
          </w:tcPr>
          <w:p w14:paraId="72C18BB9"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85" w:type="dxa"/>
            <w:gridSpan w:val="2"/>
            <w:shd w:val="clear" w:color="auto" w:fill="auto"/>
            <w:vAlign w:val="bottom"/>
          </w:tcPr>
          <w:p w14:paraId="061A2070"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rPr>
            </w:pPr>
          </w:p>
        </w:tc>
        <w:tc>
          <w:tcPr>
            <w:tcW w:w="271" w:type="dxa"/>
            <w:gridSpan w:val="2"/>
          </w:tcPr>
          <w:p w14:paraId="6462D700"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450" w:type="dxa"/>
            <w:shd w:val="clear" w:color="auto" w:fill="auto"/>
            <w:vAlign w:val="bottom"/>
          </w:tcPr>
          <w:p w14:paraId="335B0F47" w14:textId="17C7BB22"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409" w:type="dxa"/>
            <w:shd w:val="clear" w:color="auto" w:fill="auto"/>
            <w:vAlign w:val="bottom"/>
          </w:tcPr>
          <w:p w14:paraId="4765DF2C"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38" w:type="dxa"/>
            <w:gridSpan w:val="2"/>
            <w:shd w:val="clear" w:color="auto" w:fill="auto"/>
            <w:vAlign w:val="bottom"/>
          </w:tcPr>
          <w:p w14:paraId="2A2F86A8"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90" w:type="dxa"/>
            <w:gridSpan w:val="2"/>
            <w:shd w:val="clear" w:color="auto" w:fill="auto"/>
            <w:vAlign w:val="bottom"/>
          </w:tcPr>
          <w:p w14:paraId="7C4DB58B"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rPr>
            </w:pPr>
          </w:p>
        </w:tc>
        <w:tc>
          <w:tcPr>
            <w:tcW w:w="809" w:type="dxa"/>
            <w:shd w:val="clear" w:color="auto" w:fill="auto"/>
            <w:vAlign w:val="bottom"/>
          </w:tcPr>
          <w:p w14:paraId="4C3A7F85"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29" w:type="dxa"/>
            <w:shd w:val="clear" w:color="auto" w:fill="auto"/>
            <w:vAlign w:val="bottom"/>
          </w:tcPr>
          <w:p w14:paraId="7B3AEC0D"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11" w:type="dxa"/>
            <w:shd w:val="clear" w:color="auto" w:fill="auto"/>
            <w:vAlign w:val="bottom"/>
          </w:tcPr>
          <w:p w14:paraId="1E7EADA7"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85" w:type="dxa"/>
            <w:shd w:val="clear" w:color="auto" w:fill="auto"/>
            <w:vAlign w:val="bottom"/>
          </w:tcPr>
          <w:p w14:paraId="7CD8AE1D" w14:textId="77777777" w:rsidR="00910429" w:rsidRPr="00DE2C8C" w:rsidRDefault="00910429" w:rsidP="008C6426">
            <w:pPr>
              <w:keepNext/>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r>
      <w:tr w:rsidR="00FC560D" w:rsidRPr="00DE2C8C" w14:paraId="672ABB24" w14:textId="77777777">
        <w:tc>
          <w:tcPr>
            <w:tcW w:w="1193" w:type="dxa"/>
            <w:shd w:val="clear" w:color="auto" w:fill="auto"/>
            <w:vAlign w:val="bottom"/>
          </w:tcPr>
          <w:p w14:paraId="55224EB6" w14:textId="77777777" w:rsidR="00FC560D" w:rsidRPr="00DE2C8C" w:rsidRDefault="00FC560D" w:rsidP="00FC560D">
            <w:pPr>
              <w:keepNext/>
              <w:tabs>
                <w:tab w:val="left" w:pos="288"/>
                <w:tab w:val="left" w:pos="576"/>
                <w:tab w:val="left" w:pos="864"/>
                <w:tab w:val="left" w:pos="1152"/>
              </w:tabs>
              <w:spacing w:before="40" w:after="40" w:line="210" w:lineRule="exact"/>
              <w:ind w:right="43"/>
              <w:rPr>
                <w:rFonts w:eastAsia="Calibri"/>
                <w:color w:val="000000" w:themeColor="text1"/>
                <w:sz w:val="17"/>
              </w:rPr>
            </w:pPr>
            <w:r w:rsidRPr="00DE2C8C">
              <w:rPr>
                <w:rFonts w:eastAsia="Calibri"/>
                <w:color w:val="000000" w:themeColor="text1"/>
                <w:sz w:val="17"/>
              </w:rPr>
              <w:t>Approved 2025</w:t>
            </w:r>
          </w:p>
        </w:tc>
        <w:tc>
          <w:tcPr>
            <w:tcW w:w="423" w:type="dxa"/>
            <w:shd w:val="clear" w:color="auto" w:fill="auto"/>
            <w:vAlign w:val="bottom"/>
          </w:tcPr>
          <w:p w14:paraId="20328C10"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9" w:type="dxa"/>
            <w:shd w:val="clear" w:color="auto" w:fill="auto"/>
            <w:vAlign w:val="bottom"/>
          </w:tcPr>
          <w:p w14:paraId="4E340386"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3C7810FC"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8" w:type="dxa"/>
            <w:shd w:val="clear" w:color="auto" w:fill="auto"/>
            <w:vAlign w:val="bottom"/>
          </w:tcPr>
          <w:p w14:paraId="65305D33"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2" w:type="dxa"/>
            <w:shd w:val="clear" w:color="auto" w:fill="auto"/>
            <w:vAlign w:val="bottom"/>
          </w:tcPr>
          <w:p w14:paraId="0B745C93"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54" w:type="dxa"/>
            <w:shd w:val="clear" w:color="auto" w:fill="auto"/>
            <w:vAlign w:val="bottom"/>
          </w:tcPr>
          <w:p w14:paraId="0A102E3A"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29CA0ABD"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360" w:type="dxa"/>
            <w:shd w:val="clear" w:color="auto" w:fill="auto"/>
            <w:vAlign w:val="bottom"/>
          </w:tcPr>
          <w:p w14:paraId="470AB9D2"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360" w:type="dxa"/>
            <w:shd w:val="clear" w:color="auto" w:fill="auto"/>
            <w:vAlign w:val="bottom"/>
          </w:tcPr>
          <w:p w14:paraId="018779DF"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4</w:t>
            </w:r>
          </w:p>
        </w:tc>
        <w:tc>
          <w:tcPr>
            <w:tcW w:w="634" w:type="dxa"/>
            <w:shd w:val="clear" w:color="auto" w:fill="auto"/>
            <w:vAlign w:val="bottom"/>
          </w:tcPr>
          <w:p w14:paraId="4FF0CC23"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6</w:t>
            </w:r>
          </w:p>
        </w:tc>
        <w:tc>
          <w:tcPr>
            <w:tcW w:w="85" w:type="dxa"/>
            <w:gridSpan w:val="2"/>
            <w:shd w:val="clear" w:color="auto" w:fill="auto"/>
            <w:vAlign w:val="bottom"/>
          </w:tcPr>
          <w:p w14:paraId="63D43ED1"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271" w:type="dxa"/>
            <w:gridSpan w:val="2"/>
            <w:vAlign w:val="center"/>
          </w:tcPr>
          <w:p w14:paraId="2ED67485" w14:textId="22F74A23"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shd w:val="clear" w:color="auto" w:fill="auto"/>
            <w:vAlign w:val="bottom"/>
          </w:tcPr>
          <w:p w14:paraId="607ACB8A" w14:textId="32E24DFB"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09" w:type="dxa"/>
            <w:shd w:val="clear" w:color="auto" w:fill="auto"/>
            <w:vAlign w:val="bottom"/>
          </w:tcPr>
          <w:p w14:paraId="61DF5163"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9</w:t>
            </w:r>
          </w:p>
        </w:tc>
        <w:tc>
          <w:tcPr>
            <w:tcW w:w="638" w:type="dxa"/>
            <w:gridSpan w:val="2"/>
            <w:shd w:val="clear" w:color="auto" w:fill="auto"/>
          </w:tcPr>
          <w:p w14:paraId="4F421E27"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6"/>
                <w:szCs w:val="16"/>
              </w:rPr>
              <w:t>9</w:t>
            </w:r>
          </w:p>
        </w:tc>
        <w:tc>
          <w:tcPr>
            <w:tcW w:w="90" w:type="dxa"/>
            <w:gridSpan w:val="2"/>
            <w:shd w:val="clear" w:color="auto" w:fill="auto"/>
            <w:vAlign w:val="bottom"/>
          </w:tcPr>
          <w:p w14:paraId="368B9A2E"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09" w:type="dxa"/>
            <w:shd w:val="clear" w:color="auto" w:fill="auto"/>
          </w:tcPr>
          <w:p w14:paraId="24A6B2A6"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29" w:type="dxa"/>
            <w:shd w:val="clear" w:color="auto" w:fill="auto"/>
          </w:tcPr>
          <w:p w14:paraId="2A205F46"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11" w:type="dxa"/>
            <w:shd w:val="clear" w:color="auto" w:fill="auto"/>
          </w:tcPr>
          <w:p w14:paraId="36F3D985"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85" w:type="dxa"/>
            <w:shd w:val="clear" w:color="auto" w:fill="auto"/>
            <w:vAlign w:val="bottom"/>
          </w:tcPr>
          <w:p w14:paraId="43EC9C08" w14:textId="77777777" w:rsidR="00FC560D" w:rsidRPr="00DE2C8C" w:rsidRDefault="00FC560D" w:rsidP="00FC560D">
            <w:pPr>
              <w:keepNext/>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15</w:t>
            </w:r>
          </w:p>
        </w:tc>
      </w:tr>
      <w:tr w:rsidR="00FC560D" w:rsidRPr="00DE2C8C" w14:paraId="397D2FB9" w14:textId="77777777">
        <w:tc>
          <w:tcPr>
            <w:tcW w:w="1193" w:type="dxa"/>
            <w:tcBorders>
              <w:bottom w:val="single" w:sz="4" w:space="0" w:color="auto"/>
            </w:tcBorders>
            <w:shd w:val="clear" w:color="auto" w:fill="auto"/>
            <w:vAlign w:val="bottom"/>
          </w:tcPr>
          <w:p w14:paraId="6D5A44EB" w14:textId="77777777" w:rsidR="00FC560D" w:rsidRPr="00DE2C8C" w:rsidRDefault="00FC560D" w:rsidP="00FC560D">
            <w:pPr>
              <w:tabs>
                <w:tab w:val="left" w:pos="288"/>
                <w:tab w:val="left" w:pos="576"/>
                <w:tab w:val="left" w:pos="864"/>
                <w:tab w:val="left" w:pos="1152"/>
              </w:tabs>
              <w:spacing w:before="40" w:after="81" w:line="210" w:lineRule="exact"/>
              <w:ind w:right="43"/>
              <w:rPr>
                <w:rFonts w:eastAsia="Calibri"/>
                <w:color w:val="000000" w:themeColor="text1"/>
                <w:sz w:val="17"/>
              </w:rPr>
            </w:pPr>
            <w:r w:rsidRPr="00DE2C8C">
              <w:rPr>
                <w:rFonts w:eastAsia="Calibri"/>
                <w:color w:val="000000" w:themeColor="text1"/>
                <w:sz w:val="17"/>
              </w:rPr>
              <w:t>Proposed 2026</w:t>
            </w:r>
          </w:p>
        </w:tc>
        <w:tc>
          <w:tcPr>
            <w:tcW w:w="423" w:type="dxa"/>
            <w:tcBorders>
              <w:bottom w:val="single" w:sz="4" w:space="0" w:color="auto"/>
            </w:tcBorders>
            <w:shd w:val="clear" w:color="auto" w:fill="auto"/>
            <w:vAlign w:val="center"/>
          </w:tcPr>
          <w:p w14:paraId="3B12DA57"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59" w:type="dxa"/>
            <w:tcBorders>
              <w:bottom w:val="single" w:sz="4" w:space="0" w:color="auto"/>
            </w:tcBorders>
            <w:shd w:val="clear" w:color="auto" w:fill="auto"/>
            <w:vAlign w:val="center"/>
          </w:tcPr>
          <w:p w14:paraId="5D4F15E5"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60" w:type="dxa"/>
            <w:tcBorders>
              <w:bottom w:val="single" w:sz="4" w:space="0" w:color="auto"/>
            </w:tcBorders>
            <w:shd w:val="clear" w:color="auto" w:fill="auto"/>
            <w:vAlign w:val="center"/>
          </w:tcPr>
          <w:p w14:paraId="3E07C74F"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58" w:type="dxa"/>
            <w:tcBorders>
              <w:bottom w:val="single" w:sz="4" w:space="0" w:color="auto"/>
            </w:tcBorders>
            <w:shd w:val="clear" w:color="auto" w:fill="auto"/>
          </w:tcPr>
          <w:p w14:paraId="4B7608BA"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F50536">
              <w:rPr>
                <w:rFonts w:eastAsia="Calibri"/>
                <w:color w:val="000000" w:themeColor="text1"/>
                <w:sz w:val="17"/>
              </w:rPr>
              <w:t>–</w:t>
            </w:r>
          </w:p>
        </w:tc>
        <w:tc>
          <w:tcPr>
            <w:tcW w:w="362" w:type="dxa"/>
            <w:tcBorders>
              <w:bottom w:val="single" w:sz="4" w:space="0" w:color="auto"/>
            </w:tcBorders>
            <w:shd w:val="clear" w:color="auto" w:fill="auto"/>
          </w:tcPr>
          <w:p w14:paraId="0A39980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F50536">
              <w:rPr>
                <w:rFonts w:eastAsia="Calibri"/>
                <w:color w:val="000000" w:themeColor="text1"/>
                <w:sz w:val="17"/>
              </w:rPr>
              <w:t>–</w:t>
            </w:r>
          </w:p>
        </w:tc>
        <w:tc>
          <w:tcPr>
            <w:tcW w:w="454" w:type="dxa"/>
            <w:tcBorders>
              <w:bottom w:val="single" w:sz="4" w:space="0" w:color="auto"/>
            </w:tcBorders>
            <w:shd w:val="clear" w:color="auto" w:fill="auto"/>
          </w:tcPr>
          <w:p w14:paraId="5E8ABAFB"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F50536">
              <w:rPr>
                <w:rFonts w:eastAsia="Calibri"/>
                <w:color w:val="000000" w:themeColor="text1"/>
                <w:sz w:val="17"/>
              </w:rPr>
              <w:t>–</w:t>
            </w:r>
          </w:p>
        </w:tc>
        <w:tc>
          <w:tcPr>
            <w:tcW w:w="360" w:type="dxa"/>
            <w:tcBorders>
              <w:bottom w:val="single" w:sz="4" w:space="0" w:color="auto"/>
            </w:tcBorders>
            <w:shd w:val="clear" w:color="auto" w:fill="auto"/>
          </w:tcPr>
          <w:p w14:paraId="0B3418F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F50536">
              <w:rPr>
                <w:rFonts w:eastAsia="Calibri"/>
                <w:color w:val="000000" w:themeColor="text1"/>
                <w:sz w:val="17"/>
              </w:rPr>
              <w:t>–</w:t>
            </w:r>
          </w:p>
        </w:tc>
        <w:tc>
          <w:tcPr>
            <w:tcW w:w="360" w:type="dxa"/>
            <w:tcBorders>
              <w:bottom w:val="single" w:sz="4" w:space="0" w:color="auto"/>
            </w:tcBorders>
            <w:shd w:val="clear" w:color="auto" w:fill="auto"/>
          </w:tcPr>
          <w:p w14:paraId="68AF414E"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F50536">
              <w:rPr>
                <w:rFonts w:eastAsia="Calibri"/>
                <w:color w:val="000000" w:themeColor="text1"/>
                <w:sz w:val="17"/>
              </w:rPr>
              <w:t>–</w:t>
            </w:r>
          </w:p>
        </w:tc>
        <w:tc>
          <w:tcPr>
            <w:tcW w:w="360" w:type="dxa"/>
            <w:tcBorders>
              <w:bottom w:val="single" w:sz="4" w:space="0" w:color="auto"/>
            </w:tcBorders>
            <w:shd w:val="clear" w:color="auto" w:fill="auto"/>
          </w:tcPr>
          <w:p w14:paraId="26692B4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F50536">
              <w:rPr>
                <w:rFonts w:eastAsia="Calibri"/>
                <w:color w:val="000000" w:themeColor="text1"/>
                <w:sz w:val="17"/>
              </w:rPr>
              <w:t>–</w:t>
            </w:r>
          </w:p>
        </w:tc>
        <w:tc>
          <w:tcPr>
            <w:tcW w:w="634" w:type="dxa"/>
            <w:tcBorders>
              <w:bottom w:val="single" w:sz="4" w:space="0" w:color="auto"/>
            </w:tcBorders>
            <w:shd w:val="clear" w:color="auto" w:fill="auto"/>
          </w:tcPr>
          <w:p w14:paraId="6D044831"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F50536">
              <w:rPr>
                <w:rFonts w:eastAsia="Calibri"/>
                <w:color w:val="000000" w:themeColor="text1"/>
                <w:sz w:val="17"/>
              </w:rPr>
              <w:t>–</w:t>
            </w:r>
          </w:p>
        </w:tc>
        <w:tc>
          <w:tcPr>
            <w:tcW w:w="85" w:type="dxa"/>
            <w:gridSpan w:val="2"/>
            <w:tcBorders>
              <w:bottom w:val="single" w:sz="4" w:space="0" w:color="auto"/>
            </w:tcBorders>
            <w:shd w:val="clear" w:color="auto" w:fill="auto"/>
          </w:tcPr>
          <w:p w14:paraId="585262A1" w14:textId="430ED2AB"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p>
        </w:tc>
        <w:tc>
          <w:tcPr>
            <w:tcW w:w="271" w:type="dxa"/>
            <w:gridSpan w:val="2"/>
            <w:tcBorders>
              <w:bottom w:val="single" w:sz="4" w:space="0" w:color="auto"/>
            </w:tcBorders>
            <w:vAlign w:val="center"/>
          </w:tcPr>
          <w:p w14:paraId="45ED87AE" w14:textId="03E3E055" w:rsidR="00FC560D" w:rsidRPr="00F50536"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tcBorders>
              <w:bottom w:val="single" w:sz="4" w:space="0" w:color="auto"/>
            </w:tcBorders>
            <w:shd w:val="clear" w:color="auto" w:fill="auto"/>
          </w:tcPr>
          <w:p w14:paraId="6B9EAACE" w14:textId="2AB6E7F6"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F50536">
              <w:rPr>
                <w:rFonts w:eastAsia="Calibri"/>
                <w:color w:val="000000" w:themeColor="text1"/>
                <w:sz w:val="17"/>
              </w:rPr>
              <w:t>–</w:t>
            </w:r>
          </w:p>
        </w:tc>
        <w:tc>
          <w:tcPr>
            <w:tcW w:w="409" w:type="dxa"/>
            <w:tcBorders>
              <w:bottom w:val="single" w:sz="4" w:space="0" w:color="auto"/>
            </w:tcBorders>
            <w:shd w:val="clear" w:color="auto" w:fill="auto"/>
          </w:tcPr>
          <w:p w14:paraId="410B8564"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F50536">
              <w:rPr>
                <w:rFonts w:eastAsia="Calibri"/>
                <w:color w:val="000000" w:themeColor="text1"/>
                <w:sz w:val="17"/>
              </w:rPr>
              <w:t>–</w:t>
            </w:r>
          </w:p>
        </w:tc>
        <w:tc>
          <w:tcPr>
            <w:tcW w:w="638" w:type="dxa"/>
            <w:gridSpan w:val="2"/>
            <w:tcBorders>
              <w:bottom w:val="single" w:sz="4" w:space="0" w:color="auto"/>
            </w:tcBorders>
            <w:shd w:val="clear" w:color="auto" w:fill="auto"/>
          </w:tcPr>
          <w:p w14:paraId="72091E2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F50536">
              <w:rPr>
                <w:rFonts w:eastAsia="Calibri"/>
                <w:color w:val="000000" w:themeColor="text1"/>
                <w:sz w:val="17"/>
              </w:rPr>
              <w:t>–</w:t>
            </w:r>
          </w:p>
        </w:tc>
        <w:tc>
          <w:tcPr>
            <w:tcW w:w="90" w:type="dxa"/>
            <w:gridSpan w:val="2"/>
            <w:tcBorders>
              <w:bottom w:val="single" w:sz="4" w:space="0" w:color="auto"/>
            </w:tcBorders>
            <w:shd w:val="clear" w:color="auto" w:fill="auto"/>
          </w:tcPr>
          <w:p w14:paraId="62D77DCF"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F50536">
              <w:rPr>
                <w:rFonts w:eastAsia="Calibri"/>
                <w:color w:val="000000" w:themeColor="text1"/>
                <w:sz w:val="17"/>
              </w:rPr>
              <w:t>–</w:t>
            </w:r>
          </w:p>
        </w:tc>
        <w:tc>
          <w:tcPr>
            <w:tcW w:w="809" w:type="dxa"/>
            <w:tcBorders>
              <w:bottom w:val="single" w:sz="4" w:space="0" w:color="auto"/>
            </w:tcBorders>
            <w:shd w:val="clear" w:color="auto" w:fill="auto"/>
          </w:tcPr>
          <w:p w14:paraId="000269E9"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F50536">
              <w:rPr>
                <w:rFonts w:eastAsia="Calibri"/>
                <w:color w:val="000000" w:themeColor="text1"/>
                <w:sz w:val="17"/>
              </w:rPr>
              <w:t>–</w:t>
            </w:r>
          </w:p>
        </w:tc>
        <w:tc>
          <w:tcPr>
            <w:tcW w:w="629" w:type="dxa"/>
            <w:tcBorders>
              <w:bottom w:val="single" w:sz="4" w:space="0" w:color="auto"/>
            </w:tcBorders>
            <w:shd w:val="clear" w:color="auto" w:fill="auto"/>
          </w:tcPr>
          <w:p w14:paraId="77A5BED9"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F50536">
              <w:rPr>
                <w:rFonts w:eastAsia="Calibri"/>
                <w:color w:val="000000" w:themeColor="text1"/>
                <w:sz w:val="17"/>
              </w:rPr>
              <w:t>–</w:t>
            </w:r>
          </w:p>
        </w:tc>
        <w:tc>
          <w:tcPr>
            <w:tcW w:w="611" w:type="dxa"/>
            <w:tcBorders>
              <w:bottom w:val="single" w:sz="4" w:space="0" w:color="auto"/>
            </w:tcBorders>
            <w:shd w:val="clear" w:color="auto" w:fill="auto"/>
          </w:tcPr>
          <w:p w14:paraId="2C97754F"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F50536">
              <w:rPr>
                <w:rFonts w:eastAsia="Calibri"/>
                <w:color w:val="000000" w:themeColor="text1"/>
                <w:sz w:val="17"/>
              </w:rPr>
              <w:t>–</w:t>
            </w:r>
          </w:p>
        </w:tc>
        <w:tc>
          <w:tcPr>
            <w:tcW w:w="685" w:type="dxa"/>
            <w:tcBorders>
              <w:bottom w:val="single" w:sz="4" w:space="0" w:color="auto"/>
            </w:tcBorders>
            <w:shd w:val="clear" w:color="auto" w:fill="auto"/>
          </w:tcPr>
          <w:p w14:paraId="497C1D4F"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F50536">
              <w:rPr>
                <w:rFonts w:eastAsia="Calibri"/>
                <w:color w:val="000000" w:themeColor="text1"/>
                <w:sz w:val="17"/>
              </w:rPr>
              <w:t>–</w:t>
            </w:r>
          </w:p>
        </w:tc>
      </w:tr>
      <w:tr w:rsidR="00FC560D" w:rsidRPr="00DE2C8C" w14:paraId="77750670" w14:textId="77777777">
        <w:tc>
          <w:tcPr>
            <w:tcW w:w="1193" w:type="dxa"/>
            <w:tcBorders>
              <w:top w:val="single" w:sz="4" w:space="0" w:color="auto"/>
              <w:bottom w:val="single" w:sz="4" w:space="0" w:color="auto"/>
            </w:tcBorders>
            <w:shd w:val="clear" w:color="auto" w:fill="auto"/>
            <w:vAlign w:val="bottom"/>
          </w:tcPr>
          <w:p w14:paraId="129CA5C0" w14:textId="77777777" w:rsidR="00FC560D" w:rsidRPr="00DE2C8C" w:rsidRDefault="00FC560D" w:rsidP="00FC560D">
            <w:pPr>
              <w:tabs>
                <w:tab w:val="left" w:pos="288"/>
                <w:tab w:val="left" w:pos="576"/>
                <w:tab w:val="left" w:pos="864"/>
                <w:tab w:val="left" w:pos="1152"/>
              </w:tabs>
              <w:spacing w:before="81" w:after="81" w:line="210" w:lineRule="exact"/>
              <w:ind w:right="43"/>
              <w:rPr>
                <w:rFonts w:eastAsia="Calibri"/>
                <w:b/>
                <w:color w:val="000000" w:themeColor="text1"/>
                <w:sz w:val="17"/>
              </w:rPr>
            </w:pPr>
            <w:r w:rsidRPr="00DE2C8C">
              <w:rPr>
                <w:rFonts w:eastAsia="Calibri"/>
                <w:b/>
                <w:color w:val="000000" w:themeColor="text1"/>
                <w:sz w:val="17"/>
              </w:rPr>
              <w:tab/>
              <w:t>Change</w:t>
            </w:r>
          </w:p>
        </w:tc>
        <w:tc>
          <w:tcPr>
            <w:tcW w:w="423" w:type="dxa"/>
            <w:tcBorders>
              <w:top w:val="single" w:sz="4" w:space="0" w:color="auto"/>
              <w:bottom w:val="single" w:sz="4" w:space="0" w:color="auto"/>
            </w:tcBorders>
            <w:shd w:val="clear" w:color="auto" w:fill="auto"/>
            <w:vAlign w:val="bottom"/>
          </w:tcPr>
          <w:p w14:paraId="1E8F6C8D"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59" w:type="dxa"/>
            <w:tcBorders>
              <w:top w:val="single" w:sz="4" w:space="0" w:color="auto"/>
              <w:bottom w:val="single" w:sz="4" w:space="0" w:color="auto"/>
            </w:tcBorders>
            <w:shd w:val="clear" w:color="auto" w:fill="auto"/>
            <w:vAlign w:val="bottom"/>
          </w:tcPr>
          <w:p w14:paraId="7F4420BB"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73A89905"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58" w:type="dxa"/>
            <w:tcBorders>
              <w:top w:val="single" w:sz="4" w:space="0" w:color="auto"/>
              <w:bottom w:val="single" w:sz="4" w:space="0" w:color="auto"/>
            </w:tcBorders>
            <w:shd w:val="clear" w:color="auto" w:fill="auto"/>
            <w:vAlign w:val="bottom"/>
          </w:tcPr>
          <w:p w14:paraId="26035505"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2" w:type="dxa"/>
            <w:tcBorders>
              <w:top w:val="single" w:sz="4" w:space="0" w:color="auto"/>
              <w:bottom w:val="single" w:sz="4" w:space="0" w:color="auto"/>
            </w:tcBorders>
            <w:shd w:val="clear" w:color="auto" w:fill="auto"/>
            <w:vAlign w:val="bottom"/>
          </w:tcPr>
          <w:p w14:paraId="68E17290"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54" w:type="dxa"/>
            <w:tcBorders>
              <w:top w:val="single" w:sz="4" w:space="0" w:color="auto"/>
              <w:bottom w:val="single" w:sz="4" w:space="0" w:color="auto"/>
            </w:tcBorders>
            <w:shd w:val="clear" w:color="auto" w:fill="auto"/>
            <w:vAlign w:val="bottom"/>
          </w:tcPr>
          <w:p w14:paraId="2BF4DEAC"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6C0F3696"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w:t>
            </w:r>
          </w:p>
        </w:tc>
        <w:tc>
          <w:tcPr>
            <w:tcW w:w="360" w:type="dxa"/>
            <w:tcBorders>
              <w:top w:val="single" w:sz="4" w:space="0" w:color="auto"/>
              <w:bottom w:val="single" w:sz="4" w:space="0" w:color="auto"/>
            </w:tcBorders>
            <w:shd w:val="clear" w:color="auto" w:fill="auto"/>
            <w:vAlign w:val="bottom"/>
          </w:tcPr>
          <w:p w14:paraId="1EAE0AFC"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w:t>
            </w:r>
          </w:p>
        </w:tc>
        <w:tc>
          <w:tcPr>
            <w:tcW w:w="360" w:type="dxa"/>
            <w:tcBorders>
              <w:top w:val="single" w:sz="4" w:space="0" w:color="auto"/>
              <w:bottom w:val="single" w:sz="4" w:space="0" w:color="auto"/>
            </w:tcBorders>
            <w:shd w:val="clear" w:color="auto" w:fill="auto"/>
          </w:tcPr>
          <w:p w14:paraId="15E82E01"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(4)</w:t>
            </w:r>
          </w:p>
        </w:tc>
        <w:tc>
          <w:tcPr>
            <w:tcW w:w="634" w:type="dxa"/>
            <w:tcBorders>
              <w:top w:val="single" w:sz="4" w:space="0" w:color="auto"/>
              <w:bottom w:val="single" w:sz="4" w:space="0" w:color="auto"/>
            </w:tcBorders>
            <w:shd w:val="clear" w:color="auto" w:fill="auto"/>
          </w:tcPr>
          <w:p w14:paraId="4A0771F8"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(6)</w:t>
            </w:r>
          </w:p>
        </w:tc>
        <w:tc>
          <w:tcPr>
            <w:tcW w:w="85" w:type="dxa"/>
            <w:gridSpan w:val="2"/>
            <w:tcBorders>
              <w:top w:val="single" w:sz="4" w:space="0" w:color="auto"/>
              <w:bottom w:val="single" w:sz="4" w:space="0" w:color="auto"/>
            </w:tcBorders>
            <w:shd w:val="clear" w:color="auto" w:fill="auto"/>
          </w:tcPr>
          <w:p w14:paraId="1AAC217F"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271" w:type="dxa"/>
            <w:gridSpan w:val="2"/>
            <w:tcBorders>
              <w:top w:val="single" w:sz="4" w:space="0" w:color="auto"/>
              <w:bottom w:val="single" w:sz="4" w:space="0" w:color="auto"/>
            </w:tcBorders>
            <w:vAlign w:val="center"/>
          </w:tcPr>
          <w:p w14:paraId="024F3E59" w14:textId="5821D885" w:rsidR="00FC560D" w:rsidRPr="00FC560D"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r w:rsidRPr="00FC560D">
              <w:rPr>
                <w:rFonts w:eastAsia="Calibri"/>
                <w:color w:val="000000" w:themeColor="text1"/>
                <w:sz w:val="17"/>
              </w:rPr>
              <w:t>–</w:t>
            </w:r>
          </w:p>
        </w:tc>
        <w:tc>
          <w:tcPr>
            <w:tcW w:w="450" w:type="dxa"/>
            <w:tcBorders>
              <w:top w:val="single" w:sz="4" w:space="0" w:color="auto"/>
              <w:bottom w:val="single" w:sz="4" w:space="0" w:color="auto"/>
            </w:tcBorders>
            <w:shd w:val="clear" w:color="auto" w:fill="auto"/>
          </w:tcPr>
          <w:p w14:paraId="588DB5EA" w14:textId="78B2E6DA"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09" w:type="dxa"/>
            <w:tcBorders>
              <w:top w:val="single" w:sz="4" w:space="0" w:color="auto"/>
              <w:bottom w:val="single" w:sz="4" w:space="0" w:color="auto"/>
            </w:tcBorders>
            <w:shd w:val="clear" w:color="auto" w:fill="auto"/>
          </w:tcPr>
          <w:p w14:paraId="4F88B55D"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(9)</w:t>
            </w:r>
          </w:p>
        </w:tc>
        <w:tc>
          <w:tcPr>
            <w:tcW w:w="638" w:type="dxa"/>
            <w:gridSpan w:val="2"/>
            <w:tcBorders>
              <w:top w:val="single" w:sz="4" w:space="0" w:color="auto"/>
              <w:bottom w:val="single" w:sz="4" w:space="0" w:color="auto"/>
            </w:tcBorders>
            <w:shd w:val="clear" w:color="auto" w:fill="auto"/>
          </w:tcPr>
          <w:p w14:paraId="4AA28514"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(9)</w:t>
            </w:r>
          </w:p>
        </w:tc>
        <w:tc>
          <w:tcPr>
            <w:tcW w:w="90" w:type="dxa"/>
            <w:gridSpan w:val="2"/>
            <w:tcBorders>
              <w:top w:val="single" w:sz="4" w:space="0" w:color="auto"/>
              <w:bottom w:val="single" w:sz="4" w:space="0" w:color="auto"/>
            </w:tcBorders>
            <w:shd w:val="clear" w:color="auto" w:fill="auto"/>
          </w:tcPr>
          <w:p w14:paraId="57D8375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809" w:type="dxa"/>
            <w:tcBorders>
              <w:top w:val="single" w:sz="4" w:space="0" w:color="auto"/>
              <w:bottom w:val="single" w:sz="4" w:space="0" w:color="auto"/>
            </w:tcBorders>
            <w:shd w:val="clear" w:color="auto" w:fill="auto"/>
          </w:tcPr>
          <w:p w14:paraId="1CD0E898"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629" w:type="dxa"/>
            <w:tcBorders>
              <w:top w:val="single" w:sz="4" w:space="0" w:color="auto"/>
              <w:bottom w:val="single" w:sz="4" w:space="0" w:color="auto"/>
            </w:tcBorders>
            <w:shd w:val="clear" w:color="auto" w:fill="auto"/>
          </w:tcPr>
          <w:p w14:paraId="1577C1B9"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611" w:type="dxa"/>
            <w:tcBorders>
              <w:top w:val="single" w:sz="4" w:space="0" w:color="auto"/>
              <w:bottom w:val="single" w:sz="4" w:space="0" w:color="auto"/>
            </w:tcBorders>
            <w:shd w:val="clear" w:color="auto" w:fill="auto"/>
          </w:tcPr>
          <w:p w14:paraId="2E4F9A05"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685" w:type="dxa"/>
            <w:tcBorders>
              <w:top w:val="single" w:sz="4" w:space="0" w:color="auto"/>
              <w:bottom w:val="single" w:sz="4" w:space="0" w:color="auto"/>
            </w:tcBorders>
            <w:shd w:val="clear" w:color="auto" w:fill="auto"/>
          </w:tcPr>
          <w:p w14:paraId="3ED4740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(15)</w:t>
            </w:r>
          </w:p>
        </w:tc>
      </w:tr>
      <w:tr w:rsidR="00B93394" w:rsidRPr="00DE2C8C" w14:paraId="48DB2EFD" w14:textId="77777777" w:rsidTr="00FC560D">
        <w:tc>
          <w:tcPr>
            <w:tcW w:w="3055" w:type="dxa"/>
            <w:gridSpan w:val="6"/>
            <w:tcBorders>
              <w:top w:val="single" w:sz="4" w:space="0" w:color="auto"/>
            </w:tcBorders>
            <w:shd w:val="clear" w:color="auto" w:fill="auto"/>
            <w:vAlign w:val="bottom"/>
          </w:tcPr>
          <w:p w14:paraId="5F84F038" w14:textId="77777777" w:rsidR="00910429" w:rsidRPr="00DE2C8C" w:rsidRDefault="00910429" w:rsidP="008C6426">
            <w:pPr>
              <w:tabs>
                <w:tab w:val="left" w:pos="288"/>
                <w:tab w:val="left" w:pos="576"/>
                <w:tab w:val="left" w:pos="864"/>
                <w:tab w:val="left" w:pos="1152"/>
              </w:tabs>
              <w:spacing w:before="81" w:after="40" w:line="210" w:lineRule="exact"/>
              <w:ind w:right="43"/>
              <w:rPr>
                <w:rFonts w:eastAsia="Calibri"/>
                <w:b/>
                <w:bCs/>
                <w:color w:val="000000" w:themeColor="text1"/>
                <w:sz w:val="17"/>
                <w:szCs w:val="17"/>
              </w:rPr>
            </w:pPr>
            <w:r w:rsidRPr="00DE2C8C">
              <w:rPr>
                <w:rFonts w:eastAsia="Calibri"/>
                <w:b/>
                <w:bCs/>
                <w:color w:val="000000" w:themeColor="text1"/>
                <w:sz w:val="17"/>
                <w:szCs w:val="17"/>
              </w:rPr>
              <w:t>Travel Section</w:t>
            </w:r>
          </w:p>
        </w:tc>
        <w:tc>
          <w:tcPr>
            <w:tcW w:w="454" w:type="dxa"/>
            <w:tcBorders>
              <w:top w:val="single" w:sz="4" w:space="0" w:color="auto"/>
            </w:tcBorders>
            <w:shd w:val="clear" w:color="auto" w:fill="auto"/>
            <w:vAlign w:val="bottom"/>
          </w:tcPr>
          <w:p w14:paraId="0A00862A"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0" w:type="dxa"/>
            <w:tcBorders>
              <w:top w:val="single" w:sz="4" w:space="0" w:color="auto"/>
            </w:tcBorders>
            <w:shd w:val="clear" w:color="auto" w:fill="auto"/>
            <w:vAlign w:val="bottom"/>
          </w:tcPr>
          <w:p w14:paraId="5127A95C"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0" w:type="dxa"/>
            <w:tcBorders>
              <w:top w:val="single" w:sz="4" w:space="0" w:color="auto"/>
            </w:tcBorders>
            <w:shd w:val="clear" w:color="auto" w:fill="auto"/>
            <w:vAlign w:val="bottom"/>
          </w:tcPr>
          <w:p w14:paraId="79991FC9"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0" w:type="dxa"/>
            <w:tcBorders>
              <w:top w:val="single" w:sz="4" w:space="0" w:color="auto"/>
            </w:tcBorders>
            <w:shd w:val="clear" w:color="auto" w:fill="auto"/>
            <w:vAlign w:val="bottom"/>
          </w:tcPr>
          <w:p w14:paraId="02655B68"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34" w:type="dxa"/>
            <w:tcBorders>
              <w:top w:val="single" w:sz="4" w:space="0" w:color="auto"/>
            </w:tcBorders>
            <w:shd w:val="clear" w:color="auto" w:fill="auto"/>
            <w:vAlign w:val="bottom"/>
          </w:tcPr>
          <w:p w14:paraId="43721C94"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85" w:type="dxa"/>
            <w:gridSpan w:val="2"/>
            <w:tcBorders>
              <w:top w:val="single" w:sz="4" w:space="0" w:color="auto"/>
            </w:tcBorders>
            <w:shd w:val="clear" w:color="auto" w:fill="auto"/>
            <w:vAlign w:val="bottom"/>
          </w:tcPr>
          <w:p w14:paraId="0BBF4342"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rPr>
            </w:pPr>
          </w:p>
        </w:tc>
        <w:tc>
          <w:tcPr>
            <w:tcW w:w="271" w:type="dxa"/>
            <w:gridSpan w:val="2"/>
            <w:tcBorders>
              <w:top w:val="single" w:sz="4" w:space="0" w:color="auto"/>
            </w:tcBorders>
          </w:tcPr>
          <w:p w14:paraId="0F1083D4"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450" w:type="dxa"/>
            <w:tcBorders>
              <w:top w:val="single" w:sz="4" w:space="0" w:color="auto"/>
            </w:tcBorders>
            <w:shd w:val="clear" w:color="auto" w:fill="auto"/>
            <w:vAlign w:val="bottom"/>
          </w:tcPr>
          <w:p w14:paraId="4383FBF1" w14:textId="259638DF"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409" w:type="dxa"/>
            <w:tcBorders>
              <w:top w:val="single" w:sz="4" w:space="0" w:color="auto"/>
            </w:tcBorders>
            <w:shd w:val="clear" w:color="auto" w:fill="auto"/>
            <w:vAlign w:val="bottom"/>
          </w:tcPr>
          <w:p w14:paraId="39651289"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38" w:type="dxa"/>
            <w:gridSpan w:val="2"/>
            <w:tcBorders>
              <w:top w:val="single" w:sz="4" w:space="0" w:color="auto"/>
            </w:tcBorders>
            <w:shd w:val="clear" w:color="auto" w:fill="auto"/>
            <w:vAlign w:val="bottom"/>
          </w:tcPr>
          <w:p w14:paraId="7584DE45"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90" w:type="dxa"/>
            <w:gridSpan w:val="2"/>
            <w:tcBorders>
              <w:top w:val="single" w:sz="4" w:space="0" w:color="auto"/>
            </w:tcBorders>
            <w:shd w:val="clear" w:color="auto" w:fill="auto"/>
            <w:vAlign w:val="bottom"/>
          </w:tcPr>
          <w:p w14:paraId="054FE85E"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rPr>
            </w:pPr>
          </w:p>
        </w:tc>
        <w:tc>
          <w:tcPr>
            <w:tcW w:w="809" w:type="dxa"/>
            <w:tcBorders>
              <w:top w:val="single" w:sz="4" w:space="0" w:color="auto"/>
            </w:tcBorders>
            <w:shd w:val="clear" w:color="auto" w:fill="auto"/>
            <w:vAlign w:val="bottom"/>
          </w:tcPr>
          <w:p w14:paraId="659215D1"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29" w:type="dxa"/>
            <w:tcBorders>
              <w:top w:val="single" w:sz="4" w:space="0" w:color="auto"/>
            </w:tcBorders>
            <w:shd w:val="clear" w:color="auto" w:fill="auto"/>
          </w:tcPr>
          <w:p w14:paraId="305BF18E"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11" w:type="dxa"/>
            <w:tcBorders>
              <w:top w:val="single" w:sz="4" w:space="0" w:color="auto"/>
            </w:tcBorders>
            <w:shd w:val="clear" w:color="auto" w:fill="auto"/>
          </w:tcPr>
          <w:p w14:paraId="524EAD60"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85" w:type="dxa"/>
            <w:tcBorders>
              <w:top w:val="single" w:sz="4" w:space="0" w:color="auto"/>
            </w:tcBorders>
            <w:shd w:val="clear" w:color="auto" w:fill="auto"/>
          </w:tcPr>
          <w:p w14:paraId="2F5E1F15"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r>
      <w:tr w:rsidR="00FC560D" w:rsidRPr="00DE2C8C" w14:paraId="1D6CE0CF" w14:textId="77777777">
        <w:tc>
          <w:tcPr>
            <w:tcW w:w="1193" w:type="dxa"/>
            <w:shd w:val="clear" w:color="auto" w:fill="auto"/>
            <w:vAlign w:val="bottom"/>
          </w:tcPr>
          <w:p w14:paraId="1BA668E5" w14:textId="77777777" w:rsidR="00FC560D" w:rsidRPr="00DE2C8C" w:rsidRDefault="00FC560D" w:rsidP="00FC560D">
            <w:pPr>
              <w:tabs>
                <w:tab w:val="left" w:pos="288"/>
                <w:tab w:val="left" w:pos="576"/>
                <w:tab w:val="left" w:pos="864"/>
                <w:tab w:val="left" w:pos="1152"/>
              </w:tabs>
              <w:spacing w:before="40" w:after="40" w:line="210" w:lineRule="exact"/>
              <w:ind w:right="43"/>
              <w:rPr>
                <w:rFonts w:eastAsia="Calibri"/>
                <w:color w:val="000000" w:themeColor="text1"/>
                <w:sz w:val="17"/>
              </w:rPr>
            </w:pPr>
            <w:r w:rsidRPr="00DE2C8C">
              <w:rPr>
                <w:rFonts w:eastAsia="Calibri"/>
                <w:color w:val="000000" w:themeColor="text1"/>
                <w:sz w:val="17"/>
              </w:rPr>
              <w:t>Approved 2025</w:t>
            </w:r>
          </w:p>
        </w:tc>
        <w:tc>
          <w:tcPr>
            <w:tcW w:w="423" w:type="dxa"/>
            <w:shd w:val="clear" w:color="auto" w:fill="auto"/>
            <w:vAlign w:val="bottom"/>
          </w:tcPr>
          <w:p w14:paraId="5A12C985"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9" w:type="dxa"/>
            <w:shd w:val="clear" w:color="auto" w:fill="auto"/>
            <w:vAlign w:val="bottom"/>
          </w:tcPr>
          <w:p w14:paraId="1DC9D33A"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62B91EBA"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8" w:type="dxa"/>
            <w:shd w:val="clear" w:color="auto" w:fill="auto"/>
            <w:vAlign w:val="bottom"/>
          </w:tcPr>
          <w:p w14:paraId="72DCAA6C"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2" w:type="dxa"/>
            <w:shd w:val="clear" w:color="auto" w:fill="auto"/>
            <w:vAlign w:val="bottom"/>
          </w:tcPr>
          <w:p w14:paraId="1682DDCF"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54" w:type="dxa"/>
            <w:shd w:val="clear" w:color="auto" w:fill="auto"/>
            <w:vAlign w:val="bottom"/>
          </w:tcPr>
          <w:p w14:paraId="35840952"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25664E55"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60D7C78D"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510F60A9"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634" w:type="dxa"/>
            <w:shd w:val="clear" w:color="auto" w:fill="auto"/>
            <w:vAlign w:val="bottom"/>
          </w:tcPr>
          <w:p w14:paraId="4321369F"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85" w:type="dxa"/>
            <w:gridSpan w:val="2"/>
            <w:shd w:val="clear" w:color="auto" w:fill="auto"/>
            <w:vAlign w:val="bottom"/>
          </w:tcPr>
          <w:p w14:paraId="6C3951E4"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271" w:type="dxa"/>
            <w:gridSpan w:val="2"/>
            <w:vAlign w:val="center"/>
          </w:tcPr>
          <w:p w14:paraId="6E67156D" w14:textId="17CEE446"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shd w:val="clear" w:color="auto" w:fill="auto"/>
            <w:vAlign w:val="bottom"/>
          </w:tcPr>
          <w:p w14:paraId="6E0799C0" w14:textId="4E27F822"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09" w:type="dxa"/>
            <w:shd w:val="clear" w:color="auto" w:fill="auto"/>
            <w:vAlign w:val="bottom"/>
          </w:tcPr>
          <w:p w14:paraId="34A259C1"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2</w:t>
            </w:r>
          </w:p>
        </w:tc>
        <w:tc>
          <w:tcPr>
            <w:tcW w:w="638" w:type="dxa"/>
            <w:gridSpan w:val="2"/>
            <w:shd w:val="clear" w:color="auto" w:fill="auto"/>
          </w:tcPr>
          <w:p w14:paraId="535A1675"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6"/>
                <w:szCs w:val="16"/>
              </w:rPr>
              <w:t>2</w:t>
            </w:r>
          </w:p>
        </w:tc>
        <w:tc>
          <w:tcPr>
            <w:tcW w:w="90" w:type="dxa"/>
            <w:gridSpan w:val="2"/>
            <w:shd w:val="clear" w:color="auto" w:fill="auto"/>
            <w:vAlign w:val="bottom"/>
          </w:tcPr>
          <w:p w14:paraId="421C5C12"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09" w:type="dxa"/>
            <w:shd w:val="clear" w:color="auto" w:fill="auto"/>
          </w:tcPr>
          <w:p w14:paraId="55050903"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29" w:type="dxa"/>
            <w:shd w:val="clear" w:color="auto" w:fill="auto"/>
          </w:tcPr>
          <w:p w14:paraId="3D379633"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11" w:type="dxa"/>
            <w:shd w:val="clear" w:color="auto" w:fill="auto"/>
          </w:tcPr>
          <w:p w14:paraId="188A01C4"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85" w:type="dxa"/>
            <w:shd w:val="clear" w:color="auto" w:fill="auto"/>
            <w:vAlign w:val="bottom"/>
          </w:tcPr>
          <w:p w14:paraId="01726A83"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3</w:t>
            </w:r>
          </w:p>
        </w:tc>
      </w:tr>
      <w:tr w:rsidR="00FC560D" w:rsidRPr="00DE2C8C" w14:paraId="6E22D209" w14:textId="77777777">
        <w:tc>
          <w:tcPr>
            <w:tcW w:w="1193" w:type="dxa"/>
            <w:tcBorders>
              <w:bottom w:val="single" w:sz="4" w:space="0" w:color="auto"/>
            </w:tcBorders>
            <w:shd w:val="clear" w:color="auto" w:fill="auto"/>
            <w:vAlign w:val="bottom"/>
          </w:tcPr>
          <w:p w14:paraId="74F92809" w14:textId="77777777" w:rsidR="00FC560D" w:rsidRPr="00DE2C8C" w:rsidRDefault="00FC560D" w:rsidP="00FC560D">
            <w:pPr>
              <w:tabs>
                <w:tab w:val="left" w:pos="288"/>
                <w:tab w:val="left" w:pos="576"/>
                <w:tab w:val="left" w:pos="864"/>
                <w:tab w:val="left" w:pos="1152"/>
              </w:tabs>
              <w:spacing w:before="40" w:after="81" w:line="210" w:lineRule="exact"/>
              <w:ind w:right="43"/>
              <w:rPr>
                <w:rFonts w:eastAsia="Calibri"/>
                <w:color w:val="000000" w:themeColor="text1"/>
                <w:sz w:val="17"/>
              </w:rPr>
            </w:pPr>
            <w:r w:rsidRPr="00DE2C8C">
              <w:rPr>
                <w:rFonts w:eastAsia="Calibri"/>
                <w:color w:val="000000" w:themeColor="text1"/>
                <w:sz w:val="17"/>
              </w:rPr>
              <w:t>Proposed 2026</w:t>
            </w:r>
          </w:p>
        </w:tc>
        <w:tc>
          <w:tcPr>
            <w:tcW w:w="423" w:type="dxa"/>
            <w:tcBorders>
              <w:bottom w:val="single" w:sz="4" w:space="0" w:color="auto"/>
            </w:tcBorders>
            <w:shd w:val="clear" w:color="auto" w:fill="auto"/>
            <w:vAlign w:val="bottom"/>
          </w:tcPr>
          <w:p w14:paraId="1581C783"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59" w:type="dxa"/>
            <w:tcBorders>
              <w:bottom w:val="single" w:sz="4" w:space="0" w:color="auto"/>
            </w:tcBorders>
            <w:shd w:val="clear" w:color="auto" w:fill="auto"/>
            <w:vAlign w:val="bottom"/>
          </w:tcPr>
          <w:p w14:paraId="2ECFAD8E"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60" w:type="dxa"/>
            <w:tcBorders>
              <w:bottom w:val="single" w:sz="4" w:space="0" w:color="auto"/>
            </w:tcBorders>
            <w:shd w:val="clear" w:color="auto" w:fill="auto"/>
            <w:vAlign w:val="bottom"/>
          </w:tcPr>
          <w:p w14:paraId="7041E691"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58" w:type="dxa"/>
            <w:tcBorders>
              <w:bottom w:val="single" w:sz="4" w:space="0" w:color="auto"/>
            </w:tcBorders>
            <w:shd w:val="clear" w:color="auto" w:fill="auto"/>
            <w:vAlign w:val="bottom"/>
          </w:tcPr>
          <w:p w14:paraId="2B373B8B"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DE2C8C">
              <w:rPr>
                <w:rFonts w:eastAsia="Calibri"/>
                <w:color w:val="000000" w:themeColor="text1"/>
                <w:sz w:val="17"/>
              </w:rPr>
              <w:t>–</w:t>
            </w:r>
          </w:p>
        </w:tc>
        <w:tc>
          <w:tcPr>
            <w:tcW w:w="362" w:type="dxa"/>
            <w:tcBorders>
              <w:bottom w:val="single" w:sz="4" w:space="0" w:color="auto"/>
            </w:tcBorders>
            <w:shd w:val="clear" w:color="auto" w:fill="auto"/>
            <w:vAlign w:val="bottom"/>
          </w:tcPr>
          <w:p w14:paraId="00F40882"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DE2C8C">
              <w:rPr>
                <w:rFonts w:eastAsia="Calibri"/>
                <w:color w:val="000000" w:themeColor="text1"/>
                <w:sz w:val="17"/>
              </w:rPr>
              <w:t>–</w:t>
            </w:r>
          </w:p>
        </w:tc>
        <w:tc>
          <w:tcPr>
            <w:tcW w:w="454" w:type="dxa"/>
            <w:tcBorders>
              <w:bottom w:val="single" w:sz="4" w:space="0" w:color="auto"/>
            </w:tcBorders>
            <w:shd w:val="clear" w:color="auto" w:fill="auto"/>
          </w:tcPr>
          <w:p w14:paraId="2CF721DE"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A2646B">
              <w:rPr>
                <w:rFonts w:eastAsia="Calibri"/>
                <w:color w:val="000000" w:themeColor="text1"/>
                <w:sz w:val="17"/>
              </w:rPr>
              <w:t>–</w:t>
            </w:r>
          </w:p>
        </w:tc>
        <w:tc>
          <w:tcPr>
            <w:tcW w:w="360" w:type="dxa"/>
            <w:tcBorders>
              <w:bottom w:val="single" w:sz="4" w:space="0" w:color="auto"/>
            </w:tcBorders>
            <w:shd w:val="clear" w:color="auto" w:fill="auto"/>
          </w:tcPr>
          <w:p w14:paraId="1FDB15C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A2646B">
              <w:rPr>
                <w:rFonts w:eastAsia="Calibri"/>
                <w:color w:val="000000" w:themeColor="text1"/>
                <w:sz w:val="17"/>
              </w:rPr>
              <w:t>–</w:t>
            </w:r>
          </w:p>
        </w:tc>
        <w:tc>
          <w:tcPr>
            <w:tcW w:w="360" w:type="dxa"/>
            <w:tcBorders>
              <w:bottom w:val="single" w:sz="4" w:space="0" w:color="auto"/>
            </w:tcBorders>
            <w:shd w:val="clear" w:color="auto" w:fill="auto"/>
          </w:tcPr>
          <w:p w14:paraId="32DFF16A"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A2646B">
              <w:rPr>
                <w:rFonts w:eastAsia="Calibri"/>
                <w:color w:val="000000" w:themeColor="text1"/>
                <w:sz w:val="17"/>
              </w:rPr>
              <w:t>–</w:t>
            </w:r>
          </w:p>
        </w:tc>
        <w:tc>
          <w:tcPr>
            <w:tcW w:w="360" w:type="dxa"/>
            <w:tcBorders>
              <w:bottom w:val="single" w:sz="4" w:space="0" w:color="auto"/>
            </w:tcBorders>
            <w:shd w:val="clear" w:color="auto" w:fill="auto"/>
          </w:tcPr>
          <w:p w14:paraId="543D377A"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A2646B">
              <w:rPr>
                <w:rFonts w:eastAsia="Calibri"/>
                <w:color w:val="000000" w:themeColor="text1"/>
                <w:sz w:val="17"/>
              </w:rPr>
              <w:t>–</w:t>
            </w:r>
          </w:p>
        </w:tc>
        <w:tc>
          <w:tcPr>
            <w:tcW w:w="634" w:type="dxa"/>
            <w:tcBorders>
              <w:bottom w:val="single" w:sz="4" w:space="0" w:color="auto"/>
            </w:tcBorders>
            <w:shd w:val="clear" w:color="auto" w:fill="auto"/>
          </w:tcPr>
          <w:p w14:paraId="72E731CA"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A2646B">
              <w:rPr>
                <w:rFonts w:eastAsia="Calibri"/>
                <w:color w:val="000000" w:themeColor="text1"/>
                <w:sz w:val="17"/>
              </w:rPr>
              <w:t>–</w:t>
            </w:r>
          </w:p>
        </w:tc>
        <w:tc>
          <w:tcPr>
            <w:tcW w:w="85" w:type="dxa"/>
            <w:gridSpan w:val="2"/>
            <w:tcBorders>
              <w:bottom w:val="single" w:sz="4" w:space="0" w:color="auto"/>
            </w:tcBorders>
            <w:shd w:val="clear" w:color="auto" w:fill="auto"/>
          </w:tcPr>
          <w:p w14:paraId="2A6E0A0C" w14:textId="2AB4C383"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p>
        </w:tc>
        <w:tc>
          <w:tcPr>
            <w:tcW w:w="271" w:type="dxa"/>
            <w:gridSpan w:val="2"/>
            <w:tcBorders>
              <w:bottom w:val="single" w:sz="4" w:space="0" w:color="auto"/>
            </w:tcBorders>
            <w:vAlign w:val="center"/>
          </w:tcPr>
          <w:p w14:paraId="106B890E" w14:textId="771818E9" w:rsidR="00FC560D" w:rsidRPr="00A2646B"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tcBorders>
              <w:bottom w:val="single" w:sz="4" w:space="0" w:color="auto"/>
            </w:tcBorders>
            <w:shd w:val="clear" w:color="auto" w:fill="auto"/>
          </w:tcPr>
          <w:p w14:paraId="5A8424FB" w14:textId="1F40B4F9"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A2646B">
              <w:rPr>
                <w:rFonts w:eastAsia="Calibri"/>
                <w:color w:val="000000" w:themeColor="text1"/>
                <w:sz w:val="17"/>
              </w:rPr>
              <w:t>–</w:t>
            </w:r>
          </w:p>
        </w:tc>
        <w:tc>
          <w:tcPr>
            <w:tcW w:w="409" w:type="dxa"/>
            <w:tcBorders>
              <w:bottom w:val="single" w:sz="4" w:space="0" w:color="auto"/>
            </w:tcBorders>
            <w:shd w:val="clear" w:color="auto" w:fill="auto"/>
          </w:tcPr>
          <w:p w14:paraId="1A8B9AF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A2646B">
              <w:rPr>
                <w:rFonts w:eastAsia="Calibri"/>
                <w:color w:val="000000" w:themeColor="text1"/>
                <w:sz w:val="17"/>
              </w:rPr>
              <w:t>–</w:t>
            </w:r>
          </w:p>
        </w:tc>
        <w:tc>
          <w:tcPr>
            <w:tcW w:w="638" w:type="dxa"/>
            <w:gridSpan w:val="2"/>
            <w:tcBorders>
              <w:bottom w:val="single" w:sz="4" w:space="0" w:color="auto"/>
            </w:tcBorders>
            <w:shd w:val="clear" w:color="auto" w:fill="auto"/>
          </w:tcPr>
          <w:p w14:paraId="78C57B4D"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A2646B">
              <w:rPr>
                <w:rFonts w:eastAsia="Calibri"/>
                <w:color w:val="000000" w:themeColor="text1"/>
                <w:sz w:val="17"/>
              </w:rPr>
              <w:t>–</w:t>
            </w:r>
          </w:p>
        </w:tc>
        <w:tc>
          <w:tcPr>
            <w:tcW w:w="90" w:type="dxa"/>
            <w:gridSpan w:val="2"/>
            <w:tcBorders>
              <w:bottom w:val="single" w:sz="4" w:space="0" w:color="auto"/>
            </w:tcBorders>
            <w:shd w:val="clear" w:color="auto" w:fill="auto"/>
          </w:tcPr>
          <w:p w14:paraId="4B183D4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A2646B">
              <w:rPr>
                <w:rFonts w:eastAsia="Calibri"/>
                <w:color w:val="000000" w:themeColor="text1"/>
                <w:sz w:val="17"/>
              </w:rPr>
              <w:t>–</w:t>
            </w:r>
          </w:p>
        </w:tc>
        <w:tc>
          <w:tcPr>
            <w:tcW w:w="809" w:type="dxa"/>
            <w:tcBorders>
              <w:bottom w:val="single" w:sz="4" w:space="0" w:color="auto"/>
            </w:tcBorders>
            <w:shd w:val="clear" w:color="auto" w:fill="auto"/>
          </w:tcPr>
          <w:p w14:paraId="7BF45E0E"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A2646B">
              <w:rPr>
                <w:rFonts w:eastAsia="Calibri"/>
                <w:color w:val="000000" w:themeColor="text1"/>
                <w:sz w:val="17"/>
              </w:rPr>
              <w:t>–</w:t>
            </w:r>
          </w:p>
        </w:tc>
        <w:tc>
          <w:tcPr>
            <w:tcW w:w="629" w:type="dxa"/>
            <w:tcBorders>
              <w:bottom w:val="single" w:sz="4" w:space="0" w:color="auto"/>
            </w:tcBorders>
            <w:shd w:val="clear" w:color="auto" w:fill="auto"/>
          </w:tcPr>
          <w:p w14:paraId="68C929EE"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A2646B">
              <w:rPr>
                <w:rFonts w:eastAsia="Calibri"/>
                <w:color w:val="000000" w:themeColor="text1"/>
                <w:sz w:val="17"/>
              </w:rPr>
              <w:t>–</w:t>
            </w:r>
          </w:p>
        </w:tc>
        <w:tc>
          <w:tcPr>
            <w:tcW w:w="611" w:type="dxa"/>
            <w:tcBorders>
              <w:bottom w:val="single" w:sz="4" w:space="0" w:color="auto"/>
            </w:tcBorders>
            <w:shd w:val="clear" w:color="auto" w:fill="auto"/>
          </w:tcPr>
          <w:p w14:paraId="085A9091"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A2646B">
              <w:rPr>
                <w:rFonts w:eastAsia="Calibri"/>
                <w:color w:val="000000" w:themeColor="text1"/>
                <w:sz w:val="17"/>
              </w:rPr>
              <w:t>–</w:t>
            </w:r>
          </w:p>
        </w:tc>
        <w:tc>
          <w:tcPr>
            <w:tcW w:w="685" w:type="dxa"/>
            <w:tcBorders>
              <w:bottom w:val="single" w:sz="4" w:space="0" w:color="auto"/>
            </w:tcBorders>
            <w:shd w:val="clear" w:color="auto" w:fill="auto"/>
          </w:tcPr>
          <w:p w14:paraId="1568BCE1"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A2646B">
              <w:rPr>
                <w:rFonts w:eastAsia="Calibri"/>
                <w:color w:val="000000" w:themeColor="text1"/>
                <w:sz w:val="17"/>
              </w:rPr>
              <w:t>–</w:t>
            </w:r>
          </w:p>
        </w:tc>
      </w:tr>
      <w:tr w:rsidR="00FC560D" w:rsidRPr="00DE2C8C" w14:paraId="6D86148E" w14:textId="77777777">
        <w:tc>
          <w:tcPr>
            <w:tcW w:w="1193" w:type="dxa"/>
            <w:tcBorders>
              <w:top w:val="single" w:sz="4" w:space="0" w:color="auto"/>
              <w:bottom w:val="single" w:sz="4" w:space="0" w:color="auto"/>
            </w:tcBorders>
            <w:shd w:val="clear" w:color="auto" w:fill="auto"/>
            <w:vAlign w:val="bottom"/>
          </w:tcPr>
          <w:p w14:paraId="48E09C5A" w14:textId="77777777" w:rsidR="00FC560D" w:rsidRPr="00DE2C8C" w:rsidRDefault="00FC560D" w:rsidP="00FC560D">
            <w:pPr>
              <w:tabs>
                <w:tab w:val="left" w:pos="288"/>
                <w:tab w:val="left" w:pos="576"/>
                <w:tab w:val="left" w:pos="864"/>
                <w:tab w:val="left" w:pos="1152"/>
              </w:tabs>
              <w:spacing w:before="81" w:after="81" w:line="210" w:lineRule="exact"/>
              <w:ind w:right="43"/>
              <w:rPr>
                <w:rFonts w:eastAsia="Calibri"/>
                <w:b/>
                <w:color w:val="000000" w:themeColor="text1"/>
                <w:sz w:val="17"/>
              </w:rPr>
            </w:pPr>
            <w:r w:rsidRPr="00DE2C8C">
              <w:rPr>
                <w:rFonts w:eastAsia="Calibri"/>
                <w:b/>
                <w:color w:val="000000" w:themeColor="text1"/>
                <w:sz w:val="17"/>
              </w:rPr>
              <w:tab/>
              <w:t>Change</w:t>
            </w:r>
          </w:p>
        </w:tc>
        <w:tc>
          <w:tcPr>
            <w:tcW w:w="423" w:type="dxa"/>
            <w:tcBorders>
              <w:top w:val="single" w:sz="4" w:space="0" w:color="auto"/>
              <w:bottom w:val="single" w:sz="4" w:space="0" w:color="auto"/>
            </w:tcBorders>
            <w:shd w:val="clear" w:color="auto" w:fill="auto"/>
            <w:vAlign w:val="bottom"/>
          </w:tcPr>
          <w:p w14:paraId="6BDB16EA"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59" w:type="dxa"/>
            <w:tcBorders>
              <w:top w:val="single" w:sz="4" w:space="0" w:color="auto"/>
              <w:bottom w:val="single" w:sz="4" w:space="0" w:color="auto"/>
            </w:tcBorders>
            <w:shd w:val="clear" w:color="auto" w:fill="auto"/>
            <w:vAlign w:val="bottom"/>
          </w:tcPr>
          <w:p w14:paraId="4F0AF044"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71B031D9"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58" w:type="dxa"/>
            <w:tcBorders>
              <w:top w:val="single" w:sz="4" w:space="0" w:color="auto"/>
              <w:bottom w:val="single" w:sz="4" w:space="0" w:color="auto"/>
            </w:tcBorders>
            <w:shd w:val="clear" w:color="auto" w:fill="auto"/>
            <w:vAlign w:val="bottom"/>
          </w:tcPr>
          <w:p w14:paraId="0F75472C"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2" w:type="dxa"/>
            <w:tcBorders>
              <w:top w:val="single" w:sz="4" w:space="0" w:color="auto"/>
              <w:bottom w:val="single" w:sz="4" w:space="0" w:color="auto"/>
            </w:tcBorders>
            <w:shd w:val="clear" w:color="auto" w:fill="auto"/>
            <w:vAlign w:val="bottom"/>
          </w:tcPr>
          <w:p w14:paraId="213827D8"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54" w:type="dxa"/>
            <w:tcBorders>
              <w:top w:val="single" w:sz="4" w:space="0" w:color="auto"/>
              <w:bottom w:val="single" w:sz="4" w:space="0" w:color="auto"/>
            </w:tcBorders>
            <w:shd w:val="clear" w:color="auto" w:fill="auto"/>
            <w:vAlign w:val="bottom"/>
          </w:tcPr>
          <w:p w14:paraId="025D608A"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534D4428"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563C8AF3"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6BAB63A4"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w:t>
            </w:r>
          </w:p>
        </w:tc>
        <w:tc>
          <w:tcPr>
            <w:tcW w:w="634" w:type="dxa"/>
            <w:tcBorders>
              <w:top w:val="single" w:sz="4" w:space="0" w:color="auto"/>
              <w:bottom w:val="single" w:sz="4" w:space="0" w:color="auto"/>
            </w:tcBorders>
            <w:shd w:val="clear" w:color="auto" w:fill="auto"/>
            <w:vAlign w:val="bottom"/>
          </w:tcPr>
          <w:p w14:paraId="791A3A1C"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w:t>
            </w:r>
          </w:p>
        </w:tc>
        <w:tc>
          <w:tcPr>
            <w:tcW w:w="85" w:type="dxa"/>
            <w:gridSpan w:val="2"/>
            <w:tcBorders>
              <w:top w:val="single" w:sz="4" w:space="0" w:color="auto"/>
              <w:bottom w:val="single" w:sz="4" w:space="0" w:color="auto"/>
            </w:tcBorders>
            <w:shd w:val="clear" w:color="auto" w:fill="auto"/>
          </w:tcPr>
          <w:p w14:paraId="7E34335D"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271" w:type="dxa"/>
            <w:gridSpan w:val="2"/>
            <w:tcBorders>
              <w:top w:val="single" w:sz="4" w:space="0" w:color="auto"/>
              <w:bottom w:val="single" w:sz="4" w:space="0" w:color="auto"/>
            </w:tcBorders>
            <w:vAlign w:val="center"/>
          </w:tcPr>
          <w:p w14:paraId="0DE92AEB" w14:textId="7280876C"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FC560D">
              <w:rPr>
                <w:rFonts w:eastAsia="Calibri"/>
                <w:color w:val="000000" w:themeColor="text1"/>
                <w:sz w:val="17"/>
              </w:rPr>
              <w:t>–</w:t>
            </w:r>
          </w:p>
        </w:tc>
        <w:tc>
          <w:tcPr>
            <w:tcW w:w="450" w:type="dxa"/>
            <w:tcBorders>
              <w:top w:val="single" w:sz="4" w:space="0" w:color="auto"/>
              <w:bottom w:val="single" w:sz="4" w:space="0" w:color="auto"/>
            </w:tcBorders>
            <w:shd w:val="clear" w:color="auto" w:fill="auto"/>
            <w:vAlign w:val="bottom"/>
          </w:tcPr>
          <w:p w14:paraId="33A365E8" w14:textId="213874E5"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09" w:type="dxa"/>
            <w:tcBorders>
              <w:top w:val="single" w:sz="4" w:space="0" w:color="auto"/>
              <w:bottom w:val="single" w:sz="4" w:space="0" w:color="auto"/>
            </w:tcBorders>
            <w:shd w:val="clear" w:color="auto" w:fill="auto"/>
            <w:vAlign w:val="bottom"/>
          </w:tcPr>
          <w:p w14:paraId="1E893725"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(2)</w:t>
            </w:r>
          </w:p>
        </w:tc>
        <w:tc>
          <w:tcPr>
            <w:tcW w:w="638" w:type="dxa"/>
            <w:gridSpan w:val="2"/>
            <w:tcBorders>
              <w:top w:val="single" w:sz="4" w:space="0" w:color="auto"/>
              <w:bottom w:val="single" w:sz="4" w:space="0" w:color="auto"/>
            </w:tcBorders>
            <w:shd w:val="clear" w:color="auto" w:fill="auto"/>
          </w:tcPr>
          <w:p w14:paraId="11155352"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(2)</w:t>
            </w:r>
          </w:p>
        </w:tc>
        <w:tc>
          <w:tcPr>
            <w:tcW w:w="90" w:type="dxa"/>
            <w:gridSpan w:val="2"/>
            <w:tcBorders>
              <w:top w:val="single" w:sz="4" w:space="0" w:color="auto"/>
              <w:bottom w:val="single" w:sz="4" w:space="0" w:color="auto"/>
            </w:tcBorders>
            <w:shd w:val="clear" w:color="auto" w:fill="auto"/>
          </w:tcPr>
          <w:p w14:paraId="7A2A3233"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809" w:type="dxa"/>
            <w:tcBorders>
              <w:top w:val="single" w:sz="4" w:space="0" w:color="auto"/>
              <w:bottom w:val="single" w:sz="4" w:space="0" w:color="auto"/>
            </w:tcBorders>
            <w:shd w:val="clear" w:color="auto" w:fill="auto"/>
          </w:tcPr>
          <w:p w14:paraId="3FD4BE52"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629" w:type="dxa"/>
            <w:tcBorders>
              <w:top w:val="single" w:sz="4" w:space="0" w:color="auto"/>
              <w:bottom w:val="single" w:sz="4" w:space="0" w:color="auto"/>
            </w:tcBorders>
            <w:shd w:val="clear" w:color="auto" w:fill="auto"/>
          </w:tcPr>
          <w:p w14:paraId="5F9629ED"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611" w:type="dxa"/>
            <w:tcBorders>
              <w:top w:val="single" w:sz="4" w:space="0" w:color="auto"/>
              <w:bottom w:val="single" w:sz="4" w:space="0" w:color="auto"/>
            </w:tcBorders>
            <w:shd w:val="clear" w:color="auto" w:fill="auto"/>
          </w:tcPr>
          <w:p w14:paraId="1ED356A5"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685" w:type="dxa"/>
            <w:tcBorders>
              <w:top w:val="single" w:sz="4" w:space="0" w:color="auto"/>
              <w:bottom w:val="single" w:sz="4" w:space="0" w:color="auto"/>
            </w:tcBorders>
            <w:shd w:val="clear" w:color="auto" w:fill="auto"/>
          </w:tcPr>
          <w:p w14:paraId="2CAFC0D9"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(3)</w:t>
            </w:r>
          </w:p>
        </w:tc>
      </w:tr>
      <w:tr w:rsidR="00B93394" w:rsidRPr="00DE2C8C" w14:paraId="12C47308" w14:textId="77777777" w:rsidTr="00FC560D">
        <w:tc>
          <w:tcPr>
            <w:tcW w:w="3055" w:type="dxa"/>
            <w:gridSpan w:val="6"/>
            <w:tcBorders>
              <w:top w:val="single" w:sz="4" w:space="0" w:color="auto"/>
            </w:tcBorders>
            <w:shd w:val="clear" w:color="auto" w:fill="auto"/>
            <w:vAlign w:val="bottom"/>
          </w:tcPr>
          <w:p w14:paraId="4BCF6F9D" w14:textId="77777777" w:rsidR="00910429" w:rsidRPr="00DE2C8C" w:rsidRDefault="00910429" w:rsidP="008C6426">
            <w:pPr>
              <w:tabs>
                <w:tab w:val="left" w:pos="288"/>
                <w:tab w:val="left" w:pos="576"/>
                <w:tab w:val="left" w:pos="864"/>
                <w:tab w:val="left" w:pos="1152"/>
              </w:tabs>
              <w:spacing w:before="81" w:after="40" w:line="210" w:lineRule="exact"/>
              <w:ind w:right="43"/>
              <w:rPr>
                <w:rFonts w:eastAsia="Calibri"/>
                <w:b/>
                <w:bCs/>
                <w:color w:val="000000" w:themeColor="text1"/>
                <w:sz w:val="17"/>
                <w:szCs w:val="17"/>
              </w:rPr>
            </w:pPr>
            <w:r w:rsidRPr="00DE2C8C">
              <w:rPr>
                <w:rFonts w:eastAsia="Calibri"/>
                <w:b/>
                <w:bCs/>
                <w:color w:val="000000" w:themeColor="text1"/>
                <w:sz w:val="17"/>
                <w:szCs w:val="17"/>
              </w:rPr>
              <w:t>Quality/Performance Management</w:t>
            </w:r>
          </w:p>
        </w:tc>
        <w:tc>
          <w:tcPr>
            <w:tcW w:w="454" w:type="dxa"/>
            <w:tcBorders>
              <w:top w:val="single" w:sz="4" w:space="0" w:color="auto"/>
            </w:tcBorders>
            <w:shd w:val="clear" w:color="auto" w:fill="auto"/>
            <w:vAlign w:val="bottom"/>
          </w:tcPr>
          <w:p w14:paraId="6FF9C6C1"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0" w:type="dxa"/>
            <w:tcBorders>
              <w:top w:val="single" w:sz="4" w:space="0" w:color="auto"/>
            </w:tcBorders>
            <w:shd w:val="clear" w:color="auto" w:fill="auto"/>
            <w:vAlign w:val="bottom"/>
          </w:tcPr>
          <w:p w14:paraId="5C4AC975"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0" w:type="dxa"/>
            <w:tcBorders>
              <w:top w:val="single" w:sz="4" w:space="0" w:color="auto"/>
            </w:tcBorders>
            <w:shd w:val="clear" w:color="auto" w:fill="auto"/>
            <w:vAlign w:val="bottom"/>
          </w:tcPr>
          <w:p w14:paraId="3C1F6459"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360" w:type="dxa"/>
            <w:tcBorders>
              <w:top w:val="single" w:sz="4" w:space="0" w:color="auto"/>
            </w:tcBorders>
            <w:shd w:val="clear" w:color="auto" w:fill="auto"/>
            <w:vAlign w:val="bottom"/>
          </w:tcPr>
          <w:p w14:paraId="1B5971D1"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34" w:type="dxa"/>
            <w:tcBorders>
              <w:top w:val="single" w:sz="4" w:space="0" w:color="auto"/>
            </w:tcBorders>
            <w:shd w:val="clear" w:color="auto" w:fill="auto"/>
            <w:vAlign w:val="bottom"/>
          </w:tcPr>
          <w:p w14:paraId="55227835"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85" w:type="dxa"/>
            <w:gridSpan w:val="2"/>
            <w:tcBorders>
              <w:top w:val="single" w:sz="4" w:space="0" w:color="auto"/>
            </w:tcBorders>
            <w:shd w:val="clear" w:color="auto" w:fill="auto"/>
            <w:vAlign w:val="bottom"/>
          </w:tcPr>
          <w:p w14:paraId="266A6EC9"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rPr>
            </w:pPr>
          </w:p>
        </w:tc>
        <w:tc>
          <w:tcPr>
            <w:tcW w:w="271" w:type="dxa"/>
            <w:gridSpan w:val="2"/>
            <w:tcBorders>
              <w:top w:val="single" w:sz="4" w:space="0" w:color="auto"/>
            </w:tcBorders>
          </w:tcPr>
          <w:p w14:paraId="04C48C87"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450" w:type="dxa"/>
            <w:tcBorders>
              <w:top w:val="single" w:sz="4" w:space="0" w:color="auto"/>
            </w:tcBorders>
            <w:shd w:val="clear" w:color="auto" w:fill="auto"/>
            <w:vAlign w:val="bottom"/>
          </w:tcPr>
          <w:p w14:paraId="5C28CD37" w14:textId="2F630506"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409" w:type="dxa"/>
            <w:tcBorders>
              <w:top w:val="single" w:sz="4" w:space="0" w:color="auto"/>
            </w:tcBorders>
            <w:shd w:val="clear" w:color="auto" w:fill="auto"/>
            <w:vAlign w:val="bottom"/>
          </w:tcPr>
          <w:p w14:paraId="245599AA"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38" w:type="dxa"/>
            <w:gridSpan w:val="2"/>
            <w:tcBorders>
              <w:top w:val="single" w:sz="4" w:space="0" w:color="auto"/>
            </w:tcBorders>
            <w:shd w:val="clear" w:color="auto" w:fill="auto"/>
            <w:vAlign w:val="bottom"/>
          </w:tcPr>
          <w:p w14:paraId="02F4CAB4"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90" w:type="dxa"/>
            <w:gridSpan w:val="2"/>
            <w:tcBorders>
              <w:top w:val="single" w:sz="4" w:space="0" w:color="auto"/>
            </w:tcBorders>
            <w:shd w:val="clear" w:color="auto" w:fill="auto"/>
            <w:vAlign w:val="bottom"/>
          </w:tcPr>
          <w:p w14:paraId="04111ADC"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rPr>
            </w:pPr>
          </w:p>
        </w:tc>
        <w:tc>
          <w:tcPr>
            <w:tcW w:w="809" w:type="dxa"/>
            <w:tcBorders>
              <w:top w:val="single" w:sz="4" w:space="0" w:color="auto"/>
            </w:tcBorders>
            <w:shd w:val="clear" w:color="auto" w:fill="auto"/>
            <w:vAlign w:val="bottom"/>
          </w:tcPr>
          <w:p w14:paraId="1F4017A2"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29" w:type="dxa"/>
            <w:tcBorders>
              <w:top w:val="single" w:sz="4" w:space="0" w:color="auto"/>
            </w:tcBorders>
            <w:shd w:val="clear" w:color="auto" w:fill="auto"/>
            <w:vAlign w:val="bottom"/>
          </w:tcPr>
          <w:p w14:paraId="78D764AD"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11" w:type="dxa"/>
            <w:tcBorders>
              <w:top w:val="single" w:sz="4" w:space="0" w:color="auto"/>
            </w:tcBorders>
            <w:shd w:val="clear" w:color="auto" w:fill="auto"/>
            <w:vAlign w:val="bottom"/>
          </w:tcPr>
          <w:p w14:paraId="7A3E32B3"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c>
          <w:tcPr>
            <w:tcW w:w="685" w:type="dxa"/>
            <w:tcBorders>
              <w:top w:val="single" w:sz="4" w:space="0" w:color="auto"/>
            </w:tcBorders>
            <w:shd w:val="clear" w:color="auto" w:fill="auto"/>
            <w:vAlign w:val="bottom"/>
          </w:tcPr>
          <w:p w14:paraId="3F2BEA33" w14:textId="77777777" w:rsidR="00910429" w:rsidRPr="00DE2C8C" w:rsidRDefault="00910429" w:rsidP="008C6426">
            <w:pPr>
              <w:tabs>
                <w:tab w:val="left" w:pos="288"/>
                <w:tab w:val="left" w:pos="576"/>
                <w:tab w:val="left" w:pos="864"/>
                <w:tab w:val="left" w:pos="1152"/>
              </w:tabs>
              <w:spacing w:before="81" w:after="40" w:line="210" w:lineRule="exact"/>
              <w:ind w:right="43"/>
              <w:jc w:val="right"/>
              <w:rPr>
                <w:rFonts w:eastAsia="Calibri"/>
                <w:color w:val="000000" w:themeColor="text1"/>
                <w:sz w:val="17"/>
                <w:szCs w:val="17"/>
              </w:rPr>
            </w:pPr>
          </w:p>
        </w:tc>
      </w:tr>
      <w:tr w:rsidR="00FC560D" w:rsidRPr="00DE2C8C" w14:paraId="1F4AB447" w14:textId="77777777">
        <w:tc>
          <w:tcPr>
            <w:tcW w:w="1193" w:type="dxa"/>
            <w:shd w:val="clear" w:color="auto" w:fill="auto"/>
            <w:vAlign w:val="bottom"/>
          </w:tcPr>
          <w:p w14:paraId="157DBED8" w14:textId="77777777" w:rsidR="00FC560D" w:rsidRPr="00DE2C8C" w:rsidRDefault="00FC560D" w:rsidP="00FC560D">
            <w:pPr>
              <w:tabs>
                <w:tab w:val="left" w:pos="288"/>
                <w:tab w:val="left" w:pos="576"/>
                <w:tab w:val="left" w:pos="864"/>
                <w:tab w:val="left" w:pos="1152"/>
              </w:tabs>
              <w:spacing w:before="40" w:after="40" w:line="210" w:lineRule="exact"/>
              <w:ind w:right="43"/>
              <w:rPr>
                <w:rFonts w:eastAsia="Calibri"/>
                <w:color w:val="000000" w:themeColor="text1"/>
                <w:sz w:val="17"/>
              </w:rPr>
            </w:pPr>
            <w:r w:rsidRPr="00DE2C8C">
              <w:rPr>
                <w:rFonts w:eastAsia="Calibri"/>
                <w:color w:val="000000" w:themeColor="text1"/>
                <w:sz w:val="17"/>
              </w:rPr>
              <w:t>Approved 2025</w:t>
            </w:r>
          </w:p>
        </w:tc>
        <w:tc>
          <w:tcPr>
            <w:tcW w:w="423" w:type="dxa"/>
            <w:shd w:val="clear" w:color="auto" w:fill="auto"/>
            <w:vAlign w:val="bottom"/>
          </w:tcPr>
          <w:p w14:paraId="140F1C25"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9" w:type="dxa"/>
            <w:shd w:val="clear" w:color="auto" w:fill="auto"/>
            <w:vAlign w:val="bottom"/>
          </w:tcPr>
          <w:p w14:paraId="22B76959"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71512DC2"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8" w:type="dxa"/>
            <w:shd w:val="clear" w:color="auto" w:fill="auto"/>
            <w:vAlign w:val="bottom"/>
          </w:tcPr>
          <w:p w14:paraId="52554EAE"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2" w:type="dxa"/>
            <w:shd w:val="clear" w:color="auto" w:fill="auto"/>
            <w:vAlign w:val="bottom"/>
          </w:tcPr>
          <w:p w14:paraId="2DB855EF"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54" w:type="dxa"/>
            <w:shd w:val="clear" w:color="auto" w:fill="auto"/>
            <w:vAlign w:val="bottom"/>
          </w:tcPr>
          <w:p w14:paraId="13C57ACF"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1A050788"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4DFEA5F3"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3D31484C"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3</w:t>
            </w:r>
          </w:p>
        </w:tc>
        <w:tc>
          <w:tcPr>
            <w:tcW w:w="634" w:type="dxa"/>
            <w:shd w:val="clear" w:color="auto" w:fill="auto"/>
            <w:vAlign w:val="bottom"/>
          </w:tcPr>
          <w:p w14:paraId="337A4B70"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3</w:t>
            </w:r>
          </w:p>
        </w:tc>
        <w:tc>
          <w:tcPr>
            <w:tcW w:w="85" w:type="dxa"/>
            <w:gridSpan w:val="2"/>
            <w:shd w:val="clear" w:color="auto" w:fill="auto"/>
            <w:vAlign w:val="bottom"/>
          </w:tcPr>
          <w:p w14:paraId="75ACE917"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271" w:type="dxa"/>
            <w:gridSpan w:val="2"/>
            <w:vAlign w:val="center"/>
          </w:tcPr>
          <w:p w14:paraId="289553A5" w14:textId="267804F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shd w:val="clear" w:color="auto" w:fill="auto"/>
            <w:vAlign w:val="bottom"/>
          </w:tcPr>
          <w:p w14:paraId="05771CA8" w14:textId="7C8C2C88"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09" w:type="dxa"/>
            <w:shd w:val="clear" w:color="auto" w:fill="auto"/>
            <w:vAlign w:val="bottom"/>
          </w:tcPr>
          <w:p w14:paraId="459311E7"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638" w:type="dxa"/>
            <w:gridSpan w:val="2"/>
            <w:shd w:val="clear" w:color="auto" w:fill="auto"/>
          </w:tcPr>
          <w:p w14:paraId="36229F96"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6"/>
                <w:szCs w:val="16"/>
              </w:rPr>
              <w:t>1</w:t>
            </w:r>
          </w:p>
        </w:tc>
        <w:tc>
          <w:tcPr>
            <w:tcW w:w="90" w:type="dxa"/>
            <w:gridSpan w:val="2"/>
            <w:shd w:val="clear" w:color="auto" w:fill="auto"/>
            <w:vAlign w:val="bottom"/>
          </w:tcPr>
          <w:p w14:paraId="69512112"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09" w:type="dxa"/>
            <w:shd w:val="clear" w:color="auto" w:fill="auto"/>
            <w:vAlign w:val="bottom"/>
          </w:tcPr>
          <w:p w14:paraId="686E98BC"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29" w:type="dxa"/>
            <w:shd w:val="clear" w:color="auto" w:fill="auto"/>
            <w:vAlign w:val="bottom"/>
          </w:tcPr>
          <w:p w14:paraId="75E66565"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11" w:type="dxa"/>
            <w:shd w:val="clear" w:color="auto" w:fill="auto"/>
            <w:vAlign w:val="bottom"/>
          </w:tcPr>
          <w:p w14:paraId="22CCD29F"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685" w:type="dxa"/>
            <w:shd w:val="clear" w:color="auto" w:fill="auto"/>
            <w:vAlign w:val="bottom"/>
          </w:tcPr>
          <w:p w14:paraId="26B8EC37"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4</w:t>
            </w:r>
          </w:p>
        </w:tc>
      </w:tr>
      <w:tr w:rsidR="00FC560D" w:rsidRPr="00DE2C8C" w14:paraId="498F779D" w14:textId="77777777">
        <w:tc>
          <w:tcPr>
            <w:tcW w:w="1193" w:type="dxa"/>
            <w:tcBorders>
              <w:bottom w:val="single" w:sz="4" w:space="0" w:color="auto"/>
            </w:tcBorders>
            <w:shd w:val="clear" w:color="auto" w:fill="auto"/>
            <w:vAlign w:val="bottom"/>
          </w:tcPr>
          <w:p w14:paraId="0FF2C769" w14:textId="77777777" w:rsidR="00FC560D" w:rsidRPr="00DE2C8C" w:rsidRDefault="00FC560D" w:rsidP="00FC560D">
            <w:pPr>
              <w:tabs>
                <w:tab w:val="left" w:pos="288"/>
                <w:tab w:val="left" w:pos="576"/>
                <w:tab w:val="left" w:pos="864"/>
                <w:tab w:val="left" w:pos="1152"/>
              </w:tabs>
              <w:spacing w:before="40" w:after="81" w:line="210" w:lineRule="exact"/>
              <w:ind w:right="43"/>
              <w:rPr>
                <w:rFonts w:eastAsia="Calibri"/>
                <w:color w:val="000000" w:themeColor="text1"/>
                <w:sz w:val="17"/>
              </w:rPr>
            </w:pPr>
            <w:r w:rsidRPr="00DE2C8C">
              <w:rPr>
                <w:rFonts w:eastAsia="Calibri"/>
                <w:color w:val="000000" w:themeColor="text1"/>
                <w:sz w:val="17"/>
              </w:rPr>
              <w:t>Proposed 2026</w:t>
            </w:r>
          </w:p>
        </w:tc>
        <w:tc>
          <w:tcPr>
            <w:tcW w:w="423" w:type="dxa"/>
            <w:tcBorders>
              <w:bottom w:val="single" w:sz="4" w:space="0" w:color="auto"/>
            </w:tcBorders>
            <w:shd w:val="clear" w:color="auto" w:fill="auto"/>
            <w:vAlign w:val="bottom"/>
          </w:tcPr>
          <w:p w14:paraId="6FD8C2C9"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59" w:type="dxa"/>
            <w:tcBorders>
              <w:bottom w:val="single" w:sz="4" w:space="0" w:color="auto"/>
            </w:tcBorders>
            <w:shd w:val="clear" w:color="auto" w:fill="auto"/>
            <w:vAlign w:val="bottom"/>
          </w:tcPr>
          <w:p w14:paraId="69B58956"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60" w:type="dxa"/>
            <w:tcBorders>
              <w:bottom w:val="single" w:sz="4" w:space="0" w:color="auto"/>
            </w:tcBorders>
            <w:shd w:val="clear" w:color="auto" w:fill="auto"/>
            <w:vAlign w:val="bottom"/>
          </w:tcPr>
          <w:p w14:paraId="74628CDE"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58" w:type="dxa"/>
            <w:tcBorders>
              <w:bottom w:val="single" w:sz="4" w:space="0" w:color="auto"/>
            </w:tcBorders>
            <w:shd w:val="clear" w:color="auto" w:fill="auto"/>
            <w:vAlign w:val="bottom"/>
          </w:tcPr>
          <w:p w14:paraId="03C31EAF"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DE2C8C">
              <w:rPr>
                <w:rFonts w:eastAsia="Calibri"/>
                <w:color w:val="000000" w:themeColor="text1"/>
                <w:sz w:val="17"/>
              </w:rPr>
              <w:t>–</w:t>
            </w:r>
          </w:p>
        </w:tc>
        <w:tc>
          <w:tcPr>
            <w:tcW w:w="362" w:type="dxa"/>
            <w:tcBorders>
              <w:bottom w:val="single" w:sz="4" w:space="0" w:color="auto"/>
            </w:tcBorders>
            <w:shd w:val="clear" w:color="auto" w:fill="auto"/>
          </w:tcPr>
          <w:p w14:paraId="6F7CC0C4"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BF385B">
              <w:rPr>
                <w:rFonts w:eastAsia="Calibri"/>
                <w:color w:val="000000" w:themeColor="text1"/>
                <w:sz w:val="17"/>
              </w:rPr>
              <w:t>–</w:t>
            </w:r>
          </w:p>
        </w:tc>
        <w:tc>
          <w:tcPr>
            <w:tcW w:w="454" w:type="dxa"/>
            <w:tcBorders>
              <w:bottom w:val="single" w:sz="4" w:space="0" w:color="auto"/>
            </w:tcBorders>
            <w:shd w:val="clear" w:color="auto" w:fill="auto"/>
          </w:tcPr>
          <w:p w14:paraId="1FFC0AF4"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BF385B">
              <w:rPr>
                <w:rFonts w:eastAsia="Calibri"/>
                <w:color w:val="000000" w:themeColor="text1"/>
                <w:sz w:val="17"/>
              </w:rPr>
              <w:t>–</w:t>
            </w:r>
          </w:p>
        </w:tc>
        <w:tc>
          <w:tcPr>
            <w:tcW w:w="360" w:type="dxa"/>
            <w:tcBorders>
              <w:bottom w:val="single" w:sz="4" w:space="0" w:color="auto"/>
            </w:tcBorders>
            <w:shd w:val="clear" w:color="auto" w:fill="auto"/>
          </w:tcPr>
          <w:p w14:paraId="233CEDE9"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BF385B">
              <w:rPr>
                <w:rFonts w:eastAsia="Calibri"/>
                <w:color w:val="000000" w:themeColor="text1"/>
                <w:sz w:val="17"/>
              </w:rPr>
              <w:t>–</w:t>
            </w:r>
          </w:p>
        </w:tc>
        <w:tc>
          <w:tcPr>
            <w:tcW w:w="360" w:type="dxa"/>
            <w:tcBorders>
              <w:bottom w:val="single" w:sz="4" w:space="0" w:color="auto"/>
            </w:tcBorders>
            <w:shd w:val="clear" w:color="auto" w:fill="auto"/>
          </w:tcPr>
          <w:p w14:paraId="737FD11E"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BF385B">
              <w:rPr>
                <w:rFonts w:eastAsia="Calibri"/>
                <w:color w:val="000000" w:themeColor="text1"/>
                <w:sz w:val="17"/>
              </w:rPr>
              <w:t>–</w:t>
            </w:r>
          </w:p>
        </w:tc>
        <w:tc>
          <w:tcPr>
            <w:tcW w:w="360" w:type="dxa"/>
            <w:tcBorders>
              <w:bottom w:val="single" w:sz="4" w:space="0" w:color="auto"/>
            </w:tcBorders>
            <w:shd w:val="clear" w:color="auto" w:fill="auto"/>
          </w:tcPr>
          <w:p w14:paraId="09866510"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BF385B">
              <w:rPr>
                <w:rFonts w:eastAsia="Calibri"/>
                <w:color w:val="000000" w:themeColor="text1"/>
                <w:sz w:val="17"/>
              </w:rPr>
              <w:t>–</w:t>
            </w:r>
          </w:p>
        </w:tc>
        <w:tc>
          <w:tcPr>
            <w:tcW w:w="634" w:type="dxa"/>
            <w:tcBorders>
              <w:bottom w:val="single" w:sz="4" w:space="0" w:color="auto"/>
            </w:tcBorders>
            <w:shd w:val="clear" w:color="auto" w:fill="auto"/>
          </w:tcPr>
          <w:p w14:paraId="39BC9D70"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BF385B">
              <w:rPr>
                <w:rFonts w:eastAsia="Calibri"/>
                <w:color w:val="000000" w:themeColor="text1"/>
                <w:sz w:val="17"/>
              </w:rPr>
              <w:t>–</w:t>
            </w:r>
          </w:p>
        </w:tc>
        <w:tc>
          <w:tcPr>
            <w:tcW w:w="85" w:type="dxa"/>
            <w:gridSpan w:val="2"/>
            <w:tcBorders>
              <w:bottom w:val="single" w:sz="4" w:space="0" w:color="auto"/>
            </w:tcBorders>
            <w:shd w:val="clear" w:color="auto" w:fill="auto"/>
          </w:tcPr>
          <w:p w14:paraId="13F09EF1" w14:textId="73BD46D0"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p>
        </w:tc>
        <w:tc>
          <w:tcPr>
            <w:tcW w:w="271" w:type="dxa"/>
            <w:gridSpan w:val="2"/>
            <w:tcBorders>
              <w:bottom w:val="single" w:sz="4" w:space="0" w:color="auto"/>
            </w:tcBorders>
            <w:vAlign w:val="center"/>
          </w:tcPr>
          <w:p w14:paraId="11783B64" w14:textId="65633159" w:rsidR="00FC560D" w:rsidRPr="00BF385B"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tcBorders>
              <w:bottom w:val="single" w:sz="4" w:space="0" w:color="auto"/>
            </w:tcBorders>
            <w:shd w:val="clear" w:color="auto" w:fill="auto"/>
          </w:tcPr>
          <w:p w14:paraId="110E4172" w14:textId="6FB51875"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BF385B">
              <w:rPr>
                <w:rFonts w:eastAsia="Calibri"/>
                <w:color w:val="000000" w:themeColor="text1"/>
                <w:sz w:val="17"/>
              </w:rPr>
              <w:t>–</w:t>
            </w:r>
          </w:p>
        </w:tc>
        <w:tc>
          <w:tcPr>
            <w:tcW w:w="409" w:type="dxa"/>
            <w:tcBorders>
              <w:bottom w:val="single" w:sz="4" w:space="0" w:color="auto"/>
            </w:tcBorders>
            <w:shd w:val="clear" w:color="auto" w:fill="auto"/>
          </w:tcPr>
          <w:p w14:paraId="6AF1673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BF385B">
              <w:rPr>
                <w:rFonts w:eastAsia="Calibri"/>
                <w:color w:val="000000" w:themeColor="text1"/>
                <w:sz w:val="17"/>
              </w:rPr>
              <w:t>–</w:t>
            </w:r>
          </w:p>
        </w:tc>
        <w:tc>
          <w:tcPr>
            <w:tcW w:w="638" w:type="dxa"/>
            <w:gridSpan w:val="2"/>
            <w:tcBorders>
              <w:bottom w:val="single" w:sz="4" w:space="0" w:color="auto"/>
            </w:tcBorders>
            <w:shd w:val="clear" w:color="auto" w:fill="auto"/>
          </w:tcPr>
          <w:p w14:paraId="4A126B2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BF385B">
              <w:rPr>
                <w:rFonts w:eastAsia="Calibri"/>
                <w:color w:val="000000" w:themeColor="text1"/>
                <w:sz w:val="17"/>
              </w:rPr>
              <w:t>–</w:t>
            </w:r>
          </w:p>
        </w:tc>
        <w:tc>
          <w:tcPr>
            <w:tcW w:w="90" w:type="dxa"/>
            <w:gridSpan w:val="2"/>
            <w:tcBorders>
              <w:bottom w:val="single" w:sz="4" w:space="0" w:color="auto"/>
            </w:tcBorders>
            <w:shd w:val="clear" w:color="auto" w:fill="auto"/>
          </w:tcPr>
          <w:p w14:paraId="3FA652E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BF385B">
              <w:rPr>
                <w:rFonts w:eastAsia="Calibri"/>
                <w:color w:val="000000" w:themeColor="text1"/>
                <w:sz w:val="17"/>
              </w:rPr>
              <w:t>–</w:t>
            </w:r>
          </w:p>
        </w:tc>
        <w:tc>
          <w:tcPr>
            <w:tcW w:w="809" w:type="dxa"/>
            <w:tcBorders>
              <w:bottom w:val="single" w:sz="4" w:space="0" w:color="auto"/>
            </w:tcBorders>
            <w:shd w:val="clear" w:color="auto" w:fill="auto"/>
          </w:tcPr>
          <w:p w14:paraId="6AC7FCB3"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BF385B">
              <w:rPr>
                <w:rFonts w:eastAsia="Calibri"/>
                <w:color w:val="000000" w:themeColor="text1"/>
                <w:sz w:val="17"/>
              </w:rPr>
              <w:t>–</w:t>
            </w:r>
          </w:p>
        </w:tc>
        <w:tc>
          <w:tcPr>
            <w:tcW w:w="629" w:type="dxa"/>
            <w:tcBorders>
              <w:bottom w:val="single" w:sz="4" w:space="0" w:color="auto"/>
            </w:tcBorders>
            <w:shd w:val="clear" w:color="auto" w:fill="auto"/>
          </w:tcPr>
          <w:p w14:paraId="15365E7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BF385B">
              <w:rPr>
                <w:rFonts w:eastAsia="Calibri"/>
                <w:color w:val="000000" w:themeColor="text1"/>
                <w:sz w:val="17"/>
              </w:rPr>
              <w:t>–</w:t>
            </w:r>
          </w:p>
        </w:tc>
        <w:tc>
          <w:tcPr>
            <w:tcW w:w="611" w:type="dxa"/>
            <w:tcBorders>
              <w:bottom w:val="single" w:sz="4" w:space="0" w:color="auto"/>
            </w:tcBorders>
            <w:shd w:val="clear" w:color="auto" w:fill="auto"/>
          </w:tcPr>
          <w:p w14:paraId="61D36D79"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BF385B">
              <w:rPr>
                <w:rFonts w:eastAsia="Calibri"/>
                <w:color w:val="000000" w:themeColor="text1"/>
                <w:sz w:val="17"/>
              </w:rPr>
              <w:t>–</w:t>
            </w:r>
          </w:p>
        </w:tc>
        <w:tc>
          <w:tcPr>
            <w:tcW w:w="685" w:type="dxa"/>
            <w:tcBorders>
              <w:bottom w:val="single" w:sz="4" w:space="0" w:color="auto"/>
            </w:tcBorders>
            <w:shd w:val="clear" w:color="auto" w:fill="auto"/>
          </w:tcPr>
          <w:p w14:paraId="071B9E2A"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BF385B">
              <w:rPr>
                <w:rFonts w:eastAsia="Calibri"/>
                <w:color w:val="000000" w:themeColor="text1"/>
                <w:sz w:val="17"/>
              </w:rPr>
              <w:t>–</w:t>
            </w:r>
          </w:p>
        </w:tc>
      </w:tr>
      <w:tr w:rsidR="00FC560D" w:rsidRPr="00DE2C8C" w14:paraId="3BEC9E89" w14:textId="77777777">
        <w:tc>
          <w:tcPr>
            <w:tcW w:w="1193" w:type="dxa"/>
            <w:tcBorders>
              <w:top w:val="single" w:sz="4" w:space="0" w:color="auto"/>
              <w:bottom w:val="single" w:sz="4" w:space="0" w:color="auto"/>
            </w:tcBorders>
            <w:shd w:val="clear" w:color="auto" w:fill="auto"/>
            <w:vAlign w:val="bottom"/>
          </w:tcPr>
          <w:p w14:paraId="1FECB162" w14:textId="77777777" w:rsidR="00FC560D" w:rsidRPr="00DE2C8C" w:rsidRDefault="00FC560D" w:rsidP="00FC560D">
            <w:pPr>
              <w:tabs>
                <w:tab w:val="left" w:pos="288"/>
                <w:tab w:val="left" w:pos="576"/>
                <w:tab w:val="left" w:pos="864"/>
                <w:tab w:val="left" w:pos="1152"/>
              </w:tabs>
              <w:spacing w:before="81" w:after="81" w:line="210" w:lineRule="exact"/>
              <w:ind w:right="43"/>
              <w:rPr>
                <w:rFonts w:eastAsia="Calibri"/>
                <w:b/>
                <w:color w:val="000000" w:themeColor="text1"/>
                <w:sz w:val="17"/>
              </w:rPr>
            </w:pPr>
            <w:r w:rsidRPr="00DE2C8C">
              <w:rPr>
                <w:rFonts w:eastAsia="Calibri"/>
                <w:b/>
                <w:color w:val="000000" w:themeColor="text1"/>
                <w:sz w:val="17"/>
              </w:rPr>
              <w:tab/>
              <w:t>Change</w:t>
            </w:r>
          </w:p>
        </w:tc>
        <w:tc>
          <w:tcPr>
            <w:tcW w:w="423" w:type="dxa"/>
            <w:tcBorders>
              <w:top w:val="single" w:sz="4" w:space="0" w:color="auto"/>
              <w:bottom w:val="single" w:sz="4" w:space="0" w:color="auto"/>
            </w:tcBorders>
            <w:shd w:val="clear" w:color="auto" w:fill="auto"/>
            <w:vAlign w:val="bottom"/>
          </w:tcPr>
          <w:p w14:paraId="565DACE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59" w:type="dxa"/>
            <w:tcBorders>
              <w:top w:val="single" w:sz="4" w:space="0" w:color="auto"/>
              <w:bottom w:val="single" w:sz="4" w:space="0" w:color="auto"/>
            </w:tcBorders>
            <w:shd w:val="clear" w:color="auto" w:fill="auto"/>
            <w:vAlign w:val="bottom"/>
          </w:tcPr>
          <w:p w14:paraId="62C0065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7BC1312A"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58" w:type="dxa"/>
            <w:tcBorders>
              <w:top w:val="single" w:sz="4" w:space="0" w:color="auto"/>
              <w:bottom w:val="single" w:sz="4" w:space="0" w:color="auto"/>
            </w:tcBorders>
            <w:shd w:val="clear" w:color="auto" w:fill="auto"/>
            <w:vAlign w:val="bottom"/>
          </w:tcPr>
          <w:p w14:paraId="3D88237A"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2" w:type="dxa"/>
            <w:tcBorders>
              <w:top w:val="single" w:sz="4" w:space="0" w:color="auto"/>
              <w:bottom w:val="single" w:sz="4" w:space="0" w:color="auto"/>
            </w:tcBorders>
            <w:shd w:val="clear" w:color="auto" w:fill="auto"/>
            <w:vAlign w:val="bottom"/>
          </w:tcPr>
          <w:p w14:paraId="2AC5C5A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54" w:type="dxa"/>
            <w:tcBorders>
              <w:top w:val="single" w:sz="4" w:space="0" w:color="auto"/>
              <w:bottom w:val="single" w:sz="4" w:space="0" w:color="auto"/>
            </w:tcBorders>
            <w:shd w:val="clear" w:color="auto" w:fill="auto"/>
            <w:vAlign w:val="bottom"/>
          </w:tcPr>
          <w:p w14:paraId="003D6D32"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4F92C77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4CFC0CAF"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0" w:type="dxa"/>
            <w:tcBorders>
              <w:top w:val="single" w:sz="4" w:space="0" w:color="auto"/>
              <w:bottom w:val="single" w:sz="4" w:space="0" w:color="auto"/>
            </w:tcBorders>
            <w:shd w:val="clear" w:color="auto" w:fill="auto"/>
            <w:vAlign w:val="bottom"/>
          </w:tcPr>
          <w:p w14:paraId="7C7F6A9D"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(3)</w:t>
            </w:r>
          </w:p>
        </w:tc>
        <w:tc>
          <w:tcPr>
            <w:tcW w:w="634" w:type="dxa"/>
            <w:tcBorders>
              <w:top w:val="single" w:sz="4" w:space="0" w:color="auto"/>
              <w:bottom w:val="single" w:sz="4" w:space="0" w:color="auto"/>
            </w:tcBorders>
            <w:shd w:val="clear" w:color="auto" w:fill="auto"/>
            <w:vAlign w:val="bottom"/>
          </w:tcPr>
          <w:p w14:paraId="4B9FD03F"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(3)</w:t>
            </w:r>
          </w:p>
        </w:tc>
        <w:tc>
          <w:tcPr>
            <w:tcW w:w="85" w:type="dxa"/>
            <w:gridSpan w:val="2"/>
            <w:tcBorders>
              <w:top w:val="single" w:sz="4" w:space="0" w:color="auto"/>
              <w:bottom w:val="single" w:sz="4" w:space="0" w:color="auto"/>
            </w:tcBorders>
            <w:shd w:val="clear" w:color="auto" w:fill="auto"/>
          </w:tcPr>
          <w:p w14:paraId="4D04EB6F"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271" w:type="dxa"/>
            <w:gridSpan w:val="2"/>
            <w:tcBorders>
              <w:top w:val="single" w:sz="4" w:space="0" w:color="auto"/>
              <w:bottom w:val="single" w:sz="4" w:space="0" w:color="auto"/>
            </w:tcBorders>
            <w:vAlign w:val="center"/>
          </w:tcPr>
          <w:p w14:paraId="580E3A44" w14:textId="29691753"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FC560D">
              <w:rPr>
                <w:rFonts w:eastAsia="Calibri"/>
                <w:color w:val="000000" w:themeColor="text1"/>
                <w:sz w:val="17"/>
              </w:rPr>
              <w:t>–</w:t>
            </w:r>
          </w:p>
        </w:tc>
        <w:tc>
          <w:tcPr>
            <w:tcW w:w="450" w:type="dxa"/>
            <w:tcBorders>
              <w:top w:val="single" w:sz="4" w:space="0" w:color="auto"/>
              <w:bottom w:val="single" w:sz="4" w:space="0" w:color="auto"/>
            </w:tcBorders>
            <w:shd w:val="clear" w:color="auto" w:fill="auto"/>
            <w:vAlign w:val="bottom"/>
          </w:tcPr>
          <w:p w14:paraId="50C8E667" w14:textId="0718A8BE"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09" w:type="dxa"/>
            <w:tcBorders>
              <w:top w:val="single" w:sz="4" w:space="0" w:color="auto"/>
              <w:bottom w:val="single" w:sz="4" w:space="0" w:color="auto"/>
            </w:tcBorders>
            <w:shd w:val="clear" w:color="auto" w:fill="auto"/>
            <w:vAlign w:val="bottom"/>
          </w:tcPr>
          <w:p w14:paraId="463BD888"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w:t>
            </w:r>
          </w:p>
        </w:tc>
        <w:tc>
          <w:tcPr>
            <w:tcW w:w="638" w:type="dxa"/>
            <w:gridSpan w:val="2"/>
            <w:tcBorders>
              <w:top w:val="single" w:sz="4" w:space="0" w:color="auto"/>
              <w:bottom w:val="single" w:sz="4" w:space="0" w:color="auto"/>
            </w:tcBorders>
            <w:shd w:val="clear" w:color="auto" w:fill="auto"/>
          </w:tcPr>
          <w:p w14:paraId="00EEAE74"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w:t>
            </w:r>
          </w:p>
        </w:tc>
        <w:tc>
          <w:tcPr>
            <w:tcW w:w="90" w:type="dxa"/>
            <w:gridSpan w:val="2"/>
            <w:tcBorders>
              <w:top w:val="single" w:sz="4" w:space="0" w:color="auto"/>
              <w:bottom w:val="single" w:sz="4" w:space="0" w:color="auto"/>
            </w:tcBorders>
            <w:shd w:val="clear" w:color="auto" w:fill="auto"/>
          </w:tcPr>
          <w:p w14:paraId="5FA751D5"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809" w:type="dxa"/>
            <w:tcBorders>
              <w:top w:val="single" w:sz="4" w:space="0" w:color="auto"/>
              <w:bottom w:val="single" w:sz="4" w:space="0" w:color="auto"/>
            </w:tcBorders>
            <w:shd w:val="clear" w:color="auto" w:fill="auto"/>
            <w:vAlign w:val="bottom"/>
          </w:tcPr>
          <w:p w14:paraId="30FB5357"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629" w:type="dxa"/>
            <w:tcBorders>
              <w:top w:val="single" w:sz="4" w:space="0" w:color="auto"/>
              <w:bottom w:val="single" w:sz="4" w:space="0" w:color="auto"/>
            </w:tcBorders>
            <w:shd w:val="clear" w:color="auto" w:fill="auto"/>
            <w:vAlign w:val="bottom"/>
          </w:tcPr>
          <w:p w14:paraId="34B8F252"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611" w:type="dxa"/>
            <w:tcBorders>
              <w:top w:val="single" w:sz="4" w:space="0" w:color="auto"/>
              <w:bottom w:val="single" w:sz="4" w:space="0" w:color="auto"/>
            </w:tcBorders>
            <w:shd w:val="clear" w:color="auto" w:fill="auto"/>
            <w:vAlign w:val="bottom"/>
          </w:tcPr>
          <w:p w14:paraId="3634F2BB"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685" w:type="dxa"/>
            <w:tcBorders>
              <w:top w:val="single" w:sz="4" w:space="0" w:color="auto"/>
              <w:bottom w:val="single" w:sz="4" w:space="0" w:color="auto"/>
            </w:tcBorders>
            <w:shd w:val="clear" w:color="auto" w:fill="auto"/>
            <w:vAlign w:val="bottom"/>
          </w:tcPr>
          <w:p w14:paraId="2850B997"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(4)</w:t>
            </w:r>
          </w:p>
        </w:tc>
      </w:tr>
      <w:tr w:rsidR="00B93394" w:rsidRPr="00DE2C8C" w14:paraId="52E0988E" w14:textId="77777777" w:rsidTr="00FC560D">
        <w:tc>
          <w:tcPr>
            <w:tcW w:w="3055" w:type="dxa"/>
            <w:gridSpan w:val="6"/>
            <w:shd w:val="clear" w:color="auto" w:fill="auto"/>
            <w:vAlign w:val="bottom"/>
          </w:tcPr>
          <w:p w14:paraId="7F8ACEF3" w14:textId="77777777" w:rsidR="00910429" w:rsidRPr="00DE2C8C" w:rsidRDefault="00910429" w:rsidP="008C6426">
            <w:pPr>
              <w:tabs>
                <w:tab w:val="left" w:pos="288"/>
                <w:tab w:val="left" w:pos="576"/>
                <w:tab w:val="left" w:pos="864"/>
                <w:tab w:val="left" w:pos="1152"/>
              </w:tabs>
              <w:spacing w:before="81" w:after="40" w:line="210" w:lineRule="exact"/>
              <w:ind w:right="43"/>
              <w:rPr>
                <w:rFonts w:eastAsia="Calibri"/>
                <w:b/>
                <w:bCs/>
                <w:color w:val="000000" w:themeColor="text1"/>
                <w:sz w:val="17"/>
                <w:szCs w:val="17"/>
              </w:rPr>
            </w:pPr>
            <w:r w:rsidRPr="00DE2C8C">
              <w:rPr>
                <w:rFonts w:eastAsia="Calibri"/>
                <w:b/>
                <w:bCs/>
                <w:color w:val="000000" w:themeColor="text1"/>
                <w:sz w:val="17"/>
                <w:szCs w:val="17"/>
              </w:rPr>
              <w:t>Total, Kuwait Joint Support Office</w:t>
            </w:r>
          </w:p>
        </w:tc>
        <w:tc>
          <w:tcPr>
            <w:tcW w:w="454" w:type="dxa"/>
            <w:shd w:val="clear" w:color="auto" w:fill="auto"/>
            <w:vAlign w:val="bottom"/>
          </w:tcPr>
          <w:p w14:paraId="0B3230AC"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360" w:type="dxa"/>
            <w:shd w:val="clear" w:color="auto" w:fill="auto"/>
            <w:vAlign w:val="bottom"/>
          </w:tcPr>
          <w:p w14:paraId="1F81FBA5"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360" w:type="dxa"/>
            <w:shd w:val="clear" w:color="auto" w:fill="auto"/>
            <w:vAlign w:val="bottom"/>
          </w:tcPr>
          <w:p w14:paraId="589FB584"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360" w:type="dxa"/>
            <w:shd w:val="clear" w:color="auto" w:fill="auto"/>
            <w:vAlign w:val="bottom"/>
          </w:tcPr>
          <w:p w14:paraId="02037B39"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634" w:type="dxa"/>
            <w:shd w:val="clear" w:color="auto" w:fill="auto"/>
            <w:vAlign w:val="bottom"/>
          </w:tcPr>
          <w:p w14:paraId="048CD59F"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85" w:type="dxa"/>
            <w:gridSpan w:val="2"/>
            <w:shd w:val="clear" w:color="auto" w:fill="auto"/>
            <w:vAlign w:val="bottom"/>
          </w:tcPr>
          <w:p w14:paraId="29EBFAAC"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271" w:type="dxa"/>
            <w:gridSpan w:val="2"/>
          </w:tcPr>
          <w:p w14:paraId="096D729D"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450" w:type="dxa"/>
            <w:shd w:val="clear" w:color="auto" w:fill="auto"/>
            <w:vAlign w:val="bottom"/>
          </w:tcPr>
          <w:p w14:paraId="5CFC5E04" w14:textId="6AEC61B6"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409" w:type="dxa"/>
            <w:shd w:val="clear" w:color="auto" w:fill="auto"/>
            <w:vAlign w:val="bottom"/>
          </w:tcPr>
          <w:p w14:paraId="58AFAEDF"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638" w:type="dxa"/>
            <w:gridSpan w:val="2"/>
            <w:shd w:val="clear" w:color="auto" w:fill="auto"/>
            <w:vAlign w:val="bottom"/>
          </w:tcPr>
          <w:p w14:paraId="66D47EAC"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90" w:type="dxa"/>
            <w:gridSpan w:val="2"/>
            <w:shd w:val="clear" w:color="auto" w:fill="auto"/>
            <w:vAlign w:val="bottom"/>
          </w:tcPr>
          <w:p w14:paraId="010C6847"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09" w:type="dxa"/>
            <w:shd w:val="clear" w:color="auto" w:fill="auto"/>
            <w:vAlign w:val="bottom"/>
          </w:tcPr>
          <w:p w14:paraId="54090C76"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629" w:type="dxa"/>
            <w:shd w:val="clear" w:color="auto" w:fill="auto"/>
            <w:vAlign w:val="bottom"/>
          </w:tcPr>
          <w:p w14:paraId="7A2FEC32"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611" w:type="dxa"/>
            <w:shd w:val="clear" w:color="auto" w:fill="auto"/>
            <w:vAlign w:val="bottom"/>
          </w:tcPr>
          <w:p w14:paraId="1B8543F6"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c>
          <w:tcPr>
            <w:tcW w:w="685" w:type="dxa"/>
            <w:shd w:val="clear" w:color="auto" w:fill="auto"/>
            <w:vAlign w:val="bottom"/>
          </w:tcPr>
          <w:p w14:paraId="628CE957" w14:textId="77777777" w:rsidR="00910429" w:rsidRPr="00DE2C8C" w:rsidRDefault="00910429" w:rsidP="008C6426">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p>
        </w:tc>
      </w:tr>
      <w:tr w:rsidR="00FC560D" w:rsidRPr="00DE2C8C" w14:paraId="1A339EAC" w14:textId="77777777">
        <w:tc>
          <w:tcPr>
            <w:tcW w:w="1193" w:type="dxa"/>
            <w:shd w:val="clear" w:color="auto" w:fill="auto"/>
            <w:vAlign w:val="bottom"/>
          </w:tcPr>
          <w:p w14:paraId="0D495349" w14:textId="77777777" w:rsidR="00FC560D" w:rsidRPr="00DE2C8C" w:rsidRDefault="00FC560D" w:rsidP="00FC560D">
            <w:pPr>
              <w:tabs>
                <w:tab w:val="left" w:pos="288"/>
                <w:tab w:val="left" w:pos="576"/>
                <w:tab w:val="left" w:pos="864"/>
                <w:tab w:val="left" w:pos="1152"/>
              </w:tabs>
              <w:spacing w:before="40" w:after="40" w:line="210" w:lineRule="exact"/>
              <w:ind w:right="43"/>
              <w:rPr>
                <w:rFonts w:eastAsia="Calibri"/>
                <w:color w:val="000000" w:themeColor="text1"/>
                <w:sz w:val="17"/>
              </w:rPr>
            </w:pPr>
            <w:r w:rsidRPr="00DE2C8C">
              <w:rPr>
                <w:rFonts w:eastAsia="Calibri"/>
                <w:color w:val="000000" w:themeColor="text1"/>
                <w:sz w:val="17"/>
              </w:rPr>
              <w:t>Approved 2025</w:t>
            </w:r>
          </w:p>
        </w:tc>
        <w:tc>
          <w:tcPr>
            <w:tcW w:w="423" w:type="dxa"/>
            <w:shd w:val="clear" w:color="auto" w:fill="auto"/>
            <w:vAlign w:val="bottom"/>
          </w:tcPr>
          <w:p w14:paraId="510CC6E0"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9" w:type="dxa"/>
            <w:shd w:val="clear" w:color="auto" w:fill="auto"/>
            <w:vAlign w:val="bottom"/>
          </w:tcPr>
          <w:p w14:paraId="7236516B"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0" w:type="dxa"/>
            <w:shd w:val="clear" w:color="auto" w:fill="auto"/>
            <w:vAlign w:val="bottom"/>
          </w:tcPr>
          <w:p w14:paraId="28DE721B"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58" w:type="dxa"/>
            <w:shd w:val="clear" w:color="auto" w:fill="auto"/>
            <w:vAlign w:val="bottom"/>
          </w:tcPr>
          <w:p w14:paraId="78CC2F93"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362" w:type="dxa"/>
            <w:shd w:val="clear" w:color="auto" w:fill="auto"/>
            <w:vAlign w:val="bottom"/>
          </w:tcPr>
          <w:p w14:paraId="4C4A1C54"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6"/>
                <w:szCs w:val="16"/>
              </w:rPr>
              <w:t>1</w:t>
            </w:r>
          </w:p>
        </w:tc>
        <w:tc>
          <w:tcPr>
            <w:tcW w:w="454" w:type="dxa"/>
            <w:shd w:val="clear" w:color="auto" w:fill="auto"/>
            <w:vAlign w:val="bottom"/>
          </w:tcPr>
          <w:p w14:paraId="522D9B28"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360" w:type="dxa"/>
            <w:shd w:val="clear" w:color="auto" w:fill="auto"/>
            <w:vAlign w:val="bottom"/>
          </w:tcPr>
          <w:p w14:paraId="3AA622CD"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2</w:t>
            </w:r>
          </w:p>
        </w:tc>
        <w:tc>
          <w:tcPr>
            <w:tcW w:w="360" w:type="dxa"/>
            <w:shd w:val="clear" w:color="auto" w:fill="auto"/>
            <w:vAlign w:val="bottom"/>
          </w:tcPr>
          <w:p w14:paraId="1291E113"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w:t>
            </w:r>
          </w:p>
        </w:tc>
        <w:tc>
          <w:tcPr>
            <w:tcW w:w="360" w:type="dxa"/>
            <w:shd w:val="clear" w:color="auto" w:fill="auto"/>
            <w:vAlign w:val="bottom"/>
          </w:tcPr>
          <w:p w14:paraId="01745E23"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14</w:t>
            </w:r>
          </w:p>
        </w:tc>
        <w:tc>
          <w:tcPr>
            <w:tcW w:w="634" w:type="dxa"/>
            <w:shd w:val="clear" w:color="auto" w:fill="auto"/>
            <w:vAlign w:val="bottom"/>
          </w:tcPr>
          <w:p w14:paraId="4ADE5AC0"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19</w:t>
            </w:r>
          </w:p>
        </w:tc>
        <w:tc>
          <w:tcPr>
            <w:tcW w:w="85" w:type="dxa"/>
            <w:gridSpan w:val="2"/>
            <w:shd w:val="clear" w:color="auto" w:fill="auto"/>
            <w:vAlign w:val="bottom"/>
          </w:tcPr>
          <w:p w14:paraId="4F4C4620"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271" w:type="dxa"/>
            <w:gridSpan w:val="2"/>
            <w:vAlign w:val="center"/>
          </w:tcPr>
          <w:p w14:paraId="5FB6E75B" w14:textId="4DE1161F"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shd w:val="clear" w:color="auto" w:fill="auto"/>
            <w:vAlign w:val="bottom"/>
          </w:tcPr>
          <w:p w14:paraId="3C2B1351" w14:textId="4904FEFC"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w:t>
            </w:r>
          </w:p>
        </w:tc>
        <w:tc>
          <w:tcPr>
            <w:tcW w:w="409" w:type="dxa"/>
            <w:shd w:val="clear" w:color="auto" w:fill="auto"/>
            <w:vAlign w:val="bottom"/>
          </w:tcPr>
          <w:p w14:paraId="5B90CE29"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szCs w:val="17"/>
              </w:rPr>
              <w:t>19</w:t>
            </w:r>
          </w:p>
        </w:tc>
        <w:tc>
          <w:tcPr>
            <w:tcW w:w="638" w:type="dxa"/>
            <w:gridSpan w:val="2"/>
            <w:shd w:val="clear" w:color="auto" w:fill="auto"/>
          </w:tcPr>
          <w:p w14:paraId="5D41DC86"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szCs w:val="17"/>
              </w:rPr>
              <w:t>19</w:t>
            </w:r>
          </w:p>
        </w:tc>
        <w:tc>
          <w:tcPr>
            <w:tcW w:w="90" w:type="dxa"/>
            <w:gridSpan w:val="2"/>
            <w:shd w:val="clear" w:color="auto" w:fill="auto"/>
            <w:vAlign w:val="bottom"/>
          </w:tcPr>
          <w:p w14:paraId="42B5F485"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rPr>
            </w:pPr>
          </w:p>
        </w:tc>
        <w:tc>
          <w:tcPr>
            <w:tcW w:w="809" w:type="dxa"/>
            <w:shd w:val="clear" w:color="auto" w:fill="auto"/>
          </w:tcPr>
          <w:p w14:paraId="5972651C"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szCs w:val="17"/>
              </w:rPr>
              <w:t>–</w:t>
            </w:r>
          </w:p>
        </w:tc>
        <w:tc>
          <w:tcPr>
            <w:tcW w:w="629" w:type="dxa"/>
            <w:shd w:val="clear" w:color="auto" w:fill="auto"/>
          </w:tcPr>
          <w:p w14:paraId="149DD85D"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szCs w:val="17"/>
              </w:rPr>
              <w:t>–</w:t>
            </w:r>
          </w:p>
        </w:tc>
        <w:tc>
          <w:tcPr>
            <w:tcW w:w="611" w:type="dxa"/>
            <w:shd w:val="clear" w:color="auto" w:fill="auto"/>
          </w:tcPr>
          <w:p w14:paraId="06821E90"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szCs w:val="17"/>
              </w:rPr>
              <w:t>–</w:t>
            </w:r>
          </w:p>
        </w:tc>
        <w:tc>
          <w:tcPr>
            <w:tcW w:w="685" w:type="dxa"/>
            <w:shd w:val="clear" w:color="auto" w:fill="auto"/>
            <w:vAlign w:val="bottom"/>
          </w:tcPr>
          <w:p w14:paraId="48DB2552" w14:textId="77777777" w:rsidR="00FC560D" w:rsidRPr="00DE2C8C" w:rsidRDefault="00FC560D" w:rsidP="00FC560D">
            <w:pPr>
              <w:tabs>
                <w:tab w:val="left" w:pos="288"/>
                <w:tab w:val="left" w:pos="576"/>
                <w:tab w:val="left" w:pos="864"/>
                <w:tab w:val="left" w:pos="1152"/>
              </w:tabs>
              <w:spacing w:before="40" w:after="40" w:line="210" w:lineRule="exact"/>
              <w:ind w:right="43"/>
              <w:jc w:val="right"/>
              <w:rPr>
                <w:rFonts w:eastAsia="Calibri"/>
                <w:color w:val="000000" w:themeColor="text1"/>
                <w:sz w:val="17"/>
                <w:szCs w:val="17"/>
              </w:rPr>
            </w:pPr>
            <w:r w:rsidRPr="00DE2C8C">
              <w:rPr>
                <w:rFonts w:eastAsia="Calibri"/>
                <w:color w:val="000000" w:themeColor="text1"/>
                <w:sz w:val="17"/>
              </w:rPr>
              <w:t>38</w:t>
            </w:r>
          </w:p>
        </w:tc>
      </w:tr>
      <w:tr w:rsidR="00FC560D" w:rsidRPr="00DE2C8C" w14:paraId="4FB42B9D" w14:textId="77777777">
        <w:tc>
          <w:tcPr>
            <w:tcW w:w="1193" w:type="dxa"/>
            <w:tcBorders>
              <w:bottom w:val="single" w:sz="4" w:space="0" w:color="auto"/>
            </w:tcBorders>
            <w:shd w:val="clear" w:color="auto" w:fill="auto"/>
            <w:vAlign w:val="bottom"/>
          </w:tcPr>
          <w:p w14:paraId="495AE4D5" w14:textId="77777777" w:rsidR="00FC560D" w:rsidRPr="00DE2C8C" w:rsidRDefault="00FC560D" w:rsidP="00FC560D">
            <w:pPr>
              <w:tabs>
                <w:tab w:val="left" w:pos="288"/>
                <w:tab w:val="left" w:pos="576"/>
                <w:tab w:val="left" w:pos="864"/>
                <w:tab w:val="left" w:pos="1152"/>
              </w:tabs>
              <w:spacing w:before="40" w:after="81" w:line="210" w:lineRule="exact"/>
              <w:ind w:right="43"/>
              <w:rPr>
                <w:rFonts w:eastAsia="Calibri"/>
                <w:color w:val="000000" w:themeColor="text1"/>
                <w:sz w:val="17"/>
              </w:rPr>
            </w:pPr>
            <w:r w:rsidRPr="00DE2C8C">
              <w:rPr>
                <w:rFonts w:eastAsia="Calibri"/>
                <w:color w:val="000000" w:themeColor="text1"/>
                <w:sz w:val="17"/>
              </w:rPr>
              <w:t>Proposed 2026</w:t>
            </w:r>
          </w:p>
        </w:tc>
        <w:tc>
          <w:tcPr>
            <w:tcW w:w="423" w:type="dxa"/>
            <w:tcBorders>
              <w:bottom w:val="single" w:sz="4" w:space="0" w:color="auto"/>
            </w:tcBorders>
            <w:shd w:val="clear" w:color="auto" w:fill="auto"/>
            <w:vAlign w:val="bottom"/>
          </w:tcPr>
          <w:p w14:paraId="3F0989A2"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59" w:type="dxa"/>
            <w:tcBorders>
              <w:bottom w:val="single" w:sz="4" w:space="0" w:color="auto"/>
            </w:tcBorders>
            <w:shd w:val="clear" w:color="auto" w:fill="auto"/>
            <w:vAlign w:val="bottom"/>
          </w:tcPr>
          <w:p w14:paraId="6BF1E5EA"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60" w:type="dxa"/>
            <w:tcBorders>
              <w:bottom w:val="single" w:sz="4" w:space="0" w:color="auto"/>
            </w:tcBorders>
            <w:shd w:val="clear" w:color="auto" w:fill="auto"/>
            <w:vAlign w:val="bottom"/>
          </w:tcPr>
          <w:p w14:paraId="3A0E2896"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358" w:type="dxa"/>
            <w:tcBorders>
              <w:bottom w:val="single" w:sz="4" w:space="0" w:color="auto"/>
            </w:tcBorders>
            <w:shd w:val="clear" w:color="auto" w:fill="auto"/>
            <w:vAlign w:val="bottom"/>
          </w:tcPr>
          <w:p w14:paraId="4C37CF98"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DE2C8C">
              <w:rPr>
                <w:rFonts w:eastAsia="Calibri"/>
                <w:color w:val="000000" w:themeColor="text1"/>
                <w:sz w:val="17"/>
              </w:rPr>
              <w:t>–</w:t>
            </w:r>
          </w:p>
        </w:tc>
        <w:tc>
          <w:tcPr>
            <w:tcW w:w="362" w:type="dxa"/>
            <w:tcBorders>
              <w:bottom w:val="single" w:sz="4" w:space="0" w:color="auto"/>
            </w:tcBorders>
            <w:shd w:val="clear" w:color="auto" w:fill="auto"/>
          </w:tcPr>
          <w:p w14:paraId="1423D08A"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DD2DEC">
              <w:rPr>
                <w:rFonts w:eastAsia="Calibri"/>
                <w:color w:val="000000" w:themeColor="text1"/>
                <w:sz w:val="17"/>
              </w:rPr>
              <w:t>–</w:t>
            </w:r>
          </w:p>
        </w:tc>
        <w:tc>
          <w:tcPr>
            <w:tcW w:w="454" w:type="dxa"/>
            <w:tcBorders>
              <w:bottom w:val="single" w:sz="4" w:space="0" w:color="auto"/>
            </w:tcBorders>
            <w:shd w:val="clear" w:color="auto" w:fill="auto"/>
          </w:tcPr>
          <w:p w14:paraId="3D03FB33"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DD2DEC">
              <w:rPr>
                <w:rFonts w:eastAsia="Calibri"/>
                <w:color w:val="000000" w:themeColor="text1"/>
                <w:sz w:val="17"/>
              </w:rPr>
              <w:t>–</w:t>
            </w:r>
          </w:p>
        </w:tc>
        <w:tc>
          <w:tcPr>
            <w:tcW w:w="360" w:type="dxa"/>
            <w:tcBorders>
              <w:bottom w:val="single" w:sz="4" w:space="0" w:color="auto"/>
            </w:tcBorders>
            <w:shd w:val="clear" w:color="auto" w:fill="auto"/>
          </w:tcPr>
          <w:p w14:paraId="5CC8AECA"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DD2DEC">
              <w:rPr>
                <w:rFonts w:eastAsia="Calibri"/>
                <w:color w:val="000000" w:themeColor="text1"/>
                <w:sz w:val="17"/>
              </w:rPr>
              <w:t>–</w:t>
            </w:r>
          </w:p>
        </w:tc>
        <w:tc>
          <w:tcPr>
            <w:tcW w:w="360" w:type="dxa"/>
            <w:tcBorders>
              <w:bottom w:val="single" w:sz="4" w:space="0" w:color="auto"/>
            </w:tcBorders>
            <w:shd w:val="clear" w:color="auto" w:fill="auto"/>
          </w:tcPr>
          <w:p w14:paraId="19E65E5E"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pacing w:val="0"/>
                <w:sz w:val="17"/>
              </w:rPr>
            </w:pPr>
            <w:r w:rsidRPr="00DD2DEC">
              <w:rPr>
                <w:rFonts w:eastAsia="Calibri"/>
                <w:color w:val="000000" w:themeColor="text1"/>
                <w:sz w:val="17"/>
              </w:rPr>
              <w:t>–</w:t>
            </w:r>
          </w:p>
        </w:tc>
        <w:tc>
          <w:tcPr>
            <w:tcW w:w="360" w:type="dxa"/>
            <w:tcBorders>
              <w:bottom w:val="single" w:sz="4" w:space="0" w:color="auto"/>
            </w:tcBorders>
            <w:shd w:val="clear" w:color="auto" w:fill="auto"/>
          </w:tcPr>
          <w:p w14:paraId="35BEED9A"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D2DEC">
              <w:rPr>
                <w:rFonts w:eastAsia="Calibri"/>
                <w:color w:val="000000" w:themeColor="text1"/>
                <w:sz w:val="17"/>
              </w:rPr>
              <w:t>–</w:t>
            </w:r>
          </w:p>
        </w:tc>
        <w:tc>
          <w:tcPr>
            <w:tcW w:w="634" w:type="dxa"/>
            <w:tcBorders>
              <w:bottom w:val="single" w:sz="4" w:space="0" w:color="auto"/>
            </w:tcBorders>
            <w:shd w:val="clear" w:color="auto" w:fill="auto"/>
          </w:tcPr>
          <w:p w14:paraId="469AA673"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D2DEC">
              <w:rPr>
                <w:rFonts w:eastAsia="Calibri"/>
                <w:color w:val="000000" w:themeColor="text1"/>
                <w:sz w:val="17"/>
              </w:rPr>
              <w:t>–</w:t>
            </w:r>
          </w:p>
        </w:tc>
        <w:tc>
          <w:tcPr>
            <w:tcW w:w="85" w:type="dxa"/>
            <w:gridSpan w:val="2"/>
            <w:tcBorders>
              <w:bottom w:val="single" w:sz="4" w:space="0" w:color="auto"/>
            </w:tcBorders>
            <w:shd w:val="clear" w:color="auto" w:fill="auto"/>
          </w:tcPr>
          <w:p w14:paraId="35F07467" w14:textId="3F528BAE"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p>
        </w:tc>
        <w:tc>
          <w:tcPr>
            <w:tcW w:w="271" w:type="dxa"/>
            <w:gridSpan w:val="2"/>
            <w:tcBorders>
              <w:bottom w:val="single" w:sz="4" w:space="0" w:color="auto"/>
            </w:tcBorders>
            <w:vAlign w:val="center"/>
          </w:tcPr>
          <w:p w14:paraId="1F4D5E28" w14:textId="4F1A76E2" w:rsidR="00FC560D" w:rsidRPr="00DD2DE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E2C8C">
              <w:rPr>
                <w:rFonts w:eastAsia="Calibri"/>
                <w:color w:val="000000" w:themeColor="text1"/>
                <w:sz w:val="17"/>
              </w:rPr>
              <w:t>–</w:t>
            </w:r>
          </w:p>
        </w:tc>
        <w:tc>
          <w:tcPr>
            <w:tcW w:w="450" w:type="dxa"/>
            <w:tcBorders>
              <w:bottom w:val="single" w:sz="4" w:space="0" w:color="auto"/>
            </w:tcBorders>
            <w:shd w:val="clear" w:color="auto" w:fill="auto"/>
          </w:tcPr>
          <w:p w14:paraId="64AE5919" w14:textId="53CA9F48"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D2DEC">
              <w:rPr>
                <w:rFonts w:eastAsia="Calibri"/>
                <w:color w:val="000000" w:themeColor="text1"/>
                <w:sz w:val="17"/>
              </w:rPr>
              <w:t>–</w:t>
            </w:r>
          </w:p>
        </w:tc>
        <w:tc>
          <w:tcPr>
            <w:tcW w:w="409" w:type="dxa"/>
            <w:tcBorders>
              <w:bottom w:val="single" w:sz="4" w:space="0" w:color="auto"/>
            </w:tcBorders>
            <w:shd w:val="clear" w:color="auto" w:fill="auto"/>
          </w:tcPr>
          <w:p w14:paraId="0F9D1171"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D2DEC">
              <w:rPr>
                <w:rFonts w:eastAsia="Calibri"/>
                <w:color w:val="000000" w:themeColor="text1"/>
                <w:sz w:val="17"/>
              </w:rPr>
              <w:t>–</w:t>
            </w:r>
          </w:p>
        </w:tc>
        <w:tc>
          <w:tcPr>
            <w:tcW w:w="638" w:type="dxa"/>
            <w:gridSpan w:val="2"/>
            <w:tcBorders>
              <w:bottom w:val="single" w:sz="4" w:space="0" w:color="auto"/>
            </w:tcBorders>
            <w:shd w:val="clear" w:color="auto" w:fill="auto"/>
          </w:tcPr>
          <w:p w14:paraId="17B2CB1C"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D2DEC">
              <w:rPr>
                <w:rFonts w:eastAsia="Calibri"/>
                <w:color w:val="000000" w:themeColor="text1"/>
                <w:sz w:val="17"/>
              </w:rPr>
              <w:t>–</w:t>
            </w:r>
          </w:p>
        </w:tc>
        <w:tc>
          <w:tcPr>
            <w:tcW w:w="90" w:type="dxa"/>
            <w:gridSpan w:val="2"/>
            <w:tcBorders>
              <w:bottom w:val="single" w:sz="4" w:space="0" w:color="auto"/>
            </w:tcBorders>
            <w:shd w:val="clear" w:color="auto" w:fill="auto"/>
          </w:tcPr>
          <w:p w14:paraId="4126A758"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D2DEC">
              <w:rPr>
                <w:rFonts w:eastAsia="Calibri"/>
                <w:color w:val="000000" w:themeColor="text1"/>
                <w:sz w:val="17"/>
              </w:rPr>
              <w:t>–</w:t>
            </w:r>
          </w:p>
        </w:tc>
        <w:tc>
          <w:tcPr>
            <w:tcW w:w="809" w:type="dxa"/>
            <w:tcBorders>
              <w:bottom w:val="single" w:sz="4" w:space="0" w:color="auto"/>
            </w:tcBorders>
            <w:shd w:val="clear" w:color="auto" w:fill="auto"/>
          </w:tcPr>
          <w:p w14:paraId="02EEC153"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D2DEC">
              <w:rPr>
                <w:rFonts w:eastAsia="Calibri"/>
                <w:color w:val="000000" w:themeColor="text1"/>
                <w:sz w:val="17"/>
              </w:rPr>
              <w:t>–</w:t>
            </w:r>
          </w:p>
        </w:tc>
        <w:tc>
          <w:tcPr>
            <w:tcW w:w="629" w:type="dxa"/>
            <w:tcBorders>
              <w:bottom w:val="single" w:sz="4" w:space="0" w:color="auto"/>
            </w:tcBorders>
            <w:shd w:val="clear" w:color="auto" w:fill="auto"/>
          </w:tcPr>
          <w:p w14:paraId="1C7B4547"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D2DEC">
              <w:rPr>
                <w:rFonts w:eastAsia="Calibri"/>
                <w:color w:val="000000" w:themeColor="text1"/>
                <w:sz w:val="17"/>
              </w:rPr>
              <w:t>–</w:t>
            </w:r>
          </w:p>
        </w:tc>
        <w:tc>
          <w:tcPr>
            <w:tcW w:w="611" w:type="dxa"/>
            <w:tcBorders>
              <w:bottom w:val="single" w:sz="4" w:space="0" w:color="auto"/>
            </w:tcBorders>
            <w:shd w:val="clear" w:color="auto" w:fill="auto"/>
          </w:tcPr>
          <w:p w14:paraId="401D6A25"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D2DEC">
              <w:rPr>
                <w:rFonts w:eastAsia="Calibri"/>
                <w:color w:val="000000" w:themeColor="text1"/>
                <w:sz w:val="17"/>
              </w:rPr>
              <w:t>–</w:t>
            </w:r>
          </w:p>
        </w:tc>
        <w:tc>
          <w:tcPr>
            <w:tcW w:w="685" w:type="dxa"/>
            <w:tcBorders>
              <w:bottom w:val="single" w:sz="4" w:space="0" w:color="auto"/>
            </w:tcBorders>
            <w:shd w:val="clear" w:color="auto" w:fill="auto"/>
          </w:tcPr>
          <w:p w14:paraId="437DE482" w14:textId="77777777" w:rsidR="00FC560D" w:rsidRPr="00DE2C8C" w:rsidRDefault="00FC560D" w:rsidP="00FC560D">
            <w:pPr>
              <w:tabs>
                <w:tab w:val="left" w:pos="288"/>
                <w:tab w:val="left" w:pos="576"/>
                <w:tab w:val="left" w:pos="864"/>
                <w:tab w:val="left" w:pos="1152"/>
              </w:tabs>
              <w:spacing w:before="40" w:after="81" w:line="210" w:lineRule="exact"/>
              <w:ind w:right="43"/>
              <w:jc w:val="right"/>
              <w:rPr>
                <w:rFonts w:eastAsia="Calibri"/>
                <w:color w:val="000000" w:themeColor="text1"/>
                <w:sz w:val="17"/>
              </w:rPr>
            </w:pPr>
            <w:r w:rsidRPr="00DD2DEC">
              <w:rPr>
                <w:rFonts w:eastAsia="Calibri"/>
                <w:color w:val="000000" w:themeColor="text1"/>
                <w:sz w:val="17"/>
              </w:rPr>
              <w:t>–</w:t>
            </w:r>
          </w:p>
        </w:tc>
      </w:tr>
      <w:tr w:rsidR="00FC560D" w:rsidRPr="00DE2C8C" w14:paraId="107F2CCA" w14:textId="77777777">
        <w:tc>
          <w:tcPr>
            <w:tcW w:w="1193" w:type="dxa"/>
            <w:tcBorders>
              <w:top w:val="single" w:sz="4" w:space="0" w:color="auto"/>
              <w:bottom w:val="single" w:sz="12" w:space="0" w:color="auto"/>
            </w:tcBorders>
            <w:shd w:val="clear" w:color="auto" w:fill="auto"/>
            <w:vAlign w:val="bottom"/>
          </w:tcPr>
          <w:p w14:paraId="4DF9FE73" w14:textId="77777777" w:rsidR="00FC560D" w:rsidRPr="00DE2C8C" w:rsidRDefault="00FC560D" w:rsidP="00FC560D">
            <w:pPr>
              <w:tabs>
                <w:tab w:val="left" w:pos="288"/>
                <w:tab w:val="left" w:pos="576"/>
                <w:tab w:val="left" w:pos="864"/>
                <w:tab w:val="left" w:pos="1152"/>
              </w:tabs>
              <w:spacing w:before="81" w:after="81" w:line="210" w:lineRule="exact"/>
              <w:ind w:right="43"/>
              <w:rPr>
                <w:rFonts w:eastAsia="Calibri"/>
                <w:b/>
                <w:color w:val="000000" w:themeColor="text1"/>
                <w:sz w:val="17"/>
              </w:rPr>
            </w:pPr>
            <w:r w:rsidRPr="00DE2C8C">
              <w:rPr>
                <w:rFonts w:eastAsia="Calibri"/>
                <w:b/>
                <w:color w:val="000000" w:themeColor="text1"/>
                <w:sz w:val="17"/>
              </w:rPr>
              <w:tab/>
              <w:t>Change</w:t>
            </w:r>
          </w:p>
        </w:tc>
        <w:tc>
          <w:tcPr>
            <w:tcW w:w="423" w:type="dxa"/>
            <w:tcBorders>
              <w:top w:val="single" w:sz="4" w:space="0" w:color="auto"/>
              <w:bottom w:val="single" w:sz="12" w:space="0" w:color="auto"/>
            </w:tcBorders>
            <w:shd w:val="clear" w:color="auto" w:fill="auto"/>
            <w:vAlign w:val="bottom"/>
          </w:tcPr>
          <w:p w14:paraId="0AA36882"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59" w:type="dxa"/>
            <w:tcBorders>
              <w:top w:val="single" w:sz="4" w:space="0" w:color="auto"/>
              <w:bottom w:val="single" w:sz="12" w:space="0" w:color="auto"/>
            </w:tcBorders>
            <w:shd w:val="clear" w:color="auto" w:fill="auto"/>
            <w:vAlign w:val="bottom"/>
          </w:tcPr>
          <w:p w14:paraId="39ECF7D4"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0" w:type="dxa"/>
            <w:tcBorders>
              <w:top w:val="single" w:sz="4" w:space="0" w:color="auto"/>
              <w:bottom w:val="single" w:sz="12" w:space="0" w:color="auto"/>
            </w:tcBorders>
            <w:shd w:val="clear" w:color="auto" w:fill="auto"/>
            <w:vAlign w:val="bottom"/>
          </w:tcPr>
          <w:p w14:paraId="52EC471F"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58" w:type="dxa"/>
            <w:tcBorders>
              <w:top w:val="single" w:sz="4" w:space="0" w:color="auto"/>
              <w:bottom w:val="single" w:sz="12" w:space="0" w:color="auto"/>
            </w:tcBorders>
            <w:shd w:val="clear" w:color="auto" w:fill="auto"/>
            <w:vAlign w:val="bottom"/>
          </w:tcPr>
          <w:p w14:paraId="4D715890"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362" w:type="dxa"/>
            <w:tcBorders>
              <w:top w:val="single" w:sz="4" w:space="0" w:color="auto"/>
              <w:bottom w:val="single" w:sz="12" w:space="0" w:color="auto"/>
            </w:tcBorders>
            <w:shd w:val="clear" w:color="auto" w:fill="auto"/>
            <w:vAlign w:val="bottom"/>
          </w:tcPr>
          <w:p w14:paraId="105F6029"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w:t>
            </w:r>
          </w:p>
        </w:tc>
        <w:tc>
          <w:tcPr>
            <w:tcW w:w="454" w:type="dxa"/>
            <w:tcBorders>
              <w:top w:val="single" w:sz="4" w:space="0" w:color="auto"/>
              <w:bottom w:val="single" w:sz="12" w:space="0" w:color="auto"/>
            </w:tcBorders>
            <w:shd w:val="clear" w:color="auto" w:fill="auto"/>
            <w:vAlign w:val="bottom"/>
          </w:tcPr>
          <w:p w14:paraId="35F8C230"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w:t>
            </w:r>
          </w:p>
        </w:tc>
        <w:tc>
          <w:tcPr>
            <w:tcW w:w="360" w:type="dxa"/>
            <w:tcBorders>
              <w:top w:val="single" w:sz="4" w:space="0" w:color="auto"/>
              <w:bottom w:val="single" w:sz="12" w:space="0" w:color="auto"/>
            </w:tcBorders>
            <w:shd w:val="clear" w:color="auto" w:fill="auto"/>
            <w:vAlign w:val="bottom"/>
          </w:tcPr>
          <w:p w14:paraId="233E753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(2)</w:t>
            </w:r>
          </w:p>
        </w:tc>
        <w:tc>
          <w:tcPr>
            <w:tcW w:w="360" w:type="dxa"/>
            <w:tcBorders>
              <w:top w:val="single" w:sz="4" w:space="0" w:color="auto"/>
              <w:bottom w:val="single" w:sz="12" w:space="0" w:color="auto"/>
            </w:tcBorders>
            <w:shd w:val="clear" w:color="auto" w:fill="auto"/>
            <w:vAlign w:val="bottom"/>
          </w:tcPr>
          <w:p w14:paraId="2E24A224"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w:t>
            </w:r>
          </w:p>
        </w:tc>
        <w:tc>
          <w:tcPr>
            <w:tcW w:w="360" w:type="dxa"/>
            <w:tcBorders>
              <w:top w:val="single" w:sz="4" w:space="0" w:color="auto"/>
              <w:bottom w:val="single" w:sz="12" w:space="0" w:color="auto"/>
            </w:tcBorders>
            <w:shd w:val="clear" w:color="auto" w:fill="auto"/>
          </w:tcPr>
          <w:p w14:paraId="4E6D1804"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(14)</w:t>
            </w:r>
          </w:p>
        </w:tc>
        <w:tc>
          <w:tcPr>
            <w:tcW w:w="634" w:type="dxa"/>
            <w:tcBorders>
              <w:top w:val="single" w:sz="4" w:space="0" w:color="auto"/>
              <w:bottom w:val="single" w:sz="12" w:space="0" w:color="auto"/>
            </w:tcBorders>
            <w:shd w:val="clear" w:color="auto" w:fill="auto"/>
          </w:tcPr>
          <w:p w14:paraId="77EAA5B2"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(19)</w:t>
            </w:r>
          </w:p>
        </w:tc>
        <w:tc>
          <w:tcPr>
            <w:tcW w:w="85" w:type="dxa"/>
            <w:gridSpan w:val="2"/>
            <w:tcBorders>
              <w:top w:val="single" w:sz="4" w:space="0" w:color="auto"/>
              <w:bottom w:val="single" w:sz="12" w:space="0" w:color="auto"/>
            </w:tcBorders>
            <w:shd w:val="clear" w:color="auto" w:fill="auto"/>
          </w:tcPr>
          <w:p w14:paraId="7FE38DC1"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271" w:type="dxa"/>
            <w:gridSpan w:val="2"/>
            <w:tcBorders>
              <w:top w:val="single" w:sz="4" w:space="0" w:color="auto"/>
              <w:bottom w:val="single" w:sz="12" w:space="0" w:color="auto"/>
            </w:tcBorders>
            <w:vAlign w:val="center"/>
          </w:tcPr>
          <w:p w14:paraId="0C359837" w14:textId="454F8ADA"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FC560D">
              <w:rPr>
                <w:rFonts w:eastAsia="Calibri"/>
                <w:color w:val="000000" w:themeColor="text1"/>
                <w:sz w:val="17"/>
              </w:rPr>
              <w:t>–</w:t>
            </w:r>
          </w:p>
        </w:tc>
        <w:tc>
          <w:tcPr>
            <w:tcW w:w="450" w:type="dxa"/>
            <w:tcBorders>
              <w:top w:val="single" w:sz="4" w:space="0" w:color="auto"/>
              <w:bottom w:val="single" w:sz="12" w:space="0" w:color="auto"/>
            </w:tcBorders>
            <w:shd w:val="clear" w:color="auto" w:fill="auto"/>
          </w:tcPr>
          <w:p w14:paraId="57C21B20" w14:textId="3E277EBB"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rPr>
              <w:t>–</w:t>
            </w:r>
          </w:p>
        </w:tc>
        <w:tc>
          <w:tcPr>
            <w:tcW w:w="409" w:type="dxa"/>
            <w:tcBorders>
              <w:top w:val="single" w:sz="4" w:space="0" w:color="auto"/>
              <w:bottom w:val="single" w:sz="12" w:space="0" w:color="auto"/>
            </w:tcBorders>
            <w:shd w:val="clear" w:color="auto" w:fill="auto"/>
          </w:tcPr>
          <w:p w14:paraId="4C9777C3"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szCs w:val="17"/>
              </w:rPr>
              <w:t>(19)</w:t>
            </w:r>
          </w:p>
        </w:tc>
        <w:tc>
          <w:tcPr>
            <w:tcW w:w="638" w:type="dxa"/>
            <w:gridSpan w:val="2"/>
            <w:tcBorders>
              <w:top w:val="single" w:sz="4" w:space="0" w:color="auto"/>
              <w:bottom w:val="single" w:sz="12" w:space="0" w:color="auto"/>
            </w:tcBorders>
            <w:shd w:val="clear" w:color="auto" w:fill="auto"/>
          </w:tcPr>
          <w:p w14:paraId="69DA4536"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szCs w:val="17"/>
              </w:rPr>
              <w:t>(19)</w:t>
            </w:r>
          </w:p>
        </w:tc>
        <w:tc>
          <w:tcPr>
            <w:tcW w:w="90" w:type="dxa"/>
            <w:gridSpan w:val="2"/>
            <w:tcBorders>
              <w:top w:val="single" w:sz="4" w:space="0" w:color="auto"/>
              <w:bottom w:val="single" w:sz="12" w:space="0" w:color="auto"/>
            </w:tcBorders>
            <w:shd w:val="clear" w:color="auto" w:fill="auto"/>
          </w:tcPr>
          <w:p w14:paraId="759E0C7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p>
        </w:tc>
        <w:tc>
          <w:tcPr>
            <w:tcW w:w="809" w:type="dxa"/>
            <w:tcBorders>
              <w:top w:val="single" w:sz="4" w:space="0" w:color="auto"/>
              <w:bottom w:val="single" w:sz="12" w:space="0" w:color="auto"/>
            </w:tcBorders>
            <w:shd w:val="clear" w:color="auto" w:fill="auto"/>
          </w:tcPr>
          <w:p w14:paraId="4B5242D9"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szCs w:val="17"/>
              </w:rPr>
              <w:t>–</w:t>
            </w:r>
          </w:p>
        </w:tc>
        <w:tc>
          <w:tcPr>
            <w:tcW w:w="629" w:type="dxa"/>
            <w:tcBorders>
              <w:top w:val="single" w:sz="4" w:space="0" w:color="auto"/>
              <w:bottom w:val="single" w:sz="12" w:space="0" w:color="auto"/>
            </w:tcBorders>
            <w:shd w:val="clear" w:color="auto" w:fill="auto"/>
          </w:tcPr>
          <w:p w14:paraId="2DDB4916"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szCs w:val="17"/>
              </w:rPr>
              <w:t>–</w:t>
            </w:r>
          </w:p>
        </w:tc>
        <w:tc>
          <w:tcPr>
            <w:tcW w:w="611" w:type="dxa"/>
            <w:tcBorders>
              <w:top w:val="single" w:sz="4" w:space="0" w:color="auto"/>
              <w:bottom w:val="single" w:sz="12" w:space="0" w:color="auto"/>
            </w:tcBorders>
            <w:shd w:val="clear" w:color="auto" w:fill="auto"/>
          </w:tcPr>
          <w:p w14:paraId="508FAB0E"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szCs w:val="17"/>
              </w:rPr>
              <w:t>–</w:t>
            </w:r>
          </w:p>
        </w:tc>
        <w:tc>
          <w:tcPr>
            <w:tcW w:w="685" w:type="dxa"/>
            <w:tcBorders>
              <w:top w:val="single" w:sz="4" w:space="0" w:color="auto"/>
              <w:bottom w:val="single" w:sz="12" w:space="0" w:color="auto"/>
            </w:tcBorders>
            <w:shd w:val="clear" w:color="auto" w:fill="auto"/>
          </w:tcPr>
          <w:p w14:paraId="32A21EAA" w14:textId="77777777" w:rsidR="00FC560D" w:rsidRPr="00DE2C8C" w:rsidRDefault="00FC560D" w:rsidP="00FC560D">
            <w:pPr>
              <w:tabs>
                <w:tab w:val="left" w:pos="288"/>
                <w:tab w:val="left" w:pos="576"/>
                <w:tab w:val="left" w:pos="864"/>
                <w:tab w:val="left" w:pos="1152"/>
              </w:tabs>
              <w:spacing w:before="81" w:after="81" w:line="210" w:lineRule="exact"/>
              <w:ind w:right="43"/>
              <w:jc w:val="right"/>
              <w:rPr>
                <w:rFonts w:eastAsia="Calibri"/>
                <w:b/>
                <w:color w:val="000000" w:themeColor="text1"/>
                <w:sz w:val="17"/>
              </w:rPr>
            </w:pPr>
            <w:r w:rsidRPr="00DE2C8C">
              <w:rPr>
                <w:rFonts w:eastAsia="Calibri"/>
                <w:b/>
                <w:color w:val="000000" w:themeColor="text1"/>
                <w:sz w:val="17"/>
                <w:szCs w:val="17"/>
              </w:rPr>
              <w:t>(38)</w:t>
            </w:r>
          </w:p>
        </w:tc>
      </w:tr>
    </w:tbl>
    <w:p w14:paraId="79E5EA5E"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45CFFB4"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7ECA5110"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3294C741" w14:textId="77777777" w:rsidR="00725033" w:rsidRPr="00DE2C8C" w:rsidRDefault="00725033" w:rsidP="00725033">
      <w:pPr>
        <w:pStyle w:val="H1"/>
        <w:ind w:right="1260"/>
        <w:rPr>
          <w:color w:val="000000" w:themeColor="text1"/>
        </w:rPr>
      </w:pPr>
      <w:r w:rsidRPr="00DE2C8C">
        <w:rPr>
          <w:color w:val="000000" w:themeColor="text1"/>
        </w:rPr>
        <w:tab/>
        <w:t>3.</w:t>
      </w:r>
      <w:r w:rsidRPr="00DE2C8C">
        <w:rPr>
          <w:color w:val="000000" w:themeColor="text1"/>
        </w:rPr>
        <w:tab/>
        <w:t>Financial resources</w:t>
      </w:r>
    </w:p>
    <w:p w14:paraId="10ACC695" w14:textId="77777777" w:rsidR="00725033" w:rsidRPr="00DE2C8C" w:rsidRDefault="00725033" w:rsidP="00725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4F4AFDEC" w14:textId="77777777" w:rsidR="00725033" w:rsidRPr="00DE2C8C" w:rsidRDefault="00725033" w:rsidP="00725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AFC1EA1" w14:textId="77777777" w:rsidR="00725033" w:rsidRPr="00DE2C8C" w:rsidRDefault="00725033" w:rsidP="00725033">
      <w:pPr>
        <w:pStyle w:val="H23"/>
        <w:keepNext/>
        <w:keepLines/>
        <w:rPr>
          <w:b w:val="0"/>
          <w:bCs/>
          <w:color w:val="000000" w:themeColor="text1"/>
          <w:lang w:val="en-GB"/>
        </w:rPr>
      </w:pPr>
      <w:r w:rsidRPr="00DE2C8C">
        <w:rPr>
          <w:b w:val="0"/>
          <w:bCs/>
          <w:color w:val="000000" w:themeColor="text1"/>
          <w:lang w:val="en-GB"/>
        </w:rPr>
        <w:t>Table 25</w:t>
      </w:r>
    </w:p>
    <w:p w14:paraId="052FBC71" w14:textId="77777777" w:rsidR="00725033" w:rsidRPr="00DE2C8C" w:rsidRDefault="00725033" w:rsidP="00725033">
      <w:pPr>
        <w:pStyle w:val="H23"/>
        <w:keepNext/>
        <w:keepLines/>
        <w:rPr>
          <w:color w:val="000000" w:themeColor="text1"/>
          <w:lang w:val="en-GB"/>
        </w:rPr>
      </w:pPr>
      <w:r w:rsidRPr="00DE2C8C">
        <w:rPr>
          <w:color w:val="000000" w:themeColor="text1"/>
          <w:lang w:val="en-GB"/>
        </w:rPr>
        <w:t>Financial resources by category of expenditure</w:t>
      </w:r>
    </w:p>
    <w:p w14:paraId="135CE623" w14:textId="77777777" w:rsidR="00725033" w:rsidRPr="00DE2C8C" w:rsidRDefault="00725033" w:rsidP="0072503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6DF59132" w14:textId="77777777" w:rsidR="00725033" w:rsidRPr="00DE2C8C" w:rsidRDefault="00725033" w:rsidP="00725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shd w:val="pct15" w:color="auto" w:fill="FFFFFF"/>
          <w14:ligatures w14:val="none"/>
        </w:rPr>
      </w:pPr>
    </w:p>
    <w:p w14:paraId="00D02C1F" w14:textId="77777777" w:rsidR="00725033" w:rsidRPr="00DE2C8C" w:rsidRDefault="00725033" w:rsidP="00725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shd w:val="pct15" w:color="auto" w:fill="FFFFFF"/>
          <w14:ligatures w14:val="none"/>
        </w:rPr>
      </w:pPr>
    </w:p>
    <w:tbl>
      <w:tblPr>
        <w:tblStyle w:val="TableGrid1"/>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84"/>
        <w:gridCol w:w="1165"/>
        <w:gridCol w:w="101"/>
        <w:gridCol w:w="1065"/>
        <w:gridCol w:w="101"/>
        <w:gridCol w:w="1065"/>
        <w:gridCol w:w="119"/>
        <w:gridCol w:w="1046"/>
        <w:gridCol w:w="135"/>
        <w:gridCol w:w="1471"/>
      </w:tblGrid>
      <w:tr w:rsidR="00725033" w:rsidRPr="00B322E2" w14:paraId="0D670BC3" w14:textId="77777777">
        <w:trPr>
          <w:tblHeader/>
        </w:trPr>
        <w:tc>
          <w:tcPr>
            <w:tcW w:w="3584" w:type="dxa"/>
            <w:tcBorders>
              <w:top w:val="single" w:sz="4" w:space="0" w:color="auto"/>
            </w:tcBorders>
            <w:shd w:val="clear" w:color="auto" w:fill="auto"/>
            <w:vAlign w:val="bottom"/>
          </w:tcPr>
          <w:p w14:paraId="4D39459A" w14:textId="77777777" w:rsidR="00725033" w:rsidRPr="00B322E2" w:rsidRDefault="00725033">
            <w:pPr>
              <w:keepNext/>
              <w:keepLines/>
              <w:spacing w:before="81" w:after="81" w:line="160" w:lineRule="exact"/>
              <w:ind w:right="40"/>
              <w:jc w:val="both"/>
              <w:rPr>
                <w:rFonts w:eastAsia="Calibri"/>
                <w:i/>
                <w:color w:val="000000" w:themeColor="text1"/>
                <w:sz w:val="14"/>
              </w:rPr>
            </w:pPr>
          </w:p>
        </w:tc>
        <w:tc>
          <w:tcPr>
            <w:tcW w:w="2331" w:type="dxa"/>
            <w:gridSpan w:val="3"/>
            <w:tcBorders>
              <w:top w:val="single" w:sz="4" w:space="0" w:color="auto"/>
              <w:bottom w:val="single" w:sz="4" w:space="0" w:color="auto"/>
            </w:tcBorders>
            <w:shd w:val="clear" w:color="auto" w:fill="auto"/>
            <w:vAlign w:val="bottom"/>
          </w:tcPr>
          <w:p w14:paraId="29300275" w14:textId="77777777" w:rsidR="00725033" w:rsidRPr="00B322E2" w:rsidRDefault="00725033">
            <w:pPr>
              <w:keepNext/>
              <w:keepLines/>
              <w:spacing w:before="81" w:after="81" w:line="160" w:lineRule="exact"/>
              <w:ind w:left="144" w:right="40"/>
              <w:jc w:val="center"/>
              <w:rPr>
                <w:rFonts w:eastAsia="Calibri"/>
                <w:i/>
                <w:color w:val="000000" w:themeColor="text1"/>
                <w:sz w:val="14"/>
              </w:rPr>
            </w:pPr>
            <w:r w:rsidRPr="00B322E2">
              <w:rPr>
                <w:rFonts w:eastAsia="Calibri"/>
                <w:i/>
                <w:color w:val="000000" w:themeColor="text1"/>
                <w:sz w:val="14"/>
              </w:rPr>
              <w:t>2024</w:t>
            </w:r>
          </w:p>
        </w:tc>
        <w:tc>
          <w:tcPr>
            <w:tcW w:w="101" w:type="dxa"/>
            <w:tcBorders>
              <w:top w:val="single" w:sz="4" w:space="0" w:color="auto"/>
            </w:tcBorders>
            <w:shd w:val="clear" w:color="auto" w:fill="auto"/>
            <w:vAlign w:val="bottom"/>
          </w:tcPr>
          <w:p w14:paraId="31DB1BD2" w14:textId="77777777" w:rsidR="00725033" w:rsidRPr="00B322E2" w:rsidRDefault="00725033">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shd w:val="clear" w:color="auto" w:fill="auto"/>
            <w:vAlign w:val="bottom"/>
          </w:tcPr>
          <w:p w14:paraId="3DC70E8C" w14:textId="77777777" w:rsidR="00725033" w:rsidRPr="00B322E2" w:rsidRDefault="00725033">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2025</w:t>
            </w:r>
          </w:p>
        </w:tc>
        <w:tc>
          <w:tcPr>
            <w:tcW w:w="119" w:type="dxa"/>
            <w:tcBorders>
              <w:top w:val="single" w:sz="4" w:space="0" w:color="auto"/>
            </w:tcBorders>
            <w:shd w:val="clear" w:color="auto" w:fill="auto"/>
            <w:vAlign w:val="bottom"/>
          </w:tcPr>
          <w:p w14:paraId="1885E0BC" w14:textId="77777777" w:rsidR="00725033" w:rsidRPr="00B322E2" w:rsidRDefault="00725033">
            <w:pPr>
              <w:keepNext/>
              <w:keepLines/>
              <w:spacing w:before="81" w:after="81" w:line="160" w:lineRule="exact"/>
              <w:jc w:val="right"/>
              <w:rPr>
                <w:rFonts w:eastAsia="Calibri"/>
                <w:i/>
                <w:color w:val="000000" w:themeColor="text1"/>
                <w:sz w:val="14"/>
              </w:rPr>
            </w:pPr>
          </w:p>
        </w:tc>
        <w:tc>
          <w:tcPr>
            <w:tcW w:w="1046" w:type="dxa"/>
            <w:tcBorders>
              <w:top w:val="single" w:sz="4" w:space="0" w:color="auto"/>
              <w:bottom w:val="single" w:sz="4" w:space="0" w:color="auto"/>
            </w:tcBorders>
            <w:shd w:val="clear" w:color="auto" w:fill="auto"/>
            <w:vAlign w:val="bottom"/>
          </w:tcPr>
          <w:p w14:paraId="630B57E6" w14:textId="77777777" w:rsidR="00725033" w:rsidRPr="00B322E2" w:rsidRDefault="00725033">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2026</w:t>
            </w:r>
          </w:p>
        </w:tc>
        <w:tc>
          <w:tcPr>
            <w:tcW w:w="135" w:type="dxa"/>
            <w:tcBorders>
              <w:top w:val="single" w:sz="4" w:space="0" w:color="auto"/>
            </w:tcBorders>
            <w:shd w:val="clear" w:color="auto" w:fill="auto"/>
            <w:vAlign w:val="bottom"/>
          </w:tcPr>
          <w:p w14:paraId="4537F6F5" w14:textId="77777777" w:rsidR="00725033" w:rsidRPr="00B322E2" w:rsidRDefault="00725033">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shd w:val="clear" w:color="auto" w:fill="auto"/>
            <w:vAlign w:val="bottom"/>
          </w:tcPr>
          <w:p w14:paraId="0F09FE22" w14:textId="77777777" w:rsidR="00725033" w:rsidRPr="00B322E2" w:rsidRDefault="0072503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Variance</w:t>
            </w:r>
          </w:p>
        </w:tc>
      </w:tr>
      <w:tr w:rsidR="00725033" w:rsidRPr="00B322E2" w14:paraId="15320BE1" w14:textId="77777777">
        <w:trPr>
          <w:tblHeader/>
        </w:trPr>
        <w:tc>
          <w:tcPr>
            <w:tcW w:w="3584" w:type="dxa"/>
            <w:shd w:val="clear" w:color="auto" w:fill="auto"/>
            <w:vAlign w:val="bottom"/>
          </w:tcPr>
          <w:p w14:paraId="453AEE2A" w14:textId="77777777" w:rsidR="00725033" w:rsidRPr="00B322E2" w:rsidRDefault="00725033">
            <w:pPr>
              <w:keepNext/>
              <w:keepLines/>
              <w:spacing w:before="81" w:after="81" w:line="160" w:lineRule="exact"/>
              <w:ind w:right="40"/>
              <w:jc w:val="both"/>
              <w:rPr>
                <w:rFonts w:eastAsia="Calibri"/>
                <w:i/>
                <w:color w:val="000000" w:themeColor="text1"/>
                <w:sz w:val="14"/>
              </w:rPr>
            </w:pPr>
          </w:p>
        </w:tc>
        <w:tc>
          <w:tcPr>
            <w:tcW w:w="1165" w:type="dxa"/>
            <w:tcBorders>
              <w:top w:val="single" w:sz="4" w:space="0" w:color="auto"/>
              <w:bottom w:val="single" w:sz="4" w:space="0" w:color="auto"/>
            </w:tcBorders>
            <w:shd w:val="clear" w:color="auto" w:fill="auto"/>
            <w:vAlign w:val="bottom"/>
          </w:tcPr>
          <w:p w14:paraId="00CF8F30" w14:textId="77777777" w:rsidR="00725033" w:rsidRPr="00B322E2" w:rsidRDefault="0072503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01" w:type="dxa"/>
            <w:tcBorders>
              <w:bottom w:val="single" w:sz="4" w:space="0" w:color="auto"/>
            </w:tcBorders>
            <w:shd w:val="clear" w:color="auto" w:fill="auto"/>
            <w:vAlign w:val="bottom"/>
          </w:tcPr>
          <w:p w14:paraId="35B4D451" w14:textId="77777777" w:rsidR="00725033" w:rsidRPr="00B322E2" w:rsidRDefault="00725033">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shd w:val="clear" w:color="auto" w:fill="auto"/>
            <w:vAlign w:val="bottom"/>
          </w:tcPr>
          <w:p w14:paraId="754203E3" w14:textId="77777777" w:rsidR="00725033" w:rsidRPr="00B322E2" w:rsidRDefault="0072503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 xml:space="preserve">Expenditures </w:t>
            </w:r>
          </w:p>
        </w:tc>
        <w:tc>
          <w:tcPr>
            <w:tcW w:w="101" w:type="dxa"/>
            <w:tcBorders>
              <w:bottom w:val="single" w:sz="4" w:space="0" w:color="auto"/>
            </w:tcBorders>
            <w:shd w:val="clear" w:color="auto" w:fill="auto"/>
            <w:vAlign w:val="bottom"/>
          </w:tcPr>
          <w:p w14:paraId="009C0651" w14:textId="77777777" w:rsidR="00725033" w:rsidRPr="00B322E2" w:rsidRDefault="00725033">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shd w:val="clear" w:color="auto" w:fill="auto"/>
            <w:vAlign w:val="bottom"/>
          </w:tcPr>
          <w:p w14:paraId="7CAB05CC" w14:textId="77777777" w:rsidR="00725033" w:rsidRPr="00B322E2" w:rsidRDefault="0072503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165" w:type="dxa"/>
            <w:gridSpan w:val="2"/>
            <w:tcBorders>
              <w:bottom w:val="single" w:sz="4" w:space="0" w:color="auto"/>
            </w:tcBorders>
            <w:shd w:val="clear" w:color="auto" w:fill="auto"/>
            <w:vAlign w:val="bottom"/>
          </w:tcPr>
          <w:p w14:paraId="480A620A" w14:textId="77777777" w:rsidR="00725033" w:rsidRPr="00B322E2" w:rsidRDefault="0072503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Requirements</w:t>
            </w:r>
          </w:p>
        </w:tc>
        <w:tc>
          <w:tcPr>
            <w:tcW w:w="135" w:type="dxa"/>
            <w:tcBorders>
              <w:bottom w:val="single" w:sz="4" w:space="0" w:color="auto"/>
            </w:tcBorders>
            <w:shd w:val="clear" w:color="auto" w:fill="auto"/>
            <w:vAlign w:val="bottom"/>
          </w:tcPr>
          <w:p w14:paraId="515FF379" w14:textId="77777777" w:rsidR="00725033" w:rsidRPr="00B322E2" w:rsidRDefault="00725033">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shd w:val="clear" w:color="auto" w:fill="auto"/>
            <w:vAlign w:val="bottom"/>
          </w:tcPr>
          <w:p w14:paraId="690C3AA0" w14:textId="77777777" w:rsidR="00725033" w:rsidRPr="00B322E2" w:rsidRDefault="0072503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2026 vs. 2025 Increase/(decrease)</w:t>
            </w:r>
          </w:p>
        </w:tc>
      </w:tr>
      <w:tr w:rsidR="00725033" w:rsidRPr="00B322E2" w14:paraId="0289FF42" w14:textId="77777777">
        <w:trPr>
          <w:tblHeader/>
        </w:trPr>
        <w:tc>
          <w:tcPr>
            <w:tcW w:w="3584" w:type="dxa"/>
            <w:tcBorders>
              <w:bottom w:val="single" w:sz="12" w:space="0" w:color="auto"/>
            </w:tcBorders>
            <w:shd w:val="clear" w:color="auto" w:fill="auto"/>
            <w:vAlign w:val="bottom"/>
          </w:tcPr>
          <w:p w14:paraId="3BFE84F7" w14:textId="77777777" w:rsidR="00725033" w:rsidRPr="00B322E2" w:rsidRDefault="00725033">
            <w:pPr>
              <w:keepNext/>
              <w:keepLines/>
              <w:spacing w:before="81" w:after="81" w:line="160" w:lineRule="exact"/>
              <w:ind w:right="40"/>
              <w:jc w:val="both"/>
              <w:rPr>
                <w:rFonts w:eastAsia="Calibri"/>
                <w:i/>
                <w:color w:val="000000" w:themeColor="text1"/>
                <w:sz w:val="14"/>
              </w:rPr>
            </w:pPr>
            <w:r w:rsidRPr="00B322E2">
              <w:rPr>
                <w:rFonts w:eastAsia="Calibri"/>
                <w:i/>
                <w:color w:val="000000" w:themeColor="text1"/>
                <w:sz w:val="14"/>
              </w:rPr>
              <w:t>Category of expenditure</w:t>
            </w:r>
          </w:p>
        </w:tc>
        <w:tc>
          <w:tcPr>
            <w:tcW w:w="1165" w:type="dxa"/>
            <w:tcBorders>
              <w:top w:val="single" w:sz="4" w:space="0" w:color="auto"/>
              <w:bottom w:val="single" w:sz="12" w:space="0" w:color="auto"/>
            </w:tcBorders>
            <w:shd w:val="clear" w:color="auto" w:fill="auto"/>
            <w:vAlign w:val="bottom"/>
          </w:tcPr>
          <w:p w14:paraId="2E3FC37C" w14:textId="77777777" w:rsidR="00725033" w:rsidRPr="00B322E2" w:rsidRDefault="0072503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(1)</w:t>
            </w:r>
          </w:p>
        </w:tc>
        <w:tc>
          <w:tcPr>
            <w:tcW w:w="101" w:type="dxa"/>
            <w:tcBorders>
              <w:top w:val="single" w:sz="4" w:space="0" w:color="auto"/>
              <w:bottom w:val="single" w:sz="12" w:space="0" w:color="auto"/>
            </w:tcBorders>
            <w:shd w:val="clear" w:color="auto" w:fill="auto"/>
            <w:vAlign w:val="bottom"/>
          </w:tcPr>
          <w:p w14:paraId="5F3B3806" w14:textId="77777777" w:rsidR="00725033" w:rsidRPr="00B322E2" w:rsidRDefault="00725033">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shd w:val="clear" w:color="auto" w:fill="auto"/>
            <w:vAlign w:val="bottom"/>
          </w:tcPr>
          <w:p w14:paraId="7DE11F0F" w14:textId="77777777" w:rsidR="00725033" w:rsidRPr="00B322E2" w:rsidRDefault="0072503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w:t>
            </w:r>
          </w:p>
        </w:tc>
        <w:tc>
          <w:tcPr>
            <w:tcW w:w="101" w:type="dxa"/>
            <w:tcBorders>
              <w:top w:val="single" w:sz="4" w:space="0" w:color="auto"/>
              <w:bottom w:val="single" w:sz="12" w:space="0" w:color="auto"/>
            </w:tcBorders>
            <w:shd w:val="clear" w:color="auto" w:fill="auto"/>
            <w:vAlign w:val="bottom"/>
          </w:tcPr>
          <w:p w14:paraId="40717D55" w14:textId="77777777" w:rsidR="00725033" w:rsidRPr="00B322E2" w:rsidRDefault="00725033">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shd w:val="clear" w:color="auto" w:fill="auto"/>
            <w:vAlign w:val="bottom"/>
          </w:tcPr>
          <w:p w14:paraId="5CE1FB85" w14:textId="77777777" w:rsidR="00725033" w:rsidRPr="00B322E2" w:rsidRDefault="0072503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(3)</w:t>
            </w:r>
          </w:p>
        </w:tc>
        <w:tc>
          <w:tcPr>
            <w:tcW w:w="1165" w:type="dxa"/>
            <w:gridSpan w:val="2"/>
            <w:tcBorders>
              <w:top w:val="single" w:sz="4" w:space="0" w:color="auto"/>
              <w:bottom w:val="single" w:sz="12" w:space="0" w:color="auto"/>
            </w:tcBorders>
            <w:shd w:val="clear" w:color="auto" w:fill="auto"/>
            <w:vAlign w:val="bottom"/>
          </w:tcPr>
          <w:p w14:paraId="647B0EC2" w14:textId="77777777" w:rsidR="00725033" w:rsidRPr="00B322E2" w:rsidRDefault="0072503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(4)</w:t>
            </w:r>
          </w:p>
        </w:tc>
        <w:tc>
          <w:tcPr>
            <w:tcW w:w="135" w:type="dxa"/>
            <w:tcBorders>
              <w:top w:val="single" w:sz="4" w:space="0" w:color="auto"/>
              <w:bottom w:val="single" w:sz="12" w:space="0" w:color="auto"/>
            </w:tcBorders>
            <w:shd w:val="clear" w:color="auto" w:fill="auto"/>
            <w:vAlign w:val="bottom"/>
          </w:tcPr>
          <w:p w14:paraId="5FF20277" w14:textId="77777777" w:rsidR="00725033" w:rsidRPr="00B322E2" w:rsidRDefault="00725033">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12" w:space="0" w:color="auto"/>
            </w:tcBorders>
            <w:shd w:val="clear" w:color="auto" w:fill="auto"/>
            <w:vAlign w:val="bottom"/>
          </w:tcPr>
          <w:p w14:paraId="62556ED6" w14:textId="77777777" w:rsidR="00725033" w:rsidRPr="00B322E2" w:rsidRDefault="0072503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(5)=(4)-(3)</w:t>
            </w:r>
          </w:p>
        </w:tc>
      </w:tr>
      <w:tr w:rsidR="00725033" w:rsidRPr="00B322E2" w14:paraId="6CC26129" w14:textId="77777777">
        <w:trPr>
          <w:trHeight w:hRule="exact" w:val="115"/>
          <w:tblHeader/>
        </w:trPr>
        <w:tc>
          <w:tcPr>
            <w:tcW w:w="3584" w:type="dxa"/>
            <w:tcBorders>
              <w:top w:val="single" w:sz="12" w:space="0" w:color="auto"/>
            </w:tcBorders>
            <w:shd w:val="clear" w:color="auto" w:fill="auto"/>
            <w:vAlign w:val="bottom"/>
          </w:tcPr>
          <w:p w14:paraId="03122F97" w14:textId="77777777" w:rsidR="00725033" w:rsidRPr="00B322E2" w:rsidRDefault="00725033">
            <w:pPr>
              <w:keepNext/>
              <w:keepLines/>
              <w:spacing w:before="40" w:after="40" w:line="210" w:lineRule="exact"/>
              <w:ind w:right="40"/>
              <w:jc w:val="both"/>
              <w:rPr>
                <w:rFonts w:eastAsia="Calibri"/>
                <w:color w:val="000000" w:themeColor="text1"/>
                <w:sz w:val="17"/>
              </w:rPr>
            </w:pPr>
          </w:p>
        </w:tc>
        <w:tc>
          <w:tcPr>
            <w:tcW w:w="1165" w:type="dxa"/>
            <w:tcBorders>
              <w:top w:val="single" w:sz="12" w:space="0" w:color="auto"/>
            </w:tcBorders>
            <w:shd w:val="clear" w:color="auto" w:fill="auto"/>
            <w:vAlign w:val="bottom"/>
          </w:tcPr>
          <w:p w14:paraId="6BB87891" w14:textId="77777777" w:rsidR="00725033" w:rsidRPr="00B322E2" w:rsidRDefault="00725033">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shd w:val="clear" w:color="auto" w:fill="auto"/>
            <w:vAlign w:val="bottom"/>
          </w:tcPr>
          <w:p w14:paraId="1EF632CE" w14:textId="77777777" w:rsidR="00725033" w:rsidRPr="00B322E2" w:rsidRDefault="00725033">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shd w:val="clear" w:color="auto" w:fill="auto"/>
            <w:vAlign w:val="bottom"/>
          </w:tcPr>
          <w:p w14:paraId="6607DCD4" w14:textId="77777777" w:rsidR="00725033" w:rsidRPr="00B322E2" w:rsidRDefault="00725033">
            <w:pPr>
              <w:keepNext/>
              <w:keepLines/>
              <w:spacing w:before="40" w:after="40" w:line="210" w:lineRule="exact"/>
              <w:ind w:left="144" w:right="40"/>
              <w:jc w:val="right"/>
              <w:rPr>
                <w:rFonts w:eastAsia="Calibri"/>
                <w:color w:val="000000" w:themeColor="text1"/>
                <w:sz w:val="17"/>
              </w:rPr>
            </w:pPr>
          </w:p>
        </w:tc>
        <w:tc>
          <w:tcPr>
            <w:tcW w:w="1165" w:type="dxa"/>
            <w:gridSpan w:val="2"/>
            <w:tcBorders>
              <w:top w:val="single" w:sz="12" w:space="0" w:color="auto"/>
            </w:tcBorders>
            <w:shd w:val="clear" w:color="auto" w:fill="auto"/>
            <w:vAlign w:val="bottom"/>
          </w:tcPr>
          <w:p w14:paraId="56AFA29B" w14:textId="77777777" w:rsidR="00725033" w:rsidRPr="00B322E2" w:rsidRDefault="00725033">
            <w:pPr>
              <w:keepNext/>
              <w:keepLines/>
              <w:spacing w:before="40" w:after="40" w:line="210" w:lineRule="exact"/>
              <w:ind w:left="144" w:right="40"/>
              <w:jc w:val="right"/>
              <w:rPr>
                <w:rFonts w:eastAsia="Calibri"/>
                <w:color w:val="000000" w:themeColor="text1"/>
                <w:sz w:val="17"/>
              </w:rPr>
            </w:pPr>
          </w:p>
        </w:tc>
        <w:tc>
          <w:tcPr>
            <w:tcW w:w="1606" w:type="dxa"/>
            <w:gridSpan w:val="2"/>
            <w:tcBorders>
              <w:top w:val="single" w:sz="12" w:space="0" w:color="auto"/>
            </w:tcBorders>
            <w:shd w:val="clear" w:color="auto" w:fill="auto"/>
            <w:vAlign w:val="bottom"/>
          </w:tcPr>
          <w:p w14:paraId="2AFDFC3C" w14:textId="77777777" w:rsidR="00725033" w:rsidRPr="00B322E2" w:rsidRDefault="00725033">
            <w:pPr>
              <w:keepNext/>
              <w:keepLines/>
              <w:spacing w:before="40" w:after="40" w:line="210" w:lineRule="exact"/>
              <w:ind w:left="144" w:right="40"/>
              <w:jc w:val="right"/>
              <w:rPr>
                <w:rFonts w:eastAsia="Calibri"/>
                <w:color w:val="000000" w:themeColor="text1"/>
                <w:sz w:val="17"/>
              </w:rPr>
            </w:pPr>
          </w:p>
        </w:tc>
      </w:tr>
      <w:tr w:rsidR="00725033" w:rsidRPr="00B322E2" w14:paraId="51237697" w14:textId="77777777">
        <w:tc>
          <w:tcPr>
            <w:tcW w:w="3584" w:type="dxa"/>
            <w:shd w:val="clear" w:color="auto" w:fill="auto"/>
            <w:vAlign w:val="bottom"/>
          </w:tcPr>
          <w:p w14:paraId="78165A27" w14:textId="77777777" w:rsidR="00725033" w:rsidRPr="00B322E2" w:rsidRDefault="00725033">
            <w:pPr>
              <w:keepNext/>
              <w:keepLines/>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B322E2">
              <w:rPr>
                <w:rFonts w:eastAsia="Calibri"/>
                <w:b/>
                <w:bCs/>
                <w:color w:val="000000" w:themeColor="text1"/>
                <w:sz w:val="17"/>
              </w:rPr>
              <w:t>I.</w:t>
            </w:r>
            <w:r w:rsidRPr="00B322E2">
              <w:rPr>
                <w:rFonts w:eastAsia="Calibri"/>
                <w:b/>
                <w:bCs/>
                <w:color w:val="000000" w:themeColor="text1"/>
                <w:sz w:val="17"/>
              </w:rPr>
              <w:tab/>
              <w:t>Military and police personnel</w:t>
            </w:r>
          </w:p>
        </w:tc>
        <w:tc>
          <w:tcPr>
            <w:tcW w:w="1165" w:type="dxa"/>
            <w:shd w:val="clear" w:color="auto" w:fill="auto"/>
            <w:vAlign w:val="bottom"/>
          </w:tcPr>
          <w:p w14:paraId="0C8D788A" w14:textId="77777777" w:rsidR="00725033" w:rsidRPr="00B322E2"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shd w:val="clear" w:color="auto" w:fill="auto"/>
            <w:vAlign w:val="bottom"/>
          </w:tcPr>
          <w:p w14:paraId="2A560F0A" w14:textId="77777777" w:rsidR="00725033" w:rsidRPr="00B322E2"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shd w:val="clear" w:color="auto" w:fill="auto"/>
            <w:vAlign w:val="bottom"/>
          </w:tcPr>
          <w:p w14:paraId="428BC25B" w14:textId="77777777" w:rsidR="00725033" w:rsidRPr="00B322E2"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5" w:type="dxa"/>
            <w:gridSpan w:val="2"/>
            <w:shd w:val="clear" w:color="auto" w:fill="auto"/>
            <w:vAlign w:val="bottom"/>
          </w:tcPr>
          <w:p w14:paraId="06AC0117" w14:textId="77777777" w:rsidR="00725033" w:rsidRPr="00B322E2"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06" w:type="dxa"/>
            <w:gridSpan w:val="2"/>
            <w:shd w:val="clear" w:color="auto" w:fill="auto"/>
            <w:vAlign w:val="bottom"/>
          </w:tcPr>
          <w:p w14:paraId="0FB295A4" w14:textId="77777777" w:rsidR="00725033" w:rsidRPr="00B322E2" w:rsidRDefault="00725033">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725033" w:rsidRPr="00B322E2" w14:paraId="178FBFB9" w14:textId="77777777">
        <w:tc>
          <w:tcPr>
            <w:tcW w:w="3584" w:type="dxa"/>
            <w:tcBorders>
              <w:bottom w:val="single" w:sz="4" w:space="0" w:color="auto"/>
            </w:tcBorders>
            <w:shd w:val="clear" w:color="auto" w:fill="auto"/>
            <w:vAlign w:val="bottom"/>
          </w:tcPr>
          <w:p w14:paraId="588959AB" w14:textId="77777777" w:rsidR="00725033" w:rsidRPr="00B322E2" w:rsidRDefault="00725033">
            <w:pPr>
              <w:keepNext/>
              <w:keepLines/>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Military observers</w:t>
            </w:r>
          </w:p>
        </w:tc>
        <w:tc>
          <w:tcPr>
            <w:tcW w:w="1165" w:type="dxa"/>
            <w:tcBorders>
              <w:bottom w:val="single" w:sz="4" w:space="0" w:color="auto"/>
            </w:tcBorders>
            <w:shd w:val="clear" w:color="auto" w:fill="auto"/>
            <w:vAlign w:val="bottom"/>
          </w:tcPr>
          <w:p w14:paraId="2841D4A8" w14:textId="77777777" w:rsidR="00725033" w:rsidRPr="00B322E2" w:rsidRDefault="00725033">
            <w:pPr>
              <w:keepNext/>
              <w:keepLines/>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B322E2">
              <w:rPr>
                <w:rFonts w:eastAsia="Calibri"/>
                <w:color w:val="000000" w:themeColor="text1"/>
                <w:sz w:val="17"/>
              </w:rPr>
              <w:t>28.7</w:t>
            </w:r>
          </w:p>
        </w:tc>
        <w:tc>
          <w:tcPr>
            <w:tcW w:w="1166" w:type="dxa"/>
            <w:gridSpan w:val="2"/>
            <w:tcBorders>
              <w:bottom w:val="single" w:sz="4" w:space="0" w:color="auto"/>
            </w:tcBorders>
            <w:shd w:val="clear" w:color="auto" w:fill="auto"/>
          </w:tcPr>
          <w:p w14:paraId="0087FB37" w14:textId="77777777" w:rsidR="00725033" w:rsidRPr="00B322E2" w:rsidRDefault="00725033">
            <w:pPr>
              <w:keepNext/>
              <w:keepLines/>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B322E2">
              <w:rPr>
                <w:rFonts w:eastAsia="Calibri"/>
                <w:color w:val="000000" w:themeColor="text1"/>
                <w:sz w:val="17"/>
                <w:szCs w:val="17"/>
              </w:rPr>
              <w:t>18.0</w:t>
            </w:r>
          </w:p>
        </w:tc>
        <w:tc>
          <w:tcPr>
            <w:tcW w:w="1166" w:type="dxa"/>
            <w:gridSpan w:val="2"/>
            <w:tcBorders>
              <w:bottom w:val="single" w:sz="4" w:space="0" w:color="auto"/>
            </w:tcBorders>
            <w:shd w:val="clear" w:color="auto" w:fill="auto"/>
            <w:vAlign w:val="bottom"/>
          </w:tcPr>
          <w:p w14:paraId="7BBD19B6" w14:textId="77777777" w:rsidR="00725033" w:rsidRPr="00B322E2" w:rsidRDefault="00725033">
            <w:pPr>
              <w:keepNext/>
              <w:keepLines/>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B322E2">
              <w:rPr>
                <w:rFonts w:eastAsia="Calibri"/>
                <w:color w:val="000000" w:themeColor="text1"/>
                <w:sz w:val="17"/>
                <w:szCs w:val="17"/>
              </w:rPr>
              <w:t>23.7</w:t>
            </w:r>
          </w:p>
        </w:tc>
        <w:tc>
          <w:tcPr>
            <w:tcW w:w="1165" w:type="dxa"/>
            <w:gridSpan w:val="2"/>
            <w:tcBorders>
              <w:bottom w:val="single" w:sz="4" w:space="0" w:color="auto"/>
            </w:tcBorders>
            <w:shd w:val="clear" w:color="auto" w:fill="auto"/>
            <w:vAlign w:val="bottom"/>
          </w:tcPr>
          <w:p w14:paraId="209045D2" w14:textId="77777777" w:rsidR="00725033" w:rsidRPr="00B322E2" w:rsidRDefault="00725033">
            <w:pPr>
              <w:keepNext/>
              <w:keepLines/>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B322E2">
              <w:rPr>
                <w:rFonts w:eastAsia="Calibri"/>
                <w:color w:val="000000" w:themeColor="text1"/>
                <w:sz w:val="17"/>
                <w:szCs w:val="17"/>
              </w:rPr>
              <w:t>23.7</w:t>
            </w:r>
          </w:p>
        </w:tc>
        <w:tc>
          <w:tcPr>
            <w:tcW w:w="1606" w:type="dxa"/>
            <w:gridSpan w:val="2"/>
            <w:tcBorders>
              <w:bottom w:val="single" w:sz="4" w:space="0" w:color="auto"/>
            </w:tcBorders>
            <w:shd w:val="clear" w:color="auto" w:fill="auto"/>
            <w:vAlign w:val="bottom"/>
          </w:tcPr>
          <w:p w14:paraId="59D33B1D" w14:textId="77777777" w:rsidR="00725033" w:rsidRPr="00B322E2" w:rsidRDefault="00725033">
            <w:pPr>
              <w:keepNext/>
              <w:keepLines/>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B322E2">
              <w:rPr>
                <w:rFonts w:eastAsia="Calibri"/>
                <w:color w:val="000000" w:themeColor="text1"/>
                <w:sz w:val="17"/>
                <w:szCs w:val="17"/>
              </w:rPr>
              <w:t>-</w:t>
            </w:r>
          </w:p>
        </w:tc>
      </w:tr>
      <w:tr w:rsidR="00725033" w:rsidRPr="00B322E2" w14:paraId="6E763E0E" w14:textId="77777777">
        <w:tc>
          <w:tcPr>
            <w:tcW w:w="3584" w:type="dxa"/>
            <w:tcBorders>
              <w:top w:val="single" w:sz="4" w:space="0" w:color="auto"/>
              <w:bottom w:val="single" w:sz="4" w:space="0" w:color="auto"/>
            </w:tcBorders>
            <w:shd w:val="clear" w:color="auto" w:fill="auto"/>
            <w:vAlign w:val="bottom"/>
          </w:tcPr>
          <w:p w14:paraId="00BADD2D" w14:textId="77777777" w:rsidR="00725033" w:rsidRPr="00B322E2" w:rsidRDefault="00725033">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 category I</w:t>
            </w:r>
          </w:p>
        </w:tc>
        <w:tc>
          <w:tcPr>
            <w:tcW w:w="1165" w:type="dxa"/>
            <w:tcBorders>
              <w:top w:val="single" w:sz="4" w:space="0" w:color="auto"/>
              <w:bottom w:val="single" w:sz="4" w:space="0" w:color="auto"/>
            </w:tcBorders>
            <w:shd w:val="clear" w:color="auto" w:fill="auto"/>
            <w:vAlign w:val="bottom"/>
          </w:tcPr>
          <w:p w14:paraId="1BC3A6F8" w14:textId="77777777"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rPr>
              <w:t>28.7</w:t>
            </w:r>
          </w:p>
        </w:tc>
        <w:tc>
          <w:tcPr>
            <w:tcW w:w="1166" w:type="dxa"/>
            <w:gridSpan w:val="2"/>
            <w:tcBorders>
              <w:top w:val="single" w:sz="4" w:space="0" w:color="auto"/>
              <w:bottom w:val="single" w:sz="4" w:space="0" w:color="auto"/>
            </w:tcBorders>
            <w:shd w:val="clear" w:color="auto" w:fill="auto"/>
            <w:vAlign w:val="bottom"/>
          </w:tcPr>
          <w:p w14:paraId="3BE94499" w14:textId="77777777"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szCs w:val="17"/>
              </w:rPr>
              <w:t>18.0</w:t>
            </w:r>
          </w:p>
        </w:tc>
        <w:tc>
          <w:tcPr>
            <w:tcW w:w="1166" w:type="dxa"/>
            <w:gridSpan w:val="2"/>
            <w:tcBorders>
              <w:top w:val="single" w:sz="4" w:space="0" w:color="auto"/>
              <w:bottom w:val="single" w:sz="4" w:space="0" w:color="auto"/>
            </w:tcBorders>
            <w:shd w:val="clear" w:color="auto" w:fill="auto"/>
            <w:vAlign w:val="bottom"/>
          </w:tcPr>
          <w:p w14:paraId="7EF97204" w14:textId="77777777"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szCs w:val="17"/>
              </w:rPr>
              <w:t>23.7</w:t>
            </w:r>
          </w:p>
        </w:tc>
        <w:tc>
          <w:tcPr>
            <w:tcW w:w="1165" w:type="dxa"/>
            <w:gridSpan w:val="2"/>
            <w:tcBorders>
              <w:top w:val="single" w:sz="4" w:space="0" w:color="auto"/>
              <w:bottom w:val="single" w:sz="4" w:space="0" w:color="auto"/>
            </w:tcBorders>
            <w:shd w:val="clear" w:color="auto" w:fill="auto"/>
            <w:vAlign w:val="bottom"/>
          </w:tcPr>
          <w:p w14:paraId="4297F019" w14:textId="77777777"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szCs w:val="17"/>
              </w:rPr>
              <w:t>23.7</w:t>
            </w:r>
          </w:p>
        </w:tc>
        <w:tc>
          <w:tcPr>
            <w:tcW w:w="1606" w:type="dxa"/>
            <w:gridSpan w:val="2"/>
            <w:tcBorders>
              <w:top w:val="single" w:sz="4" w:space="0" w:color="auto"/>
              <w:bottom w:val="single" w:sz="4" w:space="0" w:color="auto"/>
            </w:tcBorders>
            <w:shd w:val="clear" w:color="auto" w:fill="auto"/>
            <w:vAlign w:val="bottom"/>
          </w:tcPr>
          <w:p w14:paraId="59E2D79B" w14:textId="77777777"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szCs w:val="17"/>
              </w:rPr>
              <w:t>-</w:t>
            </w:r>
          </w:p>
        </w:tc>
      </w:tr>
      <w:tr w:rsidR="00725033" w:rsidRPr="00B322E2" w14:paraId="2CCA33DF" w14:textId="77777777">
        <w:tc>
          <w:tcPr>
            <w:tcW w:w="3584" w:type="dxa"/>
            <w:tcBorders>
              <w:top w:val="single" w:sz="4" w:space="0" w:color="auto"/>
            </w:tcBorders>
            <w:shd w:val="clear" w:color="auto" w:fill="auto"/>
            <w:vAlign w:val="bottom"/>
          </w:tcPr>
          <w:p w14:paraId="49379CBE" w14:textId="77777777" w:rsidR="00725033" w:rsidRPr="00B322E2" w:rsidRDefault="00725033">
            <w:pPr>
              <w:tabs>
                <w:tab w:val="left" w:pos="288"/>
                <w:tab w:val="left" w:pos="576"/>
                <w:tab w:val="left" w:pos="864"/>
                <w:tab w:val="left" w:pos="1152"/>
              </w:tabs>
              <w:spacing w:before="81" w:after="40" w:line="210" w:lineRule="exact"/>
              <w:ind w:right="40"/>
              <w:jc w:val="both"/>
              <w:rPr>
                <w:rFonts w:eastAsia="Calibri"/>
                <w:b/>
                <w:bCs/>
                <w:color w:val="000000" w:themeColor="text1"/>
                <w:sz w:val="17"/>
              </w:rPr>
            </w:pPr>
            <w:r w:rsidRPr="00B322E2">
              <w:rPr>
                <w:rFonts w:eastAsia="Calibri"/>
                <w:b/>
                <w:bCs/>
                <w:color w:val="000000" w:themeColor="text1"/>
                <w:sz w:val="17"/>
              </w:rPr>
              <w:t>II.</w:t>
            </w:r>
            <w:r w:rsidRPr="00B322E2">
              <w:rPr>
                <w:rFonts w:eastAsia="Calibri"/>
                <w:b/>
                <w:bCs/>
                <w:color w:val="000000" w:themeColor="text1"/>
                <w:sz w:val="17"/>
              </w:rPr>
              <w:tab/>
              <w:t>Civilian personnel</w:t>
            </w:r>
          </w:p>
        </w:tc>
        <w:tc>
          <w:tcPr>
            <w:tcW w:w="1165" w:type="dxa"/>
            <w:tcBorders>
              <w:top w:val="single" w:sz="4" w:space="0" w:color="auto"/>
            </w:tcBorders>
            <w:shd w:val="clear" w:color="auto" w:fill="auto"/>
            <w:vAlign w:val="bottom"/>
          </w:tcPr>
          <w:p w14:paraId="7584F006" w14:textId="77777777" w:rsidR="00725033" w:rsidRPr="00B322E2" w:rsidRDefault="00725033">
            <w:pPr>
              <w:tabs>
                <w:tab w:val="left" w:pos="288"/>
                <w:tab w:val="left" w:pos="576"/>
                <w:tab w:val="left" w:pos="864"/>
                <w:tab w:val="left" w:pos="1152"/>
              </w:tabs>
              <w:spacing w:before="81" w:after="40" w:line="210" w:lineRule="exact"/>
              <w:ind w:left="144" w:right="40"/>
              <w:jc w:val="right"/>
              <w:rPr>
                <w:rFonts w:eastAsia="Calibri"/>
                <w:color w:val="000000" w:themeColor="text1"/>
                <w:sz w:val="17"/>
              </w:rPr>
            </w:pPr>
          </w:p>
        </w:tc>
        <w:tc>
          <w:tcPr>
            <w:tcW w:w="1166" w:type="dxa"/>
            <w:gridSpan w:val="2"/>
            <w:tcBorders>
              <w:top w:val="single" w:sz="4" w:space="0" w:color="auto"/>
            </w:tcBorders>
            <w:shd w:val="clear" w:color="auto" w:fill="auto"/>
            <w:vAlign w:val="bottom"/>
          </w:tcPr>
          <w:p w14:paraId="07F90F91" w14:textId="77777777" w:rsidR="00725033" w:rsidRPr="00B322E2" w:rsidRDefault="00725033">
            <w:pPr>
              <w:tabs>
                <w:tab w:val="left" w:pos="288"/>
                <w:tab w:val="left" w:pos="576"/>
                <w:tab w:val="left" w:pos="864"/>
                <w:tab w:val="left" w:pos="1152"/>
              </w:tabs>
              <w:spacing w:before="81" w:after="40" w:line="210" w:lineRule="exact"/>
              <w:ind w:left="144" w:right="40"/>
              <w:jc w:val="right"/>
              <w:rPr>
                <w:rFonts w:eastAsia="Calibri"/>
                <w:color w:val="000000" w:themeColor="text1"/>
                <w:sz w:val="17"/>
              </w:rPr>
            </w:pPr>
          </w:p>
        </w:tc>
        <w:tc>
          <w:tcPr>
            <w:tcW w:w="1166" w:type="dxa"/>
            <w:gridSpan w:val="2"/>
            <w:tcBorders>
              <w:top w:val="single" w:sz="4" w:space="0" w:color="auto"/>
            </w:tcBorders>
            <w:shd w:val="clear" w:color="auto" w:fill="auto"/>
            <w:vAlign w:val="bottom"/>
          </w:tcPr>
          <w:p w14:paraId="78D6EB0A" w14:textId="77777777" w:rsidR="00725033" w:rsidRPr="00B322E2" w:rsidRDefault="00725033">
            <w:pPr>
              <w:tabs>
                <w:tab w:val="left" w:pos="288"/>
                <w:tab w:val="left" w:pos="576"/>
                <w:tab w:val="left" w:pos="864"/>
                <w:tab w:val="left" w:pos="1152"/>
              </w:tabs>
              <w:spacing w:before="81" w:after="40" w:line="210" w:lineRule="exact"/>
              <w:ind w:left="144" w:right="40"/>
              <w:jc w:val="right"/>
              <w:rPr>
                <w:rFonts w:eastAsia="Calibri"/>
                <w:color w:val="000000" w:themeColor="text1"/>
                <w:sz w:val="17"/>
              </w:rPr>
            </w:pPr>
          </w:p>
        </w:tc>
        <w:tc>
          <w:tcPr>
            <w:tcW w:w="1165" w:type="dxa"/>
            <w:gridSpan w:val="2"/>
            <w:tcBorders>
              <w:top w:val="single" w:sz="4" w:space="0" w:color="auto"/>
            </w:tcBorders>
            <w:shd w:val="clear" w:color="auto" w:fill="auto"/>
            <w:vAlign w:val="bottom"/>
          </w:tcPr>
          <w:p w14:paraId="6803D5C4" w14:textId="77777777" w:rsidR="00725033" w:rsidRPr="00B322E2" w:rsidRDefault="00725033">
            <w:pPr>
              <w:tabs>
                <w:tab w:val="left" w:pos="288"/>
                <w:tab w:val="left" w:pos="576"/>
                <w:tab w:val="left" w:pos="864"/>
                <w:tab w:val="left" w:pos="1152"/>
              </w:tabs>
              <w:spacing w:before="81" w:after="40" w:line="210" w:lineRule="exact"/>
              <w:ind w:left="144" w:right="40"/>
              <w:jc w:val="right"/>
              <w:rPr>
                <w:rFonts w:eastAsia="Calibri"/>
                <w:color w:val="000000" w:themeColor="text1"/>
                <w:sz w:val="17"/>
              </w:rPr>
            </w:pPr>
          </w:p>
        </w:tc>
        <w:tc>
          <w:tcPr>
            <w:tcW w:w="1606" w:type="dxa"/>
            <w:gridSpan w:val="2"/>
            <w:tcBorders>
              <w:top w:val="single" w:sz="4" w:space="0" w:color="auto"/>
            </w:tcBorders>
            <w:shd w:val="clear" w:color="auto" w:fill="auto"/>
            <w:vAlign w:val="bottom"/>
          </w:tcPr>
          <w:p w14:paraId="762CB936" w14:textId="77777777" w:rsidR="00725033" w:rsidRPr="00B322E2" w:rsidRDefault="00725033">
            <w:pPr>
              <w:tabs>
                <w:tab w:val="left" w:pos="288"/>
                <w:tab w:val="left" w:pos="576"/>
                <w:tab w:val="left" w:pos="864"/>
                <w:tab w:val="left" w:pos="1152"/>
              </w:tabs>
              <w:spacing w:before="81" w:after="40" w:line="210" w:lineRule="exact"/>
              <w:ind w:left="144" w:right="40"/>
              <w:jc w:val="right"/>
              <w:rPr>
                <w:rFonts w:eastAsia="Calibri"/>
                <w:color w:val="000000" w:themeColor="text1"/>
                <w:sz w:val="17"/>
              </w:rPr>
            </w:pPr>
          </w:p>
        </w:tc>
      </w:tr>
      <w:tr w:rsidR="00725033" w:rsidRPr="00B322E2" w14:paraId="5202D98C" w14:textId="77777777">
        <w:tc>
          <w:tcPr>
            <w:tcW w:w="3584" w:type="dxa"/>
            <w:shd w:val="clear" w:color="auto" w:fill="auto"/>
            <w:vAlign w:val="bottom"/>
          </w:tcPr>
          <w:p w14:paraId="6434B12D" w14:textId="77777777" w:rsidR="00725033" w:rsidRPr="00DC490B" w:rsidRDefault="0072503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International staff</w:t>
            </w:r>
          </w:p>
        </w:tc>
        <w:tc>
          <w:tcPr>
            <w:tcW w:w="1165" w:type="dxa"/>
            <w:shd w:val="clear" w:color="auto" w:fill="auto"/>
            <w:vAlign w:val="bottom"/>
          </w:tcPr>
          <w:p w14:paraId="547DE9E8" w14:textId="77777777"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55 059.0</w:t>
            </w:r>
          </w:p>
        </w:tc>
        <w:tc>
          <w:tcPr>
            <w:tcW w:w="1166" w:type="dxa"/>
            <w:gridSpan w:val="2"/>
            <w:shd w:val="clear" w:color="auto" w:fill="auto"/>
          </w:tcPr>
          <w:p w14:paraId="7D834BF5" w14:textId="3B1AB4FB" w:rsidR="00725033" w:rsidRPr="00DC490B" w:rsidRDefault="00E94894">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 xml:space="preserve">57 </w:t>
            </w:r>
            <w:r w:rsidR="0030476A">
              <w:rPr>
                <w:rFonts w:eastAsia="Calibri"/>
                <w:color w:val="000000" w:themeColor="text1"/>
                <w:sz w:val="17"/>
                <w:szCs w:val="17"/>
              </w:rPr>
              <w:t>851</w:t>
            </w:r>
            <w:r w:rsidRPr="00DC490B">
              <w:rPr>
                <w:rFonts w:eastAsia="Calibri"/>
                <w:color w:val="000000" w:themeColor="text1"/>
                <w:sz w:val="17"/>
                <w:szCs w:val="17"/>
              </w:rPr>
              <w:t>.</w:t>
            </w:r>
            <w:r w:rsidR="0030476A">
              <w:rPr>
                <w:rFonts w:eastAsia="Calibri"/>
                <w:color w:val="000000" w:themeColor="text1"/>
                <w:sz w:val="17"/>
                <w:szCs w:val="17"/>
              </w:rPr>
              <w:t>4</w:t>
            </w:r>
          </w:p>
        </w:tc>
        <w:tc>
          <w:tcPr>
            <w:tcW w:w="1166" w:type="dxa"/>
            <w:gridSpan w:val="2"/>
            <w:shd w:val="clear" w:color="auto" w:fill="auto"/>
          </w:tcPr>
          <w:p w14:paraId="3105FEAD" w14:textId="77777777"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 xml:space="preserve"> 56 928.3 </w:t>
            </w:r>
          </w:p>
        </w:tc>
        <w:tc>
          <w:tcPr>
            <w:tcW w:w="1165" w:type="dxa"/>
            <w:gridSpan w:val="2"/>
            <w:shd w:val="clear" w:color="auto" w:fill="auto"/>
          </w:tcPr>
          <w:p w14:paraId="4E07F250" w14:textId="0EB71842" w:rsidR="00725033" w:rsidRPr="00DC490B" w:rsidRDefault="00F74A7D">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Pr>
                <w:rFonts w:eastAsia="Calibri"/>
                <w:color w:val="000000" w:themeColor="text1"/>
                <w:sz w:val="17"/>
                <w:szCs w:val="17"/>
              </w:rPr>
              <w:t>5</w:t>
            </w:r>
            <w:r w:rsidR="007454D1">
              <w:rPr>
                <w:rFonts w:eastAsia="Calibri"/>
                <w:color w:val="000000" w:themeColor="text1"/>
                <w:sz w:val="17"/>
                <w:szCs w:val="17"/>
              </w:rPr>
              <w:t>4</w:t>
            </w:r>
            <w:r>
              <w:rPr>
                <w:rFonts w:eastAsia="Calibri"/>
                <w:color w:val="000000" w:themeColor="text1"/>
                <w:sz w:val="17"/>
                <w:szCs w:val="17"/>
              </w:rPr>
              <w:t xml:space="preserve"> </w:t>
            </w:r>
            <w:r w:rsidR="007454D1">
              <w:rPr>
                <w:rFonts w:eastAsia="Calibri"/>
                <w:color w:val="000000" w:themeColor="text1"/>
                <w:sz w:val="17"/>
                <w:szCs w:val="17"/>
              </w:rPr>
              <w:t>4</w:t>
            </w:r>
            <w:r w:rsidR="00BF6E92">
              <w:rPr>
                <w:rFonts w:eastAsia="Calibri"/>
                <w:color w:val="000000" w:themeColor="text1"/>
                <w:sz w:val="17"/>
                <w:szCs w:val="17"/>
              </w:rPr>
              <w:t>81</w:t>
            </w:r>
            <w:r>
              <w:rPr>
                <w:rFonts w:eastAsia="Calibri"/>
                <w:color w:val="000000" w:themeColor="text1"/>
                <w:sz w:val="17"/>
                <w:szCs w:val="17"/>
              </w:rPr>
              <w:t>.</w:t>
            </w:r>
            <w:r w:rsidR="007454D1">
              <w:rPr>
                <w:rFonts w:eastAsia="Calibri"/>
                <w:color w:val="000000" w:themeColor="text1"/>
                <w:sz w:val="17"/>
                <w:szCs w:val="17"/>
              </w:rPr>
              <w:t>5</w:t>
            </w:r>
          </w:p>
        </w:tc>
        <w:tc>
          <w:tcPr>
            <w:tcW w:w="1606" w:type="dxa"/>
            <w:gridSpan w:val="2"/>
            <w:shd w:val="clear" w:color="auto" w:fill="auto"/>
          </w:tcPr>
          <w:p w14:paraId="21E7BB22" w14:textId="355F5D40" w:rsidR="00725033" w:rsidRPr="00DC490B" w:rsidRDefault="00F74A7D">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Pr>
                <w:rFonts w:eastAsia="Calibri"/>
                <w:color w:val="000000" w:themeColor="text1"/>
                <w:sz w:val="17"/>
                <w:szCs w:val="17"/>
              </w:rPr>
              <w:t>(</w:t>
            </w:r>
            <w:r w:rsidR="0084366F">
              <w:rPr>
                <w:rFonts w:eastAsia="Calibri"/>
                <w:color w:val="000000" w:themeColor="text1"/>
                <w:sz w:val="17"/>
                <w:szCs w:val="17"/>
              </w:rPr>
              <w:t>2 4</w:t>
            </w:r>
            <w:r w:rsidR="00BF6E92">
              <w:rPr>
                <w:rFonts w:eastAsia="Calibri"/>
                <w:color w:val="000000" w:themeColor="text1"/>
                <w:sz w:val="17"/>
                <w:szCs w:val="17"/>
              </w:rPr>
              <w:t>46</w:t>
            </w:r>
            <w:r w:rsidR="0084366F">
              <w:rPr>
                <w:rFonts w:eastAsia="Calibri"/>
                <w:color w:val="000000" w:themeColor="text1"/>
                <w:sz w:val="17"/>
                <w:szCs w:val="17"/>
              </w:rPr>
              <w:t>.8</w:t>
            </w:r>
            <w:r>
              <w:rPr>
                <w:rFonts w:eastAsia="Calibri"/>
                <w:color w:val="000000" w:themeColor="text1"/>
                <w:sz w:val="17"/>
                <w:szCs w:val="17"/>
              </w:rPr>
              <w:t>)</w:t>
            </w:r>
          </w:p>
        </w:tc>
      </w:tr>
      <w:tr w:rsidR="00725033" w:rsidRPr="00B322E2" w14:paraId="00EBDF46" w14:textId="77777777">
        <w:tc>
          <w:tcPr>
            <w:tcW w:w="3584" w:type="dxa"/>
            <w:shd w:val="clear" w:color="auto" w:fill="auto"/>
            <w:vAlign w:val="bottom"/>
          </w:tcPr>
          <w:p w14:paraId="5260B3AA" w14:textId="171FA13D" w:rsidR="00725033" w:rsidRPr="00DC490B" w:rsidRDefault="0072503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National Professional Officer</w:t>
            </w:r>
          </w:p>
        </w:tc>
        <w:tc>
          <w:tcPr>
            <w:tcW w:w="1165" w:type="dxa"/>
            <w:shd w:val="clear" w:color="auto" w:fill="auto"/>
            <w:vAlign w:val="bottom"/>
          </w:tcPr>
          <w:p w14:paraId="62D9587F" w14:textId="77777777"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9 504.2</w:t>
            </w:r>
          </w:p>
        </w:tc>
        <w:tc>
          <w:tcPr>
            <w:tcW w:w="1166" w:type="dxa"/>
            <w:gridSpan w:val="2"/>
            <w:shd w:val="clear" w:color="auto" w:fill="auto"/>
          </w:tcPr>
          <w:p w14:paraId="4724F4E0" w14:textId="3678637C"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 xml:space="preserve">8 </w:t>
            </w:r>
            <w:r w:rsidR="00E94894" w:rsidRPr="00DC490B">
              <w:rPr>
                <w:rFonts w:eastAsia="Calibri"/>
                <w:color w:val="000000" w:themeColor="text1"/>
                <w:sz w:val="17"/>
                <w:szCs w:val="17"/>
              </w:rPr>
              <w:t>262.8</w:t>
            </w:r>
          </w:p>
        </w:tc>
        <w:tc>
          <w:tcPr>
            <w:tcW w:w="1166" w:type="dxa"/>
            <w:gridSpan w:val="2"/>
            <w:shd w:val="clear" w:color="auto" w:fill="auto"/>
          </w:tcPr>
          <w:p w14:paraId="6FD30F10" w14:textId="77777777"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 xml:space="preserve"> 8 942.1 </w:t>
            </w:r>
          </w:p>
        </w:tc>
        <w:tc>
          <w:tcPr>
            <w:tcW w:w="1165" w:type="dxa"/>
            <w:gridSpan w:val="2"/>
            <w:shd w:val="clear" w:color="auto" w:fill="auto"/>
          </w:tcPr>
          <w:p w14:paraId="0EF5C2EA" w14:textId="46CACC6A"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 xml:space="preserve">8 </w:t>
            </w:r>
            <w:r w:rsidR="00D35EF1" w:rsidRPr="00DC490B">
              <w:rPr>
                <w:rFonts w:eastAsia="Calibri"/>
                <w:color w:val="000000" w:themeColor="text1"/>
                <w:sz w:val="17"/>
                <w:szCs w:val="17"/>
              </w:rPr>
              <w:t>568</w:t>
            </w:r>
            <w:r w:rsidRPr="00DC490B">
              <w:rPr>
                <w:rFonts w:eastAsia="Calibri"/>
                <w:color w:val="000000" w:themeColor="text1"/>
                <w:sz w:val="17"/>
                <w:szCs w:val="17"/>
              </w:rPr>
              <w:t>.</w:t>
            </w:r>
            <w:r w:rsidR="00D35EF1" w:rsidRPr="00DC490B">
              <w:rPr>
                <w:rFonts w:eastAsia="Calibri"/>
                <w:color w:val="000000" w:themeColor="text1"/>
                <w:sz w:val="17"/>
                <w:szCs w:val="17"/>
              </w:rPr>
              <w:t>7</w:t>
            </w:r>
          </w:p>
        </w:tc>
        <w:tc>
          <w:tcPr>
            <w:tcW w:w="1606" w:type="dxa"/>
            <w:gridSpan w:val="2"/>
            <w:shd w:val="clear" w:color="auto" w:fill="auto"/>
          </w:tcPr>
          <w:p w14:paraId="05434648" w14:textId="59E3851E"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w:t>
            </w:r>
            <w:r w:rsidR="00D35EF1" w:rsidRPr="00DC490B">
              <w:rPr>
                <w:rFonts w:eastAsia="Calibri"/>
                <w:color w:val="000000" w:themeColor="text1"/>
                <w:sz w:val="17"/>
                <w:szCs w:val="17"/>
              </w:rPr>
              <w:t>373</w:t>
            </w:r>
            <w:r w:rsidRPr="00DC490B">
              <w:rPr>
                <w:rFonts w:eastAsia="Calibri"/>
                <w:color w:val="000000" w:themeColor="text1"/>
                <w:sz w:val="17"/>
                <w:szCs w:val="17"/>
              </w:rPr>
              <w:t>.</w:t>
            </w:r>
            <w:r w:rsidR="00D35EF1" w:rsidRPr="00DC490B">
              <w:rPr>
                <w:rFonts w:eastAsia="Calibri"/>
                <w:color w:val="000000" w:themeColor="text1"/>
                <w:sz w:val="17"/>
                <w:szCs w:val="17"/>
              </w:rPr>
              <w:t>4</w:t>
            </w:r>
            <w:r w:rsidRPr="00DC490B">
              <w:rPr>
                <w:rFonts w:eastAsia="Calibri"/>
                <w:color w:val="000000" w:themeColor="text1"/>
                <w:sz w:val="17"/>
                <w:szCs w:val="17"/>
              </w:rPr>
              <w:t>)</w:t>
            </w:r>
          </w:p>
        </w:tc>
      </w:tr>
      <w:tr w:rsidR="00725033" w:rsidRPr="00B322E2" w14:paraId="19AB7A28" w14:textId="77777777">
        <w:tc>
          <w:tcPr>
            <w:tcW w:w="3584" w:type="dxa"/>
            <w:shd w:val="clear" w:color="auto" w:fill="auto"/>
            <w:vAlign w:val="bottom"/>
          </w:tcPr>
          <w:p w14:paraId="73E12CDC" w14:textId="5B5EEA1B" w:rsidR="00725033" w:rsidRPr="00DC490B" w:rsidRDefault="0072503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lastRenderedPageBreak/>
              <w:tab/>
            </w:r>
            <w:r w:rsidR="005B08B8">
              <w:rPr>
                <w:rFonts w:eastAsia="Calibri"/>
                <w:color w:val="000000" w:themeColor="text1"/>
                <w:sz w:val="17"/>
              </w:rPr>
              <w:t xml:space="preserve">National General Service </w:t>
            </w:r>
            <w:r w:rsidRPr="00DC490B">
              <w:rPr>
                <w:rFonts w:eastAsia="Calibri"/>
                <w:color w:val="000000" w:themeColor="text1"/>
                <w:sz w:val="17"/>
              </w:rPr>
              <w:t>staff</w:t>
            </w:r>
          </w:p>
        </w:tc>
        <w:tc>
          <w:tcPr>
            <w:tcW w:w="1165" w:type="dxa"/>
            <w:shd w:val="clear" w:color="auto" w:fill="auto"/>
            <w:vAlign w:val="bottom"/>
          </w:tcPr>
          <w:p w14:paraId="2082E91D" w14:textId="77777777"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23 391.5</w:t>
            </w:r>
          </w:p>
        </w:tc>
        <w:tc>
          <w:tcPr>
            <w:tcW w:w="1166" w:type="dxa"/>
            <w:gridSpan w:val="2"/>
            <w:shd w:val="clear" w:color="auto" w:fill="auto"/>
          </w:tcPr>
          <w:p w14:paraId="5935BFD8" w14:textId="0A9DD1BC"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2</w:t>
            </w:r>
            <w:r w:rsidR="00E94894" w:rsidRPr="00DC490B">
              <w:rPr>
                <w:rFonts w:eastAsia="Calibri"/>
                <w:color w:val="000000" w:themeColor="text1"/>
                <w:sz w:val="17"/>
                <w:szCs w:val="17"/>
              </w:rPr>
              <w:t>2 021.</w:t>
            </w:r>
            <w:r w:rsidR="0030476A">
              <w:rPr>
                <w:rFonts w:eastAsia="Calibri"/>
                <w:color w:val="000000" w:themeColor="text1"/>
                <w:sz w:val="17"/>
                <w:szCs w:val="17"/>
              </w:rPr>
              <w:t>5</w:t>
            </w:r>
          </w:p>
        </w:tc>
        <w:tc>
          <w:tcPr>
            <w:tcW w:w="1166" w:type="dxa"/>
            <w:gridSpan w:val="2"/>
            <w:shd w:val="clear" w:color="auto" w:fill="auto"/>
          </w:tcPr>
          <w:p w14:paraId="7E0DB827" w14:textId="77777777"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 xml:space="preserve"> 21 542.7 </w:t>
            </w:r>
          </w:p>
        </w:tc>
        <w:tc>
          <w:tcPr>
            <w:tcW w:w="1165" w:type="dxa"/>
            <w:gridSpan w:val="2"/>
            <w:shd w:val="clear" w:color="auto" w:fill="auto"/>
          </w:tcPr>
          <w:p w14:paraId="6F5EA594" w14:textId="7426B475" w:rsidR="00725033" w:rsidRPr="00DC490B" w:rsidRDefault="00F74A7D">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Pr>
                <w:rFonts w:eastAsia="Calibri"/>
                <w:color w:val="000000" w:themeColor="text1"/>
                <w:sz w:val="17"/>
                <w:szCs w:val="17"/>
              </w:rPr>
              <w:t xml:space="preserve">19 </w:t>
            </w:r>
            <w:r w:rsidR="00757599">
              <w:rPr>
                <w:rFonts w:eastAsia="Calibri"/>
                <w:color w:val="000000" w:themeColor="text1"/>
                <w:sz w:val="17"/>
                <w:szCs w:val="17"/>
              </w:rPr>
              <w:t>5</w:t>
            </w:r>
            <w:r w:rsidR="00BF6E92">
              <w:rPr>
                <w:rFonts w:eastAsia="Calibri"/>
                <w:color w:val="000000" w:themeColor="text1"/>
                <w:sz w:val="17"/>
                <w:szCs w:val="17"/>
              </w:rPr>
              <w:t>2</w:t>
            </w:r>
            <w:r w:rsidR="00BC12E6">
              <w:rPr>
                <w:rFonts w:eastAsia="Calibri"/>
                <w:color w:val="000000" w:themeColor="text1"/>
                <w:sz w:val="17"/>
                <w:szCs w:val="17"/>
              </w:rPr>
              <w:t>7</w:t>
            </w:r>
            <w:r>
              <w:rPr>
                <w:rFonts w:eastAsia="Calibri"/>
                <w:color w:val="000000" w:themeColor="text1"/>
                <w:sz w:val="17"/>
                <w:szCs w:val="17"/>
              </w:rPr>
              <w:t>.</w:t>
            </w:r>
            <w:r w:rsidR="00BC12E6">
              <w:rPr>
                <w:rFonts w:eastAsia="Calibri"/>
                <w:color w:val="000000" w:themeColor="text1"/>
                <w:sz w:val="17"/>
                <w:szCs w:val="17"/>
              </w:rPr>
              <w:t>9</w:t>
            </w:r>
          </w:p>
        </w:tc>
        <w:tc>
          <w:tcPr>
            <w:tcW w:w="1606" w:type="dxa"/>
            <w:gridSpan w:val="2"/>
            <w:shd w:val="clear" w:color="auto" w:fill="auto"/>
          </w:tcPr>
          <w:p w14:paraId="1D0310E2" w14:textId="30B0650F"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(2</w:t>
            </w:r>
            <w:r w:rsidR="00F74A7D">
              <w:rPr>
                <w:rFonts w:eastAsia="Calibri"/>
                <w:color w:val="000000" w:themeColor="text1"/>
                <w:sz w:val="17"/>
                <w:szCs w:val="17"/>
              </w:rPr>
              <w:t xml:space="preserve"> </w:t>
            </w:r>
            <w:r w:rsidR="0084366F">
              <w:rPr>
                <w:rFonts w:eastAsia="Calibri"/>
                <w:color w:val="000000" w:themeColor="text1"/>
                <w:sz w:val="17"/>
                <w:szCs w:val="17"/>
              </w:rPr>
              <w:t>0</w:t>
            </w:r>
            <w:r w:rsidR="00FD26B2">
              <w:rPr>
                <w:rFonts w:eastAsia="Calibri"/>
                <w:color w:val="000000" w:themeColor="text1"/>
                <w:sz w:val="17"/>
                <w:szCs w:val="17"/>
              </w:rPr>
              <w:t>1</w:t>
            </w:r>
            <w:r w:rsidR="00BC12E6">
              <w:rPr>
                <w:rFonts w:eastAsia="Calibri"/>
                <w:color w:val="000000" w:themeColor="text1"/>
                <w:sz w:val="17"/>
                <w:szCs w:val="17"/>
              </w:rPr>
              <w:t>4</w:t>
            </w:r>
            <w:r w:rsidR="00FD26B2">
              <w:rPr>
                <w:rFonts w:eastAsia="Calibri"/>
                <w:color w:val="000000" w:themeColor="text1"/>
                <w:sz w:val="17"/>
                <w:szCs w:val="17"/>
              </w:rPr>
              <w:t>.</w:t>
            </w:r>
            <w:r w:rsidR="00BC12E6">
              <w:rPr>
                <w:rFonts w:eastAsia="Calibri"/>
                <w:color w:val="000000" w:themeColor="text1"/>
                <w:sz w:val="17"/>
                <w:szCs w:val="17"/>
              </w:rPr>
              <w:t>8</w:t>
            </w:r>
            <w:r w:rsidR="00757599">
              <w:rPr>
                <w:rFonts w:eastAsia="Calibri"/>
                <w:color w:val="000000" w:themeColor="text1"/>
                <w:sz w:val="17"/>
                <w:szCs w:val="17"/>
              </w:rPr>
              <w:t>)</w:t>
            </w:r>
          </w:p>
        </w:tc>
      </w:tr>
      <w:tr w:rsidR="00725033" w:rsidRPr="00B322E2" w14:paraId="6840B16C" w14:textId="77777777">
        <w:tc>
          <w:tcPr>
            <w:tcW w:w="3584" w:type="dxa"/>
            <w:shd w:val="clear" w:color="auto" w:fill="auto"/>
            <w:vAlign w:val="bottom"/>
          </w:tcPr>
          <w:p w14:paraId="627A1204" w14:textId="77777777" w:rsidR="00725033" w:rsidRPr="00DC490B" w:rsidRDefault="0072503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United Nations Volunteers</w:t>
            </w:r>
          </w:p>
        </w:tc>
        <w:tc>
          <w:tcPr>
            <w:tcW w:w="1165" w:type="dxa"/>
            <w:shd w:val="clear" w:color="auto" w:fill="auto"/>
            <w:vAlign w:val="bottom"/>
          </w:tcPr>
          <w:p w14:paraId="00121A38" w14:textId="77777777"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4 567.4</w:t>
            </w:r>
          </w:p>
        </w:tc>
        <w:tc>
          <w:tcPr>
            <w:tcW w:w="1166" w:type="dxa"/>
            <w:gridSpan w:val="2"/>
            <w:shd w:val="clear" w:color="auto" w:fill="auto"/>
          </w:tcPr>
          <w:p w14:paraId="518485FF" w14:textId="135A5994"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 xml:space="preserve">4 </w:t>
            </w:r>
            <w:r w:rsidR="0030476A" w:rsidRPr="00DC490B">
              <w:rPr>
                <w:rFonts w:eastAsia="Calibri"/>
                <w:color w:val="000000" w:themeColor="text1"/>
                <w:sz w:val="17"/>
                <w:szCs w:val="17"/>
              </w:rPr>
              <w:t>50</w:t>
            </w:r>
            <w:r w:rsidR="0030476A">
              <w:rPr>
                <w:rFonts w:eastAsia="Calibri"/>
                <w:color w:val="000000" w:themeColor="text1"/>
                <w:sz w:val="17"/>
                <w:szCs w:val="17"/>
              </w:rPr>
              <w:t>2</w:t>
            </w:r>
            <w:r w:rsidR="00FE5770" w:rsidRPr="00DC490B">
              <w:rPr>
                <w:rFonts w:eastAsia="Calibri"/>
                <w:color w:val="000000" w:themeColor="text1"/>
                <w:sz w:val="17"/>
                <w:szCs w:val="17"/>
              </w:rPr>
              <w:t>.</w:t>
            </w:r>
            <w:r w:rsidR="0030476A">
              <w:rPr>
                <w:rFonts w:eastAsia="Calibri"/>
                <w:color w:val="000000" w:themeColor="text1"/>
                <w:sz w:val="17"/>
                <w:szCs w:val="17"/>
              </w:rPr>
              <w:t>5</w:t>
            </w:r>
          </w:p>
        </w:tc>
        <w:tc>
          <w:tcPr>
            <w:tcW w:w="1166" w:type="dxa"/>
            <w:gridSpan w:val="2"/>
            <w:shd w:val="clear" w:color="auto" w:fill="auto"/>
          </w:tcPr>
          <w:p w14:paraId="6415758E" w14:textId="77777777" w:rsidR="00725033" w:rsidRPr="00DC490B"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 xml:space="preserve"> 4 152.9 </w:t>
            </w:r>
          </w:p>
        </w:tc>
        <w:tc>
          <w:tcPr>
            <w:tcW w:w="1165" w:type="dxa"/>
            <w:gridSpan w:val="2"/>
            <w:shd w:val="clear" w:color="auto" w:fill="auto"/>
          </w:tcPr>
          <w:p w14:paraId="264BC1F9" w14:textId="2C38E77A" w:rsidR="00725033" w:rsidRPr="00DC490B" w:rsidRDefault="00BC714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4 777.2</w:t>
            </w:r>
          </w:p>
        </w:tc>
        <w:tc>
          <w:tcPr>
            <w:tcW w:w="1606" w:type="dxa"/>
            <w:gridSpan w:val="2"/>
            <w:shd w:val="clear" w:color="auto" w:fill="auto"/>
          </w:tcPr>
          <w:p w14:paraId="435D2AD3" w14:textId="51C11AEF" w:rsidR="00725033" w:rsidRPr="00DC490B" w:rsidRDefault="00BC714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C490B">
              <w:rPr>
                <w:rFonts w:eastAsia="Calibri"/>
                <w:color w:val="000000" w:themeColor="text1"/>
                <w:sz w:val="17"/>
                <w:szCs w:val="17"/>
              </w:rPr>
              <w:t>62</w:t>
            </w:r>
            <w:r w:rsidR="005959A0" w:rsidRPr="00DC490B">
              <w:rPr>
                <w:rFonts w:eastAsia="Calibri"/>
                <w:color w:val="000000" w:themeColor="text1"/>
                <w:sz w:val="17"/>
                <w:szCs w:val="17"/>
              </w:rPr>
              <w:t>4.3</w:t>
            </w:r>
          </w:p>
        </w:tc>
      </w:tr>
      <w:tr w:rsidR="00BC714F" w:rsidRPr="00B322E2" w14:paraId="44F65A4A" w14:textId="77777777">
        <w:trPr>
          <w:trHeight w:val="243"/>
        </w:trPr>
        <w:tc>
          <w:tcPr>
            <w:tcW w:w="3584" w:type="dxa"/>
            <w:tcBorders>
              <w:bottom w:val="single" w:sz="4" w:space="0" w:color="auto"/>
            </w:tcBorders>
            <w:shd w:val="clear" w:color="auto" w:fill="auto"/>
            <w:vAlign w:val="bottom"/>
          </w:tcPr>
          <w:p w14:paraId="14E37519" w14:textId="77777777" w:rsidR="00BC714F" w:rsidRPr="00B322E2" w:rsidRDefault="00BC714F" w:rsidP="00BC714F">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General temporary assistance</w:t>
            </w:r>
          </w:p>
        </w:tc>
        <w:tc>
          <w:tcPr>
            <w:tcW w:w="1165" w:type="dxa"/>
            <w:tcBorders>
              <w:bottom w:val="single" w:sz="4" w:space="0" w:color="auto"/>
            </w:tcBorders>
            <w:shd w:val="clear" w:color="auto" w:fill="auto"/>
          </w:tcPr>
          <w:p w14:paraId="750FF308" w14:textId="77777777" w:rsidR="00BC714F" w:rsidRPr="00B322E2" w:rsidRDefault="00BC714F" w:rsidP="00BC714F">
            <w:pPr>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B322E2">
              <w:rPr>
                <w:rFonts w:eastAsia="Calibri"/>
                <w:color w:val="000000" w:themeColor="text1"/>
                <w:sz w:val="17"/>
                <w:szCs w:val="17"/>
              </w:rPr>
              <w:t>478.8</w:t>
            </w:r>
          </w:p>
        </w:tc>
        <w:tc>
          <w:tcPr>
            <w:tcW w:w="1166" w:type="dxa"/>
            <w:gridSpan w:val="2"/>
            <w:tcBorders>
              <w:bottom w:val="single" w:sz="4" w:space="0" w:color="auto"/>
            </w:tcBorders>
            <w:shd w:val="clear" w:color="auto" w:fill="auto"/>
          </w:tcPr>
          <w:p w14:paraId="7FEB6786" w14:textId="70E3B928" w:rsidR="00BC714F" w:rsidRPr="00B322E2" w:rsidRDefault="0030476A" w:rsidP="00BC714F">
            <w:pPr>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Pr>
                <w:rFonts w:eastAsia="Calibri"/>
                <w:color w:val="000000" w:themeColor="text1"/>
                <w:sz w:val="17"/>
                <w:szCs w:val="17"/>
              </w:rPr>
              <w:t>456</w:t>
            </w:r>
            <w:r w:rsidR="00BC714F">
              <w:rPr>
                <w:rFonts w:eastAsia="Calibri"/>
                <w:color w:val="000000" w:themeColor="text1"/>
                <w:sz w:val="17"/>
                <w:szCs w:val="17"/>
              </w:rPr>
              <w:t>.</w:t>
            </w:r>
            <w:r>
              <w:rPr>
                <w:rFonts w:eastAsia="Calibri"/>
                <w:color w:val="000000" w:themeColor="text1"/>
                <w:sz w:val="17"/>
                <w:szCs w:val="17"/>
              </w:rPr>
              <w:t>3</w:t>
            </w:r>
          </w:p>
        </w:tc>
        <w:tc>
          <w:tcPr>
            <w:tcW w:w="1166" w:type="dxa"/>
            <w:gridSpan w:val="2"/>
            <w:tcBorders>
              <w:bottom w:val="single" w:sz="4" w:space="0" w:color="auto"/>
            </w:tcBorders>
            <w:shd w:val="clear" w:color="auto" w:fill="auto"/>
          </w:tcPr>
          <w:p w14:paraId="04EF75FF" w14:textId="77777777" w:rsidR="00BC714F" w:rsidRPr="00B322E2" w:rsidRDefault="00BC714F" w:rsidP="00BC714F">
            <w:pPr>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B322E2">
              <w:rPr>
                <w:rFonts w:eastAsia="Calibri"/>
                <w:color w:val="000000" w:themeColor="text1"/>
                <w:sz w:val="17"/>
                <w:szCs w:val="17"/>
              </w:rPr>
              <w:t xml:space="preserve"> 574.3 </w:t>
            </w:r>
          </w:p>
        </w:tc>
        <w:tc>
          <w:tcPr>
            <w:tcW w:w="1165" w:type="dxa"/>
            <w:gridSpan w:val="2"/>
            <w:tcBorders>
              <w:bottom w:val="single" w:sz="4" w:space="0" w:color="auto"/>
            </w:tcBorders>
            <w:shd w:val="clear" w:color="auto" w:fill="auto"/>
          </w:tcPr>
          <w:p w14:paraId="718E63EB" w14:textId="6C508657" w:rsidR="00BC714F" w:rsidRPr="00B322E2" w:rsidRDefault="00BC714F" w:rsidP="00BC714F">
            <w:pPr>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Pr>
                <w:rFonts w:eastAsia="Calibri"/>
                <w:color w:val="000000" w:themeColor="text1"/>
                <w:sz w:val="17"/>
                <w:szCs w:val="17"/>
              </w:rPr>
              <w:t>602</w:t>
            </w:r>
            <w:r w:rsidRPr="00B322E2">
              <w:rPr>
                <w:rFonts w:eastAsia="Calibri"/>
                <w:color w:val="000000" w:themeColor="text1"/>
                <w:sz w:val="17"/>
                <w:szCs w:val="17"/>
              </w:rPr>
              <w:t>.</w:t>
            </w:r>
            <w:r>
              <w:rPr>
                <w:rFonts w:eastAsia="Calibri"/>
                <w:color w:val="000000" w:themeColor="text1"/>
                <w:sz w:val="17"/>
                <w:szCs w:val="17"/>
              </w:rPr>
              <w:t>7</w:t>
            </w:r>
          </w:p>
        </w:tc>
        <w:tc>
          <w:tcPr>
            <w:tcW w:w="1606" w:type="dxa"/>
            <w:gridSpan w:val="2"/>
            <w:tcBorders>
              <w:bottom w:val="single" w:sz="4" w:space="0" w:color="auto"/>
            </w:tcBorders>
            <w:shd w:val="clear" w:color="auto" w:fill="auto"/>
          </w:tcPr>
          <w:p w14:paraId="7E9C159E" w14:textId="46277417" w:rsidR="00BC714F" w:rsidRPr="00B322E2" w:rsidRDefault="00BC714F" w:rsidP="00BC714F">
            <w:pPr>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Pr>
                <w:rFonts w:eastAsia="Calibri"/>
                <w:color w:val="000000" w:themeColor="text1"/>
                <w:sz w:val="17"/>
                <w:szCs w:val="17"/>
              </w:rPr>
              <w:t>28.4</w:t>
            </w:r>
          </w:p>
        </w:tc>
      </w:tr>
      <w:tr w:rsidR="00725033" w:rsidRPr="00B322E2" w14:paraId="34084633" w14:textId="77777777">
        <w:tc>
          <w:tcPr>
            <w:tcW w:w="3584" w:type="dxa"/>
            <w:tcBorders>
              <w:top w:val="single" w:sz="4" w:space="0" w:color="auto"/>
              <w:bottom w:val="single" w:sz="4" w:space="0" w:color="auto"/>
            </w:tcBorders>
            <w:shd w:val="clear" w:color="auto" w:fill="auto"/>
            <w:vAlign w:val="bottom"/>
          </w:tcPr>
          <w:p w14:paraId="39F2A785" w14:textId="77777777" w:rsidR="00725033" w:rsidRPr="00B322E2" w:rsidRDefault="00725033">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 category II</w:t>
            </w:r>
          </w:p>
        </w:tc>
        <w:tc>
          <w:tcPr>
            <w:tcW w:w="1165" w:type="dxa"/>
            <w:tcBorders>
              <w:top w:val="single" w:sz="4" w:space="0" w:color="auto"/>
              <w:bottom w:val="single" w:sz="4" w:space="0" w:color="auto"/>
            </w:tcBorders>
            <w:shd w:val="clear" w:color="auto" w:fill="auto"/>
            <w:vAlign w:val="bottom"/>
          </w:tcPr>
          <w:p w14:paraId="2D115C9A" w14:textId="77777777"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rPr>
              <w:t>93 000.9</w:t>
            </w:r>
          </w:p>
        </w:tc>
        <w:tc>
          <w:tcPr>
            <w:tcW w:w="1166" w:type="dxa"/>
            <w:gridSpan w:val="2"/>
            <w:tcBorders>
              <w:top w:val="single" w:sz="4" w:space="0" w:color="auto"/>
              <w:bottom w:val="single" w:sz="4" w:space="0" w:color="auto"/>
            </w:tcBorders>
            <w:shd w:val="clear" w:color="auto" w:fill="auto"/>
            <w:vAlign w:val="bottom"/>
          </w:tcPr>
          <w:p w14:paraId="0E1A5E22" w14:textId="0CE23C83" w:rsidR="00725033" w:rsidRPr="00B322E2" w:rsidRDefault="00FE5770">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Pr>
                <w:rFonts w:eastAsia="Calibri"/>
                <w:b/>
                <w:color w:val="000000" w:themeColor="text1"/>
                <w:sz w:val="17"/>
                <w:szCs w:val="17"/>
              </w:rPr>
              <w:t xml:space="preserve">93 </w:t>
            </w:r>
            <w:r w:rsidR="0030476A">
              <w:rPr>
                <w:rFonts w:eastAsia="Calibri"/>
                <w:b/>
                <w:color w:val="000000" w:themeColor="text1"/>
                <w:sz w:val="17"/>
                <w:szCs w:val="17"/>
              </w:rPr>
              <w:t>094</w:t>
            </w:r>
            <w:r>
              <w:rPr>
                <w:rFonts w:eastAsia="Calibri"/>
                <w:b/>
                <w:color w:val="000000" w:themeColor="text1"/>
                <w:sz w:val="17"/>
                <w:szCs w:val="17"/>
              </w:rPr>
              <w:t>.</w:t>
            </w:r>
            <w:r w:rsidR="0030476A">
              <w:rPr>
                <w:rFonts w:eastAsia="Calibri"/>
                <w:b/>
                <w:color w:val="000000" w:themeColor="text1"/>
                <w:sz w:val="17"/>
                <w:szCs w:val="17"/>
              </w:rPr>
              <w:t>5</w:t>
            </w:r>
          </w:p>
        </w:tc>
        <w:tc>
          <w:tcPr>
            <w:tcW w:w="1166" w:type="dxa"/>
            <w:gridSpan w:val="2"/>
            <w:tcBorders>
              <w:top w:val="single" w:sz="4" w:space="0" w:color="auto"/>
              <w:bottom w:val="single" w:sz="4" w:space="0" w:color="auto"/>
            </w:tcBorders>
            <w:shd w:val="clear" w:color="auto" w:fill="auto"/>
            <w:vAlign w:val="bottom"/>
          </w:tcPr>
          <w:p w14:paraId="2499FE31" w14:textId="77777777"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szCs w:val="17"/>
              </w:rPr>
              <w:t>92 140.3</w:t>
            </w:r>
          </w:p>
        </w:tc>
        <w:tc>
          <w:tcPr>
            <w:tcW w:w="1165" w:type="dxa"/>
            <w:gridSpan w:val="2"/>
            <w:tcBorders>
              <w:top w:val="single" w:sz="4" w:space="0" w:color="auto"/>
              <w:bottom w:val="single" w:sz="4" w:space="0" w:color="auto"/>
            </w:tcBorders>
            <w:shd w:val="clear" w:color="auto" w:fill="auto"/>
            <w:vAlign w:val="bottom"/>
          </w:tcPr>
          <w:p w14:paraId="42B96E59" w14:textId="40396A15" w:rsidR="00725033" w:rsidRPr="00633126" w:rsidRDefault="002F1E06">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Pr>
                <w:rFonts w:eastAsia="Calibri"/>
                <w:b/>
                <w:color w:val="000000" w:themeColor="text1"/>
                <w:sz w:val="17"/>
                <w:szCs w:val="17"/>
              </w:rPr>
              <w:t>8</w:t>
            </w:r>
            <w:r w:rsidR="0084366F">
              <w:rPr>
                <w:rFonts w:eastAsia="Calibri"/>
                <w:b/>
                <w:color w:val="000000" w:themeColor="text1"/>
                <w:sz w:val="17"/>
                <w:szCs w:val="17"/>
              </w:rPr>
              <w:t>7</w:t>
            </w:r>
            <w:r>
              <w:rPr>
                <w:rFonts w:eastAsia="Calibri"/>
                <w:b/>
                <w:color w:val="000000" w:themeColor="text1"/>
                <w:sz w:val="17"/>
                <w:szCs w:val="17"/>
              </w:rPr>
              <w:t xml:space="preserve"> </w:t>
            </w:r>
            <w:r w:rsidR="0084366F">
              <w:rPr>
                <w:rFonts w:eastAsia="Calibri"/>
                <w:b/>
                <w:color w:val="000000" w:themeColor="text1"/>
                <w:sz w:val="17"/>
                <w:szCs w:val="17"/>
              </w:rPr>
              <w:t>9</w:t>
            </w:r>
            <w:r w:rsidR="00757599">
              <w:rPr>
                <w:rFonts w:eastAsia="Calibri"/>
                <w:b/>
                <w:color w:val="000000" w:themeColor="text1"/>
                <w:sz w:val="17"/>
                <w:szCs w:val="17"/>
              </w:rPr>
              <w:t>5</w:t>
            </w:r>
            <w:r w:rsidR="007C5FA9">
              <w:rPr>
                <w:rFonts w:eastAsia="Calibri"/>
                <w:b/>
                <w:color w:val="000000" w:themeColor="text1"/>
                <w:sz w:val="17"/>
                <w:szCs w:val="17"/>
              </w:rPr>
              <w:t>8</w:t>
            </w:r>
            <w:r>
              <w:rPr>
                <w:rFonts w:eastAsia="Calibri"/>
                <w:b/>
                <w:color w:val="000000" w:themeColor="text1"/>
                <w:sz w:val="17"/>
                <w:szCs w:val="17"/>
              </w:rPr>
              <w:t>.</w:t>
            </w:r>
            <w:r w:rsidR="007C5FA9">
              <w:rPr>
                <w:rFonts w:eastAsia="Calibri"/>
                <w:b/>
                <w:color w:val="000000" w:themeColor="text1"/>
                <w:sz w:val="17"/>
                <w:szCs w:val="17"/>
              </w:rPr>
              <w:t>0</w:t>
            </w:r>
          </w:p>
        </w:tc>
        <w:tc>
          <w:tcPr>
            <w:tcW w:w="1606" w:type="dxa"/>
            <w:gridSpan w:val="2"/>
            <w:tcBorders>
              <w:top w:val="single" w:sz="4" w:space="0" w:color="auto"/>
              <w:bottom w:val="single" w:sz="4" w:space="0" w:color="auto"/>
            </w:tcBorders>
            <w:shd w:val="clear" w:color="auto" w:fill="auto"/>
            <w:vAlign w:val="bottom"/>
          </w:tcPr>
          <w:p w14:paraId="5ECB3049" w14:textId="5475E98E" w:rsidR="00725033" w:rsidRPr="00633126" w:rsidRDefault="002F1E06">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Pr>
                <w:rFonts w:eastAsia="Calibri"/>
                <w:b/>
                <w:color w:val="000000" w:themeColor="text1"/>
                <w:sz w:val="17"/>
                <w:szCs w:val="17"/>
              </w:rPr>
              <w:t>(</w:t>
            </w:r>
            <w:r w:rsidR="00B27E9F">
              <w:rPr>
                <w:rFonts w:eastAsia="Calibri"/>
                <w:b/>
                <w:color w:val="000000" w:themeColor="text1"/>
                <w:sz w:val="17"/>
                <w:szCs w:val="17"/>
              </w:rPr>
              <w:t xml:space="preserve">4 </w:t>
            </w:r>
            <w:r w:rsidR="00757599">
              <w:rPr>
                <w:rFonts w:eastAsia="Calibri"/>
                <w:b/>
                <w:color w:val="000000" w:themeColor="text1"/>
                <w:sz w:val="17"/>
                <w:szCs w:val="17"/>
              </w:rPr>
              <w:t>18</w:t>
            </w:r>
            <w:r w:rsidR="00A511D9">
              <w:rPr>
                <w:rFonts w:eastAsia="Calibri"/>
                <w:b/>
                <w:color w:val="000000" w:themeColor="text1"/>
                <w:sz w:val="17"/>
                <w:szCs w:val="17"/>
              </w:rPr>
              <w:t>2</w:t>
            </w:r>
            <w:r w:rsidR="00757599">
              <w:rPr>
                <w:rFonts w:eastAsia="Calibri"/>
                <w:b/>
                <w:color w:val="000000" w:themeColor="text1"/>
                <w:sz w:val="17"/>
                <w:szCs w:val="17"/>
              </w:rPr>
              <w:t>.</w:t>
            </w:r>
            <w:r w:rsidR="00A511D9">
              <w:rPr>
                <w:rFonts w:eastAsia="Calibri"/>
                <w:b/>
                <w:color w:val="000000" w:themeColor="text1"/>
                <w:sz w:val="17"/>
                <w:szCs w:val="17"/>
              </w:rPr>
              <w:t>3</w:t>
            </w:r>
            <w:r>
              <w:rPr>
                <w:rFonts w:eastAsia="Calibri"/>
                <w:b/>
                <w:color w:val="000000" w:themeColor="text1"/>
                <w:sz w:val="17"/>
                <w:szCs w:val="17"/>
              </w:rPr>
              <w:t>)</w:t>
            </w:r>
          </w:p>
        </w:tc>
      </w:tr>
      <w:tr w:rsidR="00725033" w:rsidRPr="00B322E2" w14:paraId="664C14CD" w14:textId="77777777">
        <w:tc>
          <w:tcPr>
            <w:tcW w:w="3584" w:type="dxa"/>
            <w:shd w:val="clear" w:color="auto" w:fill="auto"/>
            <w:vAlign w:val="bottom"/>
          </w:tcPr>
          <w:p w14:paraId="3C79D8A9" w14:textId="77777777" w:rsidR="00725033" w:rsidRPr="00B322E2" w:rsidRDefault="00725033">
            <w:pPr>
              <w:keepNext/>
              <w:keepLines/>
              <w:tabs>
                <w:tab w:val="left" w:pos="288"/>
                <w:tab w:val="left" w:pos="576"/>
                <w:tab w:val="left" w:pos="864"/>
                <w:tab w:val="left" w:pos="1152"/>
              </w:tabs>
              <w:spacing w:before="81" w:after="40" w:line="210" w:lineRule="exact"/>
              <w:ind w:right="43"/>
              <w:jc w:val="both"/>
              <w:rPr>
                <w:rFonts w:eastAsia="Calibri"/>
                <w:b/>
                <w:bCs/>
                <w:color w:val="000000" w:themeColor="text1"/>
                <w:sz w:val="17"/>
              </w:rPr>
            </w:pPr>
            <w:r w:rsidRPr="00B322E2">
              <w:rPr>
                <w:rFonts w:eastAsia="Calibri"/>
                <w:b/>
                <w:bCs/>
                <w:color w:val="000000" w:themeColor="text1"/>
                <w:sz w:val="17"/>
              </w:rPr>
              <w:t>III.</w:t>
            </w:r>
            <w:r w:rsidRPr="00B322E2">
              <w:rPr>
                <w:rFonts w:eastAsia="Calibri"/>
                <w:b/>
                <w:bCs/>
                <w:color w:val="000000" w:themeColor="text1"/>
                <w:sz w:val="17"/>
              </w:rPr>
              <w:tab/>
              <w:t>Operational costs</w:t>
            </w:r>
          </w:p>
        </w:tc>
        <w:tc>
          <w:tcPr>
            <w:tcW w:w="1165" w:type="dxa"/>
            <w:shd w:val="clear" w:color="auto" w:fill="auto"/>
            <w:vAlign w:val="bottom"/>
          </w:tcPr>
          <w:p w14:paraId="2979A5D6" w14:textId="77777777" w:rsidR="00725033" w:rsidRPr="00B322E2" w:rsidRDefault="00725033">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c>
          <w:tcPr>
            <w:tcW w:w="1166" w:type="dxa"/>
            <w:gridSpan w:val="2"/>
            <w:shd w:val="clear" w:color="auto" w:fill="auto"/>
            <w:vAlign w:val="bottom"/>
          </w:tcPr>
          <w:p w14:paraId="3ADBBF6F" w14:textId="77777777" w:rsidR="00725033" w:rsidRPr="00B322E2" w:rsidRDefault="00725033">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c>
          <w:tcPr>
            <w:tcW w:w="1166" w:type="dxa"/>
            <w:gridSpan w:val="2"/>
            <w:shd w:val="clear" w:color="auto" w:fill="auto"/>
            <w:vAlign w:val="bottom"/>
          </w:tcPr>
          <w:p w14:paraId="1B4BE41C" w14:textId="77777777" w:rsidR="00725033" w:rsidRPr="00B322E2" w:rsidRDefault="00725033">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c>
          <w:tcPr>
            <w:tcW w:w="1165" w:type="dxa"/>
            <w:gridSpan w:val="2"/>
            <w:shd w:val="clear" w:color="auto" w:fill="auto"/>
            <w:vAlign w:val="bottom"/>
          </w:tcPr>
          <w:p w14:paraId="497AD765" w14:textId="77777777" w:rsidR="00725033" w:rsidRPr="00B322E2" w:rsidRDefault="00725033">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c>
          <w:tcPr>
            <w:tcW w:w="1606" w:type="dxa"/>
            <w:gridSpan w:val="2"/>
            <w:shd w:val="clear" w:color="auto" w:fill="auto"/>
            <w:vAlign w:val="bottom"/>
          </w:tcPr>
          <w:p w14:paraId="08A613A3" w14:textId="77777777" w:rsidR="00725033" w:rsidRPr="00B322E2" w:rsidRDefault="00725033">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r>
      <w:tr w:rsidR="00725033" w:rsidRPr="00B322E2" w14:paraId="35C3A378" w14:textId="77777777">
        <w:tc>
          <w:tcPr>
            <w:tcW w:w="3584" w:type="dxa"/>
            <w:shd w:val="clear" w:color="auto" w:fill="auto"/>
            <w:vAlign w:val="bottom"/>
          </w:tcPr>
          <w:p w14:paraId="0FC6EC58" w14:textId="77777777" w:rsidR="00725033" w:rsidRPr="00B322E2" w:rsidRDefault="00725033">
            <w:pPr>
              <w:keepNext/>
              <w:keepLines/>
              <w:tabs>
                <w:tab w:val="left" w:pos="288"/>
                <w:tab w:val="left" w:pos="576"/>
                <w:tab w:val="left" w:pos="864"/>
                <w:tab w:val="left" w:pos="1152"/>
              </w:tabs>
              <w:spacing w:before="40" w:after="40" w:line="210" w:lineRule="exact"/>
              <w:ind w:right="43"/>
              <w:jc w:val="both"/>
              <w:rPr>
                <w:rFonts w:eastAsia="Calibri"/>
                <w:color w:val="000000" w:themeColor="text1"/>
                <w:sz w:val="17"/>
              </w:rPr>
            </w:pPr>
            <w:r w:rsidRPr="00B322E2">
              <w:rPr>
                <w:rFonts w:eastAsia="Calibri"/>
                <w:color w:val="000000" w:themeColor="text1"/>
                <w:sz w:val="17"/>
              </w:rPr>
              <w:tab/>
              <w:t>Consultants and consulting services</w:t>
            </w:r>
          </w:p>
        </w:tc>
        <w:tc>
          <w:tcPr>
            <w:tcW w:w="1165" w:type="dxa"/>
            <w:shd w:val="clear" w:color="auto" w:fill="auto"/>
            <w:vAlign w:val="bottom"/>
          </w:tcPr>
          <w:p w14:paraId="5D65A6B6"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19.6</w:t>
            </w:r>
          </w:p>
        </w:tc>
        <w:tc>
          <w:tcPr>
            <w:tcW w:w="1166" w:type="dxa"/>
            <w:gridSpan w:val="2"/>
            <w:shd w:val="clear" w:color="auto" w:fill="auto"/>
          </w:tcPr>
          <w:p w14:paraId="1FB97D8B"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rPr>
            </w:pPr>
            <w:r w:rsidRPr="00B322E2">
              <w:rPr>
                <w:rFonts w:eastAsia="Calibri"/>
                <w:color w:val="000000" w:themeColor="text1"/>
                <w:sz w:val="17"/>
              </w:rPr>
              <w:t>6.7</w:t>
            </w:r>
          </w:p>
        </w:tc>
        <w:tc>
          <w:tcPr>
            <w:tcW w:w="1166" w:type="dxa"/>
            <w:gridSpan w:val="2"/>
            <w:shd w:val="clear" w:color="auto" w:fill="auto"/>
          </w:tcPr>
          <w:p w14:paraId="2A1206C7"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 xml:space="preserve"> 19.6 </w:t>
            </w:r>
          </w:p>
        </w:tc>
        <w:tc>
          <w:tcPr>
            <w:tcW w:w="1165" w:type="dxa"/>
            <w:gridSpan w:val="2"/>
            <w:shd w:val="clear" w:color="auto" w:fill="auto"/>
          </w:tcPr>
          <w:p w14:paraId="109ACC80"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w:t>
            </w:r>
          </w:p>
        </w:tc>
        <w:tc>
          <w:tcPr>
            <w:tcW w:w="1606" w:type="dxa"/>
            <w:gridSpan w:val="2"/>
            <w:shd w:val="clear" w:color="auto" w:fill="auto"/>
          </w:tcPr>
          <w:p w14:paraId="1DA3F390"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(19.6)</w:t>
            </w:r>
          </w:p>
        </w:tc>
      </w:tr>
      <w:tr w:rsidR="00725033" w:rsidRPr="00B322E2" w14:paraId="47F1A8C1" w14:textId="77777777">
        <w:tc>
          <w:tcPr>
            <w:tcW w:w="3584" w:type="dxa"/>
            <w:shd w:val="clear" w:color="auto" w:fill="auto"/>
            <w:vAlign w:val="bottom"/>
          </w:tcPr>
          <w:p w14:paraId="2D63095D" w14:textId="77777777" w:rsidR="00725033" w:rsidRPr="00B322E2" w:rsidRDefault="0072503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Official travel </w:t>
            </w:r>
          </w:p>
        </w:tc>
        <w:tc>
          <w:tcPr>
            <w:tcW w:w="1165" w:type="dxa"/>
            <w:shd w:val="clear" w:color="auto" w:fill="auto"/>
            <w:vAlign w:val="bottom"/>
          </w:tcPr>
          <w:p w14:paraId="4B6AF54C" w14:textId="77777777" w:rsidR="00725033" w:rsidRPr="00B322E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B322E2">
              <w:rPr>
                <w:rFonts w:eastAsia="Calibri"/>
                <w:color w:val="000000" w:themeColor="text1"/>
                <w:sz w:val="17"/>
                <w:szCs w:val="17"/>
              </w:rPr>
              <w:t>994.7</w:t>
            </w:r>
          </w:p>
        </w:tc>
        <w:tc>
          <w:tcPr>
            <w:tcW w:w="1166" w:type="dxa"/>
            <w:gridSpan w:val="2"/>
            <w:shd w:val="clear" w:color="auto" w:fill="auto"/>
          </w:tcPr>
          <w:p w14:paraId="61514D82" w14:textId="588C6FA1" w:rsidR="00725033" w:rsidRPr="00B322E2" w:rsidRDefault="0030476A">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rPr>
            </w:pPr>
            <w:r w:rsidRPr="00B322E2">
              <w:rPr>
                <w:rFonts w:eastAsia="Calibri"/>
                <w:color w:val="000000" w:themeColor="text1"/>
                <w:sz w:val="17"/>
              </w:rPr>
              <w:t>46</w:t>
            </w:r>
            <w:r>
              <w:rPr>
                <w:rFonts w:eastAsia="Calibri"/>
                <w:color w:val="000000" w:themeColor="text1"/>
                <w:sz w:val="17"/>
              </w:rPr>
              <w:t>4</w:t>
            </w:r>
            <w:r w:rsidR="00725033" w:rsidRPr="00B322E2">
              <w:rPr>
                <w:rFonts w:eastAsia="Calibri"/>
                <w:color w:val="000000" w:themeColor="text1"/>
                <w:sz w:val="17"/>
              </w:rPr>
              <w:t>.</w:t>
            </w:r>
            <w:r>
              <w:rPr>
                <w:rFonts w:eastAsia="Calibri"/>
                <w:color w:val="000000" w:themeColor="text1"/>
                <w:sz w:val="17"/>
              </w:rPr>
              <w:t>2</w:t>
            </w:r>
          </w:p>
        </w:tc>
        <w:tc>
          <w:tcPr>
            <w:tcW w:w="1166" w:type="dxa"/>
            <w:gridSpan w:val="2"/>
            <w:shd w:val="clear" w:color="auto" w:fill="auto"/>
          </w:tcPr>
          <w:p w14:paraId="07175975"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 xml:space="preserve"> 994.5 </w:t>
            </w:r>
          </w:p>
        </w:tc>
        <w:tc>
          <w:tcPr>
            <w:tcW w:w="1165" w:type="dxa"/>
            <w:gridSpan w:val="2"/>
            <w:shd w:val="clear" w:color="auto" w:fill="auto"/>
          </w:tcPr>
          <w:p w14:paraId="25CFA031" w14:textId="68CE602E" w:rsidR="00725033" w:rsidRPr="00B322E2" w:rsidRDefault="00757599">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Pr>
                <w:rFonts w:eastAsia="Calibri"/>
                <w:color w:val="000000" w:themeColor="text1"/>
                <w:sz w:val="17"/>
                <w:szCs w:val="17"/>
              </w:rPr>
              <w:t>994.5</w:t>
            </w:r>
          </w:p>
        </w:tc>
        <w:tc>
          <w:tcPr>
            <w:tcW w:w="1606" w:type="dxa"/>
            <w:gridSpan w:val="2"/>
            <w:shd w:val="clear" w:color="auto" w:fill="auto"/>
          </w:tcPr>
          <w:p w14:paraId="2941449B" w14:textId="2253F77B" w:rsidR="00725033" w:rsidRPr="00B322E2" w:rsidRDefault="00757599">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w:t>
            </w:r>
          </w:p>
        </w:tc>
      </w:tr>
      <w:tr w:rsidR="00725033" w:rsidRPr="00B322E2" w14:paraId="2BE42B9D" w14:textId="77777777">
        <w:tc>
          <w:tcPr>
            <w:tcW w:w="3584" w:type="dxa"/>
            <w:shd w:val="clear" w:color="auto" w:fill="auto"/>
            <w:vAlign w:val="bottom"/>
          </w:tcPr>
          <w:p w14:paraId="1CE3C1AB" w14:textId="77777777" w:rsidR="00725033" w:rsidRPr="00B322E2" w:rsidRDefault="0072503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Facilities and infrastructure</w:t>
            </w:r>
          </w:p>
        </w:tc>
        <w:tc>
          <w:tcPr>
            <w:tcW w:w="1165" w:type="dxa"/>
            <w:shd w:val="clear" w:color="auto" w:fill="auto"/>
          </w:tcPr>
          <w:p w14:paraId="68897085" w14:textId="77777777" w:rsidR="00725033" w:rsidRPr="00B322E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B322E2">
              <w:rPr>
                <w:rFonts w:eastAsia="Calibri"/>
                <w:color w:val="000000" w:themeColor="text1"/>
                <w:sz w:val="17"/>
                <w:szCs w:val="17"/>
              </w:rPr>
              <w:t>19 357.4</w:t>
            </w:r>
          </w:p>
        </w:tc>
        <w:tc>
          <w:tcPr>
            <w:tcW w:w="1166" w:type="dxa"/>
            <w:gridSpan w:val="2"/>
            <w:shd w:val="clear" w:color="auto" w:fill="auto"/>
          </w:tcPr>
          <w:p w14:paraId="7BAE8F61" w14:textId="7AF007CF" w:rsidR="00725033" w:rsidRPr="0030476A" w:rsidRDefault="0030476A">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0476A">
              <w:rPr>
                <w:rFonts w:eastAsia="Calibri"/>
                <w:color w:val="000000" w:themeColor="text1"/>
                <w:sz w:val="17"/>
                <w:szCs w:val="17"/>
              </w:rPr>
              <w:t xml:space="preserve"> 15 226.0 </w:t>
            </w:r>
          </w:p>
        </w:tc>
        <w:tc>
          <w:tcPr>
            <w:tcW w:w="1166" w:type="dxa"/>
            <w:gridSpan w:val="2"/>
            <w:shd w:val="clear" w:color="auto" w:fill="auto"/>
          </w:tcPr>
          <w:p w14:paraId="72BF801C"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 xml:space="preserve"> 18 181.4 </w:t>
            </w:r>
          </w:p>
        </w:tc>
        <w:tc>
          <w:tcPr>
            <w:tcW w:w="1165" w:type="dxa"/>
            <w:gridSpan w:val="2"/>
            <w:shd w:val="clear" w:color="auto" w:fill="auto"/>
          </w:tcPr>
          <w:p w14:paraId="37A2A663" w14:textId="36B68A9F"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 xml:space="preserve">21 </w:t>
            </w:r>
            <w:r w:rsidR="005959A0">
              <w:rPr>
                <w:rFonts w:eastAsia="Calibri"/>
                <w:color w:val="000000" w:themeColor="text1"/>
                <w:sz w:val="17"/>
                <w:szCs w:val="17"/>
              </w:rPr>
              <w:t>810</w:t>
            </w:r>
            <w:r w:rsidRPr="00B322E2">
              <w:rPr>
                <w:rFonts w:eastAsia="Calibri"/>
                <w:color w:val="000000" w:themeColor="text1"/>
                <w:sz w:val="17"/>
                <w:szCs w:val="17"/>
              </w:rPr>
              <w:t>.</w:t>
            </w:r>
            <w:r w:rsidR="005959A0">
              <w:rPr>
                <w:rFonts w:eastAsia="Calibri"/>
                <w:color w:val="000000" w:themeColor="text1"/>
                <w:sz w:val="17"/>
                <w:szCs w:val="17"/>
              </w:rPr>
              <w:t>4</w:t>
            </w:r>
          </w:p>
        </w:tc>
        <w:tc>
          <w:tcPr>
            <w:tcW w:w="1606" w:type="dxa"/>
            <w:gridSpan w:val="2"/>
            <w:shd w:val="clear" w:color="auto" w:fill="auto"/>
          </w:tcPr>
          <w:p w14:paraId="75D5F350" w14:textId="1A89D7A5"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 xml:space="preserve">3 </w:t>
            </w:r>
            <w:r w:rsidR="00AC74F9">
              <w:rPr>
                <w:rFonts w:eastAsia="Calibri"/>
                <w:color w:val="000000" w:themeColor="text1"/>
                <w:sz w:val="17"/>
                <w:szCs w:val="17"/>
              </w:rPr>
              <w:t>62</w:t>
            </w:r>
            <w:r w:rsidRPr="00B322E2">
              <w:rPr>
                <w:rFonts w:eastAsia="Calibri"/>
                <w:color w:val="000000" w:themeColor="text1"/>
                <w:sz w:val="17"/>
                <w:szCs w:val="17"/>
              </w:rPr>
              <w:t>9.</w:t>
            </w:r>
            <w:r w:rsidR="00AC74F9">
              <w:rPr>
                <w:rFonts w:eastAsia="Calibri"/>
                <w:color w:val="000000" w:themeColor="text1"/>
                <w:sz w:val="17"/>
                <w:szCs w:val="17"/>
              </w:rPr>
              <w:t>0</w:t>
            </w:r>
          </w:p>
        </w:tc>
      </w:tr>
      <w:tr w:rsidR="00725033" w:rsidRPr="00B322E2" w14:paraId="7700B654" w14:textId="77777777">
        <w:tc>
          <w:tcPr>
            <w:tcW w:w="3584" w:type="dxa"/>
            <w:shd w:val="clear" w:color="auto" w:fill="auto"/>
            <w:vAlign w:val="bottom"/>
          </w:tcPr>
          <w:p w14:paraId="6B6A0112" w14:textId="77777777" w:rsidR="00725033" w:rsidRPr="00B322E2" w:rsidRDefault="0072503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Ground transportation </w:t>
            </w:r>
          </w:p>
        </w:tc>
        <w:tc>
          <w:tcPr>
            <w:tcW w:w="1165" w:type="dxa"/>
            <w:shd w:val="clear" w:color="auto" w:fill="auto"/>
          </w:tcPr>
          <w:p w14:paraId="5CB803FA" w14:textId="77777777" w:rsidR="00725033" w:rsidRPr="00B322E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B322E2">
              <w:rPr>
                <w:rFonts w:eastAsia="Calibri"/>
                <w:color w:val="000000" w:themeColor="text1"/>
                <w:sz w:val="17"/>
                <w:szCs w:val="17"/>
              </w:rPr>
              <w:t>459.5</w:t>
            </w:r>
          </w:p>
        </w:tc>
        <w:tc>
          <w:tcPr>
            <w:tcW w:w="1166" w:type="dxa"/>
            <w:gridSpan w:val="2"/>
            <w:shd w:val="clear" w:color="auto" w:fill="auto"/>
          </w:tcPr>
          <w:p w14:paraId="1A7D7227" w14:textId="1637D277" w:rsidR="00725033" w:rsidRPr="0030476A"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0476A">
              <w:rPr>
                <w:rFonts w:eastAsia="Calibri"/>
                <w:color w:val="000000" w:themeColor="text1"/>
                <w:sz w:val="17"/>
                <w:szCs w:val="17"/>
              </w:rPr>
              <w:t>22</w:t>
            </w:r>
            <w:r w:rsidR="004C2F34" w:rsidRPr="0030476A">
              <w:rPr>
                <w:rFonts w:eastAsia="Calibri"/>
                <w:color w:val="000000" w:themeColor="text1"/>
                <w:sz w:val="17"/>
                <w:szCs w:val="17"/>
              </w:rPr>
              <w:t>0.9</w:t>
            </w:r>
          </w:p>
        </w:tc>
        <w:tc>
          <w:tcPr>
            <w:tcW w:w="1166" w:type="dxa"/>
            <w:gridSpan w:val="2"/>
            <w:shd w:val="clear" w:color="auto" w:fill="auto"/>
          </w:tcPr>
          <w:p w14:paraId="5990FDF6"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 xml:space="preserve"> 450.7 </w:t>
            </w:r>
          </w:p>
        </w:tc>
        <w:tc>
          <w:tcPr>
            <w:tcW w:w="1165" w:type="dxa"/>
            <w:gridSpan w:val="2"/>
            <w:shd w:val="clear" w:color="auto" w:fill="auto"/>
          </w:tcPr>
          <w:p w14:paraId="2A6B9E42" w14:textId="6CEDD941"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54</w:t>
            </w:r>
            <w:r w:rsidR="005959A0">
              <w:rPr>
                <w:rFonts w:eastAsia="Calibri"/>
                <w:color w:val="000000" w:themeColor="text1"/>
                <w:sz w:val="17"/>
                <w:szCs w:val="17"/>
              </w:rPr>
              <w:t>6.1</w:t>
            </w:r>
          </w:p>
        </w:tc>
        <w:tc>
          <w:tcPr>
            <w:tcW w:w="1606" w:type="dxa"/>
            <w:gridSpan w:val="2"/>
            <w:shd w:val="clear" w:color="auto" w:fill="auto"/>
          </w:tcPr>
          <w:p w14:paraId="7DA32649" w14:textId="71B5618A" w:rsidR="00725033" w:rsidRPr="00B322E2" w:rsidRDefault="00AC74F9">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Pr>
                <w:rFonts w:eastAsia="Calibri"/>
                <w:color w:val="000000" w:themeColor="text1"/>
                <w:sz w:val="17"/>
                <w:szCs w:val="17"/>
              </w:rPr>
              <w:t>95.4</w:t>
            </w:r>
          </w:p>
        </w:tc>
      </w:tr>
      <w:tr w:rsidR="00725033" w:rsidRPr="00B322E2" w14:paraId="4BE76CE7" w14:textId="77777777">
        <w:tc>
          <w:tcPr>
            <w:tcW w:w="3584" w:type="dxa"/>
            <w:shd w:val="clear" w:color="auto" w:fill="auto"/>
            <w:vAlign w:val="bottom"/>
          </w:tcPr>
          <w:p w14:paraId="715F9F70" w14:textId="77777777" w:rsidR="00725033" w:rsidRPr="00B322E2" w:rsidRDefault="0072503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Air operations</w:t>
            </w:r>
          </w:p>
        </w:tc>
        <w:tc>
          <w:tcPr>
            <w:tcW w:w="1165" w:type="dxa"/>
            <w:shd w:val="clear" w:color="auto" w:fill="auto"/>
          </w:tcPr>
          <w:p w14:paraId="7C746D51" w14:textId="77777777" w:rsidR="00725033" w:rsidRPr="00B322E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B322E2">
              <w:rPr>
                <w:rFonts w:eastAsia="Calibri"/>
                <w:color w:val="000000" w:themeColor="text1"/>
                <w:sz w:val="17"/>
                <w:szCs w:val="17"/>
              </w:rPr>
              <w:t>4 422.4</w:t>
            </w:r>
          </w:p>
        </w:tc>
        <w:tc>
          <w:tcPr>
            <w:tcW w:w="1166" w:type="dxa"/>
            <w:gridSpan w:val="2"/>
            <w:shd w:val="clear" w:color="auto" w:fill="auto"/>
          </w:tcPr>
          <w:p w14:paraId="1992B058" w14:textId="65689964" w:rsidR="00725033" w:rsidRPr="0030476A" w:rsidRDefault="0030476A">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0476A">
              <w:rPr>
                <w:rFonts w:eastAsia="Calibri"/>
                <w:color w:val="000000" w:themeColor="text1"/>
                <w:sz w:val="17"/>
                <w:szCs w:val="17"/>
              </w:rPr>
              <w:t xml:space="preserve"> 2 492.1 </w:t>
            </w:r>
          </w:p>
        </w:tc>
        <w:tc>
          <w:tcPr>
            <w:tcW w:w="1166" w:type="dxa"/>
            <w:gridSpan w:val="2"/>
            <w:shd w:val="clear" w:color="auto" w:fill="auto"/>
          </w:tcPr>
          <w:p w14:paraId="2B83D372"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 xml:space="preserve"> 3 726.4 </w:t>
            </w:r>
          </w:p>
        </w:tc>
        <w:tc>
          <w:tcPr>
            <w:tcW w:w="1165" w:type="dxa"/>
            <w:gridSpan w:val="2"/>
            <w:shd w:val="clear" w:color="auto" w:fill="auto"/>
          </w:tcPr>
          <w:p w14:paraId="7B538E15" w14:textId="6BF05884"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3 6</w:t>
            </w:r>
            <w:r w:rsidR="002F1E75">
              <w:rPr>
                <w:rFonts w:eastAsia="Calibri"/>
                <w:color w:val="000000" w:themeColor="text1"/>
                <w:sz w:val="17"/>
                <w:szCs w:val="17"/>
              </w:rPr>
              <w:t>7</w:t>
            </w:r>
            <w:r w:rsidR="0064485D">
              <w:rPr>
                <w:rFonts w:eastAsia="Calibri"/>
                <w:color w:val="000000" w:themeColor="text1"/>
                <w:sz w:val="17"/>
                <w:szCs w:val="17"/>
              </w:rPr>
              <w:t>6</w:t>
            </w:r>
            <w:r w:rsidRPr="00B322E2">
              <w:rPr>
                <w:rFonts w:eastAsia="Calibri"/>
                <w:color w:val="000000" w:themeColor="text1"/>
                <w:sz w:val="17"/>
                <w:szCs w:val="17"/>
              </w:rPr>
              <w:t>.</w:t>
            </w:r>
            <w:r w:rsidR="00233592">
              <w:rPr>
                <w:rFonts w:eastAsia="Calibri"/>
                <w:color w:val="000000" w:themeColor="text1"/>
                <w:sz w:val="17"/>
                <w:szCs w:val="17"/>
              </w:rPr>
              <w:t>0</w:t>
            </w:r>
          </w:p>
        </w:tc>
        <w:tc>
          <w:tcPr>
            <w:tcW w:w="1606" w:type="dxa"/>
            <w:gridSpan w:val="2"/>
            <w:shd w:val="clear" w:color="auto" w:fill="auto"/>
          </w:tcPr>
          <w:p w14:paraId="4F7EBB62" w14:textId="0D8FBB7D"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w:t>
            </w:r>
            <w:r w:rsidR="00233592">
              <w:rPr>
                <w:rFonts w:eastAsia="Calibri"/>
                <w:color w:val="000000" w:themeColor="text1"/>
                <w:sz w:val="17"/>
                <w:szCs w:val="17"/>
              </w:rPr>
              <w:t>50.4</w:t>
            </w:r>
            <w:r w:rsidRPr="00B322E2">
              <w:rPr>
                <w:rFonts w:eastAsia="Calibri"/>
                <w:color w:val="000000" w:themeColor="text1"/>
                <w:sz w:val="17"/>
                <w:szCs w:val="17"/>
              </w:rPr>
              <w:t>)</w:t>
            </w:r>
          </w:p>
        </w:tc>
      </w:tr>
      <w:tr w:rsidR="00725033" w:rsidRPr="00B322E2" w14:paraId="2C29E785" w14:textId="77777777">
        <w:tc>
          <w:tcPr>
            <w:tcW w:w="3584" w:type="dxa"/>
            <w:shd w:val="clear" w:color="auto" w:fill="auto"/>
            <w:vAlign w:val="bottom"/>
          </w:tcPr>
          <w:p w14:paraId="0849ACA4" w14:textId="77777777" w:rsidR="00725033" w:rsidRPr="00B322E2" w:rsidRDefault="0072503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Marine operations</w:t>
            </w:r>
          </w:p>
        </w:tc>
        <w:tc>
          <w:tcPr>
            <w:tcW w:w="1165" w:type="dxa"/>
            <w:shd w:val="clear" w:color="auto" w:fill="auto"/>
          </w:tcPr>
          <w:p w14:paraId="0D70D770" w14:textId="77777777" w:rsidR="00725033" w:rsidRPr="00B322E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B322E2">
              <w:rPr>
                <w:rFonts w:eastAsia="Calibri"/>
                <w:color w:val="000000" w:themeColor="text1"/>
                <w:sz w:val="17"/>
                <w:szCs w:val="17"/>
              </w:rPr>
              <w:t>–</w:t>
            </w:r>
          </w:p>
        </w:tc>
        <w:tc>
          <w:tcPr>
            <w:tcW w:w="1166" w:type="dxa"/>
            <w:gridSpan w:val="2"/>
            <w:shd w:val="clear" w:color="auto" w:fill="auto"/>
          </w:tcPr>
          <w:p w14:paraId="3D059E95" w14:textId="7691D46D" w:rsidR="00725033" w:rsidRPr="0030476A"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0476A">
              <w:rPr>
                <w:rFonts w:eastAsia="Calibri"/>
                <w:color w:val="000000" w:themeColor="text1"/>
                <w:sz w:val="17"/>
                <w:szCs w:val="17"/>
              </w:rPr>
              <w:t>20.0</w:t>
            </w:r>
          </w:p>
        </w:tc>
        <w:tc>
          <w:tcPr>
            <w:tcW w:w="1166" w:type="dxa"/>
            <w:gridSpan w:val="2"/>
            <w:shd w:val="clear" w:color="auto" w:fill="auto"/>
          </w:tcPr>
          <w:p w14:paraId="1BA18B21"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w:t>
            </w:r>
          </w:p>
        </w:tc>
        <w:tc>
          <w:tcPr>
            <w:tcW w:w="1165" w:type="dxa"/>
            <w:gridSpan w:val="2"/>
            <w:shd w:val="clear" w:color="auto" w:fill="auto"/>
          </w:tcPr>
          <w:p w14:paraId="1F633207"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w:t>
            </w:r>
          </w:p>
        </w:tc>
        <w:tc>
          <w:tcPr>
            <w:tcW w:w="1606" w:type="dxa"/>
            <w:gridSpan w:val="2"/>
            <w:shd w:val="clear" w:color="auto" w:fill="auto"/>
          </w:tcPr>
          <w:p w14:paraId="3B83037F"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w:t>
            </w:r>
          </w:p>
        </w:tc>
      </w:tr>
      <w:tr w:rsidR="00725033" w:rsidRPr="00B322E2" w14:paraId="7F7F309C" w14:textId="77777777">
        <w:tc>
          <w:tcPr>
            <w:tcW w:w="3584" w:type="dxa"/>
            <w:shd w:val="clear" w:color="auto" w:fill="auto"/>
            <w:vAlign w:val="bottom"/>
          </w:tcPr>
          <w:p w14:paraId="5EA39EA0" w14:textId="77777777" w:rsidR="00725033" w:rsidRPr="00B322E2" w:rsidRDefault="00725033">
            <w:pPr>
              <w:tabs>
                <w:tab w:val="left" w:pos="288"/>
                <w:tab w:val="left" w:pos="576"/>
                <w:tab w:val="left" w:pos="864"/>
                <w:tab w:val="left" w:pos="1152"/>
              </w:tabs>
              <w:spacing w:before="40" w:after="40" w:line="210" w:lineRule="exact"/>
              <w:ind w:right="40"/>
              <w:jc w:val="both"/>
              <w:rPr>
                <w:rFonts w:eastAsia="Calibri"/>
                <w:color w:val="000000" w:themeColor="text1"/>
                <w:spacing w:val="2"/>
                <w:w w:val="102"/>
                <w:sz w:val="17"/>
              </w:rPr>
            </w:pPr>
            <w:r w:rsidRPr="00B322E2">
              <w:rPr>
                <w:rFonts w:eastAsia="Calibri"/>
                <w:color w:val="000000" w:themeColor="text1"/>
                <w:spacing w:val="2"/>
                <w:w w:val="102"/>
                <w:sz w:val="17"/>
              </w:rPr>
              <w:tab/>
              <w:t>Communications and information technology</w:t>
            </w:r>
          </w:p>
        </w:tc>
        <w:tc>
          <w:tcPr>
            <w:tcW w:w="1165" w:type="dxa"/>
            <w:shd w:val="clear" w:color="auto" w:fill="auto"/>
          </w:tcPr>
          <w:p w14:paraId="46093AA3" w14:textId="77777777" w:rsidR="00725033" w:rsidRPr="00B322E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B322E2">
              <w:rPr>
                <w:rFonts w:eastAsia="Calibri"/>
                <w:color w:val="000000" w:themeColor="text1"/>
                <w:sz w:val="17"/>
                <w:szCs w:val="17"/>
              </w:rPr>
              <w:t>5 730.2</w:t>
            </w:r>
          </w:p>
        </w:tc>
        <w:tc>
          <w:tcPr>
            <w:tcW w:w="1166" w:type="dxa"/>
            <w:gridSpan w:val="2"/>
            <w:shd w:val="clear" w:color="auto" w:fill="auto"/>
          </w:tcPr>
          <w:p w14:paraId="6B1B693C" w14:textId="18677B7F" w:rsidR="00725033" w:rsidRPr="0030476A" w:rsidRDefault="0030476A">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0476A">
              <w:rPr>
                <w:rFonts w:eastAsia="Calibri"/>
                <w:color w:val="000000" w:themeColor="text1"/>
                <w:sz w:val="17"/>
                <w:szCs w:val="17"/>
              </w:rPr>
              <w:t xml:space="preserve"> 3 250.0 </w:t>
            </w:r>
          </w:p>
        </w:tc>
        <w:tc>
          <w:tcPr>
            <w:tcW w:w="1166" w:type="dxa"/>
            <w:gridSpan w:val="2"/>
            <w:shd w:val="clear" w:color="auto" w:fill="auto"/>
          </w:tcPr>
          <w:p w14:paraId="15A123D4"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 xml:space="preserve"> 6 157.5 </w:t>
            </w:r>
          </w:p>
        </w:tc>
        <w:tc>
          <w:tcPr>
            <w:tcW w:w="1165" w:type="dxa"/>
            <w:gridSpan w:val="2"/>
            <w:shd w:val="clear" w:color="auto" w:fill="auto"/>
          </w:tcPr>
          <w:p w14:paraId="61E82766" w14:textId="447F9DB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 xml:space="preserve">6 </w:t>
            </w:r>
            <w:r w:rsidR="00940CE5">
              <w:rPr>
                <w:rFonts w:eastAsia="Calibri"/>
                <w:color w:val="000000" w:themeColor="text1"/>
                <w:sz w:val="17"/>
                <w:szCs w:val="17"/>
              </w:rPr>
              <w:t>231</w:t>
            </w:r>
            <w:r w:rsidRPr="00B322E2">
              <w:rPr>
                <w:rFonts w:eastAsia="Calibri"/>
                <w:color w:val="000000" w:themeColor="text1"/>
                <w:sz w:val="17"/>
                <w:szCs w:val="17"/>
              </w:rPr>
              <w:t>.</w:t>
            </w:r>
            <w:r w:rsidR="00940CE5">
              <w:rPr>
                <w:rFonts w:eastAsia="Calibri"/>
                <w:color w:val="000000" w:themeColor="text1"/>
                <w:sz w:val="17"/>
                <w:szCs w:val="17"/>
              </w:rPr>
              <w:t>8</w:t>
            </w:r>
          </w:p>
        </w:tc>
        <w:tc>
          <w:tcPr>
            <w:tcW w:w="1606" w:type="dxa"/>
            <w:gridSpan w:val="2"/>
            <w:shd w:val="clear" w:color="auto" w:fill="auto"/>
          </w:tcPr>
          <w:p w14:paraId="223C546A" w14:textId="3AA59FAC" w:rsidR="00725033" w:rsidRPr="00B322E2" w:rsidRDefault="009871B5">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Pr>
                <w:rFonts w:eastAsia="Calibri"/>
                <w:color w:val="000000" w:themeColor="text1"/>
                <w:sz w:val="17"/>
                <w:szCs w:val="17"/>
              </w:rPr>
              <w:t>74.3</w:t>
            </w:r>
          </w:p>
        </w:tc>
      </w:tr>
      <w:tr w:rsidR="00725033" w:rsidRPr="00B322E2" w14:paraId="6EE011DA" w14:textId="77777777">
        <w:tc>
          <w:tcPr>
            <w:tcW w:w="3584" w:type="dxa"/>
            <w:shd w:val="clear" w:color="auto" w:fill="auto"/>
            <w:vAlign w:val="bottom"/>
          </w:tcPr>
          <w:p w14:paraId="4D78C329" w14:textId="77777777" w:rsidR="00725033" w:rsidRPr="00B322E2" w:rsidRDefault="0072503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Medical</w:t>
            </w:r>
          </w:p>
        </w:tc>
        <w:tc>
          <w:tcPr>
            <w:tcW w:w="1165" w:type="dxa"/>
            <w:shd w:val="clear" w:color="auto" w:fill="auto"/>
          </w:tcPr>
          <w:p w14:paraId="2CE3EAB7" w14:textId="77777777" w:rsidR="00725033" w:rsidRPr="00B322E2"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B322E2">
              <w:rPr>
                <w:rFonts w:eastAsia="Calibri"/>
                <w:color w:val="000000" w:themeColor="text1"/>
                <w:sz w:val="17"/>
                <w:szCs w:val="17"/>
              </w:rPr>
              <w:t>802.6</w:t>
            </w:r>
          </w:p>
        </w:tc>
        <w:tc>
          <w:tcPr>
            <w:tcW w:w="1166" w:type="dxa"/>
            <w:gridSpan w:val="2"/>
            <w:shd w:val="clear" w:color="auto" w:fill="auto"/>
          </w:tcPr>
          <w:p w14:paraId="3EB03AC2" w14:textId="538F5873" w:rsidR="00725033" w:rsidRPr="0030476A"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0476A">
              <w:rPr>
                <w:rFonts w:eastAsia="Calibri"/>
                <w:color w:val="000000" w:themeColor="text1"/>
                <w:sz w:val="17"/>
                <w:szCs w:val="17"/>
              </w:rPr>
              <w:t>37</w:t>
            </w:r>
            <w:r w:rsidR="004C2F34" w:rsidRPr="0030476A">
              <w:rPr>
                <w:rFonts w:eastAsia="Calibri"/>
                <w:color w:val="000000" w:themeColor="text1"/>
                <w:sz w:val="17"/>
                <w:szCs w:val="17"/>
              </w:rPr>
              <w:t>0.3</w:t>
            </w:r>
          </w:p>
        </w:tc>
        <w:tc>
          <w:tcPr>
            <w:tcW w:w="1166" w:type="dxa"/>
            <w:gridSpan w:val="2"/>
            <w:shd w:val="clear" w:color="auto" w:fill="auto"/>
          </w:tcPr>
          <w:p w14:paraId="09CAFADF"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 xml:space="preserve"> 601.4 </w:t>
            </w:r>
          </w:p>
        </w:tc>
        <w:tc>
          <w:tcPr>
            <w:tcW w:w="1165" w:type="dxa"/>
            <w:gridSpan w:val="2"/>
            <w:shd w:val="clear" w:color="auto" w:fill="auto"/>
          </w:tcPr>
          <w:p w14:paraId="4B07010C"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563.3</w:t>
            </w:r>
          </w:p>
        </w:tc>
        <w:tc>
          <w:tcPr>
            <w:tcW w:w="1606" w:type="dxa"/>
            <w:gridSpan w:val="2"/>
            <w:shd w:val="clear" w:color="auto" w:fill="auto"/>
          </w:tcPr>
          <w:p w14:paraId="66C00080" w14:textId="77777777" w:rsidR="00725033" w:rsidRPr="00B322E2" w:rsidRDefault="00725033">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322E2">
              <w:rPr>
                <w:rFonts w:eastAsia="Calibri"/>
                <w:color w:val="000000" w:themeColor="text1"/>
                <w:sz w:val="17"/>
                <w:szCs w:val="17"/>
              </w:rPr>
              <w:t>(38.1)</w:t>
            </w:r>
          </w:p>
        </w:tc>
      </w:tr>
      <w:tr w:rsidR="00725033" w:rsidRPr="00B322E2" w14:paraId="3490C1AF" w14:textId="77777777">
        <w:tc>
          <w:tcPr>
            <w:tcW w:w="3584" w:type="dxa"/>
            <w:tcBorders>
              <w:bottom w:val="single" w:sz="4" w:space="0" w:color="auto"/>
            </w:tcBorders>
            <w:shd w:val="clear" w:color="auto" w:fill="auto"/>
            <w:vAlign w:val="bottom"/>
          </w:tcPr>
          <w:p w14:paraId="2519D2DB" w14:textId="77777777" w:rsidR="00725033" w:rsidRPr="00B322E2" w:rsidRDefault="00725033">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Other supplies, services and equipment</w:t>
            </w:r>
          </w:p>
        </w:tc>
        <w:tc>
          <w:tcPr>
            <w:tcW w:w="1165" w:type="dxa"/>
            <w:tcBorders>
              <w:bottom w:val="single" w:sz="4" w:space="0" w:color="auto"/>
            </w:tcBorders>
            <w:shd w:val="clear" w:color="auto" w:fill="auto"/>
          </w:tcPr>
          <w:p w14:paraId="6ABADC5F" w14:textId="77777777" w:rsidR="00725033" w:rsidRPr="00B322E2" w:rsidRDefault="00725033">
            <w:pPr>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B322E2">
              <w:rPr>
                <w:rFonts w:eastAsia="Calibri"/>
                <w:color w:val="000000" w:themeColor="text1"/>
                <w:sz w:val="17"/>
                <w:szCs w:val="17"/>
              </w:rPr>
              <w:t>2 508.7</w:t>
            </w:r>
          </w:p>
        </w:tc>
        <w:tc>
          <w:tcPr>
            <w:tcW w:w="1166" w:type="dxa"/>
            <w:gridSpan w:val="2"/>
            <w:tcBorders>
              <w:bottom w:val="single" w:sz="4" w:space="0" w:color="auto"/>
            </w:tcBorders>
            <w:shd w:val="clear" w:color="auto" w:fill="auto"/>
          </w:tcPr>
          <w:p w14:paraId="1DA506EC" w14:textId="03E2A804" w:rsidR="00725033" w:rsidRPr="0030476A" w:rsidRDefault="0030476A">
            <w:pPr>
              <w:keepNext/>
              <w:keepLines/>
              <w:tabs>
                <w:tab w:val="left" w:pos="288"/>
                <w:tab w:val="left" w:pos="576"/>
                <w:tab w:val="left" w:pos="864"/>
                <w:tab w:val="left" w:pos="1152"/>
              </w:tabs>
              <w:spacing w:before="40" w:after="81" w:line="210" w:lineRule="exact"/>
              <w:ind w:left="144" w:right="43"/>
              <w:jc w:val="right"/>
              <w:rPr>
                <w:rFonts w:eastAsia="Calibri"/>
                <w:color w:val="000000" w:themeColor="text1"/>
                <w:sz w:val="17"/>
                <w:szCs w:val="17"/>
              </w:rPr>
            </w:pPr>
            <w:r w:rsidRPr="0030476A">
              <w:rPr>
                <w:rFonts w:eastAsia="Calibri"/>
                <w:color w:val="000000" w:themeColor="text1"/>
                <w:sz w:val="17"/>
                <w:szCs w:val="17"/>
              </w:rPr>
              <w:t xml:space="preserve"> 1 770.1 </w:t>
            </w:r>
          </w:p>
        </w:tc>
        <w:tc>
          <w:tcPr>
            <w:tcW w:w="1166" w:type="dxa"/>
            <w:gridSpan w:val="2"/>
            <w:tcBorders>
              <w:bottom w:val="single" w:sz="4" w:space="0" w:color="auto"/>
            </w:tcBorders>
            <w:shd w:val="clear" w:color="auto" w:fill="auto"/>
          </w:tcPr>
          <w:p w14:paraId="5F07607A" w14:textId="77777777" w:rsidR="00725033" w:rsidRPr="00B322E2" w:rsidRDefault="00725033">
            <w:pPr>
              <w:keepNext/>
              <w:keepLines/>
              <w:tabs>
                <w:tab w:val="left" w:pos="288"/>
                <w:tab w:val="left" w:pos="576"/>
                <w:tab w:val="left" w:pos="864"/>
                <w:tab w:val="left" w:pos="1152"/>
              </w:tabs>
              <w:spacing w:before="40" w:after="81" w:line="210" w:lineRule="exact"/>
              <w:ind w:left="144" w:right="43"/>
              <w:jc w:val="right"/>
              <w:rPr>
                <w:rFonts w:eastAsia="Calibri"/>
                <w:color w:val="000000" w:themeColor="text1"/>
                <w:sz w:val="17"/>
                <w:szCs w:val="17"/>
              </w:rPr>
            </w:pPr>
            <w:r w:rsidRPr="00B322E2">
              <w:rPr>
                <w:rFonts w:eastAsia="Calibri"/>
                <w:color w:val="000000" w:themeColor="text1"/>
                <w:sz w:val="17"/>
                <w:szCs w:val="17"/>
              </w:rPr>
              <w:t xml:space="preserve"> 2 399.5 </w:t>
            </w:r>
          </w:p>
        </w:tc>
        <w:tc>
          <w:tcPr>
            <w:tcW w:w="1165" w:type="dxa"/>
            <w:gridSpan w:val="2"/>
            <w:tcBorders>
              <w:bottom w:val="single" w:sz="4" w:space="0" w:color="auto"/>
            </w:tcBorders>
            <w:shd w:val="clear" w:color="auto" w:fill="auto"/>
          </w:tcPr>
          <w:p w14:paraId="390D12DE" w14:textId="77777777" w:rsidR="00725033" w:rsidRPr="00B322E2" w:rsidRDefault="00725033">
            <w:pPr>
              <w:keepNext/>
              <w:keepLines/>
              <w:tabs>
                <w:tab w:val="left" w:pos="288"/>
                <w:tab w:val="left" w:pos="576"/>
                <w:tab w:val="left" w:pos="864"/>
                <w:tab w:val="left" w:pos="1152"/>
              </w:tabs>
              <w:spacing w:before="40" w:after="81" w:line="210" w:lineRule="exact"/>
              <w:ind w:left="144" w:right="43"/>
              <w:jc w:val="right"/>
              <w:rPr>
                <w:rFonts w:eastAsia="Calibri"/>
                <w:color w:val="000000" w:themeColor="text1"/>
                <w:sz w:val="17"/>
                <w:szCs w:val="17"/>
              </w:rPr>
            </w:pPr>
            <w:r w:rsidRPr="00B322E2">
              <w:rPr>
                <w:rFonts w:eastAsia="Calibri"/>
                <w:color w:val="000000" w:themeColor="text1"/>
                <w:sz w:val="17"/>
                <w:szCs w:val="17"/>
              </w:rPr>
              <w:t>2 659.3</w:t>
            </w:r>
          </w:p>
        </w:tc>
        <w:tc>
          <w:tcPr>
            <w:tcW w:w="1606" w:type="dxa"/>
            <w:gridSpan w:val="2"/>
            <w:tcBorders>
              <w:bottom w:val="single" w:sz="4" w:space="0" w:color="auto"/>
            </w:tcBorders>
            <w:shd w:val="clear" w:color="auto" w:fill="auto"/>
          </w:tcPr>
          <w:p w14:paraId="4599B3BA" w14:textId="77777777" w:rsidR="00725033" w:rsidRPr="00B322E2" w:rsidRDefault="00725033">
            <w:pPr>
              <w:keepNext/>
              <w:keepLines/>
              <w:tabs>
                <w:tab w:val="left" w:pos="288"/>
                <w:tab w:val="left" w:pos="576"/>
                <w:tab w:val="left" w:pos="864"/>
                <w:tab w:val="left" w:pos="1152"/>
              </w:tabs>
              <w:spacing w:before="40" w:after="81" w:line="210" w:lineRule="exact"/>
              <w:ind w:left="144" w:right="43"/>
              <w:jc w:val="right"/>
              <w:rPr>
                <w:rFonts w:eastAsia="Calibri"/>
                <w:color w:val="000000" w:themeColor="text1"/>
                <w:sz w:val="17"/>
                <w:szCs w:val="17"/>
              </w:rPr>
            </w:pPr>
            <w:r w:rsidRPr="00B322E2">
              <w:rPr>
                <w:rFonts w:eastAsia="Calibri"/>
                <w:color w:val="000000" w:themeColor="text1"/>
                <w:sz w:val="17"/>
                <w:szCs w:val="17"/>
              </w:rPr>
              <w:t>259.8</w:t>
            </w:r>
          </w:p>
        </w:tc>
      </w:tr>
      <w:tr w:rsidR="00725033" w:rsidRPr="00B322E2" w14:paraId="56BAD8B6" w14:textId="77777777" w:rsidTr="001A3231">
        <w:tc>
          <w:tcPr>
            <w:tcW w:w="3584" w:type="dxa"/>
            <w:tcBorders>
              <w:top w:val="single" w:sz="4" w:space="0" w:color="auto"/>
              <w:bottom w:val="single" w:sz="4" w:space="0" w:color="auto"/>
            </w:tcBorders>
            <w:shd w:val="clear" w:color="auto" w:fill="auto"/>
            <w:vAlign w:val="bottom"/>
          </w:tcPr>
          <w:p w14:paraId="30632B9E" w14:textId="77777777" w:rsidR="00725033" w:rsidRPr="00B322E2" w:rsidRDefault="00725033">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 category III</w:t>
            </w:r>
          </w:p>
        </w:tc>
        <w:tc>
          <w:tcPr>
            <w:tcW w:w="1165" w:type="dxa"/>
            <w:tcBorders>
              <w:top w:val="single" w:sz="4" w:space="0" w:color="auto"/>
              <w:bottom w:val="single" w:sz="4" w:space="0" w:color="auto"/>
            </w:tcBorders>
            <w:shd w:val="clear" w:color="auto" w:fill="auto"/>
            <w:vAlign w:val="bottom"/>
          </w:tcPr>
          <w:p w14:paraId="678D2C74" w14:textId="77777777"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szCs w:val="17"/>
              </w:rPr>
              <w:t xml:space="preserve">34 295.1 </w:t>
            </w:r>
          </w:p>
        </w:tc>
        <w:tc>
          <w:tcPr>
            <w:tcW w:w="1166" w:type="dxa"/>
            <w:gridSpan w:val="2"/>
            <w:tcBorders>
              <w:top w:val="single" w:sz="4" w:space="0" w:color="auto"/>
              <w:bottom w:val="single" w:sz="4" w:space="0" w:color="auto"/>
            </w:tcBorders>
            <w:shd w:val="clear" w:color="auto" w:fill="auto"/>
          </w:tcPr>
          <w:p w14:paraId="2DEF5919" w14:textId="29545049" w:rsidR="00725033" w:rsidRPr="0030476A" w:rsidRDefault="0030476A">
            <w:pPr>
              <w:tabs>
                <w:tab w:val="left" w:pos="288"/>
                <w:tab w:val="left" w:pos="576"/>
                <w:tab w:val="left" w:pos="864"/>
                <w:tab w:val="left" w:pos="1152"/>
              </w:tabs>
              <w:spacing w:before="81" w:after="81" w:line="210" w:lineRule="exact"/>
              <w:ind w:left="144" w:right="40"/>
              <w:jc w:val="right"/>
              <w:rPr>
                <w:rFonts w:eastAsia="Calibri"/>
                <w:b/>
                <w:bCs/>
                <w:color w:val="000000" w:themeColor="text1"/>
                <w:sz w:val="17"/>
                <w:szCs w:val="17"/>
              </w:rPr>
            </w:pPr>
            <w:r w:rsidRPr="0030476A">
              <w:rPr>
                <w:rFonts w:eastAsia="Calibri"/>
                <w:b/>
                <w:bCs/>
                <w:color w:val="000000" w:themeColor="text1"/>
                <w:sz w:val="17"/>
                <w:szCs w:val="17"/>
              </w:rPr>
              <w:t xml:space="preserve"> 23 820.4 </w:t>
            </w:r>
          </w:p>
        </w:tc>
        <w:tc>
          <w:tcPr>
            <w:tcW w:w="1166" w:type="dxa"/>
            <w:gridSpan w:val="2"/>
            <w:tcBorders>
              <w:top w:val="single" w:sz="4" w:space="0" w:color="auto"/>
              <w:bottom w:val="single" w:sz="4" w:space="0" w:color="auto"/>
            </w:tcBorders>
            <w:shd w:val="clear" w:color="auto" w:fill="auto"/>
          </w:tcPr>
          <w:p w14:paraId="5239F0B1" w14:textId="77777777"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szCs w:val="17"/>
              </w:rPr>
              <w:t>32 531.0</w:t>
            </w:r>
          </w:p>
        </w:tc>
        <w:tc>
          <w:tcPr>
            <w:tcW w:w="1165" w:type="dxa"/>
            <w:gridSpan w:val="2"/>
            <w:tcBorders>
              <w:top w:val="single" w:sz="4" w:space="0" w:color="auto"/>
              <w:bottom w:val="single" w:sz="4" w:space="0" w:color="auto"/>
            </w:tcBorders>
            <w:shd w:val="clear" w:color="auto" w:fill="auto"/>
          </w:tcPr>
          <w:p w14:paraId="13D3A3A0" w14:textId="314B52A7" w:rsidR="00725033" w:rsidRPr="00B322E2" w:rsidRDefault="00940CE5">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Pr>
                <w:rFonts w:eastAsia="Calibri"/>
                <w:b/>
                <w:color w:val="000000" w:themeColor="text1"/>
                <w:sz w:val="17"/>
                <w:szCs w:val="17"/>
              </w:rPr>
              <w:t xml:space="preserve">36 </w:t>
            </w:r>
            <w:r w:rsidR="00FB61AE">
              <w:rPr>
                <w:rFonts w:eastAsia="Calibri"/>
                <w:b/>
                <w:color w:val="000000" w:themeColor="text1"/>
                <w:sz w:val="17"/>
                <w:szCs w:val="17"/>
              </w:rPr>
              <w:t>481</w:t>
            </w:r>
            <w:r>
              <w:rPr>
                <w:rFonts w:eastAsia="Calibri"/>
                <w:b/>
                <w:color w:val="000000" w:themeColor="text1"/>
                <w:sz w:val="17"/>
                <w:szCs w:val="17"/>
              </w:rPr>
              <w:t>.</w:t>
            </w:r>
            <w:r w:rsidR="00FB61AE">
              <w:rPr>
                <w:rFonts w:eastAsia="Calibri"/>
                <w:b/>
                <w:color w:val="000000" w:themeColor="text1"/>
                <w:sz w:val="17"/>
                <w:szCs w:val="17"/>
              </w:rPr>
              <w:t>4</w:t>
            </w:r>
          </w:p>
        </w:tc>
        <w:tc>
          <w:tcPr>
            <w:tcW w:w="1606" w:type="dxa"/>
            <w:gridSpan w:val="2"/>
            <w:tcBorders>
              <w:top w:val="single" w:sz="4" w:space="0" w:color="auto"/>
              <w:bottom w:val="single" w:sz="4" w:space="0" w:color="auto"/>
            </w:tcBorders>
            <w:shd w:val="clear" w:color="auto" w:fill="auto"/>
          </w:tcPr>
          <w:p w14:paraId="3938E520" w14:textId="0A600B3B" w:rsidR="00725033" w:rsidRPr="00B322E2" w:rsidRDefault="00D87ED1">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Pr>
                <w:rFonts w:eastAsia="Calibri"/>
                <w:b/>
                <w:color w:val="000000" w:themeColor="text1"/>
                <w:sz w:val="17"/>
                <w:szCs w:val="17"/>
              </w:rPr>
              <w:t xml:space="preserve">3 </w:t>
            </w:r>
            <w:r w:rsidR="007559FB">
              <w:rPr>
                <w:rFonts w:eastAsia="Calibri"/>
                <w:b/>
                <w:color w:val="000000" w:themeColor="text1"/>
                <w:sz w:val="17"/>
                <w:szCs w:val="17"/>
              </w:rPr>
              <w:t>9</w:t>
            </w:r>
            <w:r w:rsidR="00836464">
              <w:rPr>
                <w:rFonts w:eastAsia="Calibri"/>
                <w:b/>
                <w:color w:val="000000" w:themeColor="text1"/>
                <w:sz w:val="17"/>
                <w:szCs w:val="17"/>
              </w:rPr>
              <w:t>5</w:t>
            </w:r>
            <w:r w:rsidR="00C74C8D">
              <w:rPr>
                <w:rFonts w:eastAsia="Calibri"/>
                <w:b/>
                <w:color w:val="000000" w:themeColor="text1"/>
                <w:sz w:val="17"/>
                <w:szCs w:val="17"/>
              </w:rPr>
              <w:t>0.</w:t>
            </w:r>
            <w:r w:rsidR="00836464">
              <w:rPr>
                <w:rFonts w:eastAsia="Calibri"/>
                <w:b/>
                <w:color w:val="000000" w:themeColor="text1"/>
                <w:sz w:val="17"/>
                <w:szCs w:val="17"/>
              </w:rPr>
              <w:t>4</w:t>
            </w:r>
          </w:p>
        </w:tc>
      </w:tr>
      <w:tr w:rsidR="00725033" w:rsidRPr="00B322E2" w14:paraId="35C8C1DD" w14:textId="77777777" w:rsidTr="001A3231">
        <w:tc>
          <w:tcPr>
            <w:tcW w:w="3584" w:type="dxa"/>
            <w:tcBorders>
              <w:top w:val="single" w:sz="4" w:space="0" w:color="auto"/>
              <w:bottom w:val="single" w:sz="12" w:space="0" w:color="auto"/>
            </w:tcBorders>
            <w:shd w:val="clear" w:color="auto" w:fill="auto"/>
            <w:vAlign w:val="bottom"/>
          </w:tcPr>
          <w:p w14:paraId="5918A105" w14:textId="77777777" w:rsidR="00725033" w:rsidRPr="00B322E2" w:rsidRDefault="00725033">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Total</w:t>
            </w:r>
          </w:p>
        </w:tc>
        <w:tc>
          <w:tcPr>
            <w:tcW w:w="1165" w:type="dxa"/>
            <w:tcBorders>
              <w:top w:val="single" w:sz="4" w:space="0" w:color="auto"/>
              <w:bottom w:val="single" w:sz="12" w:space="0" w:color="auto"/>
            </w:tcBorders>
            <w:shd w:val="clear" w:color="auto" w:fill="auto"/>
            <w:vAlign w:val="bottom"/>
          </w:tcPr>
          <w:p w14:paraId="20E63408" w14:textId="77777777"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szCs w:val="17"/>
              </w:rPr>
              <w:t xml:space="preserve">127 324.7 </w:t>
            </w:r>
          </w:p>
        </w:tc>
        <w:tc>
          <w:tcPr>
            <w:tcW w:w="1166" w:type="dxa"/>
            <w:gridSpan w:val="2"/>
            <w:tcBorders>
              <w:top w:val="single" w:sz="4" w:space="0" w:color="auto"/>
              <w:bottom w:val="single" w:sz="12" w:space="0" w:color="auto"/>
            </w:tcBorders>
            <w:shd w:val="clear" w:color="auto" w:fill="auto"/>
          </w:tcPr>
          <w:p w14:paraId="3A66CA02" w14:textId="5A434C85" w:rsidR="00725033" w:rsidRPr="0030476A" w:rsidRDefault="0030476A">
            <w:pPr>
              <w:tabs>
                <w:tab w:val="left" w:pos="288"/>
                <w:tab w:val="left" w:pos="576"/>
                <w:tab w:val="left" w:pos="864"/>
                <w:tab w:val="left" w:pos="1152"/>
              </w:tabs>
              <w:spacing w:before="81" w:after="81" w:line="210" w:lineRule="exact"/>
              <w:ind w:left="144" w:right="40"/>
              <w:jc w:val="right"/>
              <w:rPr>
                <w:rFonts w:eastAsia="Calibri"/>
                <w:b/>
                <w:bCs/>
                <w:color w:val="000000" w:themeColor="text1"/>
                <w:sz w:val="17"/>
                <w:szCs w:val="17"/>
              </w:rPr>
            </w:pPr>
            <w:r w:rsidRPr="0030476A">
              <w:rPr>
                <w:rFonts w:eastAsia="Calibri"/>
                <w:b/>
                <w:bCs/>
                <w:color w:val="000000" w:themeColor="text1"/>
                <w:sz w:val="17"/>
                <w:szCs w:val="17"/>
              </w:rPr>
              <w:t xml:space="preserve"> 116 932.9 </w:t>
            </w:r>
          </w:p>
        </w:tc>
        <w:tc>
          <w:tcPr>
            <w:tcW w:w="1166" w:type="dxa"/>
            <w:gridSpan w:val="2"/>
            <w:tcBorders>
              <w:top w:val="single" w:sz="4" w:space="0" w:color="auto"/>
              <w:bottom w:val="single" w:sz="12" w:space="0" w:color="auto"/>
            </w:tcBorders>
            <w:shd w:val="clear" w:color="auto" w:fill="auto"/>
          </w:tcPr>
          <w:p w14:paraId="146083EC" w14:textId="77777777"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szCs w:val="17"/>
              </w:rPr>
              <w:t>124 695.0</w:t>
            </w:r>
          </w:p>
        </w:tc>
        <w:tc>
          <w:tcPr>
            <w:tcW w:w="1165" w:type="dxa"/>
            <w:gridSpan w:val="2"/>
            <w:tcBorders>
              <w:top w:val="single" w:sz="4" w:space="0" w:color="auto"/>
              <w:bottom w:val="single" w:sz="12" w:space="0" w:color="auto"/>
            </w:tcBorders>
            <w:shd w:val="clear" w:color="auto" w:fill="auto"/>
          </w:tcPr>
          <w:p w14:paraId="55B1BC5D" w14:textId="20FEB282"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szCs w:val="17"/>
              </w:rPr>
              <w:t>12</w:t>
            </w:r>
            <w:r w:rsidR="00831C85">
              <w:rPr>
                <w:rFonts w:eastAsia="Calibri"/>
                <w:b/>
                <w:color w:val="000000" w:themeColor="text1"/>
                <w:sz w:val="17"/>
                <w:szCs w:val="17"/>
              </w:rPr>
              <w:t>4</w:t>
            </w:r>
            <w:r w:rsidRPr="00B322E2">
              <w:rPr>
                <w:rFonts w:eastAsia="Calibri"/>
                <w:b/>
                <w:color w:val="000000" w:themeColor="text1"/>
                <w:sz w:val="17"/>
                <w:szCs w:val="17"/>
              </w:rPr>
              <w:t xml:space="preserve"> </w:t>
            </w:r>
            <w:r w:rsidR="00C37752">
              <w:rPr>
                <w:rFonts w:eastAsia="Calibri"/>
                <w:b/>
                <w:color w:val="000000" w:themeColor="text1"/>
                <w:sz w:val="17"/>
                <w:szCs w:val="17"/>
              </w:rPr>
              <w:t>4</w:t>
            </w:r>
            <w:r w:rsidR="00A511D9">
              <w:rPr>
                <w:rFonts w:eastAsia="Calibri"/>
                <w:b/>
                <w:color w:val="000000" w:themeColor="text1"/>
                <w:sz w:val="17"/>
                <w:szCs w:val="17"/>
              </w:rPr>
              <w:t>63</w:t>
            </w:r>
            <w:r w:rsidR="00385B23">
              <w:rPr>
                <w:rFonts w:eastAsia="Calibri"/>
                <w:b/>
                <w:color w:val="000000" w:themeColor="text1"/>
                <w:sz w:val="17"/>
                <w:szCs w:val="17"/>
              </w:rPr>
              <w:t>.</w:t>
            </w:r>
            <w:r w:rsidR="00A511D9">
              <w:rPr>
                <w:rFonts w:eastAsia="Calibri"/>
                <w:b/>
                <w:color w:val="000000" w:themeColor="text1"/>
                <w:sz w:val="17"/>
                <w:szCs w:val="17"/>
              </w:rPr>
              <w:t>1</w:t>
            </w:r>
          </w:p>
        </w:tc>
        <w:tc>
          <w:tcPr>
            <w:tcW w:w="1606" w:type="dxa"/>
            <w:gridSpan w:val="2"/>
            <w:tcBorders>
              <w:top w:val="single" w:sz="4" w:space="0" w:color="auto"/>
              <w:bottom w:val="single" w:sz="12" w:space="0" w:color="auto"/>
            </w:tcBorders>
            <w:shd w:val="clear" w:color="auto" w:fill="auto"/>
          </w:tcPr>
          <w:p w14:paraId="1E942E81" w14:textId="2403B95B" w:rsidR="00725033" w:rsidRPr="00B322E2" w:rsidRDefault="00725033">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B322E2">
              <w:rPr>
                <w:rFonts w:eastAsia="Calibri"/>
                <w:b/>
                <w:color w:val="000000" w:themeColor="text1"/>
                <w:sz w:val="17"/>
                <w:szCs w:val="17"/>
              </w:rPr>
              <w:t>(</w:t>
            </w:r>
            <w:r w:rsidR="00A04BED">
              <w:rPr>
                <w:rFonts w:eastAsia="Calibri"/>
                <w:b/>
                <w:color w:val="000000" w:themeColor="text1"/>
                <w:sz w:val="17"/>
                <w:szCs w:val="17"/>
              </w:rPr>
              <w:t>2</w:t>
            </w:r>
            <w:r w:rsidR="00FA717C">
              <w:rPr>
                <w:rFonts w:eastAsia="Calibri"/>
                <w:b/>
                <w:color w:val="000000" w:themeColor="text1"/>
                <w:sz w:val="17"/>
                <w:szCs w:val="17"/>
              </w:rPr>
              <w:t>3</w:t>
            </w:r>
            <w:r w:rsidR="00A511D9">
              <w:rPr>
                <w:rFonts w:eastAsia="Calibri"/>
                <w:b/>
                <w:color w:val="000000" w:themeColor="text1"/>
                <w:sz w:val="17"/>
                <w:szCs w:val="17"/>
              </w:rPr>
              <w:t>1</w:t>
            </w:r>
            <w:r w:rsidR="009871B5">
              <w:rPr>
                <w:rFonts w:eastAsia="Calibri"/>
                <w:b/>
                <w:color w:val="000000" w:themeColor="text1"/>
                <w:sz w:val="17"/>
                <w:szCs w:val="17"/>
              </w:rPr>
              <w:t>.</w:t>
            </w:r>
            <w:r w:rsidR="00A511D9">
              <w:rPr>
                <w:rFonts w:eastAsia="Calibri"/>
                <w:b/>
                <w:color w:val="000000" w:themeColor="text1"/>
                <w:sz w:val="17"/>
                <w:szCs w:val="17"/>
              </w:rPr>
              <w:t>9</w:t>
            </w:r>
            <w:r w:rsidRPr="00B322E2">
              <w:rPr>
                <w:rFonts w:eastAsia="Calibri"/>
                <w:b/>
                <w:color w:val="000000" w:themeColor="text1"/>
                <w:sz w:val="17"/>
                <w:szCs w:val="17"/>
              </w:rPr>
              <w:t>)</w:t>
            </w:r>
          </w:p>
        </w:tc>
      </w:tr>
    </w:tbl>
    <w:p w14:paraId="71C1FB32"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shd w:val="pct15" w:color="auto" w:fill="FFFFFF"/>
          <w14:ligatures w14:val="none"/>
        </w:rPr>
      </w:pPr>
    </w:p>
    <w:p w14:paraId="39CEAB0B" w14:textId="77777777" w:rsidR="00725033" w:rsidRPr="00DE2C8C" w:rsidRDefault="00725033" w:rsidP="00725033">
      <w:pPr>
        <w:suppressAutoHyphens w:val="0"/>
        <w:spacing w:line="120" w:lineRule="exact"/>
        <w:rPr>
          <w:rFonts w:eastAsia="Calibri"/>
          <w:color w:val="000000" w:themeColor="text1"/>
          <w:sz w:val="10"/>
          <w:shd w:val="pct15" w:color="auto" w:fill="FFFFFF"/>
          <w14:ligatures w14:val="none"/>
        </w:rPr>
      </w:pPr>
    </w:p>
    <w:p w14:paraId="4884A4D4" w14:textId="77777777" w:rsidR="00725033" w:rsidRPr="00DE2C8C" w:rsidRDefault="00725033" w:rsidP="00725033">
      <w:pPr>
        <w:pStyle w:val="H1"/>
        <w:ind w:right="1260"/>
        <w:rPr>
          <w:color w:val="000000" w:themeColor="text1"/>
        </w:rPr>
      </w:pPr>
      <w:r w:rsidRPr="00DE2C8C">
        <w:rPr>
          <w:color w:val="000000" w:themeColor="text1"/>
        </w:rPr>
        <w:tab/>
        <w:t>4.</w:t>
      </w:r>
      <w:r w:rsidRPr="00DE2C8C">
        <w:rPr>
          <w:color w:val="000000" w:themeColor="text1"/>
        </w:rPr>
        <w:tab/>
        <w:t>Analysis of resource requirements</w:t>
      </w:r>
    </w:p>
    <w:p w14:paraId="23B43F12"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54E45826"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57169600" w14:textId="77777777" w:rsidR="00725033" w:rsidRPr="00DE2C8C" w:rsidRDefault="00725033" w:rsidP="00725033">
      <w:pPr>
        <w:pStyle w:val="H23"/>
        <w:rPr>
          <w:color w:val="000000" w:themeColor="text1"/>
          <w:lang w:val="en-GB"/>
        </w:rPr>
      </w:pPr>
      <w:r w:rsidRPr="00DE2C8C">
        <w:rPr>
          <w:color w:val="000000" w:themeColor="text1"/>
          <w:sz w:val="24"/>
          <w:lang w:val="en-GB"/>
        </w:rPr>
        <w:tab/>
      </w:r>
      <w:r w:rsidRPr="00DE2C8C">
        <w:rPr>
          <w:color w:val="000000" w:themeColor="text1"/>
          <w:sz w:val="24"/>
          <w:lang w:val="en-GB"/>
        </w:rPr>
        <w:tab/>
      </w:r>
      <w:r w:rsidRPr="00DE2C8C">
        <w:rPr>
          <w:color w:val="000000" w:themeColor="text1"/>
          <w:lang w:val="en-GB"/>
        </w:rPr>
        <w:t>Military and police personnel costs</w:t>
      </w:r>
    </w:p>
    <w:p w14:paraId="188562EE" w14:textId="77777777" w:rsidR="00725033" w:rsidRPr="00DE2C8C" w:rsidRDefault="00725033" w:rsidP="00725033">
      <w:pPr>
        <w:spacing w:line="120" w:lineRule="exact"/>
        <w:rPr>
          <w:color w:val="000000" w:themeColor="text1"/>
          <w:sz w:val="10"/>
        </w:rPr>
      </w:pPr>
    </w:p>
    <w:p w14:paraId="503111A3"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057E7781"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r w:rsidRPr="00DE2C8C">
        <w:rPr>
          <w:rFonts w:eastAsia="Calibri"/>
          <w:color w:val="000000" w:themeColor="text1"/>
          <w:sz w:val="10"/>
          <w14:ligatures w14:val="none"/>
        </w:rPr>
        <w:t>0</w:t>
      </w:r>
    </w:p>
    <w:p w14:paraId="5FBB48CF"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09"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4"/>
        <w:gridCol w:w="1427"/>
        <w:gridCol w:w="1427"/>
        <w:gridCol w:w="1428"/>
        <w:gridCol w:w="1427"/>
        <w:gridCol w:w="1096"/>
      </w:tblGrid>
      <w:tr w:rsidR="00725033" w:rsidRPr="00DE2C8C" w14:paraId="000CDBEF" w14:textId="77777777">
        <w:trPr>
          <w:tblHeader/>
        </w:trPr>
        <w:tc>
          <w:tcPr>
            <w:tcW w:w="1804" w:type="dxa"/>
            <w:tcBorders>
              <w:top w:val="single" w:sz="4" w:space="0" w:color="auto"/>
              <w:bottom w:val="single" w:sz="12" w:space="0" w:color="auto"/>
            </w:tcBorders>
            <w:shd w:val="clear" w:color="auto" w:fill="auto"/>
            <w:vAlign w:val="bottom"/>
          </w:tcPr>
          <w:p w14:paraId="2EE508D6" w14:textId="77777777" w:rsidR="00725033" w:rsidRPr="00DE2C8C" w:rsidRDefault="00725033">
            <w:pPr>
              <w:spacing w:before="81" w:after="81" w:line="160" w:lineRule="exact"/>
              <w:ind w:right="43"/>
              <w:jc w:val="both"/>
              <w:rPr>
                <w:rFonts w:eastAsia="Calibri"/>
                <w:i/>
                <w:color w:val="000000" w:themeColor="text1"/>
                <w:sz w:val="14"/>
              </w:rPr>
            </w:pPr>
            <w:bookmarkStart w:id="10" w:name="_Hlk136595551"/>
          </w:p>
        </w:tc>
        <w:tc>
          <w:tcPr>
            <w:tcW w:w="1427" w:type="dxa"/>
            <w:tcBorders>
              <w:top w:val="single" w:sz="4" w:space="0" w:color="auto"/>
              <w:bottom w:val="single" w:sz="12" w:space="0" w:color="auto"/>
            </w:tcBorders>
            <w:shd w:val="clear" w:color="auto" w:fill="auto"/>
            <w:vAlign w:val="bottom"/>
          </w:tcPr>
          <w:p w14:paraId="2390D934" w14:textId="77777777" w:rsidR="00725033" w:rsidRPr="00DE2C8C" w:rsidRDefault="00725033">
            <w:pPr>
              <w:spacing w:before="81" w:after="81" w:line="160" w:lineRule="exact"/>
              <w:ind w:left="144" w:right="43"/>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427" w:type="dxa"/>
            <w:tcBorders>
              <w:top w:val="single" w:sz="4" w:space="0" w:color="auto"/>
              <w:bottom w:val="single" w:sz="12" w:space="0" w:color="auto"/>
            </w:tcBorders>
            <w:shd w:val="clear" w:color="auto" w:fill="auto"/>
            <w:vAlign w:val="bottom"/>
          </w:tcPr>
          <w:p w14:paraId="06E9631B" w14:textId="77777777" w:rsidR="00725033" w:rsidRPr="00DE2C8C" w:rsidRDefault="00725033">
            <w:pPr>
              <w:spacing w:before="81" w:after="81" w:line="160" w:lineRule="exact"/>
              <w:ind w:left="144" w:right="43"/>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428" w:type="dxa"/>
            <w:tcBorders>
              <w:top w:val="single" w:sz="4" w:space="0" w:color="auto"/>
              <w:bottom w:val="single" w:sz="12" w:space="0" w:color="auto"/>
            </w:tcBorders>
            <w:shd w:val="clear" w:color="auto" w:fill="auto"/>
            <w:vAlign w:val="bottom"/>
          </w:tcPr>
          <w:p w14:paraId="428BB3A9" w14:textId="77777777" w:rsidR="00725033" w:rsidRPr="00DE2C8C" w:rsidRDefault="00725033">
            <w:pPr>
              <w:spacing w:before="81" w:after="81" w:line="160" w:lineRule="exact"/>
              <w:ind w:left="144" w:right="43"/>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427" w:type="dxa"/>
            <w:tcBorders>
              <w:top w:val="single" w:sz="4" w:space="0" w:color="auto"/>
              <w:bottom w:val="single" w:sz="12" w:space="0" w:color="auto"/>
            </w:tcBorders>
            <w:shd w:val="clear" w:color="auto" w:fill="auto"/>
            <w:vAlign w:val="bottom"/>
          </w:tcPr>
          <w:p w14:paraId="047844B9" w14:textId="77777777" w:rsidR="00725033" w:rsidRPr="00DE2C8C" w:rsidRDefault="00725033">
            <w:pPr>
              <w:spacing w:before="81" w:after="81" w:line="160" w:lineRule="exact"/>
              <w:ind w:left="301" w:right="43"/>
              <w:jc w:val="right"/>
              <w:rPr>
                <w:rFonts w:eastAsia="Calibri"/>
                <w:i/>
                <w:color w:val="000000" w:themeColor="text1"/>
                <w:sz w:val="14"/>
              </w:rPr>
            </w:pPr>
            <w:r w:rsidRPr="00DE2C8C">
              <w:rPr>
                <w:rFonts w:eastAsia="Calibri"/>
                <w:i/>
                <w:color w:val="000000" w:themeColor="text1"/>
                <w:sz w:val="14"/>
              </w:rPr>
              <w:t>Requirements 2026</w:t>
            </w:r>
          </w:p>
        </w:tc>
        <w:tc>
          <w:tcPr>
            <w:tcW w:w="1096" w:type="dxa"/>
            <w:tcBorders>
              <w:top w:val="single" w:sz="4" w:space="0" w:color="auto"/>
              <w:bottom w:val="single" w:sz="12" w:space="0" w:color="auto"/>
            </w:tcBorders>
            <w:shd w:val="clear" w:color="auto" w:fill="auto"/>
            <w:vAlign w:val="bottom"/>
          </w:tcPr>
          <w:p w14:paraId="14F11705" w14:textId="77777777" w:rsidR="00725033" w:rsidRPr="00DE2C8C" w:rsidRDefault="00725033">
            <w:pPr>
              <w:spacing w:before="81" w:after="81" w:line="160" w:lineRule="exact"/>
              <w:ind w:left="144" w:right="43"/>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2B797904" w14:textId="77777777">
        <w:trPr>
          <w:trHeight w:hRule="exact" w:val="115"/>
          <w:tblHeader/>
        </w:trPr>
        <w:tc>
          <w:tcPr>
            <w:tcW w:w="1804" w:type="dxa"/>
            <w:tcBorders>
              <w:top w:val="single" w:sz="12" w:space="0" w:color="auto"/>
            </w:tcBorders>
            <w:shd w:val="clear" w:color="auto" w:fill="auto"/>
            <w:vAlign w:val="bottom"/>
          </w:tcPr>
          <w:p w14:paraId="085E0D62" w14:textId="77777777" w:rsidR="00725033" w:rsidRPr="00DE2C8C" w:rsidRDefault="00725033">
            <w:pPr>
              <w:spacing w:before="40" w:after="40" w:line="210" w:lineRule="exact"/>
              <w:ind w:right="40"/>
              <w:jc w:val="both"/>
              <w:rPr>
                <w:rFonts w:eastAsia="Calibri"/>
                <w:color w:val="000000" w:themeColor="text1"/>
                <w:sz w:val="17"/>
              </w:rPr>
            </w:pPr>
          </w:p>
        </w:tc>
        <w:tc>
          <w:tcPr>
            <w:tcW w:w="1427" w:type="dxa"/>
            <w:tcBorders>
              <w:top w:val="single" w:sz="12" w:space="0" w:color="auto"/>
            </w:tcBorders>
            <w:shd w:val="clear" w:color="auto" w:fill="auto"/>
            <w:vAlign w:val="bottom"/>
          </w:tcPr>
          <w:p w14:paraId="1B342CDD" w14:textId="77777777" w:rsidR="00725033" w:rsidRPr="00DE2C8C" w:rsidRDefault="00725033">
            <w:pPr>
              <w:spacing w:before="40" w:after="40" w:line="210" w:lineRule="exact"/>
              <w:ind w:left="144" w:right="40"/>
              <w:jc w:val="right"/>
              <w:rPr>
                <w:rFonts w:eastAsia="Calibri"/>
                <w:color w:val="000000" w:themeColor="text1"/>
                <w:sz w:val="17"/>
              </w:rPr>
            </w:pPr>
          </w:p>
        </w:tc>
        <w:tc>
          <w:tcPr>
            <w:tcW w:w="1427" w:type="dxa"/>
            <w:tcBorders>
              <w:top w:val="single" w:sz="12" w:space="0" w:color="auto"/>
            </w:tcBorders>
            <w:shd w:val="clear" w:color="auto" w:fill="auto"/>
            <w:vAlign w:val="bottom"/>
          </w:tcPr>
          <w:p w14:paraId="3BA9EDA0" w14:textId="77777777" w:rsidR="00725033" w:rsidRPr="00DE2C8C" w:rsidRDefault="00725033">
            <w:pPr>
              <w:spacing w:before="40" w:after="40" w:line="210" w:lineRule="exact"/>
              <w:ind w:left="144" w:right="40"/>
              <w:jc w:val="right"/>
              <w:rPr>
                <w:rFonts w:eastAsia="Calibri"/>
                <w:color w:val="000000" w:themeColor="text1"/>
                <w:sz w:val="17"/>
              </w:rPr>
            </w:pPr>
          </w:p>
        </w:tc>
        <w:tc>
          <w:tcPr>
            <w:tcW w:w="1428" w:type="dxa"/>
            <w:tcBorders>
              <w:top w:val="single" w:sz="12" w:space="0" w:color="auto"/>
            </w:tcBorders>
            <w:shd w:val="clear" w:color="auto" w:fill="auto"/>
            <w:vAlign w:val="bottom"/>
          </w:tcPr>
          <w:p w14:paraId="010DE480" w14:textId="77777777" w:rsidR="00725033" w:rsidRPr="00DE2C8C" w:rsidRDefault="00725033">
            <w:pPr>
              <w:spacing w:before="40" w:after="40" w:line="210" w:lineRule="exact"/>
              <w:ind w:left="144" w:right="40"/>
              <w:jc w:val="right"/>
              <w:rPr>
                <w:rFonts w:eastAsia="Calibri"/>
                <w:color w:val="000000" w:themeColor="text1"/>
                <w:sz w:val="17"/>
              </w:rPr>
            </w:pPr>
          </w:p>
        </w:tc>
        <w:tc>
          <w:tcPr>
            <w:tcW w:w="1427" w:type="dxa"/>
            <w:tcBorders>
              <w:top w:val="single" w:sz="12" w:space="0" w:color="auto"/>
            </w:tcBorders>
            <w:shd w:val="clear" w:color="auto" w:fill="auto"/>
            <w:vAlign w:val="bottom"/>
          </w:tcPr>
          <w:p w14:paraId="0D03C005" w14:textId="77777777" w:rsidR="00725033" w:rsidRPr="00DE2C8C" w:rsidRDefault="00725033">
            <w:pPr>
              <w:spacing w:before="40" w:after="40" w:line="210" w:lineRule="exact"/>
              <w:ind w:left="144" w:right="40"/>
              <w:jc w:val="right"/>
              <w:rPr>
                <w:rFonts w:eastAsia="Calibri"/>
                <w:color w:val="000000" w:themeColor="text1"/>
                <w:sz w:val="17"/>
              </w:rPr>
            </w:pPr>
          </w:p>
        </w:tc>
        <w:tc>
          <w:tcPr>
            <w:tcW w:w="1096" w:type="dxa"/>
            <w:tcBorders>
              <w:top w:val="single" w:sz="12" w:space="0" w:color="auto"/>
            </w:tcBorders>
            <w:shd w:val="clear" w:color="auto" w:fill="auto"/>
            <w:vAlign w:val="bottom"/>
          </w:tcPr>
          <w:p w14:paraId="63EA3829"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3DC80B07" w14:textId="77777777">
        <w:tc>
          <w:tcPr>
            <w:tcW w:w="1804" w:type="dxa"/>
            <w:tcBorders>
              <w:bottom w:val="single" w:sz="12" w:space="0" w:color="auto"/>
            </w:tcBorders>
            <w:shd w:val="clear" w:color="auto" w:fill="auto"/>
            <w:vAlign w:val="bottom"/>
          </w:tcPr>
          <w:p w14:paraId="6E2450D6" w14:textId="77777777" w:rsidR="00725033" w:rsidRPr="00DE2C8C" w:rsidRDefault="00725033">
            <w:pPr>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DE2C8C">
              <w:rPr>
                <w:rFonts w:eastAsia="Calibri"/>
                <w:b/>
                <w:bCs/>
                <w:color w:val="000000" w:themeColor="text1"/>
                <w:sz w:val="17"/>
              </w:rPr>
              <w:t>Military observers</w:t>
            </w:r>
          </w:p>
        </w:tc>
        <w:tc>
          <w:tcPr>
            <w:tcW w:w="1427" w:type="dxa"/>
            <w:tcBorders>
              <w:bottom w:val="single" w:sz="12" w:space="0" w:color="auto"/>
            </w:tcBorders>
            <w:shd w:val="clear" w:color="auto" w:fill="auto"/>
            <w:vAlign w:val="bottom"/>
          </w:tcPr>
          <w:p w14:paraId="023E1F67"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E2C8C">
              <w:rPr>
                <w:rFonts w:eastAsia="Calibri"/>
                <w:color w:val="000000" w:themeColor="text1"/>
                <w:sz w:val="17"/>
                <w:szCs w:val="17"/>
              </w:rPr>
              <w:t>28.7</w:t>
            </w:r>
          </w:p>
        </w:tc>
        <w:tc>
          <w:tcPr>
            <w:tcW w:w="1427" w:type="dxa"/>
            <w:tcBorders>
              <w:bottom w:val="single" w:sz="12" w:space="0" w:color="auto"/>
            </w:tcBorders>
            <w:shd w:val="clear" w:color="auto" w:fill="auto"/>
            <w:vAlign w:val="bottom"/>
          </w:tcPr>
          <w:p w14:paraId="2447570F"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E2C8C">
              <w:rPr>
                <w:rFonts w:eastAsia="Calibri"/>
                <w:color w:val="000000" w:themeColor="text1"/>
                <w:sz w:val="17"/>
                <w:szCs w:val="17"/>
              </w:rPr>
              <w:t>18.0</w:t>
            </w:r>
          </w:p>
        </w:tc>
        <w:tc>
          <w:tcPr>
            <w:tcW w:w="1428" w:type="dxa"/>
            <w:tcBorders>
              <w:bottom w:val="single" w:sz="12" w:space="0" w:color="auto"/>
            </w:tcBorders>
            <w:shd w:val="clear" w:color="auto" w:fill="auto"/>
            <w:vAlign w:val="bottom"/>
          </w:tcPr>
          <w:p w14:paraId="5FE3AD78"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E2C8C">
              <w:rPr>
                <w:rFonts w:eastAsia="Calibri"/>
                <w:color w:val="000000" w:themeColor="text1"/>
                <w:sz w:val="17"/>
              </w:rPr>
              <w:t>23.7</w:t>
            </w:r>
          </w:p>
        </w:tc>
        <w:tc>
          <w:tcPr>
            <w:tcW w:w="1427" w:type="dxa"/>
            <w:tcBorders>
              <w:bottom w:val="single" w:sz="12" w:space="0" w:color="auto"/>
            </w:tcBorders>
            <w:shd w:val="clear" w:color="auto" w:fill="auto"/>
            <w:vAlign w:val="bottom"/>
          </w:tcPr>
          <w:p w14:paraId="3C82CF54"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23.7</w:t>
            </w:r>
          </w:p>
        </w:tc>
        <w:tc>
          <w:tcPr>
            <w:tcW w:w="1096" w:type="dxa"/>
            <w:tcBorders>
              <w:bottom w:val="single" w:sz="12" w:space="0" w:color="auto"/>
            </w:tcBorders>
            <w:shd w:val="clear" w:color="auto" w:fill="auto"/>
            <w:vAlign w:val="bottom"/>
          </w:tcPr>
          <w:p w14:paraId="0158913A"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szCs w:val="17"/>
              </w:rPr>
              <w:t>–</w:t>
            </w:r>
          </w:p>
        </w:tc>
      </w:tr>
      <w:bookmarkEnd w:id="10"/>
    </w:tbl>
    <w:p w14:paraId="3E5BE4C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6664BEC5"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41F77DE8" w14:textId="314CA9CF" w:rsidR="00725033" w:rsidRDefault="00725033" w:rsidP="00650647">
      <w:pPr>
        <w:pStyle w:val="AUNAMA16Apr"/>
      </w:pPr>
      <w:r w:rsidRPr="00DE2C8C">
        <w:t>Resources amounting to $23,700 are proposed to</w:t>
      </w:r>
      <w:r w:rsidR="007847D9">
        <w:t xml:space="preserve"> </w:t>
      </w:r>
      <w:r w:rsidRPr="00DE2C8C">
        <w:t>provide for the deployment of one military observer.</w:t>
      </w:r>
    </w:p>
    <w:p w14:paraId="4EA60E2A" w14:textId="77777777" w:rsidR="00725033"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color w:val="000000" w:themeColor="text1"/>
        </w:rPr>
      </w:pPr>
    </w:p>
    <w:p w14:paraId="537A35C7" w14:textId="77777777" w:rsidR="00725033" w:rsidRPr="00DE2C8C" w:rsidRDefault="00725033" w:rsidP="00725033">
      <w:pPr>
        <w:spacing w:line="120" w:lineRule="exact"/>
        <w:ind w:left="720"/>
        <w:contextualSpacing/>
        <w:rPr>
          <w:rFonts w:eastAsia="Calibri"/>
          <w:color w:val="000000" w:themeColor="text1"/>
          <w:sz w:val="10"/>
          <w14:ligatures w14:val="none"/>
        </w:rPr>
      </w:pPr>
    </w:p>
    <w:p w14:paraId="126DE8F0" w14:textId="77777777" w:rsidR="00725033" w:rsidRPr="00DE2C8C" w:rsidRDefault="00725033" w:rsidP="00725033">
      <w:pPr>
        <w:pStyle w:val="H23"/>
        <w:rPr>
          <w:color w:val="000000" w:themeColor="text1"/>
          <w:lang w:val="en-GB"/>
        </w:rPr>
      </w:pPr>
      <w:r w:rsidRPr="00DE2C8C">
        <w:rPr>
          <w:color w:val="000000" w:themeColor="text1"/>
          <w:lang w:val="en-GB"/>
        </w:rPr>
        <w:tab/>
      </w:r>
      <w:r w:rsidRPr="00DE2C8C">
        <w:rPr>
          <w:color w:val="000000" w:themeColor="text1"/>
          <w:lang w:val="en-GB"/>
        </w:rPr>
        <w:tab/>
        <w:t>Civilian personnel costs</w:t>
      </w:r>
    </w:p>
    <w:p w14:paraId="1D8E0A45"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hanging="1267"/>
        <w:outlineLvl w:val="1"/>
        <w:rPr>
          <w:b/>
          <w:color w:val="000000" w:themeColor="text1"/>
          <w:sz w:val="10"/>
        </w:rPr>
      </w:pPr>
    </w:p>
    <w:p w14:paraId="6D2CACB1"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65E9E1E8"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4"/>
        <w:gridCol w:w="1320"/>
        <w:gridCol w:w="1321"/>
        <w:gridCol w:w="1321"/>
        <w:gridCol w:w="1321"/>
        <w:gridCol w:w="1163"/>
      </w:tblGrid>
      <w:tr w:rsidR="00725033" w:rsidRPr="00DE2C8C" w14:paraId="1057753E" w14:textId="77777777">
        <w:trPr>
          <w:tblHeader/>
        </w:trPr>
        <w:tc>
          <w:tcPr>
            <w:tcW w:w="2164" w:type="dxa"/>
            <w:tcBorders>
              <w:top w:val="single" w:sz="4" w:space="0" w:color="auto"/>
              <w:bottom w:val="single" w:sz="12" w:space="0" w:color="auto"/>
            </w:tcBorders>
            <w:shd w:val="clear" w:color="auto" w:fill="auto"/>
            <w:vAlign w:val="bottom"/>
          </w:tcPr>
          <w:p w14:paraId="2002D2B9" w14:textId="77777777" w:rsidR="00725033" w:rsidRPr="00DE2C8C" w:rsidRDefault="00725033">
            <w:pPr>
              <w:keepNext/>
              <w:keepLines/>
              <w:spacing w:before="81" w:after="81" w:line="160" w:lineRule="exact"/>
              <w:ind w:right="40"/>
              <w:jc w:val="both"/>
              <w:rPr>
                <w:rFonts w:eastAsia="Calibri"/>
                <w:i/>
                <w:color w:val="000000" w:themeColor="text1"/>
                <w:sz w:val="14"/>
              </w:rPr>
            </w:pPr>
          </w:p>
        </w:tc>
        <w:tc>
          <w:tcPr>
            <w:tcW w:w="1320" w:type="dxa"/>
            <w:tcBorders>
              <w:top w:val="single" w:sz="4" w:space="0" w:color="auto"/>
              <w:bottom w:val="single" w:sz="12" w:space="0" w:color="auto"/>
            </w:tcBorders>
            <w:shd w:val="clear" w:color="auto" w:fill="auto"/>
            <w:vAlign w:val="bottom"/>
          </w:tcPr>
          <w:p w14:paraId="275AC7EB"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321" w:type="dxa"/>
            <w:tcBorders>
              <w:top w:val="single" w:sz="4" w:space="0" w:color="auto"/>
              <w:bottom w:val="single" w:sz="12" w:space="0" w:color="auto"/>
            </w:tcBorders>
            <w:shd w:val="clear" w:color="auto" w:fill="auto"/>
            <w:vAlign w:val="bottom"/>
          </w:tcPr>
          <w:p w14:paraId="60B44B80"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321" w:type="dxa"/>
            <w:tcBorders>
              <w:top w:val="single" w:sz="4" w:space="0" w:color="auto"/>
              <w:bottom w:val="single" w:sz="12" w:space="0" w:color="auto"/>
            </w:tcBorders>
            <w:shd w:val="clear" w:color="auto" w:fill="auto"/>
            <w:vAlign w:val="bottom"/>
          </w:tcPr>
          <w:p w14:paraId="7FC15220"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321" w:type="dxa"/>
            <w:tcBorders>
              <w:top w:val="single" w:sz="4" w:space="0" w:color="auto"/>
              <w:bottom w:val="single" w:sz="12" w:space="0" w:color="auto"/>
            </w:tcBorders>
            <w:shd w:val="clear" w:color="auto" w:fill="auto"/>
            <w:vAlign w:val="bottom"/>
          </w:tcPr>
          <w:p w14:paraId="367893A8"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163" w:type="dxa"/>
            <w:tcBorders>
              <w:top w:val="single" w:sz="4" w:space="0" w:color="auto"/>
              <w:bottom w:val="single" w:sz="12" w:space="0" w:color="auto"/>
            </w:tcBorders>
            <w:shd w:val="clear" w:color="auto" w:fill="auto"/>
            <w:vAlign w:val="bottom"/>
          </w:tcPr>
          <w:p w14:paraId="4AC55B96"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03E4FF01" w14:textId="77777777">
        <w:trPr>
          <w:trHeight w:hRule="exact" w:val="115"/>
          <w:tblHeader/>
        </w:trPr>
        <w:tc>
          <w:tcPr>
            <w:tcW w:w="2164" w:type="dxa"/>
            <w:tcBorders>
              <w:top w:val="single" w:sz="12" w:space="0" w:color="auto"/>
            </w:tcBorders>
            <w:shd w:val="clear" w:color="auto" w:fill="auto"/>
            <w:vAlign w:val="bottom"/>
          </w:tcPr>
          <w:p w14:paraId="063986A5" w14:textId="77777777" w:rsidR="00725033" w:rsidRPr="00DE2C8C" w:rsidRDefault="00725033">
            <w:pPr>
              <w:spacing w:before="40" w:after="40" w:line="210" w:lineRule="exact"/>
              <w:ind w:right="40"/>
              <w:jc w:val="both"/>
              <w:rPr>
                <w:rFonts w:eastAsia="Calibri"/>
                <w:color w:val="000000" w:themeColor="text1"/>
                <w:sz w:val="17"/>
              </w:rPr>
            </w:pPr>
          </w:p>
        </w:tc>
        <w:tc>
          <w:tcPr>
            <w:tcW w:w="1320" w:type="dxa"/>
            <w:tcBorders>
              <w:top w:val="single" w:sz="12" w:space="0" w:color="auto"/>
            </w:tcBorders>
            <w:shd w:val="clear" w:color="auto" w:fill="auto"/>
            <w:vAlign w:val="bottom"/>
          </w:tcPr>
          <w:p w14:paraId="67EF277A" w14:textId="77777777" w:rsidR="00725033" w:rsidRPr="00DE2C8C" w:rsidRDefault="00725033">
            <w:pPr>
              <w:spacing w:before="40" w:after="40" w:line="210" w:lineRule="exact"/>
              <w:ind w:left="144" w:right="40"/>
              <w:jc w:val="right"/>
              <w:rPr>
                <w:rFonts w:eastAsia="Calibri"/>
                <w:color w:val="000000" w:themeColor="text1"/>
                <w:sz w:val="17"/>
              </w:rPr>
            </w:pPr>
          </w:p>
        </w:tc>
        <w:tc>
          <w:tcPr>
            <w:tcW w:w="1321" w:type="dxa"/>
            <w:tcBorders>
              <w:top w:val="single" w:sz="12" w:space="0" w:color="auto"/>
            </w:tcBorders>
            <w:shd w:val="clear" w:color="auto" w:fill="auto"/>
            <w:vAlign w:val="bottom"/>
          </w:tcPr>
          <w:p w14:paraId="5CCA74B8" w14:textId="77777777" w:rsidR="00725033" w:rsidRPr="00DE2C8C" w:rsidRDefault="00725033">
            <w:pPr>
              <w:spacing w:before="40" w:after="40" w:line="210" w:lineRule="exact"/>
              <w:ind w:left="144" w:right="40"/>
              <w:jc w:val="right"/>
              <w:rPr>
                <w:rFonts w:eastAsia="Calibri"/>
                <w:color w:val="000000" w:themeColor="text1"/>
                <w:sz w:val="17"/>
              </w:rPr>
            </w:pPr>
          </w:p>
        </w:tc>
        <w:tc>
          <w:tcPr>
            <w:tcW w:w="1321" w:type="dxa"/>
            <w:tcBorders>
              <w:top w:val="single" w:sz="12" w:space="0" w:color="auto"/>
            </w:tcBorders>
            <w:shd w:val="clear" w:color="auto" w:fill="auto"/>
            <w:vAlign w:val="bottom"/>
          </w:tcPr>
          <w:p w14:paraId="5DECAB48" w14:textId="77777777" w:rsidR="00725033" w:rsidRPr="00DE2C8C" w:rsidRDefault="00725033">
            <w:pPr>
              <w:spacing w:before="40" w:after="40" w:line="210" w:lineRule="exact"/>
              <w:ind w:left="144" w:right="40"/>
              <w:jc w:val="right"/>
              <w:rPr>
                <w:rFonts w:eastAsia="Calibri"/>
                <w:color w:val="000000" w:themeColor="text1"/>
                <w:sz w:val="17"/>
              </w:rPr>
            </w:pPr>
          </w:p>
        </w:tc>
        <w:tc>
          <w:tcPr>
            <w:tcW w:w="1321" w:type="dxa"/>
            <w:tcBorders>
              <w:top w:val="single" w:sz="12" w:space="0" w:color="auto"/>
            </w:tcBorders>
            <w:shd w:val="clear" w:color="auto" w:fill="auto"/>
            <w:vAlign w:val="bottom"/>
          </w:tcPr>
          <w:p w14:paraId="5B73CD56" w14:textId="77777777" w:rsidR="00725033" w:rsidRPr="00DE2C8C" w:rsidRDefault="00725033">
            <w:pPr>
              <w:spacing w:before="40" w:after="40" w:line="210" w:lineRule="exact"/>
              <w:ind w:left="144" w:right="40"/>
              <w:jc w:val="right"/>
              <w:rPr>
                <w:rFonts w:eastAsia="Calibri"/>
                <w:color w:val="000000" w:themeColor="text1"/>
                <w:sz w:val="17"/>
              </w:rPr>
            </w:pPr>
          </w:p>
        </w:tc>
        <w:tc>
          <w:tcPr>
            <w:tcW w:w="1163" w:type="dxa"/>
            <w:tcBorders>
              <w:top w:val="single" w:sz="12" w:space="0" w:color="auto"/>
            </w:tcBorders>
            <w:shd w:val="clear" w:color="auto" w:fill="auto"/>
            <w:vAlign w:val="bottom"/>
          </w:tcPr>
          <w:p w14:paraId="04993077"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41A15B0B" w14:textId="77777777">
        <w:tc>
          <w:tcPr>
            <w:tcW w:w="2164" w:type="dxa"/>
            <w:tcBorders>
              <w:bottom w:val="single" w:sz="12" w:space="0" w:color="auto"/>
            </w:tcBorders>
            <w:shd w:val="clear" w:color="auto" w:fill="auto"/>
            <w:vAlign w:val="bottom"/>
          </w:tcPr>
          <w:p w14:paraId="03177E91" w14:textId="3B52143D" w:rsidR="00725033" w:rsidRPr="00DE2C8C" w:rsidRDefault="00725033">
            <w:pPr>
              <w:tabs>
                <w:tab w:val="left" w:pos="288"/>
                <w:tab w:val="left" w:pos="576"/>
                <w:tab w:val="left" w:pos="864"/>
                <w:tab w:val="left" w:pos="1152"/>
              </w:tabs>
              <w:spacing w:before="40" w:after="40" w:line="200" w:lineRule="exact"/>
              <w:ind w:right="43"/>
              <w:jc w:val="both"/>
              <w:rPr>
                <w:rFonts w:eastAsia="Calibri"/>
                <w:b/>
                <w:bCs/>
                <w:color w:val="000000" w:themeColor="text1"/>
                <w:sz w:val="17"/>
              </w:rPr>
            </w:pPr>
            <w:r w:rsidRPr="00DE2C8C">
              <w:rPr>
                <w:rFonts w:eastAsia="Calibri"/>
                <w:b/>
                <w:bCs/>
                <w:color w:val="000000" w:themeColor="text1"/>
                <w:sz w:val="17"/>
              </w:rPr>
              <w:t>International staff</w:t>
            </w:r>
          </w:p>
        </w:tc>
        <w:tc>
          <w:tcPr>
            <w:tcW w:w="1320" w:type="dxa"/>
            <w:tcBorders>
              <w:bottom w:val="single" w:sz="12" w:space="0" w:color="auto"/>
            </w:tcBorders>
            <w:shd w:val="clear" w:color="auto" w:fill="auto"/>
          </w:tcPr>
          <w:p w14:paraId="375F32CE"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55 059.0</w:t>
            </w:r>
          </w:p>
        </w:tc>
        <w:tc>
          <w:tcPr>
            <w:tcW w:w="1321" w:type="dxa"/>
            <w:tcBorders>
              <w:bottom w:val="single" w:sz="12" w:space="0" w:color="auto"/>
            </w:tcBorders>
            <w:shd w:val="clear" w:color="auto" w:fill="auto"/>
          </w:tcPr>
          <w:p w14:paraId="5A2CD02B" w14:textId="755FE9F8" w:rsidR="00725033" w:rsidRPr="00DE2C8C" w:rsidRDefault="00F14091">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Pr>
                <w:rFonts w:eastAsia="Calibri"/>
                <w:color w:val="000000" w:themeColor="text1"/>
                <w:sz w:val="17"/>
              </w:rPr>
              <w:t>57 845.</w:t>
            </w:r>
            <w:r w:rsidR="007B7598">
              <w:rPr>
                <w:rFonts w:eastAsia="Calibri"/>
                <w:color w:val="000000" w:themeColor="text1"/>
                <w:sz w:val="17"/>
              </w:rPr>
              <w:t>4</w:t>
            </w:r>
          </w:p>
        </w:tc>
        <w:tc>
          <w:tcPr>
            <w:tcW w:w="1321" w:type="dxa"/>
            <w:tcBorders>
              <w:bottom w:val="single" w:sz="12" w:space="0" w:color="auto"/>
            </w:tcBorders>
            <w:shd w:val="clear" w:color="auto" w:fill="auto"/>
          </w:tcPr>
          <w:p w14:paraId="043AEF78"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56 928.3</w:t>
            </w:r>
          </w:p>
        </w:tc>
        <w:tc>
          <w:tcPr>
            <w:tcW w:w="1321" w:type="dxa"/>
            <w:tcBorders>
              <w:bottom w:val="single" w:sz="12" w:space="0" w:color="auto"/>
            </w:tcBorders>
            <w:shd w:val="clear" w:color="auto" w:fill="auto"/>
            <w:vAlign w:val="bottom"/>
          </w:tcPr>
          <w:p w14:paraId="64018D02" w14:textId="29C8C4EC" w:rsidR="00725033" w:rsidRPr="00DE2C8C" w:rsidRDefault="00166EEB">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Pr>
                <w:rFonts w:eastAsia="Calibri"/>
                <w:color w:val="000000" w:themeColor="text1"/>
                <w:sz w:val="17"/>
              </w:rPr>
              <w:t>5</w:t>
            </w:r>
            <w:r w:rsidR="00C92700">
              <w:rPr>
                <w:rFonts w:eastAsia="Calibri"/>
                <w:color w:val="000000" w:themeColor="text1"/>
                <w:sz w:val="17"/>
              </w:rPr>
              <w:t>4</w:t>
            </w:r>
            <w:r>
              <w:rPr>
                <w:rFonts w:eastAsia="Calibri"/>
                <w:color w:val="000000" w:themeColor="text1"/>
                <w:sz w:val="17"/>
              </w:rPr>
              <w:t xml:space="preserve"> </w:t>
            </w:r>
            <w:r w:rsidR="00C92700">
              <w:rPr>
                <w:rFonts w:eastAsia="Calibri"/>
                <w:color w:val="000000" w:themeColor="text1"/>
                <w:sz w:val="17"/>
              </w:rPr>
              <w:t>4</w:t>
            </w:r>
            <w:r w:rsidR="00442B17">
              <w:rPr>
                <w:rFonts w:eastAsia="Calibri"/>
                <w:color w:val="000000" w:themeColor="text1"/>
                <w:sz w:val="17"/>
              </w:rPr>
              <w:t>81</w:t>
            </w:r>
            <w:r>
              <w:rPr>
                <w:rFonts w:eastAsia="Calibri"/>
                <w:color w:val="000000" w:themeColor="text1"/>
                <w:sz w:val="17"/>
              </w:rPr>
              <w:t>.</w:t>
            </w:r>
            <w:r w:rsidR="00C92700">
              <w:rPr>
                <w:rFonts w:eastAsia="Calibri"/>
                <w:color w:val="000000" w:themeColor="text1"/>
                <w:sz w:val="17"/>
              </w:rPr>
              <w:t>5</w:t>
            </w:r>
          </w:p>
        </w:tc>
        <w:tc>
          <w:tcPr>
            <w:tcW w:w="1163" w:type="dxa"/>
            <w:tcBorders>
              <w:bottom w:val="single" w:sz="12" w:space="0" w:color="auto"/>
            </w:tcBorders>
            <w:shd w:val="clear" w:color="auto" w:fill="auto"/>
            <w:vAlign w:val="bottom"/>
          </w:tcPr>
          <w:p w14:paraId="2A8B6B55" w14:textId="76A06648"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w:t>
            </w:r>
            <w:r w:rsidR="00C92700">
              <w:rPr>
                <w:rFonts w:eastAsia="Calibri"/>
                <w:color w:val="000000" w:themeColor="text1"/>
                <w:sz w:val="17"/>
              </w:rPr>
              <w:t>2 4</w:t>
            </w:r>
            <w:r w:rsidR="00442B17">
              <w:rPr>
                <w:rFonts w:eastAsia="Calibri"/>
                <w:color w:val="000000" w:themeColor="text1"/>
                <w:sz w:val="17"/>
              </w:rPr>
              <w:t>46</w:t>
            </w:r>
            <w:r w:rsidR="00C92700">
              <w:rPr>
                <w:rFonts w:eastAsia="Calibri"/>
                <w:color w:val="000000" w:themeColor="text1"/>
                <w:sz w:val="17"/>
              </w:rPr>
              <w:t>.8</w:t>
            </w:r>
            <w:r w:rsidRPr="00DE2C8C">
              <w:rPr>
                <w:rFonts w:eastAsia="Calibri"/>
                <w:color w:val="000000" w:themeColor="text1"/>
                <w:sz w:val="17"/>
              </w:rPr>
              <w:t>)</w:t>
            </w:r>
          </w:p>
        </w:tc>
      </w:tr>
    </w:tbl>
    <w:p w14:paraId="662E938E"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eastAsia="Calibri"/>
          <w:color w:val="000000" w:themeColor="text1"/>
          <w:sz w:val="10"/>
          <w14:ligatures w14:val="none"/>
        </w:rPr>
      </w:pPr>
    </w:p>
    <w:p w14:paraId="23DF9145" w14:textId="7AECBBA0" w:rsidR="00725033" w:rsidRPr="00DE2C8C" w:rsidRDefault="00725033" w:rsidP="004D6574">
      <w:pPr>
        <w:pStyle w:val="abc"/>
      </w:pPr>
      <w:bookmarkStart w:id="11" w:name="_Hlk160364035"/>
      <w:r w:rsidRPr="00DE2C8C">
        <w:t xml:space="preserve">The </w:t>
      </w:r>
      <w:r>
        <w:t xml:space="preserve">reduced requirements are </w:t>
      </w:r>
      <w:r w:rsidRPr="00DE2C8C">
        <w:t>attributable</w:t>
      </w:r>
      <w:r>
        <w:t xml:space="preserve"> primarily </w:t>
      </w:r>
      <w:r w:rsidRPr="00DE2C8C">
        <w:t>to: (a) the application of a higher vacancy rate of 10.</w:t>
      </w:r>
      <w:r w:rsidR="003B41B6">
        <w:t>4</w:t>
      </w:r>
      <w:r w:rsidRPr="00DE2C8C">
        <w:t xml:space="preserve"> per cent, compared with </w:t>
      </w:r>
      <w:r>
        <w:t>the</w:t>
      </w:r>
      <w:r w:rsidRPr="00DE2C8C">
        <w:t xml:space="preserve"> rate of 8.3 per cent </w:t>
      </w:r>
      <w:r w:rsidR="00AB1F8E">
        <w:t xml:space="preserve">applied in the </w:t>
      </w:r>
      <w:r>
        <w:t xml:space="preserve">approved </w:t>
      </w:r>
      <w:r w:rsidR="006D1E69">
        <w:t xml:space="preserve">budget </w:t>
      </w:r>
      <w:r w:rsidRPr="00DE2C8C">
        <w:t xml:space="preserve">for 2025; (b) </w:t>
      </w:r>
      <w:r w:rsidR="007950D5">
        <w:t xml:space="preserve">and </w:t>
      </w:r>
      <w:r w:rsidRPr="00DE2C8C">
        <w:t xml:space="preserve">the abolishment of </w:t>
      </w:r>
      <w:r w:rsidR="00B71122" w:rsidRPr="00DE2C8C">
        <w:t>2</w:t>
      </w:r>
      <w:r w:rsidR="00B71122">
        <w:t>7</w:t>
      </w:r>
      <w:r w:rsidR="00B71122" w:rsidRPr="00DE2C8C">
        <w:t xml:space="preserve"> </w:t>
      </w:r>
      <w:r w:rsidRPr="00DE2C8C">
        <w:t xml:space="preserve">posts </w:t>
      </w:r>
      <w:r>
        <w:t>(inclusive of 19 KJSO posts proposed for abolishment effective 1 Oct</w:t>
      </w:r>
      <w:r w:rsidR="00CE69B1">
        <w:t>ober</w:t>
      </w:r>
      <w:r>
        <w:t xml:space="preserve"> 2026)</w:t>
      </w:r>
      <w:r w:rsidR="00014668">
        <w:t>; (</w:t>
      </w:r>
      <w:r w:rsidR="000908A1">
        <w:t>c</w:t>
      </w:r>
      <w:r w:rsidR="00014668">
        <w:t>)</w:t>
      </w:r>
      <w:r w:rsidR="006D6D6B">
        <w:t xml:space="preserve"> and the application of a lower common staff costs rate</w:t>
      </w:r>
      <w:r w:rsidR="00014668" w:rsidRPr="00014668">
        <w:t xml:space="preserve"> based on </w:t>
      </w:r>
      <w:r w:rsidR="00014668">
        <w:t xml:space="preserve">2024 </w:t>
      </w:r>
      <w:r w:rsidR="00C1721B">
        <w:t>actual e</w:t>
      </w:r>
      <w:r w:rsidR="00014668" w:rsidRPr="00014668">
        <w:t>xpenditure</w:t>
      </w:r>
      <w:r w:rsidR="00C1721B">
        <w:t xml:space="preserve">, </w:t>
      </w:r>
      <w:r w:rsidR="00014668" w:rsidRPr="00014668">
        <w:t xml:space="preserve">compared with the rate applied in the approved </w:t>
      </w:r>
      <w:r w:rsidR="00311062">
        <w:t xml:space="preserve">budget for </w:t>
      </w:r>
      <w:r w:rsidR="00C1721B">
        <w:t>2025</w:t>
      </w:r>
      <w:r>
        <w:t xml:space="preserve">. </w:t>
      </w:r>
      <w:r w:rsidRPr="00DE2C8C">
        <w:t xml:space="preserve">The decreased </w:t>
      </w:r>
      <w:r w:rsidRPr="00DE2C8C">
        <w:lastRenderedPageBreak/>
        <w:t>requirements are offset in part by</w:t>
      </w:r>
      <w:r>
        <w:t xml:space="preserve"> the inclusion of a provision for the</w:t>
      </w:r>
      <w:r w:rsidRPr="00DA6817">
        <w:t xml:space="preserve"> estimated payments due to </w:t>
      </w:r>
      <w:r w:rsidR="007E6203">
        <w:t xml:space="preserve">KJSO </w:t>
      </w:r>
      <w:r w:rsidRPr="00DA6817">
        <w:t>staff members at the time of separation from service</w:t>
      </w:r>
      <w:r>
        <w:t xml:space="preserve">, and </w:t>
      </w:r>
      <w:r w:rsidRPr="00DE2C8C">
        <w:t>the proposed establishment of two posts</w:t>
      </w:r>
      <w:r>
        <w:t xml:space="preserve"> (1 P-4 and 1 P-3)</w:t>
      </w:r>
      <w:r w:rsidRPr="00DE2C8C">
        <w:t xml:space="preserve"> with the application of a 50 per cent vacancy rate.</w:t>
      </w:r>
    </w:p>
    <w:bookmarkEnd w:id="11"/>
    <w:p w14:paraId="52D4C002"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3F2405A8"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63F9D03A" w14:textId="3585F3F8" w:rsidR="00725033" w:rsidRDefault="003A5675" w:rsidP="003A56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0012D4AD" w14:textId="77777777" w:rsidR="005A7F8F" w:rsidRPr="00DE2C8C" w:rsidRDefault="005A7F8F" w:rsidP="003A56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38"/>
        <w:gridCol w:w="1254"/>
        <w:gridCol w:w="1254"/>
        <w:gridCol w:w="1255"/>
        <w:gridCol w:w="1254"/>
        <w:gridCol w:w="1255"/>
      </w:tblGrid>
      <w:tr w:rsidR="00725033" w:rsidRPr="00DE2C8C" w14:paraId="59D4DBA9" w14:textId="77777777">
        <w:trPr>
          <w:tblHeader/>
        </w:trPr>
        <w:tc>
          <w:tcPr>
            <w:tcW w:w="2338" w:type="dxa"/>
            <w:tcBorders>
              <w:top w:val="single" w:sz="4" w:space="0" w:color="auto"/>
              <w:bottom w:val="single" w:sz="12" w:space="0" w:color="auto"/>
            </w:tcBorders>
            <w:shd w:val="clear" w:color="auto" w:fill="auto"/>
            <w:vAlign w:val="bottom"/>
          </w:tcPr>
          <w:p w14:paraId="01B624E1" w14:textId="77777777" w:rsidR="00725033" w:rsidRPr="00DE2C8C" w:rsidRDefault="00725033">
            <w:pPr>
              <w:spacing w:before="81" w:after="81" w:line="160" w:lineRule="exact"/>
              <w:ind w:right="40"/>
              <w:jc w:val="both"/>
              <w:rPr>
                <w:rFonts w:eastAsia="Calibri"/>
                <w:i/>
                <w:color w:val="000000" w:themeColor="text1"/>
                <w:sz w:val="14"/>
              </w:rPr>
            </w:pPr>
          </w:p>
        </w:tc>
        <w:tc>
          <w:tcPr>
            <w:tcW w:w="1254" w:type="dxa"/>
            <w:tcBorders>
              <w:top w:val="single" w:sz="4" w:space="0" w:color="auto"/>
              <w:bottom w:val="single" w:sz="12" w:space="0" w:color="auto"/>
            </w:tcBorders>
            <w:shd w:val="clear" w:color="auto" w:fill="auto"/>
            <w:vAlign w:val="bottom"/>
          </w:tcPr>
          <w:p w14:paraId="43B17D1E"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254" w:type="dxa"/>
            <w:tcBorders>
              <w:top w:val="single" w:sz="4" w:space="0" w:color="auto"/>
              <w:bottom w:val="single" w:sz="12" w:space="0" w:color="auto"/>
            </w:tcBorders>
            <w:shd w:val="clear" w:color="auto" w:fill="auto"/>
            <w:vAlign w:val="bottom"/>
          </w:tcPr>
          <w:p w14:paraId="0B19B648"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255" w:type="dxa"/>
            <w:tcBorders>
              <w:top w:val="single" w:sz="4" w:space="0" w:color="auto"/>
              <w:bottom w:val="single" w:sz="12" w:space="0" w:color="auto"/>
            </w:tcBorders>
            <w:shd w:val="clear" w:color="auto" w:fill="auto"/>
            <w:vAlign w:val="bottom"/>
          </w:tcPr>
          <w:p w14:paraId="74728C1E"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254" w:type="dxa"/>
            <w:tcBorders>
              <w:top w:val="single" w:sz="4" w:space="0" w:color="auto"/>
              <w:bottom w:val="single" w:sz="12" w:space="0" w:color="auto"/>
            </w:tcBorders>
            <w:shd w:val="clear" w:color="auto" w:fill="auto"/>
            <w:vAlign w:val="bottom"/>
          </w:tcPr>
          <w:p w14:paraId="6976624B"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255" w:type="dxa"/>
            <w:tcBorders>
              <w:top w:val="single" w:sz="4" w:space="0" w:color="auto"/>
              <w:bottom w:val="single" w:sz="12" w:space="0" w:color="auto"/>
            </w:tcBorders>
            <w:shd w:val="clear" w:color="auto" w:fill="auto"/>
            <w:vAlign w:val="bottom"/>
          </w:tcPr>
          <w:p w14:paraId="7DA5B9C6"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7B915444" w14:textId="77777777">
        <w:trPr>
          <w:trHeight w:hRule="exact" w:val="115"/>
          <w:tblHeader/>
        </w:trPr>
        <w:tc>
          <w:tcPr>
            <w:tcW w:w="2338" w:type="dxa"/>
            <w:tcBorders>
              <w:top w:val="single" w:sz="12" w:space="0" w:color="auto"/>
            </w:tcBorders>
            <w:shd w:val="clear" w:color="auto" w:fill="auto"/>
            <w:vAlign w:val="bottom"/>
          </w:tcPr>
          <w:p w14:paraId="55FBD09D" w14:textId="77777777" w:rsidR="00725033" w:rsidRPr="00DE2C8C" w:rsidRDefault="00725033">
            <w:pPr>
              <w:spacing w:before="40" w:after="40" w:line="210" w:lineRule="exact"/>
              <w:ind w:right="40"/>
              <w:jc w:val="both"/>
              <w:rPr>
                <w:rFonts w:eastAsia="Calibri"/>
                <w:color w:val="000000" w:themeColor="text1"/>
                <w:sz w:val="17"/>
              </w:rPr>
            </w:pPr>
          </w:p>
        </w:tc>
        <w:tc>
          <w:tcPr>
            <w:tcW w:w="1254" w:type="dxa"/>
            <w:tcBorders>
              <w:top w:val="single" w:sz="12" w:space="0" w:color="auto"/>
            </w:tcBorders>
            <w:shd w:val="clear" w:color="auto" w:fill="auto"/>
            <w:vAlign w:val="bottom"/>
          </w:tcPr>
          <w:p w14:paraId="387EF84B" w14:textId="77777777" w:rsidR="00725033" w:rsidRPr="00DE2C8C" w:rsidRDefault="00725033">
            <w:pPr>
              <w:spacing w:before="40" w:after="40" w:line="210" w:lineRule="exact"/>
              <w:ind w:left="144" w:right="40"/>
              <w:jc w:val="right"/>
              <w:rPr>
                <w:rFonts w:eastAsia="Calibri"/>
                <w:color w:val="000000" w:themeColor="text1"/>
                <w:sz w:val="17"/>
              </w:rPr>
            </w:pPr>
          </w:p>
        </w:tc>
        <w:tc>
          <w:tcPr>
            <w:tcW w:w="1254" w:type="dxa"/>
            <w:tcBorders>
              <w:top w:val="single" w:sz="12" w:space="0" w:color="auto"/>
            </w:tcBorders>
            <w:shd w:val="clear" w:color="auto" w:fill="auto"/>
            <w:vAlign w:val="bottom"/>
          </w:tcPr>
          <w:p w14:paraId="7A08263E" w14:textId="77777777" w:rsidR="00725033" w:rsidRPr="00DE2C8C" w:rsidRDefault="00725033">
            <w:pPr>
              <w:spacing w:before="40" w:after="40" w:line="210" w:lineRule="exact"/>
              <w:ind w:left="144" w:right="40"/>
              <w:jc w:val="right"/>
              <w:rPr>
                <w:rFonts w:eastAsia="Calibri"/>
                <w:color w:val="000000" w:themeColor="text1"/>
                <w:sz w:val="17"/>
              </w:rPr>
            </w:pPr>
          </w:p>
        </w:tc>
        <w:tc>
          <w:tcPr>
            <w:tcW w:w="1255" w:type="dxa"/>
            <w:tcBorders>
              <w:top w:val="single" w:sz="12" w:space="0" w:color="auto"/>
            </w:tcBorders>
            <w:shd w:val="clear" w:color="auto" w:fill="auto"/>
            <w:vAlign w:val="bottom"/>
          </w:tcPr>
          <w:p w14:paraId="25AFFFED" w14:textId="77777777" w:rsidR="00725033" w:rsidRPr="00DE2C8C" w:rsidRDefault="00725033">
            <w:pPr>
              <w:spacing w:before="40" w:after="40" w:line="210" w:lineRule="exact"/>
              <w:ind w:left="144" w:right="40"/>
              <w:jc w:val="right"/>
              <w:rPr>
                <w:rFonts w:eastAsia="Calibri"/>
                <w:color w:val="000000" w:themeColor="text1"/>
                <w:sz w:val="17"/>
              </w:rPr>
            </w:pPr>
          </w:p>
        </w:tc>
        <w:tc>
          <w:tcPr>
            <w:tcW w:w="1254" w:type="dxa"/>
            <w:tcBorders>
              <w:top w:val="single" w:sz="12" w:space="0" w:color="auto"/>
            </w:tcBorders>
            <w:shd w:val="clear" w:color="auto" w:fill="auto"/>
            <w:vAlign w:val="bottom"/>
          </w:tcPr>
          <w:p w14:paraId="6BF9F40C" w14:textId="77777777" w:rsidR="00725033" w:rsidRPr="00DE2C8C" w:rsidRDefault="00725033">
            <w:pPr>
              <w:spacing w:before="40" w:after="40" w:line="210" w:lineRule="exact"/>
              <w:ind w:left="144" w:right="40"/>
              <w:jc w:val="right"/>
              <w:rPr>
                <w:rFonts w:eastAsia="Calibri"/>
                <w:color w:val="000000" w:themeColor="text1"/>
                <w:sz w:val="17"/>
              </w:rPr>
            </w:pPr>
            <w:r w:rsidRPr="00DE2C8C">
              <w:rPr>
                <w:rFonts w:eastAsia="Calibri"/>
                <w:color w:val="000000" w:themeColor="text1"/>
                <w:sz w:val="17"/>
              </w:rPr>
              <w:t>8,688.8</w:t>
            </w:r>
          </w:p>
        </w:tc>
        <w:tc>
          <w:tcPr>
            <w:tcW w:w="1255" w:type="dxa"/>
            <w:tcBorders>
              <w:top w:val="single" w:sz="12" w:space="0" w:color="auto"/>
            </w:tcBorders>
            <w:shd w:val="clear" w:color="auto" w:fill="auto"/>
            <w:vAlign w:val="bottom"/>
          </w:tcPr>
          <w:p w14:paraId="6F145F1A"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47FC4513" w14:textId="77777777">
        <w:tc>
          <w:tcPr>
            <w:tcW w:w="2338" w:type="dxa"/>
            <w:tcBorders>
              <w:bottom w:val="single" w:sz="12" w:space="0" w:color="auto"/>
            </w:tcBorders>
            <w:shd w:val="clear" w:color="auto" w:fill="auto"/>
            <w:vAlign w:val="bottom"/>
          </w:tcPr>
          <w:p w14:paraId="115A9D3B" w14:textId="77777777" w:rsidR="00725033" w:rsidRPr="00DE2C8C" w:rsidRDefault="00725033">
            <w:pPr>
              <w:tabs>
                <w:tab w:val="left" w:pos="288"/>
                <w:tab w:val="left" w:pos="576"/>
                <w:tab w:val="left" w:pos="864"/>
                <w:tab w:val="left" w:pos="1152"/>
              </w:tabs>
              <w:spacing w:before="40" w:after="40" w:line="200" w:lineRule="exact"/>
              <w:ind w:right="43"/>
              <w:rPr>
                <w:rFonts w:eastAsia="Calibri"/>
                <w:b/>
                <w:bCs/>
                <w:color w:val="000000" w:themeColor="text1"/>
                <w:sz w:val="17"/>
              </w:rPr>
            </w:pPr>
            <w:r w:rsidRPr="00DE2C8C">
              <w:rPr>
                <w:rFonts w:eastAsia="Calibri"/>
                <w:b/>
                <w:bCs/>
                <w:color w:val="000000" w:themeColor="text1"/>
                <w:sz w:val="17"/>
              </w:rPr>
              <w:t>National Professional Officer</w:t>
            </w:r>
          </w:p>
        </w:tc>
        <w:tc>
          <w:tcPr>
            <w:tcW w:w="1254" w:type="dxa"/>
            <w:tcBorders>
              <w:bottom w:val="single" w:sz="12" w:space="0" w:color="auto"/>
            </w:tcBorders>
            <w:shd w:val="clear" w:color="auto" w:fill="auto"/>
            <w:vAlign w:val="bottom"/>
          </w:tcPr>
          <w:p w14:paraId="5C4EA2E5"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9 504.2</w:t>
            </w:r>
          </w:p>
        </w:tc>
        <w:tc>
          <w:tcPr>
            <w:tcW w:w="1254" w:type="dxa"/>
            <w:tcBorders>
              <w:bottom w:val="single" w:sz="12" w:space="0" w:color="auto"/>
            </w:tcBorders>
            <w:shd w:val="clear" w:color="auto" w:fill="auto"/>
            <w:vAlign w:val="bottom"/>
          </w:tcPr>
          <w:p w14:paraId="4FCC0973" w14:textId="2F8E4D64"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8</w:t>
            </w:r>
            <w:r>
              <w:rPr>
                <w:rFonts w:eastAsia="Calibri"/>
                <w:color w:val="000000" w:themeColor="text1"/>
                <w:sz w:val="17"/>
              </w:rPr>
              <w:t xml:space="preserve"> </w:t>
            </w:r>
            <w:r w:rsidR="000908A1">
              <w:rPr>
                <w:rFonts w:eastAsia="Calibri"/>
                <w:color w:val="000000" w:themeColor="text1"/>
                <w:sz w:val="17"/>
              </w:rPr>
              <w:t>262.8</w:t>
            </w:r>
          </w:p>
        </w:tc>
        <w:tc>
          <w:tcPr>
            <w:tcW w:w="1255" w:type="dxa"/>
            <w:tcBorders>
              <w:bottom w:val="single" w:sz="12" w:space="0" w:color="auto"/>
            </w:tcBorders>
            <w:shd w:val="clear" w:color="auto" w:fill="auto"/>
            <w:vAlign w:val="bottom"/>
          </w:tcPr>
          <w:p w14:paraId="61936DF2"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8 942.1</w:t>
            </w:r>
          </w:p>
        </w:tc>
        <w:tc>
          <w:tcPr>
            <w:tcW w:w="1254" w:type="dxa"/>
            <w:tcBorders>
              <w:bottom w:val="single" w:sz="12" w:space="0" w:color="auto"/>
            </w:tcBorders>
            <w:shd w:val="clear" w:color="auto" w:fill="auto"/>
            <w:vAlign w:val="bottom"/>
          </w:tcPr>
          <w:p w14:paraId="6FEDCFB4" w14:textId="1608C7C4" w:rsidR="00725033" w:rsidRPr="00DE2C8C" w:rsidRDefault="00F62101">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Pr>
                <w:rFonts w:eastAsia="Calibri"/>
                <w:color w:val="000000" w:themeColor="text1"/>
                <w:sz w:val="17"/>
              </w:rPr>
              <w:t>8 568.7</w:t>
            </w:r>
          </w:p>
        </w:tc>
        <w:tc>
          <w:tcPr>
            <w:tcW w:w="1255" w:type="dxa"/>
            <w:tcBorders>
              <w:bottom w:val="single" w:sz="12" w:space="0" w:color="auto"/>
            </w:tcBorders>
            <w:shd w:val="clear" w:color="auto" w:fill="auto"/>
            <w:vAlign w:val="bottom"/>
          </w:tcPr>
          <w:p w14:paraId="114610B9" w14:textId="37CB3E69"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w:t>
            </w:r>
            <w:r w:rsidR="00F62101">
              <w:rPr>
                <w:rFonts w:eastAsia="Calibri"/>
                <w:color w:val="000000" w:themeColor="text1"/>
                <w:sz w:val="17"/>
              </w:rPr>
              <w:t>373.4</w:t>
            </w:r>
            <w:r w:rsidRPr="00DE2C8C">
              <w:rPr>
                <w:rFonts w:eastAsia="Calibri"/>
                <w:color w:val="000000" w:themeColor="text1"/>
                <w:sz w:val="17"/>
              </w:rPr>
              <w:t>)</w:t>
            </w:r>
          </w:p>
        </w:tc>
      </w:tr>
    </w:tbl>
    <w:p w14:paraId="33F2C8C3"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40CB90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772339BA" w14:textId="7A105180" w:rsidR="00725033" w:rsidRPr="00DE2C8C" w:rsidRDefault="007F72D1" w:rsidP="000C5F66">
      <w:pPr>
        <w:pStyle w:val="abc"/>
      </w:pPr>
      <w:r w:rsidRPr="00DE2C8C">
        <w:t xml:space="preserve">The </w:t>
      </w:r>
      <w:r>
        <w:t>reduced requirements are</w:t>
      </w:r>
      <w:r w:rsidRPr="00DE2C8C">
        <w:t xml:space="preserve"> attributable to the proposed</w:t>
      </w:r>
      <w:r>
        <w:t xml:space="preserve"> abolishment of </w:t>
      </w:r>
      <w:r w:rsidRPr="00DE2C8C">
        <w:t>10 posts</w:t>
      </w:r>
      <w:r>
        <w:t xml:space="preserve">, as well as the reassignment of five posts </w:t>
      </w:r>
      <w:r w:rsidRPr="00DE2C8C">
        <w:t>with the application of a 50 per cent vacancy rate</w:t>
      </w:r>
      <w:r>
        <w:t>.</w:t>
      </w:r>
      <w:r w:rsidR="00F20FC1">
        <w:t xml:space="preserve"> </w:t>
      </w:r>
      <w:r w:rsidRPr="00DE2C8C">
        <w:t xml:space="preserve">The </w:t>
      </w:r>
      <w:r>
        <w:t>reduced</w:t>
      </w:r>
      <w:r w:rsidRPr="00DE2C8C">
        <w:t xml:space="preserve"> requirements are offset in part by the application of a lower vacancy rate of 1</w:t>
      </w:r>
      <w:r>
        <w:t>4.8</w:t>
      </w:r>
      <w:r w:rsidRPr="00DE2C8C">
        <w:t xml:space="preserve"> per cent compared with </w:t>
      </w:r>
      <w:r w:rsidR="00871146">
        <w:t xml:space="preserve">the rate of </w:t>
      </w:r>
      <w:r w:rsidRPr="00DE2C8C">
        <w:t xml:space="preserve">15.5 per cent </w:t>
      </w:r>
      <w:r w:rsidR="00B51670">
        <w:t xml:space="preserve">applied in the </w:t>
      </w:r>
      <w:r w:rsidRPr="00DE2C8C">
        <w:t>app</w:t>
      </w:r>
      <w:r>
        <w:t>rove</w:t>
      </w:r>
      <w:r w:rsidR="00871146">
        <w:t>d</w:t>
      </w:r>
      <w:r w:rsidR="00B51670">
        <w:t xml:space="preserve"> budget</w:t>
      </w:r>
      <w:r w:rsidRPr="00DE2C8C">
        <w:t xml:space="preserve"> for 2025, as well as the proposed establishment of three posts</w:t>
      </w:r>
      <w:r w:rsidR="005B08B8">
        <w:t xml:space="preserve"> </w:t>
      </w:r>
      <w:r w:rsidR="005B08B8" w:rsidRPr="00DE2C8C">
        <w:t>with the application of a 50 per cent vacancy</w:t>
      </w:r>
      <w:r w:rsidRPr="00DE2C8C">
        <w:t>.</w:t>
      </w:r>
    </w:p>
    <w:p w14:paraId="1D6A7BE6"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2BDE1C74" w14:textId="77777777" w:rsidR="005A7F8F" w:rsidRDefault="005A7F8F" w:rsidP="005A7F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7"/>
        <w:jc w:val="both"/>
        <w:rPr>
          <w:rFonts w:eastAsia="Calibri"/>
          <w:color w:val="000000" w:themeColor="text1"/>
          <w:sz w:val="14"/>
          <w:szCs w:val="14"/>
          <w14:ligatures w14:val="none"/>
        </w:rPr>
      </w:pPr>
    </w:p>
    <w:p w14:paraId="593D5484" w14:textId="4F3B2A99" w:rsidR="005A7F8F" w:rsidRDefault="005A7F8F" w:rsidP="005A7F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20E03DB2" w14:textId="77777777" w:rsidR="005A7F8F" w:rsidRPr="00DE2C8C" w:rsidRDefault="005A7F8F" w:rsidP="005A7F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7"/>
        <w:gridCol w:w="1312"/>
        <w:gridCol w:w="1313"/>
        <w:gridCol w:w="1312"/>
        <w:gridCol w:w="1313"/>
        <w:gridCol w:w="1313"/>
      </w:tblGrid>
      <w:tr w:rsidR="00725033" w:rsidRPr="00DE2C8C" w14:paraId="407B60A3" w14:textId="77777777">
        <w:trPr>
          <w:tblHeader/>
        </w:trPr>
        <w:tc>
          <w:tcPr>
            <w:tcW w:w="2047" w:type="dxa"/>
            <w:tcBorders>
              <w:top w:val="single" w:sz="4" w:space="0" w:color="auto"/>
              <w:bottom w:val="single" w:sz="12" w:space="0" w:color="auto"/>
            </w:tcBorders>
            <w:shd w:val="clear" w:color="auto" w:fill="auto"/>
            <w:vAlign w:val="bottom"/>
          </w:tcPr>
          <w:p w14:paraId="7CA8701D" w14:textId="77777777" w:rsidR="00725033" w:rsidRPr="00DE2C8C" w:rsidRDefault="00725033">
            <w:pPr>
              <w:spacing w:before="81" w:after="81" w:line="160" w:lineRule="exact"/>
              <w:ind w:right="40"/>
              <w:jc w:val="both"/>
              <w:rPr>
                <w:rFonts w:eastAsia="Calibri"/>
                <w:i/>
                <w:color w:val="000000" w:themeColor="text1"/>
                <w:sz w:val="14"/>
              </w:rPr>
            </w:pPr>
          </w:p>
        </w:tc>
        <w:tc>
          <w:tcPr>
            <w:tcW w:w="1312" w:type="dxa"/>
            <w:tcBorders>
              <w:top w:val="single" w:sz="4" w:space="0" w:color="auto"/>
              <w:bottom w:val="single" w:sz="12" w:space="0" w:color="auto"/>
            </w:tcBorders>
            <w:shd w:val="clear" w:color="auto" w:fill="auto"/>
            <w:vAlign w:val="bottom"/>
          </w:tcPr>
          <w:p w14:paraId="64E20A9C"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313" w:type="dxa"/>
            <w:tcBorders>
              <w:top w:val="single" w:sz="4" w:space="0" w:color="auto"/>
              <w:bottom w:val="single" w:sz="12" w:space="0" w:color="auto"/>
            </w:tcBorders>
            <w:shd w:val="clear" w:color="auto" w:fill="auto"/>
            <w:vAlign w:val="bottom"/>
          </w:tcPr>
          <w:p w14:paraId="4EBDE919"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312" w:type="dxa"/>
            <w:tcBorders>
              <w:top w:val="single" w:sz="4" w:space="0" w:color="auto"/>
              <w:bottom w:val="single" w:sz="12" w:space="0" w:color="auto"/>
            </w:tcBorders>
            <w:shd w:val="clear" w:color="auto" w:fill="auto"/>
            <w:vAlign w:val="bottom"/>
          </w:tcPr>
          <w:p w14:paraId="66A44988"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313" w:type="dxa"/>
            <w:tcBorders>
              <w:top w:val="single" w:sz="4" w:space="0" w:color="auto"/>
              <w:bottom w:val="single" w:sz="12" w:space="0" w:color="auto"/>
            </w:tcBorders>
            <w:shd w:val="clear" w:color="auto" w:fill="auto"/>
            <w:vAlign w:val="bottom"/>
          </w:tcPr>
          <w:p w14:paraId="47A5E45C"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313" w:type="dxa"/>
            <w:tcBorders>
              <w:top w:val="single" w:sz="4" w:space="0" w:color="auto"/>
              <w:bottom w:val="single" w:sz="12" w:space="0" w:color="auto"/>
            </w:tcBorders>
            <w:shd w:val="clear" w:color="auto" w:fill="auto"/>
            <w:vAlign w:val="bottom"/>
          </w:tcPr>
          <w:p w14:paraId="42368439"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10FE98AA" w14:textId="77777777">
        <w:trPr>
          <w:trHeight w:hRule="exact" w:val="115"/>
          <w:tblHeader/>
        </w:trPr>
        <w:tc>
          <w:tcPr>
            <w:tcW w:w="2047" w:type="dxa"/>
            <w:tcBorders>
              <w:top w:val="single" w:sz="12" w:space="0" w:color="auto"/>
            </w:tcBorders>
            <w:shd w:val="clear" w:color="auto" w:fill="auto"/>
            <w:vAlign w:val="bottom"/>
          </w:tcPr>
          <w:p w14:paraId="58373690" w14:textId="77777777" w:rsidR="00725033" w:rsidRPr="00DE2C8C" w:rsidRDefault="00725033">
            <w:pPr>
              <w:spacing w:before="40" w:after="40" w:line="210" w:lineRule="exact"/>
              <w:ind w:right="40"/>
              <w:jc w:val="both"/>
              <w:rPr>
                <w:rFonts w:eastAsia="Calibri"/>
                <w:color w:val="000000" w:themeColor="text1"/>
                <w:sz w:val="17"/>
              </w:rPr>
            </w:pPr>
          </w:p>
        </w:tc>
        <w:tc>
          <w:tcPr>
            <w:tcW w:w="1312" w:type="dxa"/>
            <w:tcBorders>
              <w:top w:val="single" w:sz="12" w:space="0" w:color="auto"/>
            </w:tcBorders>
            <w:shd w:val="clear" w:color="auto" w:fill="auto"/>
            <w:vAlign w:val="bottom"/>
          </w:tcPr>
          <w:p w14:paraId="59351AFC"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3" w:type="dxa"/>
            <w:tcBorders>
              <w:top w:val="single" w:sz="12" w:space="0" w:color="auto"/>
            </w:tcBorders>
            <w:shd w:val="clear" w:color="auto" w:fill="auto"/>
            <w:vAlign w:val="bottom"/>
          </w:tcPr>
          <w:p w14:paraId="65592C3B"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2" w:type="dxa"/>
            <w:tcBorders>
              <w:top w:val="single" w:sz="12" w:space="0" w:color="auto"/>
            </w:tcBorders>
            <w:shd w:val="clear" w:color="auto" w:fill="auto"/>
            <w:vAlign w:val="bottom"/>
          </w:tcPr>
          <w:p w14:paraId="2902C8D9"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3" w:type="dxa"/>
            <w:tcBorders>
              <w:top w:val="single" w:sz="12" w:space="0" w:color="auto"/>
            </w:tcBorders>
            <w:shd w:val="clear" w:color="auto" w:fill="auto"/>
            <w:vAlign w:val="bottom"/>
          </w:tcPr>
          <w:p w14:paraId="6ADFF882"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3" w:type="dxa"/>
            <w:tcBorders>
              <w:top w:val="single" w:sz="12" w:space="0" w:color="auto"/>
            </w:tcBorders>
            <w:shd w:val="clear" w:color="auto" w:fill="auto"/>
            <w:vAlign w:val="bottom"/>
          </w:tcPr>
          <w:p w14:paraId="2D4D7E9A"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49A56DBB" w14:textId="77777777">
        <w:tc>
          <w:tcPr>
            <w:tcW w:w="2047" w:type="dxa"/>
            <w:tcBorders>
              <w:bottom w:val="single" w:sz="12" w:space="0" w:color="auto"/>
            </w:tcBorders>
            <w:shd w:val="clear" w:color="auto" w:fill="auto"/>
            <w:vAlign w:val="bottom"/>
          </w:tcPr>
          <w:p w14:paraId="12336683" w14:textId="33CF7A2B" w:rsidR="00725033" w:rsidRPr="00DE2C8C" w:rsidRDefault="005B08B8">
            <w:pPr>
              <w:tabs>
                <w:tab w:val="left" w:pos="288"/>
                <w:tab w:val="left" w:pos="576"/>
                <w:tab w:val="left" w:pos="864"/>
                <w:tab w:val="left" w:pos="1152"/>
              </w:tabs>
              <w:spacing w:before="40" w:after="40" w:line="200" w:lineRule="exact"/>
              <w:ind w:right="43"/>
              <w:jc w:val="both"/>
              <w:rPr>
                <w:rFonts w:eastAsia="Calibri"/>
                <w:b/>
                <w:bCs/>
                <w:color w:val="000000" w:themeColor="text1"/>
                <w:sz w:val="17"/>
              </w:rPr>
            </w:pPr>
            <w:r>
              <w:rPr>
                <w:rFonts w:eastAsia="Calibri"/>
                <w:b/>
                <w:bCs/>
                <w:color w:val="000000" w:themeColor="text1"/>
                <w:sz w:val="17"/>
              </w:rPr>
              <w:t>National General Service staff</w:t>
            </w:r>
          </w:p>
        </w:tc>
        <w:tc>
          <w:tcPr>
            <w:tcW w:w="1312" w:type="dxa"/>
            <w:tcBorders>
              <w:bottom w:val="single" w:sz="12" w:space="0" w:color="auto"/>
            </w:tcBorders>
            <w:shd w:val="clear" w:color="auto" w:fill="auto"/>
            <w:vAlign w:val="bottom"/>
          </w:tcPr>
          <w:p w14:paraId="58F05E45"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szCs w:val="17"/>
              </w:rPr>
            </w:pPr>
            <w:r w:rsidRPr="00DE2C8C">
              <w:rPr>
                <w:rFonts w:eastAsia="Calibri"/>
                <w:color w:val="000000" w:themeColor="text1"/>
                <w:sz w:val="17"/>
              </w:rPr>
              <w:t>23 391.5</w:t>
            </w:r>
            <w:r w:rsidRPr="00DE2C8C">
              <w:rPr>
                <w:rFonts w:eastAsia="Calibri"/>
                <w:color w:val="000000" w:themeColor="text1"/>
                <w:sz w:val="17"/>
                <w:szCs w:val="17"/>
              </w:rPr>
              <w:t xml:space="preserve"> </w:t>
            </w:r>
          </w:p>
        </w:tc>
        <w:tc>
          <w:tcPr>
            <w:tcW w:w="1313" w:type="dxa"/>
            <w:tcBorders>
              <w:bottom w:val="single" w:sz="12" w:space="0" w:color="auto"/>
            </w:tcBorders>
            <w:shd w:val="clear" w:color="auto" w:fill="auto"/>
            <w:vAlign w:val="bottom"/>
          </w:tcPr>
          <w:p w14:paraId="185D5D21" w14:textId="7B9FCBC5" w:rsidR="00725033" w:rsidRPr="00DE2C8C" w:rsidRDefault="007637F4">
            <w:pPr>
              <w:tabs>
                <w:tab w:val="left" w:pos="288"/>
                <w:tab w:val="left" w:pos="576"/>
                <w:tab w:val="left" w:pos="864"/>
                <w:tab w:val="left" w:pos="1152"/>
              </w:tabs>
              <w:spacing w:before="40" w:after="40" w:line="200" w:lineRule="exact"/>
              <w:ind w:left="144" w:right="43"/>
              <w:jc w:val="right"/>
              <w:rPr>
                <w:rFonts w:eastAsia="Calibri"/>
                <w:color w:val="000000" w:themeColor="text1"/>
                <w:sz w:val="17"/>
                <w:szCs w:val="17"/>
              </w:rPr>
            </w:pPr>
            <w:r>
              <w:rPr>
                <w:rFonts w:eastAsia="Calibri"/>
                <w:color w:val="000000" w:themeColor="text1"/>
                <w:sz w:val="17"/>
                <w:szCs w:val="17"/>
              </w:rPr>
              <w:t>22 021.</w:t>
            </w:r>
            <w:r w:rsidR="007B7598">
              <w:rPr>
                <w:rFonts w:eastAsia="Calibri"/>
                <w:color w:val="000000" w:themeColor="text1"/>
                <w:sz w:val="17"/>
                <w:szCs w:val="17"/>
              </w:rPr>
              <w:t>5</w:t>
            </w:r>
          </w:p>
        </w:tc>
        <w:tc>
          <w:tcPr>
            <w:tcW w:w="1312" w:type="dxa"/>
            <w:tcBorders>
              <w:bottom w:val="single" w:sz="12" w:space="0" w:color="auto"/>
            </w:tcBorders>
            <w:shd w:val="clear" w:color="auto" w:fill="auto"/>
            <w:vAlign w:val="bottom"/>
          </w:tcPr>
          <w:p w14:paraId="50CA6938"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szCs w:val="17"/>
              </w:rPr>
            </w:pPr>
            <w:r w:rsidRPr="00DE2C8C">
              <w:rPr>
                <w:rFonts w:eastAsia="Calibri"/>
                <w:color w:val="000000" w:themeColor="text1"/>
                <w:sz w:val="17"/>
                <w:szCs w:val="17"/>
              </w:rPr>
              <w:t>21 542.7</w:t>
            </w:r>
          </w:p>
        </w:tc>
        <w:tc>
          <w:tcPr>
            <w:tcW w:w="1313" w:type="dxa"/>
            <w:tcBorders>
              <w:bottom w:val="single" w:sz="12" w:space="0" w:color="auto"/>
            </w:tcBorders>
            <w:shd w:val="clear" w:color="auto" w:fill="auto"/>
            <w:vAlign w:val="bottom"/>
          </w:tcPr>
          <w:p w14:paraId="003365F6" w14:textId="39A83FA6" w:rsidR="00725033" w:rsidRPr="00DE2C8C" w:rsidRDefault="007637F4">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Pr>
                <w:rFonts w:eastAsia="Calibri"/>
                <w:color w:val="000000" w:themeColor="text1"/>
                <w:sz w:val="17"/>
              </w:rPr>
              <w:t>19</w:t>
            </w:r>
            <w:r w:rsidR="00FF22FA">
              <w:rPr>
                <w:rFonts w:eastAsia="Calibri"/>
                <w:color w:val="000000" w:themeColor="text1"/>
                <w:sz w:val="17"/>
              </w:rPr>
              <w:t xml:space="preserve"> </w:t>
            </w:r>
            <w:r w:rsidR="00A04BED">
              <w:rPr>
                <w:rFonts w:eastAsia="Calibri"/>
                <w:color w:val="000000" w:themeColor="text1"/>
                <w:sz w:val="17"/>
              </w:rPr>
              <w:t>5</w:t>
            </w:r>
            <w:r w:rsidR="00442B17">
              <w:rPr>
                <w:rFonts w:eastAsia="Calibri"/>
                <w:color w:val="000000" w:themeColor="text1"/>
                <w:sz w:val="17"/>
              </w:rPr>
              <w:t>27</w:t>
            </w:r>
            <w:r w:rsidR="00E5778D">
              <w:rPr>
                <w:rFonts w:eastAsia="Calibri"/>
                <w:color w:val="000000" w:themeColor="text1"/>
                <w:sz w:val="17"/>
              </w:rPr>
              <w:t>.</w:t>
            </w:r>
            <w:r w:rsidR="00442B17">
              <w:rPr>
                <w:rFonts w:eastAsia="Calibri"/>
                <w:color w:val="000000" w:themeColor="text1"/>
                <w:sz w:val="17"/>
              </w:rPr>
              <w:t>9</w:t>
            </w:r>
          </w:p>
        </w:tc>
        <w:tc>
          <w:tcPr>
            <w:tcW w:w="1313" w:type="dxa"/>
            <w:tcBorders>
              <w:bottom w:val="single" w:sz="12" w:space="0" w:color="auto"/>
            </w:tcBorders>
            <w:shd w:val="clear" w:color="auto" w:fill="auto"/>
            <w:vAlign w:val="bottom"/>
          </w:tcPr>
          <w:p w14:paraId="4EDB2EF6" w14:textId="18363BCB"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(2</w:t>
            </w:r>
            <w:r w:rsidR="00E5778D">
              <w:rPr>
                <w:rFonts w:eastAsia="Calibri"/>
                <w:color w:val="000000" w:themeColor="text1"/>
                <w:sz w:val="17"/>
              </w:rPr>
              <w:t xml:space="preserve"> 0</w:t>
            </w:r>
            <w:r w:rsidR="00442B17">
              <w:rPr>
                <w:rFonts w:eastAsia="Calibri"/>
                <w:color w:val="000000" w:themeColor="text1"/>
                <w:sz w:val="17"/>
              </w:rPr>
              <w:t>14</w:t>
            </w:r>
            <w:r w:rsidR="00A04BED">
              <w:rPr>
                <w:rFonts w:eastAsia="Calibri"/>
                <w:color w:val="000000" w:themeColor="text1"/>
                <w:sz w:val="17"/>
              </w:rPr>
              <w:t>.</w:t>
            </w:r>
            <w:r w:rsidR="00442B17">
              <w:rPr>
                <w:rFonts w:eastAsia="Calibri"/>
                <w:color w:val="000000" w:themeColor="text1"/>
                <w:sz w:val="17"/>
              </w:rPr>
              <w:t>8</w:t>
            </w:r>
            <w:r w:rsidRPr="00DE2C8C">
              <w:rPr>
                <w:rFonts w:eastAsia="Calibri"/>
                <w:color w:val="000000" w:themeColor="text1"/>
                <w:sz w:val="17"/>
              </w:rPr>
              <w:t>)</w:t>
            </w:r>
          </w:p>
        </w:tc>
      </w:tr>
    </w:tbl>
    <w:p w14:paraId="6A6F8968"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53F738E4"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4E4E6210" w14:textId="7EDC4217" w:rsidR="00725033" w:rsidRPr="00DE2C8C" w:rsidRDefault="008860D9" w:rsidP="001A3231">
      <w:pPr>
        <w:pStyle w:val="456"/>
      </w:pPr>
      <w:r w:rsidRPr="001A3231">
        <w:t>The reduced</w:t>
      </w:r>
      <w:r>
        <w:t xml:space="preserve"> requirements are</w:t>
      </w:r>
      <w:r w:rsidRPr="00DE2C8C">
        <w:t xml:space="preserve"> attributable </w:t>
      </w:r>
      <w:r>
        <w:t>primarily to</w:t>
      </w:r>
      <w:r w:rsidR="008C7758">
        <w:t xml:space="preserve"> t</w:t>
      </w:r>
      <w:r w:rsidRPr="00DE2C8C">
        <w:t>he proposed abolishment of 80 posts</w:t>
      </w:r>
      <w:r>
        <w:t xml:space="preserve"> (inclusive of 19 KJSO posts proposed for abolishment effective 1 Oct 2026). </w:t>
      </w:r>
      <w:r w:rsidRPr="00DE2C8C">
        <w:t xml:space="preserve">The decreased requirements are offset in part by the </w:t>
      </w:r>
      <w:r>
        <w:t>inclusion of a provision for the</w:t>
      </w:r>
      <w:r w:rsidRPr="00DA6817">
        <w:t xml:space="preserve"> estimated payments due to </w:t>
      </w:r>
      <w:r w:rsidR="00603FC6">
        <w:t xml:space="preserve">KJSO </w:t>
      </w:r>
      <w:r w:rsidRPr="00DA6817">
        <w:t>staff members at the time of separation from service</w:t>
      </w:r>
      <w:r>
        <w:t>,</w:t>
      </w:r>
      <w:r w:rsidRPr="00DE2C8C">
        <w:t xml:space="preserve"> the application of a </w:t>
      </w:r>
      <w:r>
        <w:t>lower</w:t>
      </w:r>
      <w:r w:rsidRPr="00DE2C8C">
        <w:t xml:space="preserve"> vacancy rate of </w:t>
      </w:r>
      <w:r>
        <w:t>10.7</w:t>
      </w:r>
      <w:r w:rsidRPr="00DE2C8C">
        <w:t xml:space="preserve"> per cent, compared with </w:t>
      </w:r>
      <w:r w:rsidR="00871146">
        <w:t xml:space="preserve">the rate of </w:t>
      </w:r>
      <w:r w:rsidRPr="00DE2C8C">
        <w:t xml:space="preserve">11.2 per cent </w:t>
      </w:r>
      <w:r w:rsidR="00871146">
        <w:t xml:space="preserve">applied in the </w:t>
      </w:r>
      <w:r w:rsidRPr="00DE2C8C">
        <w:t>approve</w:t>
      </w:r>
      <w:r w:rsidR="00871146">
        <w:t>d budget</w:t>
      </w:r>
      <w:r w:rsidRPr="00DE2C8C">
        <w:t xml:space="preserve"> for 2025</w:t>
      </w:r>
      <w:r>
        <w:t>,</w:t>
      </w:r>
      <w:r w:rsidRPr="00DE2C8C">
        <w:t xml:space="preserve"> </w:t>
      </w:r>
      <w:r>
        <w:t xml:space="preserve">and the </w:t>
      </w:r>
      <w:r w:rsidRPr="00DE2C8C">
        <w:t xml:space="preserve">proposed establishment of </w:t>
      </w:r>
      <w:r>
        <w:t>13</w:t>
      </w:r>
      <w:r w:rsidRPr="00DE2C8C">
        <w:t xml:space="preserve"> posts</w:t>
      </w:r>
      <w:r>
        <w:t xml:space="preserve"> </w:t>
      </w:r>
      <w:r w:rsidRPr="00DE2C8C">
        <w:t>with the application of a 50 per cent vacancy</w:t>
      </w:r>
      <w:r w:rsidR="00725033" w:rsidRPr="00DE2C8C">
        <w:t>.</w:t>
      </w:r>
    </w:p>
    <w:p w14:paraId="3014D47C"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65956B24" w14:textId="77777777" w:rsidR="005A7F8F" w:rsidRDefault="005A7F8F" w:rsidP="005A7F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6882318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65B355DE"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26"/>
        <w:gridCol w:w="1296"/>
        <w:gridCol w:w="1297"/>
        <w:gridCol w:w="1297"/>
        <w:gridCol w:w="1297"/>
        <w:gridCol w:w="1297"/>
      </w:tblGrid>
      <w:tr w:rsidR="00725033" w:rsidRPr="00DE2C8C" w14:paraId="6B1B17E8" w14:textId="77777777">
        <w:trPr>
          <w:tblHeader/>
        </w:trPr>
        <w:tc>
          <w:tcPr>
            <w:tcW w:w="2126" w:type="dxa"/>
            <w:tcBorders>
              <w:top w:val="single" w:sz="4" w:space="0" w:color="auto"/>
              <w:bottom w:val="single" w:sz="12" w:space="0" w:color="auto"/>
            </w:tcBorders>
            <w:shd w:val="clear" w:color="auto" w:fill="auto"/>
            <w:vAlign w:val="bottom"/>
          </w:tcPr>
          <w:p w14:paraId="2BF22494" w14:textId="77777777" w:rsidR="00725033" w:rsidRPr="00DE2C8C" w:rsidRDefault="00725033">
            <w:pPr>
              <w:spacing w:before="81" w:after="81" w:line="160" w:lineRule="exact"/>
              <w:ind w:right="40"/>
              <w:rPr>
                <w:rFonts w:eastAsia="Calibri"/>
                <w:i/>
                <w:color w:val="000000" w:themeColor="text1"/>
                <w:sz w:val="14"/>
              </w:rPr>
            </w:pPr>
          </w:p>
        </w:tc>
        <w:tc>
          <w:tcPr>
            <w:tcW w:w="1296" w:type="dxa"/>
            <w:tcBorders>
              <w:top w:val="single" w:sz="4" w:space="0" w:color="auto"/>
              <w:bottom w:val="single" w:sz="12" w:space="0" w:color="auto"/>
            </w:tcBorders>
            <w:shd w:val="clear" w:color="auto" w:fill="auto"/>
            <w:vAlign w:val="bottom"/>
          </w:tcPr>
          <w:p w14:paraId="03721012"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297" w:type="dxa"/>
            <w:tcBorders>
              <w:top w:val="single" w:sz="4" w:space="0" w:color="auto"/>
              <w:bottom w:val="single" w:sz="12" w:space="0" w:color="auto"/>
            </w:tcBorders>
            <w:shd w:val="clear" w:color="auto" w:fill="auto"/>
            <w:vAlign w:val="bottom"/>
          </w:tcPr>
          <w:p w14:paraId="49DF2EE5"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297" w:type="dxa"/>
            <w:tcBorders>
              <w:top w:val="single" w:sz="4" w:space="0" w:color="auto"/>
              <w:bottom w:val="single" w:sz="12" w:space="0" w:color="auto"/>
            </w:tcBorders>
            <w:shd w:val="clear" w:color="auto" w:fill="auto"/>
            <w:vAlign w:val="bottom"/>
          </w:tcPr>
          <w:p w14:paraId="1216F56A"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297" w:type="dxa"/>
            <w:tcBorders>
              <w:top w:val="single" w:sz="4" w:space="0" w:color="auto"/>
              <w:bottom w:val="single" w:sz="12" w:space="0" w:color="auto"/>
            </w:tcBorders>
            <w:shd w:val="clear" w:color="auto" w:fill="auto"/>
            <w:vAlign w:val="bottom"/>
          </w:tcPr>
          <w:p w14:paraId="15D19E68"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297" w:type="dxa"/>
            <w:tcBorders>
              <w:top w:val="single" w:sz="4" w:space="0" w:color="auto"/>
              <w:bottom w:val="single" w:sz="12" w:space="0" w:color="auto"/>
            </w:tcBorders>
            <w:shd w:val="clear" w:color="auto" w:fill="auto"/>
            <w:vAlign w:val="bottom"/>
          </w:tcPr>
          <w:p w14:paraId="25B6A66B"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435503B2" w14:textId="77777777">
        <w:trPr>
          <w:trHeight w:hRule="exact" w:val="115"/>
          <w:tblHeader/>
        </w:trPr>
        <w:tc>
          <w:tcPr>
            <w:tcW w:w="2126" w:type="dxa"/>
            <w:tcBorders>
              <w:top w:val="single" w:sz="12" w:space="0" w:color="auto"/>
            </w:tcBorders>
            <w:shd w:val="clear" w:color="auto" w:fill="auto"/>
            <w:vAlign w:val="bottom"/>
          </w:tcPr>
          <w:p w14:paraId="09711299" w14:textId="77777777" w:rsidR="00725033" w:rsidRPr="00DE2C8C" w:rsidRDefault="00725033">
            <w:pPr>
              <w:spacing w:before="40" w:after="40" w:line="210" w:lineRule="exact"/>
              <w:ind w:right="40"/>
              <w:rPr>
                <w:rFonts w:eastAsia="Calibri"/>
                <w:color w:val="000000" w:themeColor="text1"/>
                <w:sz w:val="17"/>
              </w:rPr>
            </w:pPr>
          </w:p>
        </w:tc>
        <w:tc>
          <w:tcPr>
            <w:tcW w:w="1296" w:type="dxa"/>
            <w:tcBorders>
              <w:top w:val="single" w:sz="12" w:space="0" w:color="auto"/>
            </w:tcBorders>
            <w:shd w:val="clear" w:color="auto" w:fill="auto"/>
            <w:vAlign w:val="bottom"/>
          </w:tcPr>
          <w:p w14:paraId="51E34009" w14:textId="77777777" w:rsidR="00725033" w:rsidRPr="00DE2C8C" w:rsidRDefault="00725033">
            <w:pPr>
              <w:spacing w:before="40" w:after="40" w:line="210" w:lineRule="exact"/>
              <w:ind w:left="144" w:right="40"/>
              <w:jc w:val="right"/>
              <w:rPr>
                <w:rFonts w:eastAsia="Calibri"/>
                <w:color w:val="000000" w:themeColor="text1"/>
                <w:sz w:val="17"/>
              </w:rPr>
            </w:pPr>
          </w:p>
        </w:tc>
        <w:tc>
          <w:tcPr>
            <w:tcW w:w="1297" w:type="dxa"/>
            <w:tcBorders>
              <w:top w:val="single" w:sz="12" w:space="0" w:color="auto"/>
            </w:tcBorders>
            <w:shd w:val="clear" w:color="auto" w:fill="auto"/>
            <w:vAlign w:val="bottom"/>
          </w:tcPr>
          <w:p w14:paraId="161C8BEA" w14:textId="77777777" w:rsidR="00725033" w:rsidRPr="00DE2C8C" w:rsidRDefault="00725033">
            <w:pPr>
              <w:spacing w:before="40" w:after="40" w:line="210" w:lineRule="exact"/>
              <w:ind w:left="144" w:right="40"/>
              <w:jc w:val="right"/>
              <w:rPr>
                <w:rFonts w:eastAsia="Calibri"/>
                <w:color w:val="000000" w:themeColor="text1"/>
                <w:sz w:val="17"/>
              </w:rPr>
            </w:pPr>
          </w:p>
        </w:tc>
        <w:tc>
          <w:tcPr>
            <w:tcW w:w="1297" w:type="dxa"/>
            <w:tcBorders>
              <w:top w:val="single" w:sz="12" w:space="0" w:color="auto"/>
            </w:tcBorders>
            <w:shd w:val="clear" w:color="auto" w:fill="auto"/>
            <w:vAlign w:val="bottom"/>
          </w:tcPr>
          <w:p w14:paraId="60304009" w14:textId="77777777" w:rsidR="00725033" w:rsidRPr="00DE2C8C" w:rsidRDefault="00725033">
            <w:pPr>
              <w:spacing w:before="40" w:after="40" w:line="210" w:lineRule="exact"/>
              <w:ind w:left="144" w:right="40"/>
              <w:jc w:val="right"/>
              <w:rPr>
                <w:rFonts w:eastAsia="Calibri"/>
                <w:color w:val="000000" w:themeColor="text1"/>
                <w:sz w:val="17"/>
              </w:rPr>
            </w:pPr>
          </w:p>
        </w:tc>
        <w:tc>
          <w:tcPr>
            <w:tcW w:w="1297" w:type="dxa"/>
            <w:tcBorders>
              <w:top w:val="single" w:sz="12" w:space="0" w:color="auto"/>
            </w:tcBorders>
            <w:shd w:val="clear" w:color="auto" w:fill="auto"/>
            <w:vAlign w:val="bottom"/>
          </w:tcPr>
          <w:p w14:paraId="361583AB" w14:textId="77777777" w:rsidR="00725033" w:rsidRPr="00DE2C8C" w:rsidRDefault="00725033">
            <w:pPr>
              <w:spacing w:before="40" w:after="40" w:line="210" w:lineRule="exact"/>
              <w:ind w:left="144" w:right="40"/>
              <w:jc w:val="right"/>
              <w:rPr>
                <w:rFonts w:eastAsia="Calibri"/>
                <w:color w:val="000000" w:themeColor="text1"/>
                <w:sz w:val="17"/>
              </w:rPr>
            </w:pPr>
          </w:p>
        </w:tc>
        <w:tc>
          <w:tcPr>
            <w:tcW w:w="1297" w:type="dxa"/>
            <w:tcBorders>
              <w:top w:val="single" w:sz="12" w:space="0" w:color="auto"/>
            </w:tcBorders>
            <w:shd w:val="clear" w:color="auto" w:fill="auto"/>
            <w:vAlign w:val="bottom"/>
          </w:tcPr>
          <w:p w14:paraId="72690E43"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410D2EB9" w14:textId="77777777">
        <w:tc>
          <w:tcPr>
            <w:tcW w:w="2126" w:type="dxa"/>
            <w:tcBorders>
              <w:bottom w:val="single" w:sz="12" w:space="0" w:color="auto"/>
            </w:tcBorders>
            <w:shd w:val="clear" w:color="auto" w:fill="auto"/>
            <w:vAlign w:val="bottom"/>
          </w:tcPr>
          <w:p w14:paraId="2F7B981C" w14:textId="77777777" w:rsidR="00725033" w:rsidRPr="00DE2C8C" w:rsidRDefault="00725033">
            <w:pPr>
              <w:tabs>
                <w:tab w:val="left" w:pos="288"/>
                <w:tab w:val="left" w:pos="576"/>
                <w:tab w:val="left" w:pos="864"/>
                <w:tab w:val="left" w:pos="1152"/>
              </w:tabs>
              <w:spacing w:before="40" w:after="40" w:line="200" w:lineRule="exact"/>
              <w:ind w:right="43"/>
              <w:rPr>
                <w:rFonts w:eastAsia="Calibri"/>
                <w:b/>
                <w:bCs/>
                <w:color w:val="000000" w:themeColor="text1"/>
                <w:sz w:val="17"/>
              </w:rPr>
            </w:pPr>
            <w:r w:rsidRPr="00DE2C8C">
              <w:rPr>
                <w:rFonts w:eastAsia="Calibri"/>
                <w:b/>
                <w:bCs/>
                <w:color w:val="000000" w:themeColor="text1"/>
                <w:sz w:val="17"/>
              </w:rPr>
              <w:t>United Nations Volunteers</w:t>
            </w:r>
          </w:p>
        </w:tc>
        <w:tc>
          <w:tcPr>
            <w:tcW w:w="1296" w:type="dxa"/>
            <w:tcBorders>
              <w:bottom w:val="single" w:sz="12" w:space="0" w:color="auto"/>
            </w:tcBorders>
            <w:shd w:val="clear" w:color="auto" w:fill="auto"/>
            <w:vAlign w:val="bottom"/>
          </w:tcPr>
          <w:p w14:paraId="338738D9"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 xml:space="preserve">4 567.4 </w:t>
            </w:r>
          </w:p>
        </w:tc>
        <w:tc>
          <w:tcPr>
            <w:tcW w:w="1297" w:type="dxa"/>
            <w:tcBorders>
              <w:bottom w:val="single" w:sz="12" w:space="0" w:color="auto"/>
            </w:tcBorders>
            <w:shd w:val="clear" w:color="auto" w:fill="auto"/>
            <w:vAlign w:val="bottom"/>
          </w:tcPr>
          <w:p w14:paraId="659CAC07" w14:textId="491FFAC2"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4</w:t>
            </w:r>
            <w:r w:rsidR="00FF22FA">
              <w:rPr>
                <w:rFonts w:eastAsia="Calibri"/>
                <w:color w:val="000000" w:themeColor="text1"/>
                <w:sz w:val="17"/>
              </w:rPr>
              <w:t xml:space="preserve"> </w:t>
            </w:r>
            <w:r w:rsidR="00DE0730">
              <w:rPr>
                <w:rFonts w:eastAsia="Calibri"/>
                <w:color w:val="000000" w:themeColor="text1"/>
                <w:sz w:val="17"/>
              </w:rPr>
              <w:t>502</w:t>
            </w:r>
            <w:r w:rsidR="00FF22FA">
              <w:rPr>
                <w:rFonts w:eastAsia="Calibri"/>
                <w:color w:val="000000" w:themeColor="text1"/>
                <w:sz w:val="17"/>
              </w:rPr>
              <w:t>.</w:t>
            </w:r>
            <w:r w:rsidR="00DE0730">
              <w:rPr>
                <w:rFonts w:eastAsia="Calibri"/>
                <w:color w:val="000000" w:themeColor="text1"/>
                <w:sz w:val="17"/>
              </w:rPr>
              <w:t>5</w:t>
            </w:r>
            <w:r>
              <w:rPr>
                <w:rFonts w:eastAsia="Calibri"/>
                <w:color w:val="000000" w:themeColor="text1"/>
                <w:sz w:val="17"/>
              </w:rPr>
              <w:t xml:space="preserve"> </w:t>
            </w:r>
          </w:p>
        </w:tc>
        <w:tc>
          <w:tcPr>
            <w:tcW w:w="1297" w:type="dxa"/>
            <w:tcBorders>
              <w:bottom w:val="single" w:sz="12" w:space="0" w:color="auto"/>
            </w:tcBorders>
            <w:shd w:val="clear" w:color="auto" w:fill="auto"/>
            <w:vAlign w:val="bottom"/>
          </w:tcPr>
          <w:p w14:paraId="46808885"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4 152.9</w:t>
            </w:r>
          </w:p>
        </w:tc>
        <w:tc>
          <w:tcPr>
            <w:tcW w:w="1297" w:type="dxa"/>
            <w:tcBorders>
              <w:bottom w:val="single" w:sz="12" w:space="0" w:color="auto"/>
            </w:tcBorders>
            <w:shd w:val="clear" w:color="auto" w:fill="auto"/>
            <w:vAlign w:val="bottom"/>
          </w:tcPr>
          <w:p w14:paraId="4C023972" w14:textId="441359A9" w:rsidR="00725033" w:rsidRPr="00DE2C8C" w:rsidRDefault="00EC2611">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Pr>
                <w:rFonts w:eastAsia="Calibri"/>
                <w:color w:val="000000" w:themeColor="text1"/>
                <w:sz w:val="17"/>
              </w:rPr>
              <w:t>4</w:t>
            </w:r>
            <w:r w:rsidR="00725033">
              <w:rPr>
                <w:rFonts w:eastAsia="Calibri"/>
                <w:color w:val="000000" w:themeColor="text1"/>
                <w:sz w:val="17"/>
              </w:rPr>
              <w:t xml:space="preserve"> </w:t>
            </w:r>
            <w:r>
              <w:rPr>
                <w:rFonts w:eastAsia="Calibri"/>
                <w:color w:val="000000" w:themeColor="text1"/>
                <w:sz w:val="17"/>
              </w:rPr>
              <w:t>7</w:t>
            </w:r>
            <w:r w:rsidR="00F972FB">
              <w:rPr>
                <w:rFonts w:eastAsia="Calibri"/>
                <w:color w:val="000000" w:themeColor="text1"/>
                <w:sz w:val="17"/>
              </w:rPr>
              <w:t>77.2</w:t>
            </w:r>
          </w:p>
        </w:tc>
        <w:tc>
          <w:tcPr>
            <w:tcW w:w="1297" w:type="dxa"/>
            <w:tcBorders>
              <w:bottom w:val="single" w:sz="12" w:space="0" w:color="auto"/>
            </w:tcBorders>
            <w:shd w:val="clear" w:color="auto" w:fill="auto"/>
            <w:vAlign w:val="bottom"/>
          </w:tcPr>
          <w:p w14:paraId="0C62B02C" w14:textId="00788ACD" w:rsidR="00725033" w:rsidRPr="00DE2C8C" w:rsidRDefault="00C84172">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Pr>
                <w:rFonts w:eastAsia="Calibri"/>
                <w:color w:val="000000" w:themeColor="text1"/>
                <w:sz w:val="17"/>
              </w:rPr>
              <w:t>624.3</w:t>
            </w:r>
          </w:p>
        </w:tc>
      </w:tr>
    </w:tbl>
    <w:p w14:paraId="31C64587"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1E66091D"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120" w:lineRule="exact"/>
        <w:ind w:left="1267" w:hanging="1267"/>
        <w:jc w:val="both"/>
        <w:rPr>
          <w:rFonts w:eastAsia="Calibri"/>
          <w:color w:val="000000" w:themeColor="text1"/>
          <w:sz w:val="10"/>
          <w14:ligatures w14:val="none"/>
        </w:rPr>
      </w:pPr>
    </w:p>
    <w:p w14:paraId="397D03E0" w14:textId="58DCF6B1" w:rsidR="008371FF" w:rsidRDefault="00FA6D0C" w:rsidP="001A3231">
      <w:pPr>
        <w:pStyle w:val="456"/>
      </w:pPr>
      <w:r w:rsidRPr="00DE2C8C">
        <w:t>The increase</w:t>
      </w:r>
      <w:r>
        <w:t>d requirement are</w:t>
      </w:r>
      <w:r w:rsidRPr="00DE2C8C">
        <w:t xml:space="preserve"> attributable primarily to: (a) the application of a</w:t>
      </w:r>
      <w:r>
        <w:t xml:space="preserve"> lower vacancy rate of 4.0 </w:t>
      </w:r>
      <w:r w:rsidR="005F753C">
        <w:t xml:space="preserve">per cent </w:t>
      </w:r>
      <w:r w:rsidRPr="00DE2C8C">
        <w:t xml:space="preserve">for international United Nations Volunteers, compared with </w:t>
      </w:r>
      <w:r w:rsidR="00FD5D39">
        <w:t xml:space="preserve">the </w:t>
      </w:r>
      <w:r w:rsidRPr="00DE2C8C">
        <w:t xml:space="preserve">rate of 5.3 per cent </w:t>
      </w:r>
      <w:r w:rsidR="00FD5D39">
        <w:t xml:space="preserve">applied in the </w:t>
      </w:r>
      <w:r>
        <w:t>approved</w:t>
      </w:r>
      <w:r w:rsidRPr="00DE2C8C">
        <w:t xml:space="preserve"> </w:t>
      </w:r>
      <w:r w:rsidR="00FD5D39">
        <w:t xml:space="preserve">budget </w:t>
      </w:r>
      <w:r w:rsidRPr="00DE2C8C">
        <w:t>for 202</w:t>
      </w:r>
      <w:r w:rsidR="00FD5D39">
        <w:t>5</w:t>
      </w:r>
      <w:r w:rsidRPr="00DE2C8C">
        <w:t xml:space="preserve">; (b) the proposed conversion of nine </w:t>
      </w:r>
      <w:r>
        <w:t xml:space="preserve">national </w:t>
      </w:r>
      <w:r w:rsidRPr="00DE2C8C">
        <w:t>positions</w:t>
      </w:r>
      <w:r>
        <w:t xml:space="preserve"> from extra</w:t>
      </w:r>
      <w:r w:rsidR="00673754">
        <w:t xml:space="preserve">budgetary </w:t>
      </w:r>
      <w:r>
        <w:t>funds and the establishment of three international positions</w:t>
      </w:r>
      <w:r w:rsidRPr="00DE2C8C">
        <w:t>; (c)</w:t>
      </w:r>
      <w:r w:rsidR="007A7015">
        <w:t xml:space="preserve"> and</w:t>
      </w:r>
      <w:r w:rsidRPr="00DE2C8C">
        <w:t xml:space="preserve"> increased rates of monthly living allowance for both categories of volunteers and higher requirements for exit lumpsum for international United Nations Volunteers</w:t>
      </w:r>
      <w:r w:rsidR="000263AB">
        <w:t>,</w:t>
      </w:r>
      <w:r w:rsidR="007A7015">
        <w:t xml:space="preserve"> based on the latest pro</w:t>
      </w:r>
      <w:r w:rsidR="008371FF">
        <w:t>-</w:t>
      </w:r>
      <w:r w:rsidR="007A7015">
        <w:t>forma</w:t>
      </w:r>
      <w:r w:rsidR="008371FF">
        <w:t xml:space="preserve"> </w:t>
      </w:r>
      <w:r w:rsidR="00597B33">
        <w:t xml:space="preserve">estimates provided </w:t>
      </w:r>
      <w:r w:rsidR="00597B33" w:rsidRPr="00597B33">
        <w:t>by the United Nations Volunteers Programme.</w:t>
      </w:r>
    </w:p>
    <w:p w14:paraId="61FF4F4E"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5BE581F" w14:textId="77777777" w:rsidR="005A7F8F" w:rsidRDefault="005A7F8F" w:rsidP="005A7F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76F41C82"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DF6A32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85"/>
        <w:gridCol w:w="1245"/>
        <w:gridCol w:w="1245"/>
        <w:gridCol w:w="1245"/>
        <w:gridCol w:w="1245"/>
        <w:gridCol w:w="1245"/>
      </w:tblGrid>
      <w:tr w:rsidR="00725033" w:rsidRPr="00DE2C8C" w14:paraId="3182DB1F" w14:textId="77777777">
        <w:trPr>
          <w:tblHeader/>
        </w:trPr>
        <w:tc>
          <w:tcPr>
            <w:tcW w:w="2385" w:type="dxa"/>
            <w:tcBorders>
              <w:top w:val="single" w:sz="4" w:space="0" w:color="auto"/>
              <w:bottom w:val="single" w:sz="12" w:space="0" w:color="auto"/>
            </w:tcBorders>
            <w:shd w:val="clear" w:color="auto" w:fill="auto"/>
            <w:vAlign w:val="bottom"/>
          </w:tcPr>
          <w:p w14:paraId="49DE2027" w14:textId="77777777" w:rsidR="00725033" w:rsidRPr="00DE2C8C" w:rsidRDefault="00725033">
            <w:pPr>
              <w:spacing w:before="81" w:after="81" w:line="160" w:lineRule="exact"/>
              <w:ind w:right="40"/>
              <w:rPr>
                <w:rFonts w:eastAsia="Calibri"/>
                <w:i/>
                <w:color w:val="000000" w:themeColor="text1"/>
                <w:sz w:val="14"/>
              </w:rPr>
            </w:pPr>
          </w:p>
        </w:tc>
        <w:tc>
          <w:tcPr>
            <w:tcW w:w="1245" w:type="dxa"/>
            <w:tcBorders>
              <w:top w:val="single" w:sz="4" w:space="0" w:color="auto"/>
              <w:bottom w:val="single" w:sz="12" w:space="0" w:color="auto"/>
            </w:tcBorders>
            <w:shd w:val="clear" w:color="auto" w:fill="auto"/>
            <w:vAlign w:val="bottom"/>
          </w:tcPr>
          <w:p w14:paraId="69846436"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245" w:type="dxa"/>
            <w:tcBorders>
              <w:top w:val="single" w:sz="4" w:space="0" w:color="auto"/>
              <w:bottom w:val="single" w:sz="12" w:space="0" w:color="auto"/>
            </w:tcBorders>
            <w:shd w:val="clear" w:color="auto" w:fill="auto"/>
            <w:vAlign w:val="bottom"/>
          </w:tcPr>
          <w:p w14:paraId="170568FA"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245" w:type="dxa"/>
            <w:tcBorders>
              <w:top w:val="single" w:sz="4" w:space="0" w:color="auto"/>
              <w:bottom w:val="single" w:sz="12" w:space="0" w:color="auto"/>
            </w:tcBorders>
            <w:shd w:val="clear" w:color="auto" w:fill="auto"/>
            <w:vAlign w:val="bottom"/>
          </w:tcPr>
          <w:p w14:paraId="4598EDE0"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245" w:type="dxa"/>
            <w:tcBorders>
              <w:top w:val="single" w:sz="4" w:space="0" w:color="auto"/>
              <w:bottom w:val="single" w:sz="12" w:space="0" w:color="auto"/>
            </w:tcBorders>
            <w:shd w:val="clear" w:color="auto" w:fill="auto"/>
            <w:vAlign w:val="bottom"/>
          </w:tcPr>
          <w:p w14:paraId="16EA86EA"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245" w:type="dxa"/>
            <w:tcBorders>
              <w:top w:val="single" w:sz="4" w:space="0" w:color="auto"/>
              <w:bottom w:val="single" w:sz="12" w:space="0" w:color="auto"/>
            </w:tcBorders>
            <w:shd w:val="clear" w:color="auto" w:fill="auto"/>
            <w:vAlign w:val="bottom"/>
          </w:tcPr>
          <w:p w14:paraId="3E467EFF"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3EA74CA5" w14:textId="77777777">
        <w:trPr>
          <w:trHeight w:hRule="exact" w:val="115"/>
          <w:tblHeader/>
        </w:trPr>
        <w:tc>
          <w:tcPr>
            <w:tcW w:w="2385" w:type="dxa"/>
            <w:tcBorders>
              <w:top w:val="single" w:sz="12" w:space="0" w:color="auto"/>
            </w:tcBorders>
            <w:shd w:val="clear" w:color="auto" w:fill="auto"/>
            <w:vAlign w:val="bottom"/>
          </w:tcPr>
          <w:p w14:paraId="041D0FFA" w14:textId="77777777" w:rsidR="00725033" w:rsidRPr="00DE2C8C" w:rsidRDefault="00725033">
            <w:pPr>
              <w:spacing w:before="40" w:after="40" w:line="210" w:lineRule="exact"/>
              <w:ind w:right="40"/>
              <w:rPr>
                <w:rFonts w:eastAsia="Calibri"/>
                <w:color w:val="000000" w:themeColor="text1"/>
                <w:sz w:val="17"/>
              </w:rPr>
            </w:pPr>
          </w:p>
        </w:tc>
        <w:tc>
          <w:tcPr>
            <w:tcW w:w="1245" w:type="dxa"/>
            <w:tcBorders>
              <w:top w:val="single" w:sz="12" w:space="0" w:color="auto"/>
            </w:tcBorders>
            <w:shd w:val="clear" w:color="auto" w:fill="auto"/>
            <w:vAlign w:val="bottom"/>
          </w:tcPr>
          <w:p w14:paraId="69FAA9E2" w14:textId="77777777" w:rsidR="00725033" w:rsidRPr="00DE2C8C" w:rsidRDefault="00725033">
            <w:pPr>
              <w:spacing w:before="40" w:after="40" w:line="210" w:lineRule="exact"/>
              <w:ind w:left="144" w:right="40"/>
              <w:jc w:val="right"/>
              <w:rPr>
                <w:rFonts w:eastAsia="Calibri"/>
                <w:color w:val="000000" w:themeColor="text1"/>
                <w:sz w:val="17"/>
              </w:rPr>
            </w:pPr>
          </w:p>
        </w:tc>
        <w:tc>
          <w:tcPr>
            <w:tcW w:w="1245" w:type="dxa"/>
            <w:tcBorders>
              <w:top w:val="single" w:sz="12" w:space="0" w:color="auto"/>
            </w:tcBorders>
            <w:shd w:val="clear" w:color="auto" w:fill="auto"/>
            <w:vAlign w:val="bottom"/>
          </w:tcPr>
          <w:p w14:paraId="5054288E" w14:textId="77777777" w:rsidR="00725033" w:rsidRPr="00DE2C8C" w:rsidRDefault="00725033">
            <w:pPr>
              <w:spacing w:before="40" w:after="40" w:line="210" w:lineRule="exact"/>
              <w:ind w:left="144" w:right="40"/>
              <w:jc w:val="right"/>
              <w:rPr>
                <w:rFonts w:eastAsia="Calibri"/>
                <w:color w:val="000000" w:themeColor="text1"/>
                <w:sz w:val="17"/>
              </w:rPr>
            </w:pPr>
          </w:p>
        </w:tc>
        <w:tc>
          <w:tcPr>
            <w:tcW w:w="1245" w:type="dxa"/>
            <w:tcBorders>
              <w:top w:val="single" w:sz="12" w:space="0" w:color="auto"/>
            </w:tcBorders>
            <w:shd w:val="clear" w:color="auto" w:fill="auto"/>
            <w:vAlign w:val="bottom"/>
          </w:tcPr>
          <w:p w14:paraId="47A4A72D" w14:textId="77777777" w:rsidR="00725033" w:rsidRPr="00DE2C8C" w:rsidRDefault="00725033">
            <w:pPr>
              <w:spacing w:before="40" w:after="40" w:line="210" w:lineRule="exact"/>
              <w:ind w:left="144" w:right="40"/>
              <w:jc w:val="right"/>
              <w:rPr>
                <w:rFonts w:eastAsia="Calibri"/>
                <w:color w:val="000000" w:themeColor="text1"/>
                <w:sz w:val="17"/>
              </w:rPr>
            </w:pPr>
          </w:p>
        </w:tc>
        <w:tc>
          <w:tcPr>
            <w:tcW w:w="1245" w:type="dxa"/>
            <w:tcBorders>
              <w:top w:val="single" w:sz="12" w:space="0" w:color="auto"/>
            </w:tcBorders>
            <w:shd w:val="clear" w:color="auto" w:fill="auto"/>
            <w:vAlign w:val="bottom"/>
          </w:tcPr>
          <w:p w14:paraId="12AE5027" w14:textId="77777777" w:rsidR="00725033" w:rsidRPr="00DE2C8C" w:rsidRDefault="00725033">
            <w:pPr>
              <w:spacing w:before="40" w:after="40" w:line="210" w:lineRule="exact"/>
              <w:ind w:left="144" w:right="40"/>
              <w:jc w:val="right"/>
              <w:rPr>
                <w:rFonts w:eastAsia="Calibri"/>
                <w:color w:val="000000" w:themeColor="text1"/>
                <w:sz w:val="17"/>
              </w:rPr>
            </w:pPr>
          </w:p>
        </w:tc>
        <w:tc>
          <w:tcPr>
            <w:tcW w:w="1245" w:type="dxa"/>
            <w:tcBorders>
              <w:top w:val="single" w:sz="12" w:space="0" w:color="auto"/>
            </w:tcBorders>
            <w:shd w:val="clear" w:color="auto" w:fill="auto"/>
            <w:vAlign w:val="bottom"/>
          </w:tcPr>
          <w:p w14:paraId="4445A3BC"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7AFF218F" w14:textId="77777777">
        <w:tc>
          <w:tcPr>
            <w:tcW w:w="2385" w:type="dxa"/>
            <w:tcBorders>
              <w:bottom w:val="single" w:sz="12" w:space="0" w:color="auto"/>
            </w:tcBorders>
            <w:shd w:val="clear" w:color="auto" w:fill="auto"/>
            <w:vAlign w:val="bottom"/>
          </w:tcPr>
          <w:p w14:paraId="33343E9E" w14:textId="77777777" w:rsidR="00725033" w:rsidRPr="00DE2C8C" w:rsidRDefault="00725033">
            <w:pPr>
              <w:tabs>
                <w:tab w:val="left" w:pos="288"/>
                <w:tab w:val="left" w:pos="576"/>
                <w:tab w:val="left" w:pos="864"/>
                <w:tab w:val="left" w:pos="1152"/>
              </w:tabs>
              <w:spacing w:before="40" w:after="40" w:line="200" w:lineRule="exact"/>
              <w:ind w:right="43"/>
              <w:rPr>
                <w:rFonts w:eastAsia="Calibri"/>
                <w:b/>
                <w:bCs/>
                <w:color w:val="000000" w:themeColor="text1"/>
                <w:sz w:val="17"/>
              </w:rPr>
            </w:pPr>
            <w:r w:rsidRPr="00DE2C8C">
              <w:rPr>
                <w:rFonts w:eastAsia="Calibri"/>
                <w:b/>
                <w:bCs/>
                <w:color w:val="000000" w:themeColor="text1"/>
                <w:sz w:val="17"/>
              </w:rPr>
              <w:t>General temporary assistance</w:t>
            </w:r>
          </w:p>
        </w:tc>
        <w:tc>
          <w:tcPr>
            <w:tcW w:w="1245" w:type="dxa"/>
            <w:tcBorders>
              <w:bottom w:val="single" w:sz="12" w:space="0" w:color="auto"/>
            </w:tcBorders>
            <w:shd w:val="clear" w:color="auto" w:fill="auto"/>
            <w:vAlign w:val="bottom"/>
          </w:tcPr>
          <w:p w14:paraId="765303B8"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478.8</w:t>
            </w:r>
          </w:p>
        </w:tc>
        <w:tc>
          <w:tcPr>
            <w:tcW w:w="1245" w:type="dxa"/>
            <w:tcBorders>
              <w:bottom w:val="single" w:sz="12" w:space="0" w:color="auto"/>
            </w:tcBorders>
            <w:shd w:val="clear" w:color="auto" w:fill="auto"/>
            <w:vAlign w:val="bottom"/>
          </w:tcPr>
          <w:p w14:paraId="69C29F41" w14:textId="4072FF4B" w:rsidR="00725033" w:rsidRPr="00DE2C8C" w:rsidRDefault="001F3F8A">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Pr>
                <w:rFonts w:eastAsia="Calibri"/>
                <w:color w:val="000000" w:themeColor="text1"/>
                <w:sz w:val="17"/>
              </w:rPr>
              <w:t>45</w:t>
            </w:r>
            <w:r w:rsidR="004A3F25">
              <w:rPr>
                <w:rFonts w:eastAsia="Calibri"/>
                <w:color w:val="000000" w:themeColor="text1"/>
                <w:sz w:val="17"/>
              </w:rPr>
              <w:t>6</w:t>
            </w:r>
            <w:r>
              <w:rPr>
                <w:rFonts w:eastAsia="Calibri"/>
                <w:color w:val="000000" w:themeColor="text1"/>
                <w:sz w:val="17"/>
              </w:rPr>
              <w:t>.</w:t>
            </w:r>
            <w:r w:rsidR="004A3F25">
              <w:rPr>
                <w:rFonts w:eastAsia="Calibri"/>
                <w:color w:val="000000" w:themeColor="text1"/>
                <w:sz w:val="17"/>
              </w:rPr>
              <w:t>3</w:t>
            </w:r>
          </w:p>
        </w:tc>
        <w:tc>
          <w:tcPr>
            <w:tcW w:w="1245" w:type="dxa"/>
            <w:tcBorders>
              <w:bottom w:val="single" w:sz="12" w:space="0" w:color="auto"/>
            </w:tcBorders>
            <w:shd w:val="clear" w:color="auto" w:fill="auto"/>
            <w:vAlign w:val="bottom"/>
          </w:tcPr>
          <w:p w14:paraId="6A6472BA"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574.3</w:t>
            </w:r>
          </w:p>
        </w:tc>
        <w:tc>
          <w:tcPr>
            <w:tcW w:w="1245" w:type="dxa"/>
            <w:tcBorders>
              <w:bottom w:val="single" w:sz="12" w:space="0" w:color="auto"/>
            </w:tcBorders>
            <w:shd w:val="clear" w:color="auto" w:fill="auto"/>
            <w:vAlign w:val="bottom"/>
          </w:tcPr>
          <w:p w14:paraId="2A923BEA" w14:textId="046BA373"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602.</w:t>
            </w:r>
            <w:r w:rsidR="001F3F8A">
              <w:rPr>
                <w:rFonts w:eastAsia="Calibri"/>
                <w:color w:val="000000" w:themeColor="text1"/>
                <w:sz w:val="17"/>
              </w:rPr>
              <w:t>7</w:t>
            </w:r>
          </w:p>
        </w:tc>
        <w:tc>
          <w:tcPr>
            <w:tcW w:w="1245" w:type="dxa"/>
            <w:tcBorders>
              <w:bottom w:val="single" w:sz="12" w:space="0" w:color="auto"/>
            </w:tcBorders>
            <w:shd w:val="clear" w:color="auto" w:fill="auto"/>
            <w:vAlign w:val="bottom"/>
          </w:tcPr>
          <w:p w14:paraId="47113A87" w14:textId="3BDD7BEB" w:rsidR="00725033" w:rsidRPr="00DE2C8C" w:rsidRDefault="001F3F8A">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Pr>
                <w:rFonts w:eastAsia="Calibri"/>
                <w:color w:val="000000" w:themeColor="text1"/>
                <w:sz w:val="17"/>
              </w:rPr>
              <w:t>28.4</w:t>
            </w:r>
          </w:p>
        </w:tc>
      </w:tr>
    </w:tbl>
    <w:p w14:paraId="28B766F5"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1EF5902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4DA82F7D" w14:textId="09A70B38" w:rsidR="00725033" w:rsidRPr="00DE2C8C" w:rsidRDefault="00725033" w:rsidP="00650647">
      <w:pPr>
        <w:pStyle w:val="AUNAMA16Apr"/>
      </w:pPr>
      <w:r w:rsidRPr="00DE2C8C">
        <w:t>The increase</w:t>
      </w:r>
      <w:r>
        <w:t xml:space="preserve">d requirements are </w:t>
      </w:r>
      <w:r w:rsidRPr="00DE2C8C">
        <w:t xml:space="preserve">attributable </w:t>
      </w:r>
      <w:r w:rsidRPr="00DE2C8C">
        <w:rPr>
          <w:w w:val="102"/>
        </w:rPr>
        <w:t>primarily to</w:t>
      </w:r>
      <w:r>
        <w:rPr>
          <w:w w:val="102"/>
        </w:rPr>
        <w:t xml:space="preserve"> the application of the continuing </w:t>
      </w:r>
      <w:r w:rsidRPr="004F3BB0">
        <w:rPr>
          <w:w w:val="102"/>
        </w:rPr>
        <w:t xml:space="preserve">vacancy rate of </w:t>
      </w:r>
      <w:r>
        <w:rPr>
          <w:w w:val="102"/>
        </w:rPr>
        <w:t>1</w:t>
      </w:r>
      <w:r w:rsidR="00485626">
        <w:rPr>
          <w:w w:val="102"/>
        </w:rPr>
        <w:t>4.8</w:t>
      </w:r>
      <w:r w:rsidRPr="004F3BB0">
        <w:rPr>
          <w:w w:val="102"/>
        </w:rPr>
        <w:t xml:space="preserve"> </w:t>
      </w:r>
      <w:r w:rsidR="00485626">
        <w:rPr>
          <w:w w:val="102"/>
        </w:rPr>
        <w:t xml:space="preserve">per </w:t>
      </w:r>
      <w:r w:rsidRPr="004F3BB0">
        <w:rPr>
          <w:w w:val="102"/>
        </w:rPr>
        <w:t xml:space="preserve">cent for </w:t>
      </w:r>
      <w:r>
        <w:rPr>
          <w:w w:val="102"/>
        </w:rPr>
        <w:t>the two</w:t>
      </w:r>
      <w:r w:rsidR="0081164D">
        <w:rPr>
          <w:w w:val="102"/>
        </w:rPr>
        <w:t xml:space="preserve"> </w:t>
      </w:r>
      <w:r>
        <w:rPr>
          <w:w w:val="102"/>
        </w:rPr>
        <w:t>National Professional Officer</w:t>
      </w:r>
      <w:r w:rsidRPr="004F3BB0">
        <w:rPr>
          <w:w w:val="102"/>
        </w:rPr>
        <w:t xml:space="preserve"> </w:t>
      </w:r>
      <w:r>
        <w:rPr>
          <w:w w:val="102"/>
        </w:rPr>
        <w:t xml:space="preserve">positions that were approved for establishment in 2025 and budgeted with a vacancy rate of </w:t>
      </w:r>
      <w:r w:rsidRPr="004F3BB0">
        <w:rPr>
          <w:w w:val="102"/>
        </w:rPr>
        <w:t>50 per cent</w:t>
      </w:r>
      <w:r>
        <w:rPr>
          <w:w w:val="102"/>
        </w:rPr>
        <w:t xml:space="preserve">, partly offset by </w:t>
      </w:r>
      <w:r>
        <w:t xml:space="preserve">the application </w:t>
      </w:r>
      <w:r>
        <w:lastRenderedPageBreak/>
        <w:t xml:space="preserve">of a </w:t>
      </w:r>
      <w:r w:rsidRPr="00DE2C8C">
        <w:t>higher vacancy rate of 10.</w:t>
      </w:r>
      <w:r w:rsidR="00490230">
        <w:t>4</w:t>
      </w:r>
      <w:r w:rsidRPr="00DE2C8C">
        <w:t xml:space="preserve"> per cent </w:t>
      </w:r>
      <w:r>
        <w:t xml:space="preserve">to the continuing </w:t>
      </w:r>
      <w:r w:rsidRPr="00DE2C8C">
        <w:t xml:space="preserve">international </w:t>
      </w:r>
      <w:r>
        <w:t xml:space="preserve">positions </w:t>
      </w:r>
      <w:r w:rsidRPr="00DE2C8C">
        <w:t xml:space="preserve">compared with </w:t>
      </w:r>
      <w:r w:rsidR="00DD1479">
        <w:t xml:space="preserve">the rate of </w:t>
      </w:r>
      <w:r w:rsidRPr="00DE2C8C">
        <w:t xml:space="preserve">8.3 per cent </w:t>
      </w:r>
      <w:r w:rsidR="00DD1479">
        <w:t xml:space="preserve">applied in the </w:t>
      </w:r>
      <w:r w:rsidRPr="00DE2C8C">
        <w:t xml:space="preserve">approved </w:t>
      </w:r>
      <w:r w:rsidR="00DD1479">
        <w:t xml:space="preserve">budget </w:t>
      </w:r>
      <w:r w:rsidRPr="00DE2C8C">
        <w:t xml:space="preserve">for in 2025. </w:t>
      </w:r>
    </w:p>
    <w:p w14:paraId="4832A9E6"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5AACAE13" w14:textId="77777777" w:rsidR="00725033" w:rsidRPr="00DE2C8C" w:rsidRDefault="00725033" w:rsidP="00725033">
      <w:pPr>
        <w:pStyle w:val="H23"/>
        <w:rPr>
          <w:color w:val="000000" w:themeColor="text1"/>
          <w:lang w:val="en-GB"/>
        </w:rPr>
      </w:pPr>
      <w:r w:rsidRPr="00DE2C8C">
        <w:rPr>
          <w:color w:val="000000" w:themeColor="text1"/>
          <w:lang w:val="en-GB"/>
        </w:rPr>
        <w:tab/>
      </w:r>
      <w:r w:rsidRPr="00DE2C8C">
        <w:rPr>
          <w:color w:val="000000" w:themeColor="text1"/>
          <w:lang w:val="en-GB"/>
        </w:rPr>
        <w:tab/>
        <w:t>Operational costs</w:t>
      </w:r>
    </w:p>
    <w:p w14:paraId="2D9F00B8"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47EB6950"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hanging="1267"/>
        <w:jc w:val="both"/>
        <w:rPr>
          <w:rFonts w:eastAsia="Calibri"/>
          <w:color w:val="000000" w:themeColor="text1"/>
          <w14:ligatures w14:val="none"/>
        </w:rPr>
      </w:pPr>
      <w:r w:rsidRPr="00DE2C8C">
        <w:rPr>
          <w:rFonts w:eastAsia="Calibri"/>
          <w:color w:val="000000" w:themeColor="text1"/>
          <w14:ligatures w14:val="none"/>
        </w:rPr>
        <w:tab/>
      </w:r>
      <w:r w:rsidRPr="00DE2C8C">
        <w:rPr>
          <w:rFonts w:eastAsia="Calibri"/>
          <w:color w:val="000000" w:themeColor="text1"/>
          <w14:ligatures w14:val="none"/>
        </w:rPr>
        <w:tab/>
      </w:r>
      <w:r w:rsidRPr="00DE2C8C">
        <w:rPr>
          <w:rFonts w:eastAsia="Calibri"/>
          <w:color w:val="000000" w:themeColor="text1"/>
          <w:sz w:val="14"/>
          <w:szCs w:val="14"/>
          <w14:ligatures w14:val="none"/>
        </w:rPr>
        <w:t>(Thousands of United States dollars)</w:t>
      </w:r>
    </w:p>
    <w:p w14:paraId="2D33ED11"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3C1A7832"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53"/>
        <w:gridCol w:w="1311"/>
        <w:gridCol w:w="1311"/>
        <w:gridCol w:w="1312"/>
        <w:gridCol w:w="1311"/>
        <w:gridCol w:w="1312"/>
      </w:tblGrid>
      <w:tr w:rsidR="00725033" w:rsidRPr="00DE2C8C" w14:paraId="6CBC5CBB" w14:textId="77777777">
        <w:trPr>
          <w:tblHeader/>
        </w:trPr>
        <w:tc>
          <w:tcPr>
            <w:tcW w:w="2053" w:type="dxa"/>
            <w:tcBorders>
              <w:top w:val="single" w:sz="4" w:space="0" w:color="auto"/>
              <w:bottom w:val="single" w:sz="12" w:space="0" w:color="auto"/>
            </w:tcBorders>
            <w:shd w:val="clear" w:color="auto" w:fill="auto"/>
            <w:vAlign w:val="bottom"/>
          </w:tcPr>
          <w:p w14:paraId="5E81F9E4" w14:textId="77777777" w:rsidR="00725033" w:rsidRPr="00DE2C8C" w:rsidRDefault="00725033">
            <w:pPr>
              <w:spacing w:before="81" w:after="81" w:line="160" w:lineRule="exact"/>
              <w:ind w:right="40"/>
              <w:rPr>
                <w:rFonts w:eastAsia="Calibri"/>
                <w:i/>
                <w:color w:val="000000" w:themeColor="text1"/>
                <w:sz w:val="14"/>
              </w:rPr>
            </w:pPr>
          </w:p>
        </w:tc>
        <w:tc>
          <w:tcPr>
            <w:tcW w:w="1311" w:type="dxa"/>
            <w:tcBorders>
              <w:top w:val="single" w:sz="4" w:space="0" w:color="auto"/>
              <w:bottom w:val="single" w:sz="12" w:space="0" w:color="auto"/>
            </w:tcBorders>
            <w:shd w:val="clear" w:color="auto" w:fill="auto"/>
            <w:vAlign w:val="bottom"/>
          </w:tcPr>
          <w:p w14:paraId="3B5C96F7"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311" w:type="dxa"/>
            <w:tcBorders>
              <w:top w:val="single" w:sz="4" w:space="0" w:color="auto"/>
              <w:bottom w:val="single" w:sz="12" w:space="0" w:color="auto"/>
            </w:tcBorders>
            <w:shd w:val="clear" w:color="auto" w:fill="auto"/>
            <w:vAlign w:val="bottom"/>
          </w:tcPr>
          <w:p w14:paraId="6A185439"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312" w:type="dxa"/>
            <w:tcBorders>
              <w:top w:val="single" w:sz="4" w:space="0" w:color="auto"/>
              <w:bottom w:val="single" w:sz="12" w:space="0" w:color="auto"/>
            </w:tcBorders>
            <w:shd w:val="clear" w:color="auto" w:fill="auto"/>
            <w:vAlign w:val="bottom"/>
          </w:tcPr>
          <w:p w14:paraId="42640E63"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311" w:type="dxa"/>
            <w:tcBorders>
              <w:top w:val="single" w:sz="4" w:space="0" w:color="auto"/>
              <w:bottom w:val="single" w:sz="12" w:space="0" w:color="auto"/>
            </w:tcBorders>
            <w:shd w:val="clear" w:color="auto" w:fill="auto"/>
            <w:vAlign w:val="bottom"/>
          </w:tcPr>
          <w:p w14:paraId="1388B33A"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312" w:type="dxa"/>
            <w:tcBorders>
              <w:top w:val="single" w:sz="4" w:space="0" w:color="auto"/>
              <w:bottom w:val="single" w:sz="12" w:space="0" w:color="auto"/>
            </w:tcBorders>
            <w:shd w:val="clear" w:color="auto" w:fill="auto"/>
            <w:vAlign w:val="bottom"/>
          </w:tcPr>
          <w:p w14:paraId="7E506194"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1A869150" w14:textId="77777777">
        <w:trPr>
          <w:trHeight w:hRule="exact" w:val="115"/>
          <w:tblHeader/>
        </w:trPr>
        <w:tc>
          <w:tcPr>
            <w:tcW w:w="2053" w:type="dxa"/>
            <w:tcBorders>
              <w:top w:val="single" w:sz="12" w:space="0" w:color="auto"/>
            </w:tcBorders>
            <w:shd w:val="clear" w:color="auto" w:fill="auto"/>
            <w:vAlign w:val="bottom"/>
          </w:tcPr>
          <w:p w14:paraId="113E566A" w14:textId="77777777" w:rsidR="00725033" w:rsidRPr="00DE2C8C" w:rsidRDefault="00725033">
            <w:pPr>
              <w:spacing w:before="40" w:after="40" w:line="210" w:lineRule="exact"/>
              <w:ind w:right="40"/>
              <w:rPr>
                <w:rFonts w:eastAsia="Calibri"/>
                <w:color w:val="000000" w:themeColor="text1"/>
                <w:sz w:val="17"/>
              </w:rPr>
            </w:pPr>
          </w:p>
        </w:tc>
        <w:tc>
          <w:tcPr>
            <w:tcW w:w="1311" w:type="dxa"/>
            <w:tcBorders>
              <w:top w:val="single" w:sz="12" w:space="0" w:color="auto"/>
            </w:tcBorders>
            <w:shd w:val="clear" w:color="auto" w:fill="auto"/>
            <w:vAlign w:val="bottom"/>
          </w:tcPr>
          <w:p w14:paraId="1F85EA51"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1" w:type="dxa"/>
            <w:tcBorders>
              <w:top w:val="single" w:sz="12" w:space="0" w:color="auto"/>
            </w:tcBorders>
            <w:shd w:val="clear" w:color="auto" w:fill="auto"/>
            <w:vAlign w:val="bottom"/>
          </w:tcPr>
          <w:p w14:paraId="6F7AD5AD"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2" w:type="dxa"/>
            <w:tcBorders>
              <w:top w:val="single" w:sz="12" w:space="0" w:color="auto"/>
            </w:tcBorders>
            <w:shd w:val="clear" w:color="auto" w:fill="auto"/>
            <w:vAlign w:val="bottom"/>
          </w:tcPr>
          <w:p w14:paraId="56644D26"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1" w:type="dxa"/>
            <w:tcBorders>
              <w:top w:val="single" w:sz="12" w:space="0" w:color="auto"/>
            </w:tcBorders>
            <w:shd w:val="clear" w:color="auto" w:fill="auto"/>
            <w:vAlign w:val="bottom"/>
          </w:tcPr>
          <w:p w14:paraId="60F09C05"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2" w:type="dxa"/>
            <w:tcBorders>
              <w:top w:val="single" w:sz="12" w:space="0" w:color="auto"/>
            </w:tcBorders>
            <w:shd w:val="clear" w:color="auto" w:fill="auto"/>
            <w:vAlign w:val="bottom"/>
          </w:tcPr>
          <w:p w14:paraId="099E5744"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78A7A5B7" w14:textId="77777777">
        <w:tc>
          <w:tcPr>
            <w:tcW w:w="2053" w:type="dxa"/>
            <w:tcBorders>
              <w:bottom w:val="single" w:sz="12" w:space="0" w:color="auto"/>
            </w:tcBorders>
            <w:shd w:val="clear" w:color="auto" w:fill="auto"/>
            <w:vAlign w:val="bottom"/>
          </w:tcPr>
          <w:p w14:paraId="37817A16" w14:textId="77777777" w:rsidR="00725033" w:rsidRPr="00DE2C8C" w:rsidRDefault="00725033">
            <w:pPr>
              <w:tabs>
                <w:tab w:val="left" w:pos="288"/>
                <w:tab w:val="left" w:pos="576"/>
                <w:tab w:val="left" w:pos="864"/>
                <w:tab w:val="left" w:pos="1152"/>
              </w:tabs>
              <w:spacing w:before="40" w:after="40" w:line="200" w:lineRule="exact"/>
              <w:ind w:right="43"/>
              <w:rPr>
                <w:rFonts w:eastAsia="Calibri"/>
                <w:b/>
                <w:bCs/>
                <w:color w:val="000000" w:themeColor="text1"/>
                <w:sz w:val="17"/>
              </w:rPr>
            </w:pPr>
            <w:r w:rsidRPr="00DE2C8C">
              <w:rPr>
                <w:rFonts w:eastAsia="Calibri"/>
                <w:b/>
                <w:bCs/>
                <w:color w:val="000000" w:themeColor="text1"/>
                <w:sz w:val="17"/>
              </w:rPr>
              <w:t>Consultants and consulting services</w:t>
            </w:r>
          </w:p>
        </w:tc>
        <w:tc>
          <w:tcPr>
            <w:tcW w:w="1311" w:type="dxa"/>
            <w:tcBorders>
              <w:bottom w:val="single" w:sz="12" w:space="0" w:color="auto"/>
            </w:tcBorders>
            <w:shd w:val="clear" w:color="auto" w:fill="auto"/>
            <w:vAlign w:val="bottom"/>
          </w:tcPr>
          <w:p w14:paraId="7D357787"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szCs w:val="17"/>
              </w:rPr>
            </w:pPr>
            <w:r w:rsidRPr="00DE2C8C">
              <w:rPr>
                <w:rFonts w:eastAsia="Calibri"/>
                <w:color w:val="000000" w:themeColor="text1"/>
                <w:sz w:val="17"/>
                <w:szCs w:val="17"/>
              </w:rPr>
              <w:t xml:space="preserve"> 19.6 </w:t>
            </w:r>
          </w:p>
        </w:tc>
        <w:tc>
          <w:tcPr>
            <w:tcW w:w="1311" w:type="dxa"/>
            <w:tcBorders>
              <w:bottom w:val="single" w:sz="12" w:space="0" w:color="auto"/>
            </w:tcBorders>
            <w:shd w:val="clear" w:color="auto" w:fill="auto"/>
            <w:vAlign w:val="bottom"/>
          </w:tcPr>
          <w:p w14:paraId="07377892"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szCs w:val="17"/>
              </w:rPr>
            </w:pPr>
            <w:r w:rsidRPr="00DE2C8C">
              <w:rPr>
                <w:rFonts w:eastAsia="Calibri"/>
                <w:color w:val="000000" w:themeColor="text1"/>
                <w:sz w:val="17"/>
                <w:szCs w:val="17"/>
              </w:rPr>
              <w:t>6.7</w:t>
            </w:r>
          </w:p>
        </w:tc>
        <w:tc>
          <w:tcPr>
            <w:tcW w:w="1312" w:type="dxa"/>
            <w:tcBorders>
              <w:bottom w:val="single" w:sz="12" w:space="0" w:color="auto"/>
            </w:tcBorders>
            <w:shd w:val="clear" w:color="auto" w:fill="auto"/>
            <w:vAlign w:val="bottom"/>
          </w:tcPr>
          <w:p w14:paraId="76193CB2"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szCs w:val="17"/>
              </w:rPr>
            </w:pPr>
            <w:r w:rsidRPr="00DE2C8C">
              <w:rPr>
                <w:rFonts w:eastAsia="Calibri"/>
                <w:color w:val="000000" w:themeColor="text1"/>
                <w:sz w:val="17"/>
                <w:szCs w:val="17"/>
              </w:rPr>
              <w:t xml:space="preserve"> 19.6 </w:t>
            </w:r>
          </w:p>
        </w:tc>
        <w:tc>
          <w:tcPr>
            <w:tcW w:w="1311" w:type="dxa"/>
            <w:tcBorders>
              <w:bottom w:val="single" w:sz="12" w:space="0" w:color="auto"/>
            </w:tcBorders>
            <w:shd w:val="clear" w:color="auto" w:fill="auto"/>
            <w:vAlign w:val="bottom"/>
          </w:tcPr>
          <w:p w14:paraId="413A79B1"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w:t>
            </w:r>
          </w:p>
        </w:tc>
        <w:tc>
          <w:tcPr>
            <w:tcW w:w="1312" w:type="dxa"/>
            <w:tcBorders>
              <w:bottom w:val="single" w:sz="12" w:space="0" w:color="auto"/>
            </w:tcBorders>
            <w:shd w:val="clear" w:color="auto" w:fill="auto"/>
            <w:vAlign w:val="bottom"/>
          </w:tcPr>
          <w:p w14:paraId="7B5B4D0B"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(19.6)</w:t>
            </w:r>
          </w:p>
        </w:tc>
      </w:tr>
    </w:tbl>
    <w:p w14:paraId="528D4E1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11F9EF3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3C5B24E4" w14:textId="278E99FE" w:rsidR="00725033" w:rsidRPr="00DE2C8C" w:rsidRDefault="00725033" w:rsidP="006D3041">
      <w:pPr>
        <w:pStyle w:val="AUNAMA16Apr"/>
      </w:pPr>
      <w:r w:rsidRPr="00DE2C8C">
        <w:t xml:space="preserve">No resources are proposed for consultants and consulting services. </w:t>
      </w:r>
      <w:r w:rsidR="00DF37CA">
        <w:t xml:space="preserve">Resources </w:t>
      </w:r>
      <w:r w:rsidR="00E50A36">
        <w:t>to provide for</w:t>
      </w:r>
      <w:r w:rsidR="00DF37CA">
        <w:t xml:space="preserve"> </w:t>
      </w:r>
      <w:r w:rsidRPr="00DE2C8C">
        <w:t>services to enhance the language skills of Mission personnel previously budgeted under this</w:t>
      </w:r>
      <w:r w:rsidR="001A1C2C">
        <w:t xml:space="preserve"> budget</w:t>
      </w:r>
      <w:r w:rsidRPr="00DE2C8C">
        <w:t xml:space="preserve"> </w:t>
      </w:r>
      <w:r w:rsidR="00E50A36">
        <w:t>class</w:t>
      </w:r>
      <w:r w:rsidR="00E06BA3">
        <w:t>, are no</w:t>
      </w:r>
      <w:r w:rsidR="001D2B1B">
        <w:t>w being</w:t>
      </w:r>
      <w:r w:rsidR="00E06BA3">
        <w:t xml:space="preserve"> </w:t>
      </w:r>
      <w:r w:rsidR="001A1C2C">
        <w:t>budgeted</w:t>
      </w:r>
      <w:r w:rsidR="00E06BA3">
        <w:t xml:space="preserve"> under i</w:t>
      </w:r>
      <w:r w:rsidRPr="00DE2C8C">
        <w:t>ndividual contractual services</w:t>
      </w:r>
      <w:r w:rsidR="00E06BA3">
        <w:t xml:space="preserve"> to align to the modality of</w:t>
      </w:r>
      <w:r w:rsidR="0024452A">
        <w:t xml:space="preserve"> the contractual services</w:t>
      </w:r>
      <w:r w:rsidR="00E06BA3">
        <w:t>.</w:t>
      </w:r>
      <w:r w:rsidRPr="00DE2C8C">
        <w:t xml:space="preserve"> </w:t>
      </w:r>
    </w:p>
    <w:p w14:paraId="0FA307BD"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7C6C8704"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59C1BEEA" w14:textId="77777777" w:rsidR="005A7F8F" w:rsidRDefault="005A7F8F" w:rsidP="005A7F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1C4CFDC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63"/>
        <w:gridCol w:w="1309"/>
        <w:gridCol w:w="1309"/>
        <w:gridCol w:w="1432"/>
        <w:gridCol w:w="1187"/>
        <w:gridCol w:w="1310"/>
      </w:tblGrid>
      <w:tr w:rsidR="00725033" w:rsidRPr="00DE2C8C" w14:paraId="072C6158" w14:textId="77777777">
        <w:trPr>
          <w:tblHeader/>
        </w:trPr>
        <w:tc>
          <w:tcPr>
            <w:tcW w:w="2063" w:type="dxa"/>
            <w:tcBorders>
              <w:top w:val="single" w:sz="4" w:space="0" w:color="auto"/>
              <w:bottom w:val="single" w:sz="12" w:space="0" w:color="auto"/>
            </w:tcBorders>
            <w:shd w:val="clear" w:color="auto" w:fill="auto"/>
            <w:vAlign w:val="bottom"/>
          </w:tcPr>
          <w:p w14:paraId="50B0B87F" w14:textId="77777777" w:rsidR="00725033" w:rsidRPr="00DE2C8C" w:rsidRDefault="00725033">
            <w:pPr>
              <w:spacing w:before="81" w:after="81" w:line="160" w:lineRule="exact"/>
              <w:ind w:right="40"/>
              <w:jc w:val="both"/>
              <w:rPr>
                <w:rFonts w:eastAsia="Calibri"/>
                <w:i/>
                <w:color w:val="000000" w:themeColor="text1"/>
                <w:sz w:val="14"/>
              </w:rPr>
            </w:pPr>
          </w:p>
        </w:tc>
        <w:tc>
          <w:tcPr>
            <w:tcW w:w="1309" w:type="dxa"/>
            <w:tcBorders>
              <w:top w:val="single" w:sz="4" w:space="0" w:color="auto"/>
              <w:bottom w:val="single" w:sz="12" w:space="0" w:color="auto"/>
            </w:tcBorders>
            <w:shd w:val="clear" w:color="auto" w:fill="auto"/>
            <w:vAlign w:val="bottom"/>
          </w:tcPr>
          <w:p w14:paraId="26A2CDFC"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309" w:type="dxa"/>
            <w:tcBorders>
              <w:top w:val="single" w:sz="4" w:space="0" w:color="auto"/>
              <w:bottom w:val="single" w:sz="12" w:space="0" w:color="auto"/>
            </w:tcBorders>
            <w:shd w:val="clear" w:color="auto" w:fill="auto"/>
            <w:vAlign w:val="bottom"/>
          </w:tcPr>
          <w:p w14:paraId="4EC4FAF6"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432" w:type="dxa"/>
            <w:tcBorders>
              <w:top w:val="single" w:sz="4" w:space="0" w:color="auto"/>
              <w:bottom w:val="single" w:sz="12" w:space="0" w:color="auto"/>
            </w:tcBorders>
            <w:shd w:val="clear" w:color="auto" w:fill="auto"/>
            <w:vAlign w:val="bottom"/>
          </w:tcPr>
          <w:p w14:paraId="75DC94F8"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187" w:type="dxa"/>
            <w:tcBorders>
              <w:top w:val="single" w:sz="4" w:space="0" w:color="auto"/>
              <w:bottom w:val="single" w:sz="12" w:space="0" w:color="auto"/>
            </w:tcBorders>
            <w:shd w:val="clear" w:color="auto" w:fill="auto"/>
            <w:vAlign w:val="bottom"/>
          </w:tcPr>
          <w:p w14:paraId="2A4BD3A0"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310" w:type="dxa"/>
            <w:tcBorders>
              <w:top w:val="single" w:sz="4" w:space="0" w:color="auto"/>
              <w:bottom w:val="single" w:sz="12" w:space="0" w:color="auto"/>
            </w:tcBorders>
            <w:shd w:val="clear" w:color="auto" w:fill="auto"/>
            <w:vAlign w:val="bottom"/>
          </w:tcPr>
          <w:p w14:paraId="3A025966"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07AA3C36" w14:textId="77777777">
        <w:trPr>
          <w:trHeight w:hRule="exact" w:val="115"/>
          <w:tblHeader/>
        </w:trPr>
        <w:tc>
          <w:tcPr>
            <w:tcW w:w="2063" w:type="dxa"/>
            <w:tcBorders>
              <w:top w:val="single" w:sz="12" w:space="0" w:color="auto"/>
            </w:tcBorders>
            <w:shd w:val="clear" w:color="auto" w:fill="auto"/>
            <w:vAlign w:val="bottom"/>
          </w:tcPr>
          <w:p w14:paraId="4C9F24CA" w14:textId="77777777" w:rsidR="00725033" w:rsidRPr="00DE2C8C" w:rsidRDefault="00725033">
            <w:pPr>
              <w:spacing w:before="40" w:after="40" w:line="210" w:lineRule="exact"/>
              <w:ind w:right="40"/>
              <w:jc w:val="both"/>
              <w:rPr>
                <w:rFonts w:eastAsia="Calibri"/>
                <w:color w:val="000000" w:themeColor="text1"/>
                <w:sz w:val="17"/>
              </w:rPr>
            </w:pPr>
          </w:p>
        </w:tc>
        <w:tc>
          <w:tcPr>
            <w:tcW w:w="1309" w:type="dxa"/>
            <w:tcBorders>
              <w:top w:val="single" w:sz="12" w:space="0" w:color="auto"/>
            </w:tcBorders>
            <w:shd w:val="clear" w:color="auto" w:fill="auto"/>
            <w:vAlign w:val="bottom"/>
          </w:tcPr>
          <w:p w14:paraId="10533F97"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9" w:type="dxa"/>
            <w:tcBorders>
              <w:top w:val="single" w:sz="12" w:space="0" w:color="auto"/>
            </w:tcBorders>
            <w:shd w:val="clear" w:color="auto" w:fill="auto"/>
            <w:vAlign w:val="bottom"/>
          </w:tcPr>
          <w:p w14:paraId="64BB2E0A" w14:textId="77777777" w:rsidR="00725033" w:rsidRPr="00DE2C8C" w:rsidRDefault="00725033">
            <w:pPr>
              <w:spacing w:before="40" w:after="40" w:line="210" w:lineRule="exact"/>
              <w:ind w:left="144" w:right="40"/>
              <w:jc w:val="right"/>
              <w:rPr>
                <w:rFonts w:eastAsia="Calibri"/>
                <w:color w:val="000000" w:themeColor="text1"/>
                <w:sz w:val="17"/>
              </w:rPr>
            </w:pPr>
          </w:p>
        </w:tc>
        <w:tc>
          <w:tcPr>
            <w:tcW w:w="1432" w:type="dxa"/>
            <w:tcBorders>
              <w:top w:val="single" w:sz="12" w:space="0" w:color="auto"/>
            </w:tcBorders>
            <w:shd w:val="clear" w:color="auto" w:fill="auto"/>
            <w:vAlign w:val="bottom"/>
          </w:tcPr>
          <w:p w14:paraId="7BE21995" w14:textId="77777777" w:rsidR="00725033" w:rsidRPr="00DE2C8C" w:rsidRDefault="00725033">
            <w:pPr>
              <w:spacing w:before="40" w:after="40" w:line="210" w:lineRule="exact"/>
              <w:ind w:left="144" w:right="40"/>
              <w:jc w:val="right"/>
              <w:rPr>
                <w:rFonts w:eastAsia="Calibri"/>
                <w:color w:val="000000" w:themeColor="text1"/>
                <w:sz w:val="17"/>
              </w:rPr>
            </w:pPr>
          </w:p>
        </w:tc>
        <w:tc>
          <w:tcPr>
            <w:tcW w:w="1187" w:type="dxa"/>
            <w:tcBorders>
              <w:top w:val="single" w:sz="12" w:space="0" w:color="auto"/>
            </w:tcBorders>
            <w:shd w:val="clear" w:color="auto" w:fill="auto"/>
            <w:vAlign w:val="bottom"/>
          </w:tcPr>
          <w:p w14:paraId="2BFC752C"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0" w:type="dxa"/>
            <w:tcBorders>
              <w:top w:val="single" w:sz="12" w:space="0" w:color="auto"/>
            </w:tcBorders>
            <w:shd w:val="clear" w:color="auto" w:fill="auto"/>
            <w:vAlign w:val="bottom"/>
          </w:tcPr>
          <w:p w14:paraId="0F27DF32" w14:textId="77777777" w:rsidR="00725033" w:rsidRPr="00DE2C8C" w:rsidRDefault="00725033">
            <w:pPr>
              <w:spacing w:before="40" w:after="40" w:line="210" w:lineRule="exact"/>
              <w:ind w:left="144" w:right="40"/>
              <w:jc w:val="right"/>
              <w:rPr>
                <w:rFonts w:eastAsia="Calibri"/>
                <w:color w:val="000000" w:themeColor="text1"/>
                <w:sz w:val="17"/>
              </w:rPr>
            </w:pPr>
          </w:p>
        </w:tc>
      </w:tr>
      <w:tr w:rsidR="00A04BED" w:rsidRPr="00DE2C8C" w14:paraId="37A0A45F" w14:textId="77777777" w:rsidTr="005B4AA4">
        <w:tc>
          <w:tcPr>
            <w:tcW w:w="2063" w:type="dxa"/>
            <w:tcBorders>
              <w:bottom w:val="single" w:sz="12" w:space="0" w:color="auto"/>
            </w:tcBorders>
            <w:shd w:val="clear" w:color="auto" w:fill="auto"/>
            <w:vAlign w:val="center"/>
          </w:tcPr>
          <w:p w14:paraId="28D49C31" w14:textId="77777777" w:rsidR="00A04BED" w:rsidRPr="00DE2C8C" w:rsidRDefault="00A04BED" w:rsidP="00A04BED">
            <w:pPr>
              <w:tabs>
                <w:tab w:val="left" w:pos="288"/>
                <w:tab w:val="left" w:pos="576"/>
                <w:tab w:val="left" w:pos="864"/>
                <w:tab w:val="left" w:pos="1152"/>
              </w:tabs>
              <w:spacing w:before="40" w:after="40" w:line="200" w:lineRule="exact"/>
              <w:ind w:right="43"/>
              <w:rPr>
                <w:rFonts w:eastAsia="Calibri"/>
                <w:b/>
                <w:bCs/>
                <w:color w:val="000000" w:themeColor="text1"/>
                <w:sz w:val="17"/>
              </w:rPr>
            </w:pPr>
            <w:r w:rsidRPr="004E2886">
              <w:rPr>
                <w:rFonts w:eastAsia="Calibri"/>
                <w:b/>
                <w:bCs/>
                <w:color w:val="000000" w:themeColor="text1"/>
                <w:sz w:val="17"/>
              </w:rPr>
              <w:t>Official travel</w:t>
            </w:r>
          </w:p>
        </w:tc>
        <w:tc>
          <w:tcPr>
            <w:tcW w:w="1309" w:type="dxa"/>
            <w:tcBorders>
              <w:bottom w:val="single" w:sz="12" w:space="0" w:color="auto"/>
            </w:tcBorders>
            <w:shd w:val="clear" w:color="auto" w:fill="auto"/>
          </w:tcPr>
          <w:p w14:paraId="7F78BC98" w14:textId="77777777" w:rsidR="00A04BED" w:rsidRPr="00DE2C8C" w:rsidRDefault="00A04BED" w:rsidP="00A04BED">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994.7</w:t>
            </w:r>
          </w:p>
        </w:tc>
        <w:tc>
          <w:tcPr>
            <w:tcW w:w="1309" w:type="dxa"/>
            <w:tcBorders>
              <w:bottom w:val="single" w:sz="12" w:space="0" w:color="auto"/>
            </w:tcBorders>
            <w:shd w:val="clear" w:color="auto" w:fill="auto"/>
          </w:tcPr>
          <w:p w14:paraId="55E80748" w14:textId="472C76A6" w:rsidR="00A04BED" w:rsidRPr="00DE2C8C" w:rsidRDefault="00A04BED" w:rsidP="00A04BED">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46</w:t>
            </w:r>
            <w:r w:rsidR="004A3F25">
              <w:rPr>
                <w:rFonts w:eastAsia="Calibri"/>
                <w:color w:val="000000" w:themeColor="text1"/>
                <w:sz w:val="17"/>
              </w:rPr>
              <w:t>4</w:t>
            </w:r>
            <w:r w:rsidRPr="00DE2C8C">
              <w:rPr>
                <w:rFonts w:eastAsia="Calibri"/>
                <w:color w:val="000000" w:themeColor="text1"/>
                <w:sz w:val="17"/>
              </w:rPr>
              <w:t>.</w:t>
            </w:r>
            <w:r w:rsidR="004A3F25">
              <w:rPr>
                <w:rFonts w:eastAsia="Calibri"/>
                <w:color w:val="000000" w:themeColor="text1"/>
                <w:sz w:val="17"/>
              </w:rPr>
              <w:t>2</w:t>
            </w:r>
          </w:p>
        </w:tc>
        <w:tc>
          <w:tcPr>
            <w:tcW w:w="1432" w:type="dxa"/>
            <w:tcBorders>
              <w:bottom w:val="single" w:sz="12" w:space="0" w:color="auto"/>
            </w:tcBorders>
            <w:shd w:val="clear" w:color="auto" w:fill="auto"/>
          </w:tcPr>
          <w:p w14:paraId="416C3CEF" w14:textId="77777777" w:rsidR="00A04BED" w:rsidRPr="00DE2C8C" w:rsidRDefault="00A04BED" w:rsidP="00A04BED">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 xml:space="preserve"> 994.5</w:t>
            </w:r>
          </w:p>
        </w:tc>
        <w:tc>
          <w:tcPr>
            <w:tcW w:w="1187" w:type="dxa"/>
            <w:tcBorders>
              <w:bottom w:val="single" w:sz="12" w:space="0" w:color="auto"/>
            </w:tcBorders>
            <w:shd w:val="clear" w:color="auto" w:fill="auto"/>
          </w:tcPr>
          <w:p w14:paraId="706A6640" w14:textId="1F08C99B" w:rsidR="00A04BED" w:rsidRPr="00DE2C8C" w:rsidRDefault="00A04BED" w:rsidP="00A04BED">
            <w:pPr>
              <w:tabs>
                <w:tab w:val="left" w:pos="1076"/>
              </w:tabs>
              <w:spacing w:before="40" w:after="40" w:line="200" w:lineRule="exact"/>
              <w:ind w:left="144" w:right="21"/>
              <w:jc w:val="right"/>
              <w:rPr>
                <w:rFonts w:eastAsia="Calibri"/>
                <w:color w:val="000000" w:themeColor="text1"/>
                <w:sz w:val="17"/>
                <w:szCs w:val="17"/>
              </w:rPr>
            </w:pPr>
            <w:r>
              <w:rPr>
                <w:rFonts w:eastAsia="Calibri"/>
                <w:color w:val="000000" w:themeColor="text1"/>
                <w:sz w:val="17"/>
                <w:szCs w:val="17"/>
              </w:rPr>
              <w:t>994.5</w:t>
            </w:r>
          </w:p>
        </w:tc>
        <w:tc>
          <w:tcPr>
            <w:tcW w:w="1310" w:type="dxa"/>
            <w:tcBorders>
              <w:bottom w:val="single" w:sz="12" w:space="0" w:color="auto"/>
            </w:tcBorders>
            <w:shd w:val="clear" w:color="auto" w:fill="auto"/>
            <w:vAlign w:val="bottom"/>
          </w:tcPr>
          <w:p w14:paraId="3CE1A5C1" w14:textId="3D5AE90C" w:rsidR="00A04BED" w:rsidRPr="00DE2C8C" w:rsidRDefault="00A04BED" w:rsidP="00A04BED">
            <w:pPr>
              <w:tabs>
                <w:tab w:val="left" w:pos="288"/>
                <w:tab w:val="left" w:pos="576"/>
                <w:tab w:val="left" w:pos="864"/>
                <w:tab w:val="left" w:pos="1152"/>
              </w:tabs>
              <w:spacing w:before="40" w:after="40" w:line="200" w:lineRule="exact"/>
              <w:ind w:left="144" w:right="43"/>
              <w:jc w:val="right"/>
              <w:rPr>
                <w:rFonts w:eastAsia="Calibri"/>
                <w:color w:val="000000" w:themeColor="text1"/>
                <w:sz w:val="17"/>
                <w:szCs w:val="17"/>
              </w:rPr>
            </w:pPr>
            <w:r w:rsidRPr="00DE2C8C">
              <w:rPr>
                <w:rFonts w:eastAsia="Calibri"/>
                <w:color w:val="000000" w:themeColor="text1"/>
                <w:sz w:val="17"/>
              </w:rPr>
              <w:t>-</w:t>
            </w:r>
          </w:p>
        </w:tc>
      </w:tr>
    </w:tbl>
    <w:p w14:paraId="28CEA063"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19EBC192"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46DBC15" w14:textId="29E63017" w:rsidR="00725033" w:rsidRPr="00DE2C8C" w:rsidRDefault="00E942DC" w:rsidP="006D3041">
      <w:pPr>
        <w:pStyle w:val="AUNAMA16Apr"/>
      </w:pPr>
      <w:r w:rsidRPr="00DE2C8C">
        <w:rPr>
          <w:color w:val="000000" w:themeColor="text1"/>
        </w:rPr>
        <w:t>Resources amounting to $</w:t>
      </w:r>
      <w:r>
        <w:rPr>
          <w:color w:val="000000" w:themeColor="text1"/>
        </w:rPr>
        <w:t>994,500</w:t>
      </w:r>
      <w:r w:rsidRPr="00DE2C8C">
        <w:rPr>
          <w:color w:val="000000" w:themeColor="text1"/>
        </w:rPr>
        <w:t xml:space="preserve"> are proposed to provide for official business travel ($</w:t>
      </w:r>
      <w:r w:rsidR="006B4147">
        <w:rPr>
          <w:color w:val="000000" w:themeColor="text1"/>
        </w:rPr>
        <w:t>820</w:t>
      </w:r>
      <w:r w:rsidRPr="00DE2C8C">
        <w:rPr>
          <w:color w:val="000000" w:themeColor="text1"/>
        </w:rPr>
        <w:t>,</w:t>
      </w:r>
      <w:r w:rsidR="006B4147">
        <w:rPr>
          <w:color w:val="000000" w:themeColor="text1"/>
        </w:rPr>
        <w:t>8</w:t>
      </w:r>
      <w:r w:rsidRPr="00DE2C8C">
        <w:rPr>
          <w:color w:val="000000" w:themeColor="text1"/>
        </w:rPr>
        <w:t>00), comprising:</w:t>
      </w:r>
      <w:r w:rsidR="006B4147">
        <w:rPr>
          <w:color w:val="000000" w:themeColor="text1"/>
        </w:rPr>
        <w:t xml:space="preserve"> </w:t>
      </w:r>
      <w:r w:rsidRPr="00DE2C8C">
        <w:rPr>
          <w:color w:val="000000" w:themeColor="text1"/>
        </w:rPr>
        <w:t>within-Mission travel to provide essential technical support for field offices and to facilitate regular programme consultations among Mission components for the effective implementation of its mandate; and travel outside the Mission area, including attendance at various high-level conferences on Afghanistan by the Special Representative of the Secretary-General and senior staff, for the implementation of the Mission’s mandate, meetings and consultations with political counterparts, and briefings to the Security Council, as well as travel related to training</w:t>
      </w:r>
      <w:r w:rsidR="005D72A1">
        <w:rPr>
          <w:color w:val="000000" w:themeColor="text1"/>
        </w:rPr>
        <w:t xml:space="preserve"> </w:t>
      </w:r>
      <w:r w:rsidR="005D72A1" w:rsidRPr="00DE2C8C">
        <w:rPr>
          <w:color w:val="000000" w:themeColor="text1"/>
        </w:rPr>
        <w:t>($173,700)</w:t>
      </w:r>
      <w:r w:rsidR="005D72A1">
        <w:rPr>
          <w:color w:val="000000" w:themeColor="text1"/>
        </w:rPr>
        <w:t>.</w:t>
      </w:r>
    </w:p>
    <w:p w14:paraId="00D53465"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E50029E" w14:textId="77777777" w:rsidR="005A7F8F" w:rsidRDefault="005A7F8F" w:rsidP="005A7F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596501FE"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0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43"/>
        <w:gridCol w:w="1122"/>
        <w:gridCol w:w="1311"/>
        <w:gridCol w:w="1311"/>
        <w:gridCol w:w="1311"/>
        <w:gridCol w:w="1305"/>
      </w:tblGrid>
      <w:tr w:rsidR="00725033" w:rsidRPr="00DE2C8C" w14:paraId="17ABA0F1" w14:textId="77777777" w:rsidTr="4B8D5E7B">
        <w:trPr>
          <w:trHeight w:val="300"/>
          <w:tblHeader/>
        </w:trPr>
        <w:tc>
          <w:tcPr>
            <w:tcW w:w="2243" w:type="dxa"/>
            <w:tcBorders>
              <w:top w:val="single" w:sz="4" w:space="0" w:color="auto"/>
              <w:bottom w:val="single" w:sz="12" w:space="0" w:color="auto"/>
            </w:tcBorders>
            <w:shd w:val="clear" w:color="auto" w:fill="auto"/>
            <w:vAlign w:val="bottom"/>
          </w:tcPr>
          <w:p w14:paraId="130A5234" w14:textId="77777777" w:rsidR="00725033" w:rsidRPr="00DE2C8C" w:rsidRDefault="00725033">
            <w:pPr>
              <w:spacing w:before="81" w:after="81" w:line="160" w:lineRule="exact"/>
              <w:ind w:right="40"/>
              <w:rPr>
                <w:rFonts w:eastAsia="Calibri"/>
                <w:i/>
                <w:color w:val="000000" w:themeColor="text1"/>
                <w:sz w:val="14"/>
              </w:rPr>
            </w:pPr>
          </w:p>
        </w:tc>
        <w:tc>
          <w:tcPr>
            <w:tcW w:w="1122" w:type="dxa"/>
            <w:tcBorders>
              <w:top w:val="single" w:sz="4" w:space="0" w:color="auto"/>
              <w:bottom w:val="single" w:sz="12" w:space="0" w:color="auto"/>
            </w:tcBorders>
            <w:shd w:val="clear" w:color="auto" w:fill="auto"/>
            <w:vAlign w:val="bottom"/>
          </w:tcPr>
          <w:p w14:paraId="0E006212"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311" w:type="dxa"/>
            <w:tcBorders>
              <w:top w:val="single" w:sz="4" w:space="0" w:color="auto"/>
              <w:bottom w:val="single" w:sz="12" w:space="0" w:color="auto"/>
            </w:tcBorders>
            <w:shd w:val="clear" w:color="auto" w:fill="auto"/>
            <w:vAlign w:val="bottom"/>
          </w:tcPr>
          <w:p w14:paraId="3FBF0376"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311" w:type="dxa"/>
            <w:tcBorders>
              <w:top w:val="single" w:sz="4" w:space="0" w:color="auto"/>
              <w:bottom w:val="single" w:sz="12" w:space="0" w:color="auto"/>
            </w:tcBorders>
            <w:shd w:val="clear" w:color="auto" w:fill="auto"/>
            <w:vAlign w:val="bottom"/>
          </w:tcPr>
          <w:p w14:paraId="1DF4A52E"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311" w:type="dxa"/>
            <w:tcBorders>
              <w:top w:val="single" w:sz="4" w:space="0" w:color="auto"/>
              <w:bottom w:val="single" w:sz="12" w:space="0" w:color="auto"/>
            </w:tcBorders>
            <w:shd w:val="clear" w:color="auto" w:fill="auto"/>
            <w:vAlign w:val="bottom"/>
          </w:tcPr>
          <w:p w14:paraId="4D718AFC"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305" w:type="dxa"/>
            <w:tcBorders>
              <w:top w:val="single" w:sz="4" w:space="0" w:color="auto"/>
              <w:bottom w:val="single" w:sz="12" w:space="0" w:color="auto"/>
            </w:tcBorders>
            <w:shd w:val="clear" w:color="auto" w:fill="auto"/>
            <w:vAlign w:val="bottom"/>
          </w:tcPr>
          <w:p w14:paraId="17EDC502"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3DADFC86" w14:textId="77777777" w:rsidTr="4B8D5E7B">
        <w:trPr>
          <w:trHeight w:hRule="exact" w:val="115"/>
          <w:tblHeader/>
        </w:trPr>
        <w:tc>
          <w:tcPr>
            <w:tcW w:w="2243" w:type="dxa"/>
            <w:tcBorders>
              <w:top w:val="single" w:sz="12" w:space="0" w:color="auto"/>
            </w:tcBorders>
            <w:shd w:val="clear" w:color="auto" w:fill="auto"/>
            <w:vAlign w:val="bottom"/>
          </w:tcPr>
          <w:p w14:paraId="2E49EE68" w14:textId="77777777" w:rsidR="00725033" w:rsidRPr="00DE2C8C" w:rsidRDefault="00725033">
            <w:pPr>
              <w:spacing w:before="40" w:after="40" w:line="210" w:lineRule="exact"/>
              <w:ind w:right="40"/>
              <w:rPr>
                <w:rFonts w:eastAsia="Calibri"/>
                <w:color w:val="000000" w:themeColor="text1"/>
                <w:sz w:val="17"/>
              </w:rPr>
            </w:pPr>
          </w:p>
        </w:tc>
        <w:tc>
          <w:tcPr>
            <w:tcW w:w="1122" w:type="dxa"/>
            <w:tcBorders>
              <w:top w:val="single" w:sz="12" w:space="0" w:color="auto"/>
            </w:tcBorders>
            <w:shd w:val="clear" w:color="auto" w:fill="auto"/>
            <w:vAlign w:val="bottom"/>
          </w:tcPr>
          <w:p w14:paraId="654BCFBD"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1" w:type="dxa"/>
            <w:tcBorders>
              <w:top w:val="single" w:sz="12" w:space="0" w:color="auto"/>
            </w:tcBorders>
            <w:shd w:val="clear" w:color="auto" w:fill="auto"/>
            <w:vAlign w:val="bottom"/>
          </w:tcPr>
          <w:p w14:paraId="286D7C33"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1" w:type="dxa"/>
            <w:tcBorders>
              <w:top w:val="single" w:sz="12" w:space="0" w:color="auto"/>
            </w:tcBorders>
            <w:shd w:val="clear" w:color="auto" w:fill="auto"/>
            <w:vAlign w:val="bottom"/>
          </w:tcPr>
          <w:p w14:paraId="0B4271A5"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1" w:type="dxa"/>
            <w:tcBorders>
              <w:top w:val="single" w:sz="12" w:space="0" w:color="auto"/>
            </w:tcBorders>
            <w:shd w:val="clear" w:color="auto" w:fill="auto"/>
            <w:vAlign w:val="bottom"/>
          </w:tcPr>
          <w:p w14:paraId="0F0E7480"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5" w:type="dxa"/>
            <w:tcBorders>
              <w:top w:val="single" w:sz="12" w:space="0" w:color="auto"/>
            </w:tcBorders>
            <w:shd w:val="clear" w:color="auto" w:fill="auto"/>
            <w:vAlign w:val="bottom"/>
          </w:tcPr>
          <w:p w14:paraId="389816C3"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52715D25" w14:textId="77777777" w:rsidTr="4B8D5E7B">
        <w:trPr>
          <w:trHeight w:val="300"/>
        </w:trPr>
        <w:tc>
          <w:tcPr>
            <w:tcW w:w="2243" w:type="dxa"/>
            <w:tcBorders>
              <w:bottom w:val="single" w:sz="12" w:space="0" w:color="auto"/>
            </w:tcBorders>
            <w:shd w:val="clear" w:color="auto" w:fill="auto"/>
            <w:vAlign w:val="center"/>
          </w:tcPr>
          <w:p w14:paraId="56BD77AC" w14:textId="77777777" w:rsidR="00725033" w:rsidRPr="00DE2C8C" w:rsidRDefault="00725033">
            <w:pPr>
              <w:tabs>
                <w:tab w:val="left" w:pos="288"/>
                <w:tab w:val="left" w:pos="576"/>
                <w:tab w:val="left" w:pos="864"/>
                <w:tab w:val="left" w:pos="1152"/>
              </w:tabs>
              <w:spacing w:before="40" w:after="40" w:line="210" w:lineRule="exact"/>
              <w:ind w:right="-8"/>
              <w:rPr>
                <w:rFonts w:eastAsia="Calibri"/>
                <w:b/>
                <w:bCs/>
                <w:color w:val="000000" w:themeColor="text1"/>
                <w:sz w:val="17"/>
                <w:szCs w:val="17"/>
              </w:rPr>
            </w:pPr>
            <w:r w:rsidRPr="00DE2C8C">
              <w:rPr>
                <w:rFonts w:eastAsia="Calibri"/>
                <w:b/>
                <w:bCs/>
                <w:color w:val="000000" w:themeColor="text1"/>
                <w:sz w:val="17"/>
                <w:szCs w:val="17"/>
              </w:rPr>
              <w:t>Facilities and infrastructure</w:t>
            </w:r>
          </w:p>
        </w:tc>
        <w:tc>
          <w:tcPr>
            <w:tcW w:w="1122" w:type="dxa"/>
            <w:tcBorders>
              <w:bottom w:val="single" w:sz="12" w:space="0" w:color="auto"/>
            </w:tcBorders>
            <w:shd w:val="clear" w:color="auto" w:fill="auto"/>
            <w:vAlign w:val="center"/>
          </w:tcPr>
          <w:p w14:paraId="3DA4D6E7"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E2C8C">
              <w:rPr>
                <w:rFonts w:eastAsia="Calibri"/>
                <w:color w:val="000000" w:themeColor="text1"/>
                <w:sz w:val="17"/>
                <w:szCs w:val="17"/>
              </w:rPr>
              <w:t>19 357.4</w:t>
            </w:r>
          </w:p>
        </w:tc>
        <w:tc>
          <w:tcPr>
            <w:tcW w:w="1311" w:type="dxa"/>
            <w:tcBorders>
              <w:bottom w:val="single" w:sz="12" w:space="0" w:color="auto"/>
            </w:tcBorders>
            <w:shd w:val="clear" w:color="auto" w:fill="auto"/>
            <w:vAlign w:val="center"/>
          </w:tcPr>
          <w:p w14:paraId="77D53874" w14:textId="0FD0900E"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E2C8C">
              <w:rPr>
                <w:rFonts w:eastAsia="Calibri"/>
                <w:color w:val="000000" w:themeColor="text1"/>
                <w:sz w:val="17"/>
                <w:szCs w:val="17"/>
              </w:rPr>
              <w:t>15</w:t>
            </w:r>
            <w:r w:rsidR="004A3F25">
              <w:rPr>
                <w:rFonts w:eastAsia="Calibri"/>
                <w:color w:val="000000" w:themeColor="text1"/>
                <w:sz w:val="17"/>
                <w:szCs w:val="17"/>
              </w:rPr>
              <w:t xml:space="preserve"> </w:t>
            </w:r>
            <w:r w:rsidR="001B24A8">
              <w:rPr>
                <w:rFonts w:eastAsia="Calibri"/>
                <w:color w:val="000000" w:themeColor="text1"/>
                <w:sz w:val="17"/>
                <w:szCs w:val="17"/>
              </w:rPr>
              <w:t>22</w:t>
            </w:r>
            <w:r w:rsidR="004A3F25">
              <w:rPr>
                <w:rFonts w:eastAsia="Calibri"/>
                <w:color w:val="000000" w:themeColor="text1"/>
                <w:sz w:val="17"/>
                <w:szCs w:val="17"/>
              </w:rPr>
              <w:t>6</w:t>
            </w:r>
            <w:r w:rsidR="001B24A8">
              <w:rPr>
                <w:rFonts w:eastAsia="Calibri"/>
                <w:color w:val="000000" w:themeColor="text1"/>
                <w:sz w:val="17"/>
                <w:szCs w:val="17"/>
              </w:rPr>
              <w:t>.0</w:t>
            </w:r>
          </w:p>
        </w:tc>
        <w:tc>
          <w:tcPr>
            <w:tcW w:w="1311" w:type="dxa"/>
            <w:tcBorders>
              <w:bottom w:val="single" w:sz="12" w:space="0" w:color="auto"/>
            </w:tcBorders>
            <w:shd w:val="clear" w:color="auto" w:fill="auto"/>
            <w:vAlign w:val="center"/>
          </w:tcPr>
          <w:p w14:paraId="49E3A07E"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DE2C8C">
              <w:rPr>
                <w:rFonts w:eastAsia="Calibri"/>
                <w:color w:val="000000" w:themeColor="text1"/>
                <w:sz w:val="17"/>
                <w:szCs w:val="17"/>
              </w:rPr>
              <w:t>18 181.4</w:t>
            </w:r>
          </w:p>
        </w:tc>
        <w:tc>
          <w:tcPr>
            <w:tcW w:w="1311" w:type="dxa"/>
            <w:tcBorders>
              <w:bottom w:val="single" w:sz="12" w:space="0" w:color="auto"/>
            </w:tcBorders>
            <w:shd w:val="clear" w:color="auto" w:fill="auto"/>
            <w:vAlign w:val="center"/>
          </w:tcPr>
          <w:p w14:paraId="3C90E069" w14:textId="0FEDB300" w:rsidR="00725033" w:rsidRPr="00DE2C8C" w:rsidRDefault="00725033">
            <w:pPr>
              <w:tabs>
                <w:tab w:val="left" w:pos="288"/>
                <w:tab w:val="left" w:pos="576"/>
                <w:tab w:val="left" w:pos="864"/>
                <w:tab w:val="left" w:pos="1152"/>
              </w:tabs>
              <w:spacing w:before="40" w:after="40"/>
              <w:ind w:left="144" w:right="40"/>
              <w:jc w:val="right"/>
              <w:rPr>
                <w:rFonts w:eastAsia="Calibri"/>
                <w:color w:val="000000" w:themeColor="text1"/>
                <w:sz w:val="17"/>
                <w:szCs w:val="17"/>
              </w:rPr>
            </w:pPr>
            <w:r w:rsidRPr="4B8D5E7B">
              <w:rPr>
                <w:rFonts w:eastAsia="Calibri"/>
                <w:color w:val="000000" w:themeColor="text1"/>
                <w:sz w:val="17"/>
                <w:szCs w:val="17"/>
              </w:rPr>
              <w:t xml:space="preserve">21 </w:t>
            </w:r>
            <w:r w:rsidR="7435965D" w:rsidRPr="4B8D5E7B">
              <w:rPr>
                <w:rFonts w:eastAsia="Calibri"/>
                <w:color w:val="000000" w:themeColor="text1"/>
                <w:sz w:val="17"/>
                <w:szCs w:val="17"/>
              </w:rPr>
              <w:t>810.4</w:t>
            </w:r>
          </w:p>
        </w:tc>
        <w:tc>
          <w:tcPr>
            <w:tcW w:w="1305" w:type="dxa"/>
            <w:tcBorders>
              <w:bottom w:val="single" w:sz="12" w:space="0" w:color="auto"/>
            </w:tcBorders>
            <w:shd w:val="clear" w:color="auto" w:fill="auto"/>
            <w:vAlign w:val="center"/>
          </w:tcPr>
          <w:p w14:paraId="1CFDDF6F" w14:textId="758AC143" w:rsidR="00725033" w:rsidRPr="00DE2C8C" w:rsidRDefault="001B24A8">
            <w:pPr>
              <w:tabs>
                <w:tab w:val="left" w:pos="288"/>
                <w:tab w:val="left" w:pos="576"/>
                <w:tab w:val="left" w:pos="864"/>
                <w:tab w:val="left" w:pos="1152"/>
              </w:tabs>
              <w:spacing w:before="40" w:after="40"/>
              <w:ind w:left="144" w:right="40"/>
              <w:jc w:val="right"/>
              <w:rPr>
                <w:rFonts w:eastAsia="Calibri"/>
                <w:color w:val="000000" w:themeColor="text1"/>
                <w:sz w:val="17"/>
                <w:szCs w:val="17"/>
              </w:rPr>
            </w:pPr>
            <w:r>
              <w:rPr>
                <w:rFonts w:eastAsia="Calibri"/>
                <w:color w:val="000000" w:themeColor="text1"/>
                <w:sz w:val="17"/>
                <w:szCs w:val="17"/>
              </w:rPr>
              <w:t>3 629.0</w:t>
            </w:r>
          </w:p>
        </w:tc>
      </w:tr>
    </w:tbl>
    <w:p w14:paraId="620F3AA4"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7D499C7C"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C054B5E" w14:textId="5B6911BE" w:rsidR="00725033" w:rsidRPr="007A7797" w:rsidRDefault="00725033" w:rsidP="007320AB">
      <w:pPr>
        <w:pStyle w:val="AUNAMA16Apr"/>
      </w:pPr>
      <w:r w:rsidRPr="007A7797">
        <w:t xml:space="preserve">The increased requirements are attributable to: </w:t>
      </w:r>
      <w:r w:rsidR="000855DD" w:rsidRPr="007A7797">
        <w:t xml:space="preserve">(a) </w:t>
      </w:r>
      <w:r w:rsidRPr="007A7797">
        <w:t xml:space="preserve">higher requirements for </w:t>
      </w:r>
      <w:r w:rsidR="00C058DC">
        <w:t xml:space="preserve">minor </w:t>
      </w:r>
      <w:r w:rsidR="00541816" w:rsidRPr="007A7797">
        <w:t xml:space="preserve">construction and renovation works </w:t>
      </w:r>
      <w:r w:rsidR="00516F1D">
        <w:t xml:space="preserve">for the </w:t>
      </w:r>
      <w:r w:rsidR="00595AEC" w:rsidRPr="007A7797">
        <w:rPr>
          <w:w w:val="102"/>
        </w:rPr>
        <w:t>construction of a</w:t>
      </w:r>
      <w:r w:rsidR="007320AB" w:rsidRPr="007A7797">
        <w:rPr>
          <w:w w:val="102"/>
        </w:rPr>
        <w:t xml:space="preserve"> central warehouse for more efficient space management, improvement to wastewater treatment plant to promote waste segregation and recycling efforts,</w:t>
      </w:r>
      <w:r w:rsidR="00825418" w:rsidRPr="007A7797">
        <w:rPr>
          <w:w w:val="102"/>
        </w:rPr>
        <w:t xml:space="preserve"> </w:t>
      </w:r>
      <w:r w:rsidR="007320AB" w:rsidRPr="007A7797">
        <w:rPr>
          <w:w w:val="102"/>
        </w:rPr>
        <w:t>improvement to</w:t>
      </w:r>
      <w:r w:rsidR="00825418" w:rsidRPr="007A7797">
        <w:rPr>
          <w:w w:val="102"/>
        </w:rPr>
        <w:t xml:space="preserve"> compound</w:t>
      </w:r>
      <w:r w:rsidR="007320AB" w:rsidRPr="007A7797">
        <w:rPr>
          <w:w w:val="102"/>
        </w:rPr>
        <w:t xml:space="preserve"> facilities including upgrading security perimeter</w:t>
      </w:r>
      <w:r w:rsidR="00825418" w:rsidRPr="007A7797">
        <w:rPr>
          <w:w w:val="102"/>
        </w:rPr>
        <w:t xml:space="preserve"> and</w:t>
      </w:r>
      <w:r w:rsidR="007320AB" w:rsidRPr="007A7797">
        <w:rPr>
          <w:w w:val="102"/>
        </w:rPr>
        <w:t xml:space="preserve"> </w:t>
      </w:r>
      <w:r w:rsidR="00F72393" w:rsidRPr="007A7797">
        <w:rPr>
          <w:w w:val="102"/>
        </w:rPr>
        <w:t xml:space="preserve">air conditioning systems in the </w:t>
      </w:r>
      <w:r w:rsidR="000855DD" w:rsidRPr="007A7797">
        <w:rPr>
          <w:w w:val="102"/>
        </w:rPr>
        <w:t>field</w:t>
      </w:r>
      <w:r w:rsidR="00363788" w:rsidRPr="007A7797">
        <w:rPr>
          <w:w w:val="102"/>
        </w:rPr>
        <w:t xml:space="preserve">; and (b) </w:t>
      </w:r>
      <w:r w:rsidR="00516F1D">
        <w:rPr>
          <w:w w:val="102"/>
        </w:rPr>
        <w:t>the</w:t>
      </w:r>
      <w:r w:rsidR="00363788" w:rsidRPr="007A7797">
        <w:rPr>
          <w:w w:val="102"/>
        </w:rPr>
        <w:t xml:space="preserve"> acquisition</w:t>
      </w:r>
      <w:r w:rsidR="00516F1D">
        <w:rPr>
          <w:w w:val="102"/>
        </w:rPr>
        <w:t xml:space="preserve"> of</w:t>
      </w:r>
      <w:r w:rsidR="00363788" w:rsidRPr="007A7797">
        <w:rPr>
          <w:w w:val="102"/>
        </w:rPr>
        <w:t xml:space="preserve"> safety and security equipment</w:t>
      </w:r>
      <w:r w:rsidR="000C1506">
        <w:rPr>
          <w:w w:val="102"/>
        </w:rPr>
        <w:t xml:space="preserve"> as well as the </w:t>
      </w:r>
      <w:r w:rsidR="00363788" w:rsidRPr="007A7797">
        <w:rPr>
          <w:w w:val="102"/>
        </w:rPr>
        <w:t>replacement of prefabricated accommodations and equipment</w:t>
      </w:r>
      <w:r w:rsidR="00D54106" w:rsidRPr="007A7797">
        <w:rPr>
          <w:w w:val="102"/>
        </w:rPr>
        <w:t xml:space="preserve"> such as beddings, </w:t>
      </w:r>
      <w:r w:rsidR="00675EE0" w:rsidRPr="007A7797">
        <w:rPr>
          <w:w w:val="102"/>
        </w:rPr>
        <w:t>kitchen appliances needed to replace old equipment for the purposes of staff well-being in offices and accommodations</w:t>
      </w:r>
      <w:r w:rsidR="00363788" w:rsidRPr="007A7797">
        <w:rPr>
          <w:w w:val="102"/>
        </w:rPr>
        <w:t xml:space="preserve">, and </w:t>
      </w:r>
      <w:r w:rsidR="00BF64BC" w:rsidRPr="007A7797">
        <w:rPr>
          <w:w w:val="102"/>
        </w:rPr>
        <w:t xml:space="preserve">consumable </w:t>
      </w:r>
      <w:r w:rsidR="00363788" w:rsidRPr="007A7797">
        <w:rPr>
          <w:w w:val="102"/>
        </w:rPr>
        <w:t>engineering supplies</w:t>
      </w:r>
      <w:r w:rsidR="007A7015">
        <w:rPr>
          <w:w w:val="102"/>
        </w:rPr>
        <w:t xml:space="preserve"> required to support general maintenance </w:t>
      </w:r>
      <w:r w:rsidR="002F0D00">
        <w:rPr>
          <w:w w:val="102"/>
        </w:rPr>
        <w:t xml:space="preserve">and the proposed minor projects. </w:t>
      </w:r>
      <w:r w:rsidRPr="007A7797">
        <w:t>The increase</w:t>
      </w:r>
      <w:r w:rsidR="0033529E" w:rsidRPr="007A7797">
        <w:t xml:space="preserve">d requirements are </w:t>
      </w:r>
      <w:r w:rsidRPr="007A7797">
        <w:t xml:space="preserve">offset in part by lower requirements for security services </w:t>
      </w:r>
      <w:r w:rsidR="00595AEC" w:rsidRPr="007A7797">
        <w:t xml:space="preserve">based on latest contractual rates. </w:t>
      </w:r>
    </w:p>
    <w:p w14:paraId="4229149D"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bookmarkStart w:id="12" w:name="_Hlk159511032"/>
    </w:p>
    <w:p w14:paraId="3D089F1B"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0ECCA102"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5B49872B"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63"/>
        <w:gridCol w:w="1309"/>
        <w:gridCol w:w="1309"/>
        <w:gridCol w:w="1310"/>
        <w:gridCol w:w="1309"/>
        <w:gridCol w:w="1310"/>
      </w:tblGrid>
      <w:tr w:rsidR="00725033" w:rsidRPr="00DE2C8C" w14:paraId="750BA5A5" w14:textId="77777777">
        <w:trPr>
          <w:tblHeader/>
        </w:trPr>
        <w:tc>
          <w:tcPr>
            <w:tcW w:w="2063" w:type="dxa"/>
            <w:tcBorders>
              <w:top w:val="single" w:sz="4" w:space="0" w:color="auto"/>
              <w:bottom w:val="single" w:sz="12" w:space="0" w:color="auto"/>
            </w:tcBorders>
            <w:shd w:val="clear" w:color="auto" w:fill="auto"/>
            <w:vAlign w:val="bottom"/>
          </w:tcPr>
          <w:p w14:paraId="2ED3545D" w14:textId="77777777" w:rsidR="00725033" w:rsidRPr="00DE2C8C" w:rsidRDefault="00725033">
            <w:pPr>
              <w:spacing w:before="81" w:after="81" w:line="160" w:lineRule="exact"/>
              <w:ind w:right="40"/>
              <w:jc w:val="both"/>
              <w:rPr>
                <w:rFonts w:eastAsia="Calibri"/>
                <w:i/>
                <w:color w:val="000000" w:themeColor="text1"/>
                <w:sz w:val="14"/>
              </w:rPr>
            </w:pPr>
          </w:p>
        </w:tc>
        <w:tc>
          <w:tcPr>
            <w:tcW w:w="1309" w:type="dxa"/>
            <w:tcBorders>
              <w:top w:val="single" w:sz="4" w:space="0" w:color="auto"/>
              <w:bottom w:val="single" w:sz="12" w:space="0" w:color="auto"/>
            </w:tcBorders>
            <w:shd w:val="clear" w:color="auto" w:fill="auto"/>
            <w:vAlign w:val="bottom"/>
          </w:tcPr>
          <w:p w14:paraId="7C584228"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309" w:type="dxa"/>
            <w:tcBorders>
              <w:top w:val="single" w:sz="4" w:space="0" w:color="auto"/>
              <w:bottom w:val="single" w:sz="12" w:space="0" w:color="auto"/>
            </w:tcBorders>
            <w:shd w:val="clear" w:color="auto" w:fill="auto"/>
            <w:vAlign w:val="bottom"/>
          </w:tcPr>
          <w:p w14:paraId="60EEF895"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310" w:type="dxa"/>
            <w:tcBorders>
              <w:top w:val="single" w:sz="4" w:space="0" w:color="auto"/>
              <w:bottom w:val="single" w:sz="12" w:space="0" w:color="auto"/>
            </w:tcBorders>
            <w:shd w:val="clear" w:color="auto" w:fill="auto"/>
            <w:vAlign w:val="bottom"/>
          </w:tcPr>
          <w:p w14:paraId="4AC3564D"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309" w:type="dxa"/>
            <w:tcBorders>
              <w:top w:val="single" w:sz="4" w:space="0" w:color="auto"/>
              <w:bottom w:val="single" w:sz="12" w:space="0" w:color="auto"/>
            </w:tcBorders>
            <w:shd w:val="clear" w:color="auto" w:fill="auto"/>
            <w:vAlign w:val="bottom"/>
          </w:tcPr>
          <w:p w14:paraId="42D2B093"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310" w:type="dxa"/>
            <w:tcBorders>
              <w:top w:val="single" w:sz="4" w:space="0" w:color="auto"/>
              <w:bottom w:val="single" w:sz="12" w:space="0" w:color="auto"/>
            </w:tcBorders>
            <w:shd w:val="clear" w:color="auto" w:fill="auto"/>
            <w:vAlign w:val="bottom"/>
          </w:tcPr>
          <w:p w14:paraId="27CCC0C2"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4DCBDDB1" w14:textId="77777777">
        <w:trPr>
          <w:trHeight w:hRule="exact" w:val="115"/>
          <w:tblHeader/>
        </w:trPr>
        <w:tc>
          <w:tcPr>
            <w:tcW w:w="2063" w:type="dxa"/>
            <w:tcBorders>
              <w:top w:val="single" w:sz="12" w:space="0" w:color="auto"/>
            </w:tcBorders>
            <w:shd w:val="clear" w:color="auto" w:fill="auto"/>
            <w:vAlign w:val="bottom"/>
          </w:tcPr>
          <w:p w14:paraId="5ADE9C9B" w14:textId="77777777" w:rsidR="00725033" w:rsidRPr="00DE2C8C" w:rsidRDefault="00725033">
            <w:pPr>
              <w:spacing w:before="40" w:after="40" w:line="210" w:lineRule="exact"/>
              <w:ind w:right="40"/>
              <w:jc w:val="both"/>
              <w:rPr>
                <w:rFonts w:eastAsia="Calibri"/>
                <w:color w:val="000000" w:themeColor="text1"/>
                <w:sz w:val="17"/>
              </w:rPr>
            </w:pPr>
          </w:p>
        </w:tc>
        <w:tc>
          <w:tcPr>
            <w:tcW w:w="1309" w:type="dxa"/>
            <w:tcBorders>
              <w:top w:val="single" w:sz="12" w:space="0" w:color="auto"/>
            </w:tcBorders>
            <w:shd w:val="clear" w:color="auto" w:fill="auto"/>
            <w:vAlign w:val="bottom"/>
          </w:tcPr>
          <w:p w14:paraId="292AD547"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9" w:type="dxa"/>
            <w:tcBorders>
              <w:top w:val="single" w:sz="12" w:space="0" w:color="auto"/>
            </w:tcBorders>
            <w:shd w:val="clear" w:color="auto" w:fill="auto"/>
            <w:vAlign w:val="bottom"/>
          </w:tcPr>
          <w:p w14:paraId="6B44DF01"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0" w:type="dxa"/>
            <w:tcBorders>
              <w:top w:val="single" w:sz="12" w:space="0" w:color="auto"/>
            </w:tcBorders>
            <w:shd w:val="clear" w:color="auto" w:fill="auto"/>
            <w:vAlign w:val="bottom"/>
          </w:tcPr>
          <w:p w14:paraId="4C2C1DE0"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9" w:type="dxa"/>
            <w:tcBorders>
              <w:top w:val="single" w:sz="12" w:space="0" w:color="auto"/>
            </w:tcBorders>
            <w:shd w:val="clear" w:color="auto" w:fill="auto"/>
            <w:vAlign w:val="bottom"/>
          </w:tcPr>
          <w:p w14:paraId="53830599" w14:textId="77777777" w:rsidR="00725033" w:rsidRPr="00DE2C8C" w:rsidRDefault="00725033">
            <w:pPr>
              <w:spacing w:before="40" w:after="40" w:line="210" w:lineRule="exact"/>
              <w:ind w:left="144" w:right="40"/>
              <w:jc w:val="right"/>
              <w:rPr>
                <w:rFonts w:eastAsia="Calibri"/>
                <w:color w:val="000000" w:themeColor="text1"/>
                <w:sz w:val="17"/>
              </w:rPr>
            </w:pPr>
          </w:p>
        </w:tc>
        <w:tc>
          <w:tcPr>
            <w:tcW w:w="1310" w:type="dxa"/>
            <w:tcBorders>
              <w:top w:val="single" w:sz="12" w:space="0" w:color="auto"/>
            </w:tcBorders>
            <w:shd w:val="clear" w:color="auto" w:fill="auto"/>
            <w:vAlign w:val="bottom"/>
          </w:tcPr>
          <w:p w14:paraId="647A95A6"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1BDE89D4" w14:textId="77777777">
        <w:tc>
          <w:tcPr>
            <w:tcW w:w="2063" w:type="dxa"/>
            <w:tcBorders>
              <w:bottom w:val="single" w:sz="12" w:space="0" w:color="auto"/>
            </w:tcBorders>
            <w:shd w:val="clear" w:color="auto" w:fill="auto"/>
            <w:vAlign w:val="bottom"/>
          </w:tcPr>
          <w:p w14:paraId="2104A7B8" w14:textId="77777777" w:rsidR="00725033" w:rsidRPr="00DE2C8C" w:rsidRDefault="00725033">
            <w:pPr>
              <w:tabs>
                <w:tab w:val="left" w:pos="288"/>
                <w:tab w:val="left" w:pos="576"/>
                <w:tab w:val="left" w:pos="864"/>
                <w:tab w:val="left" w:pos="1152"/>
              </w:tabs>
              <w:spacing w:before="40" w:after="40" w:line="200" w:lineRule="exact"/>
              <w:ind w:right="43"/>
              <w:jc w:val="both"/>
              <w:rPr>
                <w:rFonts w:eastAsia="Calibri"/>
                <w:b/>
                <w:bCs/>
                <w:color w:val="000000" w:themeColor="text1"/>
                <w:sz w:val="17"/>
              </w:rPr>
            </w:pPr>
            <w:r w:rsidRPr="00DE2C8C">
              <w:rPr>
                <w:rFonts w:eastAsia="Calibri"/>
                <w:b/>
                <w:bCs/>
                <w:color w:val="000000" w:themeColor="text1"/>
                <w:sz w:val="17"/>
              </w:rPr>
              <w:t>Ground transportation</w:t>
            </w:r>
          </w:p>
        </w:tc>
        <w:tc>
          <w:tcPr>
            <w:tcW w:w="1309" w:type="dxa"/>
            <w:tcBorders>
              <w:bottom w:val="single" w:sz="12" w:space="0" w:color="auto"/>
            </w:tcBorders>
            <w:shd w:val="clear" w:color="auto" w:fill="auto"/>
          </w:tcPr>
          <w:p w14:paraId="4AA2FE35"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459.5</w:t>
            </w:r>
          </w:p>
        </w:tc>
        <w:tc>
          <w:tcPr>
            <w:tcW w:w="1309" w:type="dxa"/>
            <w:tcBorders>
              <w:bottom w:val="single" w:sz="12" w:space="0" w:color="auto"/>
            </w:tcBorders>
            <w:shd w:val="clear" w:color="auto" w:fill="auto"/>
          </w:tcPr>
          <w:p w14:paraId="69FF1237" w14:textId="4F332314"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22</w:t>
            </w:r>
            <w:r w:rsidR="00D00A9E">
              <w:rPr>
                <w:rFonts w:eastAsia="Calibri"/>
                <w:color w:val="000000" w:themeColor="text1"/>
                <w:sz w:val="17"/>
              </w:rPr>
              <w:t>0</w:t>
            </w:r>
            <w:r w:rsidRPr="00DE2C8C">
              <w:rPr>
                <w:rFonts w:eastAsia="Calibri"/>
                <w:color w:val="000000" w:themeColor="text1"/>
                <w:sz w:val="17"/>
              </w:rPr>
              <w:t>.</w:t>
            </w:r>
            <w:r w:rsidR="00CC399A">
              <w:rPr>
                <w:rFonts w:eastAsia="Calibri"/>
                <w:color w:val="000000" w:themeColor="text1"/>
                <w:sz w:val="17"/>
              </w:rPr>
              <w:t>9</w:t>
            </w:r>
          </w:p>
        </w:tc>
        <w:tc>
          <w:tcPr>
            <w:tcW w:w="1310" w:type="dxa"/>
            <w:tcBorders>
              <w:bottom w:val="single" w:sz="12" w:space="0" w:color="auto"/>
            </w:tcBorders>
            <w:shd w:val="clear" w:color="auto" w:fill="auto"/>
            <w:vAlign w:val="bottom"/>
          </w:tcPr>
          <w:p w14:paraId="796AB573"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450.7</w:t>
            </w:r>
          </w:p>
        </w:tc>
        <w:tc>
          <w:tcPr>
            <w:tcW w:w="1309" w:type="dxa"/>
            <w:tcBorders>
              <w:bottom w:val="single" w:sz="12" w:space="0" w:color="auto"/>
            </w:tcBorders>
            <w:shd w:val="clear" w:color="auto" w:fill="auto"/>
            <w:vAlign w:val="bottom"/>
          </w:tcPr>
          <w:p w14:paraId="0DBFE515" w14:textId="37ECAC8A" w:rsidR="00725033" w:rsidRPr="00DE2C8C" w:rsidRDefault="00D00A9E">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Pr>
                <w:rFonts w:eastAsia="Calibri"/>
                <w:color w:val="000000" w:themeColor="text1"/>
                <w:sz w:val="17"/>
              </w:rPr>
              <w:t>563.1</w:t>
            </w:r>
          </w:p>
        </w:tc>
        <w:tc>
          <w:tcPr>
            <w:tcW w:w="1310" w:type="dxa"/>
            <w:tcBorders>
              <w:bottom w:val="single" w:sz="12" w:space="0" w:color="auto"/>
            </w:tcBorders>
            <w:shd w:val="clear" w:color="auto" w:fill="auto"/>
            <w:vAlign w:val="bottom"/>
          </w:tcPr>
          <w:p w14:paraId="15C4041D" w14:textId="51BB86E4" w:rsidR="00725033" w:rsidRPr="00DE2C8C" w:rsidRDefault="00D00A9E">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Pr>
                <w:rFonts w:eastAsia="Calibri"/>
                <w:color w:val="000000" w:themeColor="text1"/>
                <w:sz w:val="17"/>
              </w:rPr>
              <w:t>95.4</w:t>
            </w:r>
          </w:p>
        </w:tc>
      </w:tr>
    </w:tbl>
    <w:p w14:paraId="435A53D2"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7B4E75E7"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C0E1E3A" w14:textId="35BE93C9" w:rsidR="00725033" w:rsidRPr="00DE2C8C" w:rsidRDefault="00725033" w:rsidP="00783B03">
      <w:pPr>
        <w:pStyle w:val="abc"/>
      </w:pPr>
      <w:r w:rsidRPr="00DE2C8C">
        <w:t>The increase</w:t>
      </w:r>
      <w:r>
        <w:t>d</w:t>
      </w:r>
      <w:r w:rsidRPr="00DE2C8C">
        <w:t xml:space="preserve"> </w:t>
      </w:r>
      <w:r>
        <w:t>requirements are</w:t>
      </w:r>
      <w:r w:rsidRPr="00DE2C8C">
        <w:t xml:space="preserve"> attributable to </w:t>
      </w:r>
      <w:r w:rsidR="005E1EEA">
        <w:t>the</w:t>
      </w:r>
      <w:r w:rsidRPr="00DE2C8C">
        <w:t xml:space="preserve"> acquisition of vehicle workshop equipment</w:t>
      </w:r>
      <w:r w:rsidR="00F2450F">
        <w:t xml:space="preserve"> in connection with the implementation of the new carlog</w:t>
      </w:r>
      <w:r w:rsidR="003628FF">
        <w:t xml:space="preserve"> system</w:t>
      </w:r>
      <w:r w:rsidRPr="00DE2C8C">
        <w:t>, partially offset by lower requirements for petrol, oil and lubricants</w:t>
      </w:r>
      <w:r>
        <w:t xml:space="preserve"> owing to lower fuel</w:t>
      </w:r>
      <w:r w:rsidRPr="00DE2C8C">
        <w:t xml:space="preserve"> cost</w:t>
      </w:r>
      <w:r>
        <w:t>.</w:t>
      </w:r>
    </w:p>
    <w:bookmarkEnd w:id="12"/>
    <w:p w14:paraId="14AA3B90"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61BBC865"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1267"/>
        <w:jc w:val="both"/>
        <w:rPr>
          <w:rFonts w:eastAsia="Calibri"/>
          <w:color w:val="000000" w:themeColor="text1"/>
          <w:sz w:val="14"/>
          <w:szCs w:val="14"/>
          <w14:ligatures w14:val="none"/>
        </w:rPr>
      </w:pPr>
      <w:bookmarkStart w:id="13" w:name="_Hlk159511292"/>
      <w:r w:rsidRPr="00DE2C8C">
        <w:rPr>
          <w:rFonts w:eastAsia="Calibri"/>
          <w:color w:val="000000" w:themeColor="text1"/>
          <w:sz w:val="14"/>
          <w:szCs w:val="14"/>
          <w14:ligatures w14:val="none"/>
        </w:rPr>
        <w:t>(Thousands of United States dollars)</w:t>
      </w:r>
    </w:p>
    <w:p w14:paraId="7C03B6A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358367C8"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1307"/>
        <w:gridCol w:w="1308"/>
        <w:gridCol w:w="1307"/>
        <w:gridCol w:w="1308"/>
        <w:gridCol w:w="1308"/>
      </w:tblGrid>
      <w:tr w:rsidR="00725033" w:rsidRPr="00DE2C8C" w14:paraId="3241392E" w14:textId="77777777" w:rsidTr="49A632B9">
        <w:trPr>
          <w:tblHeader/>
        </w:trPr>
        <w:tc>
          <w:tcPr>
            <w:tcW w:w="2072" w:type="dxa"/>
            <w:tcBorders>
              <w:top w:val="single" w:sz="4" w:space="0" w:color="auto"/>
              <w:bottom w:val="single" w:sz="12" w:space="0" w:color="auto"/>
            </w:tcBorders>
            <w:shd w:val="clear" w:color="auto" w:fill="auto"/>
            <w:vAlign w:val="bottom"/>
          </w:tcPr>
          <w:p w14:paraId="0D313D33" w14:textId="77777777" w:rsidR="00725033" w:rsidRPr="00DE2C8C" w:rsidRDefault="00725033">
            <w:pPr>
              <w:spacing w:before="81" w:after="81" w:line="160" w:lineRule="exact"/>
              <w:ind w:right="40"/>
              <w:jc w:val="both"/>
              <w:rPr>
                <w:rFonts w:eastAsia="Calibri"/>
                <w:i/>
                <w:color w:val="000000" w:themeColor="text1"/>
                <w:sz w:val="14"/>
              </w:rPr>
            </w:pPr>
          </w:p>
        </w:tc>
        <w:tc>
          <w:tcPr>
            <w:tcW w:w="1307" w:type="dxa"/>
            <w:tcBorders>
              <w:top w:val="single" w:sz="4" w:space="0" w:color="auto"/>
              <w:bottom w:val="single" w:sz="12" w:space="0" w:color="auto"/>
            </w:tcBorders>
            <w:shd w:val="clear" w:color="auto" w:fill="auto"/>
            <w:vAlign w:val="bottom"/>
          </w:tcPr>
          <w:p w14:paraId="35058354"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308" w:type="dxa"/>
            <w:tcBorders>
              <w:top w:val="single" w:sz="4" w:space="0" w:color="auto"/>
              <w:bottom w:val="single" w:sz="12" w:space="0" w:color="auto"/>
            </w:tcBorders>
            <w:shd w:val="clear" w:color="auto" w:fill="auto"/>
            <w:vAlign w:val="bottom"/>
          </w:tcPr>
          <w:p w14:paraId="2F8BF107"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307" w:type="dxa"/>
            <w:tcBorders>
              <w:top w:val="single" w:sz="4" w:space="0" w:color="auto"/>
              <w:bottom w:val="single" w:sz="12" w:space="0" w:color="auto"/>
            </w:tcBorders>
            <w:shd w:val="clear" w:color="auto" w:fill="auto"/>
            <w:vAlign w:val="bottom"/>
          </w:tcPr>
          <w:p w14:paraId="26AA6645"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308" w:type="dxa"/>
            <w:tcBorders>
              <w:top w:val="single" w:sz="4" w:space="0" w:color="auto"/>
              <w:bottom w:val="single" w:sz="12" w:space="0" w:color="auto"/>
            </w:tcBorders>
            <w:shd w:val="clear" w:color="auto" w:fill="auto"/>
            <w:vAlign w:val="bottom"/>
          </w:tcPr>
          <w:p w14:paraId="72223EE7"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308" w:type="dxa"/>
            <w:tcBorders>
              <w:top w:val="single" w:sz="4" w:space="0" w:color="auto"/>
              <w:bottom w:val="single" w:sz="12" w:space="0" w:color="auto"/>
            </w:tcBorders>
            <w:shd w:val="clear" w:color="auto" w:fill="auto"/>
            <w:vAlign w:val="bottom"/>
          </w:tcPr>
          <w:p w14:paraId="26D41BF4"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1CB9223D" w14:textId="77777777" w:rsidTr="49A632B9">
        <w:trPr>
          <w:trHeight w:hRule="exact" w:val="115"/>
          <w:tblHeader/>
        </w:trPr>
        <w:tc>
          <w:tcPr>
            <w:tcW w:w="2072" w:type="dxa"/>
            <w:tcBorders>
              <w:top w:val="single" w:sz="12" w:space="0" w:color="auto"/>
            </w:tcBorders>
            <w:shd w:val="clear" w:color="auto" w:fill="auto"/>
            <w:vAlign w:val="bottom"/>
          </w:tcPr>
          <w:p w14:paraId="0B3B75E0" w14:textId="77777777" w:rsidR="00725033" w:rsidRPr="00DE2C8C" w:rsidRDefault="00725033">
            <w:pPr>
              <w:spacing w:before="40" w:after="40" w:line="210" w:lineRule="exact"/>
              <w:ind w:right="40"/>
              <w:jc w:val="both"/>
              <w:rPr>
                <w:rFonts w:eastAsia="Calibri"/>
                <w:color w:val="000000" w:themeColor="text1"/>
                <w:sz w:val="17"/>
              </w:rPr>
            </w:pPr>
          </w:p>
        </w:tc>
        <w:tc>
          <w:tcPr>
            <w:tcW w:w="1307" w:type="dxa"/>
            <w:tcBorders>
              <w:top w:val="single" w:sz="12" w:space="0" w:color="auto"/>
            </w:tcBorders>
            <w:shd w:val="clear" w:color="auto" w:fill="auto"/>
            <w:vAlign w:val="bottom"/>
          </w:tcPr>
          <w:p w14:paraId="0325D5E4"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8" w:type="dxa"/>
            <w:tcBorders>
              <w:top w:val="single" w:sz="12" w:space="0" w:color="auto"/>
            </w:tcBorders>
            <w:shd w:val="clear" w:color="auto" w:fill="auto"/>
            <w:vAlign w:val="bottom"/>
          </w:tcPr>
          <w:p w14:paraId="5D8B3231"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7" w:type="dxa"/>
            <w:tcBorders>
              <w:top w:val="single" w:sz="12" w:space="0" w:color="auto"/>
            </w:tcBorders>
            <w:shd w:val="clear" w:color="auto" w:fill="auto"/>
            <w:vAlign w:val="bottom"/>
          </w:tcPr>
          <w:p w14:paraId="40115BA4"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8" w:type="dxa"/>
            <w:tcBorders>
              <w:top w:val="single" w:sz="12" w:space="0" w:color="auto"/>
            </w:tcBorders>
            <w:shd w:val="clear" w:color="auto" w:fill="auto"/>
            <w:vAlign w:val="bottom"/>
          </w:tcPr>
          <w:p w14:paraId="74F58B40"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8" w:type="dxa"/>
            <w:tcBorders>
              <w:top w:val="single" w:sz="12" w:space="0" w:color="auto"/>
            </w:tcBorders>
            <w:shd w:val="clear" w:color="auto" w:fill="auto"/>
            <w:vAlign w:val="bottom"/>
          </w:tcPr>
          <w:p w14:paraId="0AEC0CF1"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43B4C30E" w14:textId="77777777" w:rsidTr="49A632B9">
        <w:tc>
          <w:tcPr>
            <w:tcW w:w="2072" w:type="dxa"/>
            <w:tcBorders>
              <w:bottom w:val="single" w:sz="12" w:space="0" w:color="auto"/>
            </w:tcBorders>
            <w:shd w:val="clear" w:color="auto" w:fill="auto"/>
            <w:vAlign w:val="bottom"/>
          </w:tcPr>
          <w:p w14:paraId="056349D7" w14:textId="77777777" w:rsidR="00725033" w:rsidRPr="00DE2C8C" w:rsidRDefault="00725033">
            <w:pPr>
              <w:tabs>
                <w:tab w:val="left" w:pos="288"/>
                <w:tab w:val="left" w:pos="576"/>
                <w:tab w:val="left" w:pos="864"/>
                <w:tab w:val="left" w:pos="1152"/>
              </w:tabs>
              <w:spacing w:before="40" w:after="40" w:line="200" w:lineRule="exact"/>
              <w:ind w:right="43"/>
              <w:jc w:val="both"/>
              <w:rPr>
                <w:rFonts w:eastAsia="Calibri"/>
                <w:b/>
                <w:bCs/>
                <w:color w:val="000000" w:themeColor="text1"/>
                <w:sz w:val="17"/>
              </w:rPr>
            </w:pPr>
            <w:r w:rsidRPr="00DE2C8C">
              <w:rPr>
                <w:rFonts w:eastAsia="Calibri"/>
                <w:b/>
                <w:bCs/>
                <w:color w:val="000000" w:themeColor="text1"/>
                <w:sz w:val="17"/>
              </w:rPr>
              <w:t>Air operations</w:t>
            </w:r>
          </w:p>
        </w:tc>
        <w:tc>
          <w:tcPr>
            <w:tcW w:w="1307" w:type="dxa"/>
            <w:tcBorders>
              <w:bottom w:val="single" w:sz="12" w:space="0" w:color="auto"/>
            </w:tcBorders>
            <w:shd w:val="clear" w:color="auto" w:fill="auto"/>
          </w:tcPr>
          <w:p w14:paraId="4D14821D"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4 422.4</w:t>
            </w:r>
          </w:p>
        </w:tc>
        <w:tc>
          <w:tcPr>
            <w:tcW w:w="1308" w:type="dxa"/>
            <w:tcBorders>
              <w:bottom w:val="single" w:sz="12" w:space="0" w:color="auto"/>
            </w:tcBorders>
            <w:shd w:val="clear" w:color="auto" w:fill="auto"/>
          </w:tcPr>
          <w:p w14:paraId="26D0778A" w14:textId="3A1C8C0E"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 xml:space="preserve">2 </w:t>
            </w:r>
            <w:r w:rsidR="00CC399A" w:rsidRPr="00DE2C8C">
              <w:rPr>
                <w:rFonts w:eastAsia="Calibri"/>
                <w:color w:val="000000" w:themeColor="text1"/>
                <w:sz w:val="17"/>
              </w:rPr>
              <w:t>4</w:t>
            </w:r>
            <w:r w:rsidR="00CC399A">
              <w:rPr>
                <w:rFonts w:eastAsia="Calibri"/>
                <w:color w:val="000000" w:themeColor="text1"/>
                <w:sz w:val="17"/>
              </w:rPr>
              <w:t>92</w:t>
            </w:r>
            <w:r w:rsidRPr="00DE2C8C">
              <w:rPr>
                <w:rFonts w:eastAsia="Calibri"/>
                <w:color w:val="000000" w:themeColor="text1"/>
                <w:sz w:val="17"/>
              </w:rPr>
              <w:t>.</w:t>
            </w:r>
            <w:r w:rsidR="00CC399A">
              <w:rPr>
                <w:rFonts w:eastAsia="Calibri"/>
                <w:color w:val="000000" w:themeColor="text1"/>
                <w:sz w:val="17"/>
              </w:rPr>
              <w:t>1</w:t>
            </w:r>
          </w:p>
        </w:tc>
        <w:tc>
          <w:tcPr>
            <w:tcW w:w="1307" w:type="dxa"/>
            <w:tcBorders>
              <w:bottom w:val="single" w:sz="12" w:space="0" w:color="auto"/>
            </w:tcBorders>
            <w:shd w:val="clear" w:color="auto" w:fill="auto"/>
          </w:tcPr>
          <w:p w14:paraId="2686BD47"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3 726.4</w:t>
            </w:r>
          </w:p>
        </w:tc>
        <w:tc>
          <w:tcPr>
            <w:tcW w:w="1308" w:type="dxa"/>
            <w:tcBorders>
              <w:bottom w:val="single" w:sz="12" w:space="0" w:color="auto"/>
            </w:tcBorders>
            <w:shd w:val="clear" w:color="auto" w:fill="auto"/>
            <w:vAlign w:val="bottom"/>
          </w:tcPr>
          <w:p w14:paraId="1A1825F6" w14:textId="017B5379" w:rsidR="00725033" w:rsidRPr="00DE2C8C" w:rsidRDefault="00725033" w:rsidP="49A632B9">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3 6</w:t>
            </w:r>
            <w:r w:rsidR="00F05068">
              <w:rPr>
                <w:rFonts w:eastAsia="Calibri"/>
                <w:color w:val="000000" w:themeColor="text1"/>
                <w:sz w:val="17"/>
              </w:rPr>
              <w:t>76</w:t>
            </w:r>
            <w:r w:rsidRPr="00DE2C8C">
              <w:rPr>
                <w:rFonts w:eastAsia="Calibri"/>
                <w:color w:val="000000" w:themeColor="text1"/>
                <w:sz w:val="17"/>
              </w:rPr>
              <w:t>.</w:t>
            </w:r>
            <w:r w:rsidR="00F05068">
              <w:rPr>
                <w:rFonts w:eastAsia="Calibri"/>
                <w:color w:val="000000" w:themeColor="text1"/>
                <w:sz w:val="17"/>
              </w:rPr>
              <w:t>0</w:t>
            </w:r>
          </w:p>
        </w:tc>
        <w:tc>
          <w:tcPr>
            <w:tcW w:w="1308" w:type="dxa"/>
            <w:tcBorders>
              <w:bottom w:val="single" w:sz="12" w:space="0" w:color="auto"/>
            </w:tcBorders>
            <w:shd w:val="clear" w:color="auto" w:fill="auto"/>
            <w:vAlign w:val="bottom"/>
          </w:tcPr>
          <w:p w14:paraId="2B7507B0" w14:textId="5C9B6F11"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w:t>
            </w:r>
            <w:r w:rsidR="00F05068">
              <w:rPr>
                <w:rFonts w:eastAsia="Calibri"/>
                <w:color w:val="000000" w:themeColor="text1"/>
                <w:sz w:val="17"/>
              </w:rPr>
              <w:t>50</w:t>
            </w:r>
            <w:r w:rsidR="00CA69B1">
              <w:rPr>
                <w:rFonts w:eastAsia="Calibri"/>
                <w:color w:val="000000" w:themeColor="text1"/>
                <w:sz w:val="17"/>
              </w:rPr>
              <w:t>.4</w:t>
            </w:r>
            <w:r w:rsidRPr="00DE2C8C">
              <w:rPr>
                <w:rFonts w:eastAsia="Calibri"/>
                <w:color w:val="000000" w:themeColor="text1"/>
                <w:sz w:val="17"/>
              </w:rPr>
              <w:t>)</w:t>
            </w:r>
          </w:p>
        </w:tc>
      </w:tr>
    </w:tbl>
    <w:p w14:paraId="08ABBAF1"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3F2F74A3"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1A9A56D3" w14:textId="0E37A287" w:rsidR="00725033" w:rsidRPr="008625FA" w:rsidRDefault="00725033" w:rsidP="006D3041">
      <w:pPr>
        <w:pStyle w:val="AUNAMA16Apr"/>
      </w:pPr>
      <w:r w:rsidRPr="008625FA">
        <w:t>The</w:t>
      </w:r>
      <w:r w:rsidR="00C27C56" w:rsidRPr="008625FA">
        <w:t xml:space="preserve"> reduced requirements are attributable to </w:t>
      </w:r>
      <w:r w:rsidR="00E13FE5" w:rsidRPr="008625FA">
        <w:t xml:space="preserve">lower </w:t>
      </w:r>
      <w:r w:rsidR="00BD217F" w:rsidRPr="008625FA">
        <w:t>estimated volume of 4</w:t>
      </w:r>
      <w:r w:rsidR="00CA69B1">
        <w:t>11</w:t>
      </w:r>
      <w:r w:rsidR="00BD217F" w:rsidRPr="008625FA">
        <w:t>,</w:t>
      </w:r>
      <w:r w:rsidR="00CA69B1">
        <w:t>5</w:t>
      </w:r>
      <w:r w:rsidR="00BD217F" w:rsidRPr="008625FA">
        <w:t xml:space="preserve">00 litres of fuel </w:t>
      </w:r>
      <w:r w:rsidR="00491C98" w:rsidRPr="008625FA">
        <w:t xml:space="preserve">for the replacement aircraft </w:t>
      </w:r>
      <w:r w:rsidR="009D7625" w:rsidRPr="008625FA">
        <w:t xml:space="preserve">at an average price of </w:t>
      </w:r>
      <w:r w:rsidR="00015471" w:rsidRPr="008625FA">
        <w:t xml:space="preserve">$1.318 per litre, </w:t>
      </w:r>
      <w:r w:rsidR="00BD217F" w:rsidRPr="008625FA">
        <w:t xml:space="preserve">compared with </w:t>
      </w:r>
      <w:r w:rsidR="00CE40FC" w:rsidRPr="008625FA">
        <w:t xml:space="preserve">904,000 litres </w:t>
      </w:r>
      <w:r w:rsidR="00015471" w:rsidRPr="008625FA">
        <w:t xml:space="preserve">at an average price of $1.291 per litre </w:t>
      </w:r>
      <w:r w:rsidR="00CE40FC" w:rsidRPr="008625FA">
        <w:t>included in the approved budget</w:t>
      </w:r>
      <w:r w:rsidR="007B110A">
        <w:t xml:space="preserve"> for 2025</w:t>
      </w:r>
      <w:r w:rsidR="003C390D" w:rsidRPr="008625FA">
        <w:t>,</w:t>
      </w:r>
      <w:r w:rsidRPr="008625FA">
        <w:t xml:space="preserve"> offset by</w:t>
      </w:r>
      <w:r w:rsidR="003C390D" w:rsidRPr="008625FA">
        <w:t xml:space="preserve"> higher rental and operational costs, in connection with the </w:t>
      </w:r>
      <w:r w:rsidR="001002C7" w:rsidRPr="008625FA">
        <w:t xml:space="preserve">proposed </w:t>
      </w:r>
      <w:r w:rsidR="003C390D" w:rsidRPr="008625FA">
        <w:t xml:space="preserve">replacement of </w:t>
      </w:r>
      <w:r w:rsidR="002965AD" w:rsidRPr="008625FA">
        <w:t>the B</w:t>
      </w:r>
      <w:r w:rsidR="001002C7" w:rsidRPr="008625FA">
        <w:t xml:space="preserve">-1900D </w:t>
      </w:r>
      <w:r w:rsidR="003C390D" w:rsidRPr="008625FA">
        <w:t>fixed-wing aircraft</w:t>
      </w:r>
      <w:r w:rsidR="001002C7" w:rsidRPr="008625FA">
        <w:t xml:space="preserve"> with </w:t>
      </w:r>
      <w:r w:rsidR="009C3512" w:rsidRPr="008625FA">
        <w:t>a SAAB-340B</w:t>
      </w:r>
      <w:r w:rsidR="008625FA">
        <w:t>,</w:t>
      </w:r>
      <w:r w:rsidR="008625FA" w:rsidRPr="008625FA">
        <w:t xml:space="preserve"> at a higher contractual price. </w:t>
      </w:r>
      <w:r w:rsidR="003C390D" w:rsidRPr="008625FA">
        <w:t xml:space="preserve"> </w:t>
      </w:r>
    </w:p>
    <w:p w14:paraId="2E01ACAD"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bookmarkStart w:id="14" w:name="_Hlk159512116"/>
      <w:bookmarkEnd w:id="13"/>
    </w:p>
    <w:p w14:paraId="114A4264" w14:textId="77777777" w:rsidR="00725033" w:rsidRPr="00DE2C8C" w:rsidRDefault="00725033" w:rsidP="0072503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68E1AC20" w14:textId="77777777" w:rsidR="00725033" w:rsidRPr="00DE2C8C" w:rsidRDefault="00725033" w:rsidP="00725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34953180" w14:textId="77777777" w:rsidR="00725033" w:rsidRPr="00DE2C8C" w:rsidRDefault="00725033" w:rsidP="00725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1307"/>
        <w:gridCol w:w="1308"/>
        <w:gridCol w:w="1307"/>
        <w:gridCol w:w="1308"/>
        <w:gridCol w:w="1308"/>
      </w:tblGrid>
      <w:tr w:rsidR="00725033" w:rsidRPr="00DE2C8C" w14:paraId="391A32B6" w14:textId="77777777">
        <w:trPr>
          <w:tblHeader/>
        </w:trPr>
        <w:tc>
          <w:tcPr>
            <w:tcW w:w="2072" w:type="dxa"/>
            <w:tcBorders>
              <w:top w:val="single" w:sz="4" w:space="0" w:color="auto"/>
              <w:bottom w:val="single" w:sz="12" w:space="0" w:color="auto"/>
            </w:tcBorders>
            <w:shd w:val="clear" w:color="auto" w:fill="auto"/>
            <w:vAlign w:val="bottom"/>
          </w:tcPr>
          <w:p w14:paraId="5A98C83A" w14:textId="77777777" w:rsidR="00725033" w:rsidRPr="00DE2C8C" w:rsidRDefault="00725033">
            <w:pPr>
              <w:keepNext/>
              <w:keepLines/>
              <w:spacing w:before="81" w:after="81" w:line="160" w:lineRule="exact"/>
              <w:ind w:right="40"/>
              <w:jc w:val="both"/>
              <w:rPr>
                <w:rFonts w:eastAsia="Calibri"/>
                <w:i/>
                <w:color w:val="000000" w:themeColor="text1"/>
                <w:sz w:val="14"/>
              </w:rPr>
            </w:pPr>
          </w:p>
        </w:tc>
        <w:tc>
          <w:tcPr>
            <w:tcW w:w="1307" w:type="dxa"/>
            <w:tcBorders>
              <w:top w:val="single" w:sz="4" w:space="0" w:color="auto"/>
              <w:bottom w:val="single" w:sz="12" w:space="0" w:color="auto"/>
            </w:tcBorders>
            <w:shd w:val="clear" w:color="auto" w:fill="auto"/>
            <w:vAlign w:val="bottom"/>
          </w:tcPr>
          <w:p w14:paraId="324632E9"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308" w:type="dxa"/>
            <w:tcBorders>
              <w:top w:val="single" w:sz="4" w:space="0" w:color="auto"/>
              <w:bottom w:val="single" w:sz="12" w:space="0" w:color="auto"/>
            </w:tcBorders>
            <w:shd w:val="clear" w:color="auto" w:fill="auto"/>
            <w:vAlign w:val="bottom"/>
          </w:tcPr>
          <w:p w14:paraId="4A1BE651"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307" w:type="dxa"/>
            <w:tcBorders>
              <w:top w:val="single" w:sz="4" w:space="0" w:color="auto"/>
              <w:bottom w:val="single" w:sz="12" w:space="0" w:color="auto"/>
            </w:tcBorders>
            <w:shd w:val="clear" w:color="auto" w:fill="auto"/>
            <w:vAlign w:val="bottom"/>
          </w:tcPr>
          <w:p w14:paraId="2B5F8AD1"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308" w:type="dxa"/>
            <w:tcBorders>
              <w:top w:val="single" w:sz="4" w:space="0" w:color="auto"/>
              <w:bottom w:val="single" w:sz="12" w:space="0" w:color="auto"/>
            </w:tcBorders>
            <w:shd w:val="clear" w:color="auto" w:fill="auto"/>
            <w:vAlign w:val="bottom"/>
          </w:tcPr>
          <w:p w14:paraId="0B5D4228"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308" w:type="dxa"/>
            <w:tcBorders>
              <w:top w:val="single" w:sz="4" w:space="0" w:color="auto"/>
              <w:bottom w:val="single" w:sz="12" w:space="0" w:color="auto"/>
            </w:tcBorders>
            <w:shd w:val="clear" w:color="auto" w:fill="auto"/>
            <w:vAlign w:val="bottom"/>
          </w:tcPr>
          <w:p w14:paraId="13BF9DEC"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3930DFB1" w14:textId="77777777">
        <w:trPr>
          <w:trHeight w:hRule="exact" w:val="115"/>
          <w:tblHeader/>
        </w:trPr>
        <w:tc>
          <w:tcPr>
            <w:tcW w:w="2072" w:type="dxa"/>
            <w:tcBorders>
              <w:top w:val="single" w:sz="12" w:space="0" w:color="auto"/>
            </w:tcBorders>
            <w:shd w:val="clear" w:color="auto" w:fill="auto"/>
            <w:vAlign w:val="bottom"/>
          </w:tcPr>
          <w:p w14:paraId="3D185100" w14:textId="77777777" w:rsidR="00725033" w:rsidRPr="00DE2C8C" w:rsidRDefault="00725033">
            <w:pPr>
              <w:spacing w:before="40" w:after="40" w:line="210" w:lineRule="exact"/>
              <w:ind w:right="40"/>
              <w:jc w:val="both"/>
              <w:rPr>
                <w:rFonts w:eastAsia="Calibri"/>
                <w:color w:val="000000" w:themeColor="text1"/>
                <w:sz w:val="17"/>
              </w:rPr>
            </w:pPr>
          </w:p>
        </w:tc>
        <w:tc>
          <w:tcPr>
            <w:tcW w:w="1307" w:type="dxa"/>
            <w:tcBorders>
              <w:top w:val="single" w:sz="12" w:space="0" w:color="auto"/>
            </w:tcBorders>
            <w:shd w:val="clear" w:color="auto" w:fill="auto"/>
            <w:vAlign w:val="bottom"/>
          </w:tcPr>
          <w:p w14:paraId="68E84184"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8" w:type="dxa"/>
            <w:tcBorders>
              <w:top w:val="single" w:sz="12" w:space="0" w:color="auto"/>
            </w:tcBorders>
            <w:shd w:val="clear" w:color="auto" w:fill="auto"/>
            <w:vAlign w:val="bottom"/>
          </w:tcPr>
          <w:p w14:paraId="312660F6"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7" w:type="dxa"/>
            <w:tcBorders>
              <w:top w:val="single" w:sz="12" w:space="0" w:color="auto"/>
            </w:tcBorders>
            <w:shd w:val="clear" w:color="auto" w:fill="auto"/>
            <w:vAlign w:val="bottom"/>
          </w:tcPr>
          <w:p w14:paraId="28628872"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8" w:type="dxa"/>
            <w:tcBorders>
              <w:top w:val="single" w:sz="12" w:space="0" w:color="auto"/>
            </w:tcBorders>
            <w:shd w:val="clear" w:color="auto" w:fill="auto"/>
            <w:vAlign w:val="bottom"/>
          </w:tcPr>
          <w:p w14:paraId="67195767"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8" w:type="dxa"/>
            <w:tcBorders>
              <w:top w:val="single" w:sz="12" w:space="0" w:color="auto"/>
            </w:tcBorders>
            <w:shd w:val="clear" w:color="auto" w:fill="auto"/>
            <w:vAlign w:val="bottom"/>
          </w:tcPr>
          <w:p w14:paraId="523AEA07"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0294E01C" w14:textId="77777777">
        <w:tc>
          <w:tcPr>
            <w:tcW w:w="2072" w:type="dxa"/>
            <w:tcBorders>
              <w:bottom w:val="single" w:sz="12" w:space="0" w:color="auto"/>
            </w:tcBorders>
            <w:shd w:val="clear" w:color="auto" w:fill="auto"/>
            <w:vAlign w:val="bottom"/>
          </w:tcPr>
          <w:p w14:paraId="23025847" w14:textId="77777777" w:rsidR="00725033" w:rsidRPr="00DE2C8C" w:rsidRDefault="00725033">
            <w:pPr>
              <w:tabs>
                <w:tab w:val="left" w:pos="288"/>
                <w:tab w:val="left" w:pos="576"/>
                <w:tab w:val="left" w:pos="864"/>
                <w:tab w:val="left" w:pos="1152"/>
              </w:tabs>
              <w:spacing w:before="40" w:after="40" w:line="200" w:lineRule="exact"/>
              <w:ind w:right="43"/>
              <w:rPr>
                <w:rFonts w:eastAsia="Calibri"/>
                <w:b/>
                <w:bCs/>
                <w:color w:val="000000" w:themeColor="text1"/>
                <w:sz w:val="17"/>
              </w:rPr>
            </w:pPr>
            <w:r w:rsidRPr="00DE2C8C">
              <w:rPr>
                <w:rFonts w:eastAsia="Calibri"/>
                <w:b/>
                <w:bCs/>
                <w:color w:val="000000" w:themeColor="text1"/>
                <w:sz w:val="17"/>
              </w:rPr>
              <w:t>Communications and information technology</w:t>
            </w:r>
          </w:p>
        </w:tc>
        <w:tc>
          <w:tcPr>
            <w:tcW w:w="1307" w:type="dxa"/>
            <w:tcBorders>
              <w:bottom w:val="single" w:sz="12" w:space="0" w:color="auto"/>
            </w:tcBorders>
            <w:shd w:val="clear" w:color="auto" w:fill="auto"/>
            <w:vAlign w:val="bottom"/>
          </w:tcPr>
          <w:p w14:paraId="2C016081"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5 730.2</w:t>
            </w:r>
          </w:p>
        </w:tc>
        <w:tc>
          <w:tcPr>
            <w:tcW w:w="1308" w:type="dxa"/>
            <w:tcBorders>
              <w:bottom w:val="single" w:sz="12" w:space="0" w:color="auto"/>
            </w:tcBorders>
            <w:shd w:val="clear" w:color="auto" w:fill="auto"/>
            <w:vAlign w:val="bottom"/>
          </w:tcPr>
          <w:p w14:paraId="4BDFFDFE" w14:textId="59E31FD2"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 xml:space="preserve">3 </w:t>
            </w:r>
            <w:r w:rsidR="00CC399A" w:rsidRPr="00DE2C8C">
              <w:rPr>
                <w:rFonts w:eastAsia="Calibri"/>
                <w:color w:val="000000" w:themeColor="text1"/>
                <w:sz w:val="17"/>
              </w:rPr>
              <w:t>2</w:t>
            </w:r>
            <w:r w:rsidR="00CC399A">
              <w:rPr>
                <w:rFonts w:eastAsia="Calibri"/>
                <w:color w:val="000000" w:themeColor="text1"/>
                <w:sz w:val="17"/>
              </w:rPr>
              <w:t>50</w:t>
            </w:r>
            <w:r w:rsidRPr="00DE2C8C">
              <w:rPr>
                <w:rFonts w:eastAsia="Calibri"/>
                <w:color w:val="000000" w:themeColor="text1"/>
                <w:sz w:val="17"/>
              </w:rPr>
              <w:t>.</w:t>
            </w:r>
            <w:r w:rsidR="00CC399A">
              <w:rPr>
                <w:rFonts w:eastAsia="Calibri"/>
                <w:color w:val="000000" w:themeColor="text1"/>
                <w:sz w:val="17"/>
              </w:rPr>
              <w:t>0</w:t>
            </w:r>
          </w:p>
        </w:tc>
        <w:tc>
          <w:tcPr>
            <w:tcW w:w="1307" w:type="dxa"/>
            <w:tcBorders>
              <w:bottom w:val="single" w:sz="12" w:space="0" w:color="auto"/>
            </w:tcBorders>
            <w:shd w:val="clear" w:color="auto" w:fill="auto"/>
            <w:vAlign w:val="bottom"/>
          </w:tcPr>
          <w:p w14:paraId="6B1FDDE6"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6 157.5</w:t>
            </w:r>
          </w:p>
        </w:tc>
        <w:tc>
          <w:tcPr>
            <w:tcW w:w="1308" w:type="dxa"/>
            <w:tcBorders>
              <w:bottom w:val="single" w:sz="12" w:space="0" w:color="auto"/>
            </w:tcBorders>
            <w:shd w:val="clear" w:color="auto" w:fill="auto"/>
            <w:vAlign w:val="bottom"/>
          </w:tcPr>
          <w:p w14:paraId="4090BE96" w14:textId="287833E4"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6</w:t>
            </w:r>
            <w:r w:rsidR="002D4279">
              <w:rPr>
                <w:rFonts w:eastAsia="Calibri"/>
                <w:color w:val="000000" w:themeColor="text1"/>
                <w:sz w:val="17"/>
              </w:rPr>
              <w:t xml:space="preserve"> 231.8</w:t>
            </w:r>
          </w:p>
        </w:tc>
        <w:tc>
          <w:tcPr>
            <w:tcW w:w="1308" w:type="dxa"/>
            <w:tcBorders>
              <w:bottom w:val="single" w:sz="12" w:space="0" w:color="auto"/>
            </w:tcBorders>
            <w:shd w:val="clear" w:color="auto" w:fill="auto"/>
            <w:vAlign w:val="bottom"/>
          </w:tcPr>
          <w:p w14:paraId="0BEC480D" w14:textId="08CD7EA0" w:rsidR="00725033" w:rsidRPr="00DE2C8C" w:rsidRDefault="002D4279">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Pr>
                <w:rFonts w:eastAsia="Calibri"/>
                <w:color w:val="000000" w:themeColor="text1"/>
                <w:sz w:val="17"/>
              </w:rPr>
              <w:t>74.3</w:t>
            </w:r>
          </w:p>
        </w:tc>
      </w:tr>
    </w:tbl>
    <w:p w14:paraId="24664D4B"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3AFF5CB"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10751210" w14:textId="30A722B1" w:rsidR="00725033" w:rsidRPr="00110614" w:rsidRDefault="00725033" w:rsidP="006D3041">
      <w:pPr>
        <w:pStyle w:val="AUNAMA16Apr"/>
      </w:pPr>
      <w:r w:rsidRPr="00110614">
        <w:t xml:space="preserve">The increased requirements are attributable to </w:t>
      </w:r>
      <w:r w:rsidR="002377BB">
        <w:t xml:space="preserve">public information services related to </w:t>
      </w:r>
      <w:r w:rsidRPr="00110614">
        <w:t>outreach programmes to support expanded engagement with communities, civil society, and local authorities, as well as spare parts</w:t>
      </w:r>
      <w:r w:rsidR="007A0A7A">
        <w:t xml:space="preserve">. The increased requirements were </w:t>
      </w:r>
      <w:r w:rsidRPr="00110614">
        <w:t>offset</w:t>
      </w:r>
      <w:r w:rsidR="007A0A7A">
        <w:t xml:space="preserve"> </w:t>
      </w:r>
      <w:r w:rsidR="009311EA">
        <w:t>i</w:t>
      </w:r>
      <w:r w:rsidR="007A0A7A">
        <w:t>n part</w:t>
      </w:r>
      <w:r w:rsidRPr="00110614">
        <w:t xml:space="preserve"> by </w:t>
      </w:r>
      <w:r w:rsidR="00844C81" w:rsidRPr="00110614">
        <w:t>reduced costs for centralized services</w:t>
      </w:r>
      <w:r w:rsidR="00545937" w:rsidRPr="00110614">
        <w:t xml:space="preserve">, </w:t>
      </w:r>
      <w:r w:rsidR="009311EA">
        <w:t>owing to</w:t>
      </w:r>
      <w:r w:rsidR="00545937" w:rsidRPr="00110614">
        <w:t xml:space="preserve"> the </w:t>
      </w:r>
      <w:r w:rsidR="00730CFA">
        <w:t>proposed decrease in the number of personnel</w:t>
      </w:r>
      <w:r w:rsidR="006D69DF" w:rsidRPr="00110614">
        <w:t xml:space="preserve">, as well as lower </w:t>
      </w:r>
      <w:r w:rsidR="009B0DC9">
        <w:t>overall volume of acquisition</w:t>
      </w:r>
      <w:r w:rsidR="006F40FA">
        <w:t xml:space="preserve"> of </w:t>
      </w:r>
      <w:r w:rsidR="00EC146A">
        <w:t>communications</w:t>
      </w:r>
      <w:r w:rsidR="006F40FA">
        <w:t xml:space="preserve"> and information technology </w:t>
      </w:r>
      <w:r w:rsidR="00EC146A">
        <w:t>equipment</w:t>
      </w:r>
      <w:r w:rsidR="009B0DC9">
        <w:t xml:space="preserve">. </w:t>
      </w:r>
    </w:p>
    <w:p w14:paraId="7642B4D2"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bookmarkStart w:id="15" w:name="_Hlk159512418"/>
      <w:bookmarkEnd w:id="14"/>
    </w:p>
    <w:p w14:paraId="781FC14A"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75472E63"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46CB8B91"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14"/>
        <w:gridCol w:w="1299"/>
        <w:gridCol w:w="1299"/>
        <w:gridCol w:w="1299"/>
        <w:gridCol w:w="1299"/>
        <w:gridCol w:w="1300"/>
      </w:tblGrid>
      <w:tr w:rsidR="00725033" w:rsidRPr="00DE2C8C" w14:paraId="13FB4AB5" w14:textId="77777777">
        <w:trPr>
          <w:tblHeader/>
        </w:trPr>
        <w:tc>
          <w:tcPr>
            <w:tcW w:w="2114" w:type="dxa"/>
            <w:tcBorders>
              <w:top w:val="single" w:sz="4" w:space="0" w:color="auto"/>
              <w:bottom w:val="single" w:sz="12" w:space="0" w:color="auto"/>
            </w:tcBorders>
            <w:shd w:val="clear" w:color="auto" w:fill="auto"/>
            <w:vAlign w:val="bottom"/>
          </w:tcPr>
          <w:p w14:paraId="09B62068" w14:textId="77777777" w:rsidR="00725033" w:rsidRPr="00DE2C8C" w:rsidRDefault="00725033">
            <w:pPr>
              <w:spacing w:before="81" w:after="81" w:line="160" w:lineRule="exact"/>
              <w:ind w:right="40"/>
              <w:jc w:val="both"/>
              <w:rPr>
                <w:rFonts w:eastAsia="Calibri"/>
                <w:i/>
                <w:color w:val="000000" w:themeColor="text1"/>
                <w:sz w:val="14"/>
              </w:rPr>
            </w:pPr>
          </w:p>
        </w:tc>
        <w:tc>
          <w:tcPr>
            <w:tcW w:w="1299" w:type="dxa"/>
            <w:tcBorders>
              <w:top w:val="single" w:sz="4" w:space="0" w:color="auto"/>
              <w:bottom w:val="single" w:sz="12" w:space="0" w:color="auto"/>
            </w:tcBorders>
            <w:shd w:val="clear" w:color="auto" w:fill="auto"/>
            <w:vAlign w:val="bottom"/>
          </w:tcPr>
          <w:p w14:paraId="2B05EA62"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299" w:type="dxa"/>
            <w:tcBorders>
              <w:top w:val="single" w:sz="4" w:space="0" w:color="auto"/>
              <w:bottom w:val="single" w:sz="12" w:space="0" w:color="auto"/>
            </w:tcBorders>
            <w:shd w:val="clear" w:color="auto" w:fill="auto"/>
            <w:vAlign w:val="bottom"/>
          </w:tcPr>
          <w:p w14:paraId="1CFD78B6"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299" w:type="dxa"/>
            <w:tcBorders>
              <w:top w:val="single" w:sz="4" w:space="0" w:color="auto"/>
              <w:bottom w:val="single" w:sz="12" w:space="0" w:color="auto"/>
            </w:tcBorders>
            <w:shd w:val="clear" w:color="auto" w:fill="auto"/>
            <w:vAlign w:val="bottom"/>
          </w:tcPr>
          <w:p w14:paraId="430CA00E"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299" w:type="dxa"/>
            <w:tcBorders>
              <w:top w:val="single" w:sz="4" w:space="0" w:color="auto"/>
              <w:bottom w:val="single" w:sz="12" w:space="0" w:color="auto"/>
            </w:tcBorders>
            <w:shd w:val="clear" w:color="auto" w:fill="auto"/>
            <w:vAlign w:val="bottom"/>
          </w:tcPr>
          <w:p w14:paraId="56650CEE"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300" w:type="dxa"/>
            <w:tcBorders>
              <w:top w:val="single" w:sz="4" w:space="0" w:color="auto"/>
              <w:bottom w:val="single" w:sz="12" w:space="0" w:color="auto"/>
            </w:tcBorders>
            <w:shd w:val="clear" w:color="auto" w:fill="auto"/>
            <w:vAlign w:val="bottom"/>
          </w:tcPr>
          <w:p w14:paraId="7DADEA1D" w14:textId="77777777" w:rsidR="00725033" w:rsidRPr="00DE2C8C" w:rsidRDefault="00725033">
            <w:pPr>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4A98D82C" w14:textId="77777777">
        <w:trPr>
          <w:trHeight w:hRule="exact" w:val="115"/>
          <w:tblHeader/>
        </w:trPr>
        <w:tc>
          <w:tcPr>
            <w:tcW w:w="2114" w:type="dxa"/>
            <w:tcBorders>
              <w:top w:val="single" w:sz="12" w:space="0" w:color="auto"/>
            </w:tcBorders>
            <w:shd w:val="clear" w:color="auto" w:fill="auto"/>
            <w:vAlign w:val="bottom"/>
          </w:tcPr>
          <w:p w14:paraId="2A6DB216" w14:textId="77777777" w:rsidR="00725033" w:rsidRPr="00DE2C8C" w:rsidRDefault="00725033">
            <w:pPr>
              <w:spacing w:before="40" w:after="40" w:line="210" w:lineRule="exact"/>
              <w:ind w:right="40"/>
              <w:jc w:val="both"/>
              <w:rPr>
                <w:rFonts w:eastAsia="Calibri"/>
                <w:color w:val="000000" w:themeColor="text1"/>
                <w:sz w:val="17"/>
              </w:rPr>
            </w:pPr>
          </w:p>
        </w:tc>
        <w:tc>
          <w:tcPr>
            <w:tcW w:w="1299" w:type="dxa"/>
            <w:tcBorders>
              <w:top w:val="single" w:sz="12" w:space="0" w:color="auto"/>
            </w:tcBorders>
            <w:shd w:val="clear" w:color="auto" w:fill="auto"/>
            <w:vAlign w:val="bottom"/>
          </w:tcPr>
          <w:p w14:paraId="4D55AF89" w14:textId="77777777" w:rsidR="00725033" w:rsidRPr="00DE2C8C" w:rsidRDefault="00725033">
            <w:pPr>
              <w:spacing w:before="40" w:after="40" w:line="210" w:lineRule="exact"/>
              <w:ind w:left="144" w:right="40"/>
              <w:jc w:val="right"/>
              <w:rPr>
                <w:rFonts w:eastAsia="Calibri"/>
                <w:color w:val="000000" w:themeColor="text1"/>
                <w:sz w:val="17"/>
              </w:rPr>
            </w:pPr>
          </w:p>
        </w:tc>
        <w:tc>
          <w:tcPr>
            <w:tcW w:w="1299" w:type="dxa"/>
            <w:tcBorders>
              <w:top w:val="single" w:sz="12" w:space="0" w:color="auto"/>
            </w:tcBorders>
            <w:shd w:val="clear" w:color="auto" w:fill="auto"/>
            <w:vAlign w:val="bottom"/>
          </w:tcPr>
          <w:p w14:paraId="6B3C07CA" w14:textId="77777777" w:rsidR="00725033" w:rsidRPr="00DE2C8C" w:rsidRDefault="00725033">
            <w:pPr>
              <w:spacing w:before="40" w:after="40" w:line="210" w:lineRule="exact"/>
              <w:ind w:left="144" w:right="40"/>
              <w:jc w:val="right"/>
              <w:rPr>
                <w:rFonts w:eastAsia="Calibri"/>
                <w:color w:val="000000" w:themeColor="text1"/>
                <w:sz w:val="17"/>
              </w:rPr>
            </w:pPr>
          </w:p>
        </w:tc>
        <w:tc>
          <w:tcPr>
            <w:tcW w:w="1299" w:type="dxa"/>
            <w:tcBorders>
              <w:top w:val="single" w:sz="12" w:space="0" w:color="auto"/>
            </w:tcBorders>
            <w:shd w:val="clear" w:color="auto" w:fill="auto"/>
            <w:vAlign w:val="bottom"/>
          </w:tcPr>
          <w:p w14:paraId="7903B53C" w14:textId="77777777" w:rsidR="00725033" w:rsidRPr="00DE2C8C" w:rsidRDefault="00725033">
            <w:pPr>
              <w:spacing w:before="40" w:after="40" w:line="210" w:lineRule="exact"/>
              <w:ind w:left="144" w:right="40"/>
              <w:jc w:val="right"/>
              <w:rPr>
                <w:rFonts w:eastAsia="Calibri"/>
                <w:color w:val="000000" w:themeColor="text1"/>
                <w:sz w:val="17"/>
              </w:rPr>
            </w:pPr>
          </w:p>
        </w:tc>
        <w:tc>
          <w:tcPr>
            <w:tcW w:w="1299" w:type="dxa"/>
            <w:tcBorders>
              <w:top w:val="single" w:sz="12" w:space="0" w:color="auto"/>
            </w:tcBorders>
            <w:shd w:val="clear" w:color="auto" w:fill="auto"/>
            <w:vAlign w:val="bottom"/>
          </w:tcPr>
          <w:p w14:paraId="1E4CAB85" w14:textId="77777777" w:rsidR="00725033" w:rsidRPr="00DE2C8C" w:rsidRDefault="00725033">
            <w:pPr>
              <w:spacing w:before="40" w:after="40" w:line="210" w:lineRule="exact"/>
              <w:ind w:left="144" w:right="40"/>
              <w:jc w:val="right"/>
              <w:rPr>
                <w:rFonts w:eastAsia="Calibri"/>
                <w:color w:val="000000" w:themeColor="text1"/>
                <w:sz w:val="17"/>
              </w:rPr>
            </w:pPr>
          </w:p>
        </w:tc>
        <w:tc>
          <w:tcPr>
            <w:tcW w:w="1300" w:type="dxa"/>
            <w:tcBorders>
              <w:top w:val="single" w:sz="12" w:space="0" w:color="auto"/>
            </w:tcBorders>
            <w:shd w:val="clear" w:color="auto" w:fill="auto"/>
            <w:vAlign w:val="bottom"/>
          </w:tcPr>
          <w:p w14:paraId="7E5CD65E"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234A522E" w14:textId="77777777">
        <w:tc>
          <w:tcPr>
            <w:tcW w:w="2114" w:type="dxa"/>
            <w:tcBorders>
              <w:bottom w:val="single" w:sz="12" w:space="0" w:color="auto"/>
            </w:tcBorders>
            <w:shd w:val="clear" w:color="auto" w:fill="auto"/>
            <w:vAlign w:val="bottom"/>
          </w:tcPr>
          <w:p w14:paraId="64A9EBEB" w14:textId="77777777" w:rsidR="00725033" w:rsidRPr="00DE2C8C" w:rsidRDefault="00725033">
            <w:pPr>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DE2C8C">
              <w:rPr>
                <w:rFonts w:eastAsia="Calibri"/>
                <w:b/>
                <w:bCs/>
                <w:color w:val="000000" w:themeColor="text1"/>
                <w:sz w:val="17"/>
              </w:rPr>
              <w:t>Medical</w:t>
            </w:r>
          </w:p>
        </w:tc>
        <w:tc>
          <w:tcPr>
            <w:tcW w:w="1299" w:type="dxa"/>
            <w:tcBorders>
              <w:bottom w:val="single" w:sz="12" w:space="0" w:color="auto"/>
            </w:tcBorders>
            <w:shd w:val="clear" w:color="auto" w:fill="auto"/>
          </w:tcPr>
          <w:p w14:paraId="65CC91B3"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802.6</w:t>
            </w:r>
          </w:p>
        </w:tc>
        <w:tc>
          <w:tcPr>
            <w:tcW w:w="1299" w:type="dxa"/>
            <w:tcBorders>
              <w:bottom w:val="single" w:sz="12" w:space="0" w:color="auto"/>
            </w:tcBorders>
            <w:shd w:val="clear" w:color="auto" w:fill="auto"/>
          </w:tcPr>
          <w:p w14:paraId="73FE7F7A" w14:textId="254659B1"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37</w:t>
            </w:r>
            <w:r w:rsidR="00787EA3">
              <w:rPr>
                <w:rFonts w:eastAsia="Calibri"/>
                <w:color w:val="000000" w:themeColor="text1"/>
                <w:sz w:val="17"/>
              </w:rPr>
              <w:t>0</w:t>
            </w:r>
            <w:r w:rsidRPr="00DE2C8C">
              <w:rPr>
                <w:rFonts w:eastAsia="Calibri"/>
                <w:color w:val="000000" w:themeColor="text1"/>
                <w:sz w:val="17"/>
              </w:rPr>
              <w:t>.</w:t>
            </w:r>
            <w:r w:rsidR="00787EA3">
              <w:rPr>
                <w:rFonts w:eastAsia="Calibri"/>
                <w:color w:val="000000" w:themeColor="text1"/>
                <w:sz w:val="17"/>
              </w:rPr>
              <w:t>3</w:t>
            </w:r>
          </w:p>
        </w:tc>
        <w:tc>
          <w:tcPr>
            <w:tcW w:w="1299" w:type="dxa"/>
            <w:tcBorders>
              <w:bottom w:val="single" w:sz="12" w:space="0" w:color="auto"/>
            </w:tcBorders>
            <w:shd w:val="clear" w:color="auto" w:fill="auto"/>
          </w:tcPr>
          <w:p w14:paraId="056D6A67"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601.4</w:t>
            </w:r>
          </w:p>
        </w:tc>
        <w:tc>
          <w:tcPr>
            <w:tcW w:w="1299" w:type="dxa"/>
            <w:tcBorders>
              <w:bottom w:val="single" w:sz="12" w:space="0" w:color="auto"/>
            </w:tcBorders>
            <w:shd w:val="clear" w:color="auto" w:fill="auto"/>
            <w:vAlign w:val="bottom"/>
          </w:tcPr>
          <w:p w14:paraId="5197A74A"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563.3</w:t>
            </w:r>
          </w:p>
        </w:tc>
        <w:tc>
          <w:tcPr>
            <w:tcW w:w="1300" w:type="dxa"/>
            <w:tcBorders>
              <w:bottom w:val="single" w:sz="12" w:space="0" w:color="auto"/>
            </w:tcBorders>
            <w:shd w:val="clear" w:color="auto" w:fill="auto"/>
            <w:vAlign w:val="bottom"/>
          </w:tcPr>
          <w:p w14:paraId="41F9B2BA" w14:textId="77777777" w:rsidR="00725033" w:rsidRPr="00DE2C8C" w:rsidRDefault="00725033">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DE2C8C">
              <w:rPr>
                <w:rFonts w:eastAsia="Calibri"/>
                <w:color w:val="000000" w:themeColor="text1"/>
                <w:sz w:val="17"/>
              </w:rPr>
              <w:t>(38.1)</w:t>
            </w:r>
          </w:p>
        </w:tc>
      </w:tr>
    </w:tbl>
    <w:p w14:paraId="753F628F"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1BB4FC77"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9462618" w14:textId="48BAED0B" w:rsidR="00725033" w:rsidRPr="0010407D" w:rsidRDefault="00725033" w:rsidP="006D3041">
      <w:pPr>
        <w:pStyle w:val="AUNAMA16Apr"/>
      </w:pPr>
      <w:r w:rsidRPr="0010407D">
        <w:t xml:space="preserve">The reduced requirements are attributable to </w:t>
      </w:r>
      <w:r w:rsidR="00C5690E">
        <w:t xml:space="preserve">realignment </w:t>
      </w:r>
      <w:r w:rsidR="00F44D7C">
        <w:t>of</w:t>
      </w:r>
      <w:r w:rsidR="00CC4F37">
        <w:t xml:space="preserve"> the provision for</w:t>
      </w:r>
      <w:r w:rsidR="00F44D7C">
        <w:t xml:space="preserve"> </w:t>
      </w:r>
      <w:r w:rsidR="00144DD8">
        <w:t>information and technology</w:t>
      </w:r>
      <w:r w:rsidR="00CC4F37">
        <w:t xml:space="preserve"> service costs</w:t>
      </w:r>
      <w:r w:rsidR="00144DD8">
        <w:t xml:space="preserve"> </w:t>
      </w:r>
      <w:r w:rsidR="003A5DD7">
        <w:t xml:space="preserve">of </w:t>
      </w:r>
      <w:r w:rsidR="00DD44DC" w:rsidRPr="0010407D">
        <w:t>the Joint Medical Services and the United Nations Medical Emergency Response Team</w:t>
      </w:r>
      <w:r w:rsidR="00F44D7C">
        <w:t xml:space="preserve"> </w:t>
      </w:r>
      <w:r w:rsidR="00CC4F37">
        <w:t xml:space="preserve">under the communications and information technology budget class, </w:t>
      </w:r>
      <w:r w:rsidR="00FC415D">
        <w:rPr>
          <w:color w:val="000000" w:themeColor="text1"/>
        </w:rPr>
        <w:t>to better align with the recording of expenditures.</w:t>
      </w:r>
      <w:r w:rsidRPr="0010407D">
        <w:t xml:space="preserve"> </w:t>
      </w:r>
    </w:p>
    <w:bookmarkEnd w:id="15"/>
    <w:p w14:paraId="6330176C"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46FF669F" w14:textId="77777777" w:rsidR="00725033" w:rsidRPr="00DE2C8C" w:rsidRDefault="00725033" w:rsidP="0072503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p w14:paraId="4F10BA2D" w14:textId="77777777" w:rsidR="00725033" w:rsidRPr="00DE2C8C" w:rsidRDefault="00725033" w:rsidP="00725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4FC33713" w14:textId="77777777" w:rsidR="00725033" w:rsidRPr="00DE2C8C" w:rsidRDefault="00725033" w:rsidP="007250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53"/>
        <w:gridCol w:w="1291"/>
        <w:gridCol w:w="1291"/>
        <w:gridCol w:w="1292"/>
        <w:gridCol w:w="1291"/>
        <w:gridCol w:w="1292"/>
      </w:tblGrid>
      <w:tr w:rsidR="00725033" w:rsidRPr="00DE2C8C" w14:paraId="557FA21E" w14:textId="77777777">
        <w:trPr>
          <w:tblHeader/>
        </w:trPr>
        <w:tc>
          <w:tcPr>
            <w:tcW w:w="2153" w:type="dxa"/>
            <w:tcBorders>
              <w:top w:val="single" w:sz="4" w:space="0" w:color="auto"/>
              <w:bottom w:val="single" w:sz="12" w:space="0" w:color="auto"/>
            </w:tcBorders>
            <w:shd w:val="clear" w:color="auto" w:fill="auto"/>
            <w:vAlign w:val="bottom"/>
          </w:tcPr>
          <w:p w14:paraId="0F24AEDE" w14:textId="77777777" w:rsidR="00725033" w:rsidRPr="00DE2C8C" w:rsidRDefault="00725033">
            <w:pPr>
              <w:keepNext/>
              <w:keepLines/>
              <w:spacing w:before="81" w:after="81" w:line="160" w:lineRule="exact"/>
              <w:ind w:right="40"/>
              <w:rPr>
                <w:rFonts w:eastAsia="Calibri"/>
                <w:i/>
                <w:color w:val="000000" w:themeColor="text1"/>
                <w:sz w:val="14"/>
              </w:rPr>
            </w:pPr>
          </w:p>
        </w:tc>
        <w:tc>
          <w:tcPr>
            <w:tcW w:w="1291" w:type="dxa"/>
            <w:tcBorders>
              <w:top w:val="single" w:sz="4" w:space="0" w:color="auto"/>
              <w:bottom w:val="single" w:sz="12" w:space="0" w:color="auto"/>
            </w:tcBorders>
            <w:shd w:val="clear" w:color="auto" w:fill="auto"/>
            <w:vAlign w:val="bottom"/>
          </w:tcPr>
          <w:p w14:paraId="0D5541C2"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2024</w:t>
            </w:r>
          </w:p>
        </w:tc>
        <w:tc>
          <w:tcPr>
            <w:tcW w:w="1291" w:type="dxa"/>
            <w:tcBorders>
              <w:top w:val="single" w:sz="4" w:space="0" w:color="auto"/>
              <w:bottom w:val="single" w:sz="12" w:space="0" w:color="auto"/>
            </w:tcBorders>
            <w:shd w:val="clear" w:color="auto" w:fill="auto"/>
            <w:vAlign w:val="bottom"/>
          </w:tcPr>
          <w:p w14:paraId="1AC8716B"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Expenditures</w:t>
            </w:r>
            <w:r w:rsidRPr="00DE2C8C">
              <w:rPr>
                <w:rFonts w:eastAsia="Calibri"/>
                <w:i/>
                <w:color w:val="000000" w:themeColor="text1"/>
                <w:sz w:val="14"/>
              </w:rPr>
              <w:br/>
              <w:t>2024</w:t>
            </w:r>
          </w:p>
        </w:tc>
        <w:tc>
          <w:tcPr>
            <w:tcW w:w="1292" w:type="dxa"/>
            <w:tcBorders>
              <w:top w:val="single" w:sz="4" w:space="0" w:color="auto"/>
              <w:bottom w:val="single" w:sz="12" w:space="0" w:color="auto"/>
            </w:tcBorders>
            <w:shd w:val="clear" w:color="auto" w:fill="auto"/>
            <w:vAlign w:val="bottom"/>
          </w:tcPr>
          <w:p w14:paraId="16B3C35B"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Appropriation</w:t>
            </w:r>
            <w:r w:rsidRPr="00DE2C8C">
              <w:rPr>
                <w:rFonts w:eastAsia="Calibri"/>
                <w:i/>
                <w:color w:val="000000" w:themeColor="text1"/>
                <w:sz w:val="14"/>
              </w:rPr>
              <w:br/>
              <w:t>2025</w:t>
            </w:r>
          </w:p>
        </w:tc>
        <w:tc>
          <w:tcPr>
            <w:tcW w:w="1291" w:type="dxa"/>
            <w:tcBorders>
              <w:top w:val="single" w:sz="4" w:space="0" w:color="auto"/>
              <w:bottom w:val="single" w:sz="12" w:space="0" w:color="auto"/>
            </w:tcBorders>
            <w:shd w:val="clear" w:color="auto" w:fill="auto"/>
            <w:vAlign w:val="bottom"/>
          </w:tcPr>
          <w:p w14:paraId="095A375B"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Requirements 2026</w:t>
            </w:r>
          </w:p>
        </w:tc>
        <w:tc>
          <w:tcPr>
            <w:tcW w:w="1292" w:type="dxa"/>
            <w:tcBorders>
              <w:top w:val="single" w:sz="4" w:space="0" w:color="auto"/>
              <w:bottom w:val="single" w:sz="12" w:space="0" w:color="auto"/>
            </w:tcBorders>
            <w:shd w:val="clear" w:color="auto" w:fill="auto"/>
            <w:vAlign w:val="bottom"/>
          </w:tcPr>
          <w:p w14:paraId="650A417F" w14:textId="77777777" w:rsidR="00725033" w:rsidRPr="00DE2C8C" w:rsidRDefault="00725033">
            <w:pPr>
              <w:keepNext/>
              <w:keepLines/>
              <w:spacing w:before="81" w:after="81" w:line="160" w:lineRule="exact"/>
              <w:ind w:left="144" w:right="40"/>
              <w:jc w:val="right"/>
              <w:rPr>
                <w:rFonts w:eastAsia="Calibri"/>
                <w:i/>
                <w:color w:val="000000" w:themeColor="text1"/>
                <w:sz w:val="14"/>
              </w:rPr>
            </w:pPr>
            <w:r w:rsidRPr="00DE2C8C">
              <w:rPr>
                <w:rFonts w:eastAsia="Calibri"/>
                <w:i/>
                <w:color w:val="000000" w:themeColor="text1"/>
                <w:sz w:val="14"/>
              </w:rPr>
              <w:t>Variance</w:t>
            </w:r>
            <w:r w:rsidRPr="00DE2C8C">
              <w:rPr>
                <w:rFonts w:eastAsia="Calibri"/>
                <w:i/>
                <w:color w:val="000000" w:themeColor="text1"/>
                <w:sz w:val="14"/>
              </w:rPr>
              <w:br/>
              <w:t>2026 vs. 2025</w:t>
            </w:r>
          </w:p>
        </w:tc>
      </w:tr>
      <w:tr w:rsidR="00725033" w:rsidRPr="00DE2C8C" w14:paraId="404C8AD9" w14:textId="77777777">
        <w:trPr>
          <w:trHeight w:hRule="exact" w:val="115"/>
          <w:tblHeader/>
        </w:trPr>
        <w:tc>
          <w:tcPr>
            <w:tcW w:w="2153" w:type="dxa"/>
            <w:tcBorders>
              <w:top w:val="single" w:sz="12" w:space="0" w:color="auto"/>
            </w:tcBorders>
            <w:shd w:val="clear" w:color="auto" w:fill="auto"/>
            <w:vAlign w:val="bottom"/>
          </w:tcPr>
          <w:p w14:paraId="1C7B31D7" w14:textId="77777777" w:rsidR="00725033" w:rsidRPr="00DE2C8C" w:rsidRDefault="00725033">
            <w:pPr>
              <w:spacing w:before="40" w:after="40" w:line="210" w:lineRule="exact"/>
              <w:ind w:right="40"/>
              <w:rPr>
                <w:rFonts w:eastAsia="Calibri"/>
                <w:color w:val="000000" w:themeColor="text1"/>
                <w:sz w:val="17"/>
              </w:rPr>
            </w:pPr>
          </w:p>
        </w:tc>
        <w:tc>
          <w:tcPr>
            <w:tcW w:w="1291" w:type="dxa"/>
            <w:tcBorders>
              <w:top w:val="single" w:sz="12" w:space="0" w:color="auto"/>
            </w:tcBorders>
            <w:shd w:val="clear" w:color="auto" w:fill="auto"/>
            <w:vAlign w:val="bottom"/>
          </w:tcPr>
          <w:p w14:paraId="3D33CFE2" w14:textId="77777777" w:rsidR="00725033" w:rsidRPr="00DE2C8C" w:rsidRDefault="00725033">
            <w:pPr>
              <w:spacing w:before="40" w:after="40" w:line="210" w:lineRule="exact"/>
              <w:ind w:left="144" w:right="40"/>
              <w:jc w:val="right"/>
              <w:rPr>
                <w:rFonts w:eastAsia="Calibri"/>
                <w:color w:val="000000" w:themeColor="text1"/>
                <w:sz w:val="17"/>
              </w:rPr>
            </w:pPr>
          </w:p>
        </w:tc>
        <w:tc>
          <w:tcPr>
            <w:tcW w:w="1291" w:type="dxa"/>
            <w:tcBorders>
              <w:top w:val="single" w:sz="12" w:space="0" w:color="auto"/>
            </w:tcBorders>
            <w:shd w:val="clear" w:color="auto" w:fill="auto"/>
            <w:vAlign w:val="bottom"/>
          </w:tcPr>
          <w:p w14:paraId="07BAF596" w14:textId="77777777" w:rsidR="00725033" w:rsidRPr="00DE2C8C" w:rsidRDefault="00725033">
            <w:pPr>
              <w:spacing w:before="40" w:after="40" w:line="210" w:lineRule="exact"/>
              <w:ind w:left="144" w:right="40"/>
              <w:jc w:val="right"/>
              <w:rPr>
                <w:rFonts w:eastAsia="Calibri"/>
                <w:color w:val="000000" w:themeColor="text1"/>
                <w:sz w:val="17"/>
              </w:rPr>
            </w:pPr>
          </w:p>
        </w:tc>
        <w:tc>
          <w:tcPr>
            <w:tcW w:w="1292" w:type="dxa"/>
            <w:tcBorders>
              <w:top w:val="single" w:sz="12" w:space="0" w:color="auto"/>
            </w:tcBorders>
            <w:shd w:val="clear" w:color="auto" w:fill="auto"/>
            <w:vAlign w:val="bottom"/>
          </w:tcPr>
          <w:p w14:paraId="2A6C1EDC" w14:textId="77777777" w:rsidR="00725033" w:rsidRPr="00DE2C8C" w:rsidRDefault="00725033">
            <w:pPr>
              <w:spacing w:before="40" w:after="40" w:line="210" w:lineRule="exact"/>
              <w:ind w:left="144" w:right="40"/>
              <w:jc w:val="right"/>
              <w:rPr>
                <w:rFonts w:eastAsia="Calibri"/>
                <w:color w:val="000000" w:themeColor="text1"/>
                <w:sz w:val="17"/>
              </w:rPr>
            </w:pPr>
          </w:p>
        </w:tc>
        <w:tc>
          <w:tcPr>
            <w:tcW w:w="1291" w:type="dxa"/>
            <w:tcBorders>
              <w:top w:val="single" w:sz="12" w:space="0" w:color="auto"/>
            </w:tcBorders>
            <w:shd w:val="clear" w:color="auto" w:fill="auto"/>
            <w:vAlign w:val="bottom"/>
          </w:tcPr>
          <w:p w14:paraId="10E8AD93" w14:textId="77777777" w:rsidR="00725033" w:rsidRPr="00DE2C8C" w:rsidRDefault="00725033">
            <w:pPr>
              <w:spacing w:before="40" w:after="40" w:line="210" w:lineRule="exact"/>
              <w:ind w:left="144" w:right="40"/>
              <w:jc w:val="right"/>
              <w:rPr>
                <w:rFonts w:eastAsia="Calibri"/>
                <w:color w:val="000000" w:themeColor="text1"/>
                <w:sz w:val="17"/>
              </w:rPr>
            </w:pPr>
          </w:p>
        </w:tc>
        <w:tc>
          <w:tcPr>
            <w:tcW w:w="1292" w:type="dxa"/>
            <w:tcBorders>
              <w:top w:val="single" w:sz="12" w:space="0" w:color="auto"/>
            </w:tcBorders>
            <w:shd w:val="clear" w:color="auto" w:fill="auto"/>
            <w:vAlign w:val="bottom"/>
          </w:tcPr>
          <w:p w14:paraId="4957971A" w14:textId="77777777" w:rsidR="00725033" w:rsidRPr="00DE2C8C" w:rsidRDefault="00725033">
            <w:pPr>
              <w:spacing w:before="40" w:after="40" w:line="210" w:lineRule="exact"/>
              <w:ind w:left="144" w:right="40"/>
              <w:jc w:val="right"/>
              <w:rPr>
                <w:rFonts w:eastAsia="Calibri"/>
                <w:color w:val="000000" w:themeColor="text1"/>
                <w:sz w:val="17"/>
              </w:rPr>
            </w:pPr>
          </w:p>
        </w:tc>
      </w:tr>
      <w:tr w:rsidR="00725033" w:rsidRPr="00DE2C8C" w14:paraId="32B8363C" w14:textId="77777777">
        <w:tc>
          <w:tcPr>
            <w:tcW w:w="2153" w:type="dxa"/>
            <w:tcBorders>
              <w:bottom w:val="single" w:sz="12" w:space="0" w:color="auto"/>
            </w:tcBorders>
            <w:shd w:val="clear" w:color="auto" w:fill="auto"/>
            <w:vAlign w:val="bottom"/>
          </w:tcPr>
          <w:p w14:paraId="53778ED5" w14:textId="77777777" w:rsidR="00725033" w:rsidRPr="00DE2C8C" w:rsidRDefault="00725033">
            <w:pPr>
              <w:tabs>
                <w:tab w:val="left" w:pos="288"/>
                <w:tab w:val="left" w:pos="576"/>
                <w:tab w:val="left" w:pos="864"/>
                <w:tab w:val="left" w:pos="1152"/>
              </w:tabs>
              <w:spacing w:before="40" w:after="40" w:line="200" w:lineRule="exact"/>
              <w:ind w:right="43"/>
              <w:rPr>
                <w:rFonts w:eastAsia="Calibri"/>
                <w:b/>
                <w:bCs/>
                <w:color w:val="000000" w:themeColor="text1"/>
                <w:sz w:val="17"/>
              </w:rPr>
            </w:pPr>
            <w:r w:rsidRPr="00DE2C8C">
              <w:rPr>
                <w:rFonts w:eastAsia="Calibri"/>
                <w:b/>
                <w:bCs/>
                <w:color w:val="000000" w:themeColor="text1"/>
                <w:sz w:val="17"/>
              </w:rPr>
              <w:t>Other supplies, services and equipment</w:t>
            </w:r>
          </w:p>
        </w:tc>
        <w:tc>
          <w:tcPr>
            <w:tcW w:w="1291" w:type="dxa"/>
            <w:tcBorders>
              <w:bottom w:val="single" w:sz="12" w:space="0" w:color="auto"/>
            </w:tcBorders>
            <w:shd w:val="clear" w:color="auto" w:fill="auto"/>
            <w:vAlign w:val="bottom"/>
          </w:tcPr>
          <w:p w14:paraId="2CAF5FB7"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2 508.7</w:t>
            </w:r>
          </w:p>
        </w:tc>
        <w:tc>
          <w:tcPr>
            <w:tcW w:w="1291" w:type="dxa"/>
            <w:tcBorders>
              <w:bottom w:val="single" w:sz="12" w:space="0" w:color="auto"/>
            </w:tcBorders>
            <w:shd w:val="clear" w:color="auto" w:fill="auto"/>
            <w:vAlign w:val="bottom"/>
          </w:tcPr>
          <w:p w14:paraId="5EF7BD41" w14:textId="7131BD49"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1</w:t>
            </w:r>
            <w:r w:rsidR="006B317D">
              <w:rPr>
                <w:rFonts w:eastAsia="Calibri"/>
                <w:color w:val="000000" w:themeColor="text1"/>
                <w:sz w:val="17"/>
              </w:rPr>
              <w:t xml:space="preserve"> </w:t>
            </w:r>
            <w:r w:rsidR="00CC399A">
              <w:rPr>
                <w:rFonts w:eastAsia="Calibri"/>
                <w:color w:val="000000" w:themeColor="text1"/>
                <w:sz w:val="17"/>
              </w:rPr>
              <w:t>770</w:t>
            </w:r>
            <w:r w:rsidRPr="00DE2C8C">
              <w:rPr>
                <w:rFonts w:eastAsia="Calibri"/>
                <w:color w:val="000000" w:themeColor="text1"/>
                <w:sz w:val="17"/>
              </w:rPr>
              <w:t>.</w:t>
            </w:r>
            <w:r w:rsidR="00CC399A">
              <w:rPr>
                <w:rFonts w:eastAsia="Calibri"/>
                <w:color w:val="000000" w:themeColor="text1"/>
                <w:sz w:val="17"/>
              </w:rPr>
              <w:t>1</w:t>
            </w:r>
          </w:p>
        </w:tc>
        <w:tc>
          <w:tcPr>
            <w:tcW w:w="1292" w:type="dxa"/>
            <w:tcBorders>
              <w:bottom w:val="single" w:sz="12" w:space="0" w:color="auto"/>
            </w:tcBorders>
            <w:shd w:val="clear" w:color="auto" w:fill="auto"/>
            <w:vAlign w:val="bottom"/>
          </w:tcPr>
          <w:p w14:paraId="61245548"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2 399.5</w:t>
            </w:r>
          </w:p>
        </w:tc>
        <w:tc>
          <w:tcPr>
            <w:tcW w:w="1291" w:type="dxa"/>
            <w:tcBorders>
              <w:bottom w:val="single" w:sz="12" w:space="0" w:color="auto"/>
            </w:tcBorders>
            <w:shd w:val="clear" w:color="auto" w:fill="auto"/>
            <w:vAlign w:val="bottom"/>
          </w:tcPr>
          <w:p w14:paraId="49E88FDC"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2 659.3</w:t>
            </w:r>
          </w:p>
        </w:tc>
        <w:tc>
          <w:tcPr>
            <w:tcW w:w="1292" w:type="dxa"/>
            <w:tcBorders>
              <w:bottom w:val="single" w:sz="12" w:space="0" w:color="auto"/>
            </w:tcBorders>
            <w:shd w:val="clear" w:color="auto" w:fill="auto"/>
            <w:vAlign w:val="bottom"/>
          </w:tcPr>
          <w:p w14:paraId="79E3C98E" w14:textId="77777777" w:rsidR="00725033" w:rsidRPr="00DE2C8C" w:rsidRDefault="00725033">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DE2C8C">
              <w:rPr>
                <w:rFonts w:eastAsia="Calibri"/>
                <w:color w:val="000000" w:themeColor="text1"/>
                <w:sz w:val="17"/>
              </w:rPr>
              <w:t>259.8</w:t>
            </w:r>
          </w:p>
        </w:tc>
      </w:tr>
    </w:tbl>
    <w:p w14:paraId="60057A21"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4D2B3820"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E15124C" w14:textId="51442F03" w:rsidR="00725033" w:rsidRPr="00DE2C8C" w:rsidRDefault="00725033" w:rsidP="00783B03">
      <w:pPr>
        <w:pStyle w:val="abc"/>
        <w:rPr>
          <w:color w:val="000000" w:themeColor="text1"/>
        </w:rPr>
      </w:pPr>
      <w:bookmarkStart w:id="16" w:name="_Hlk160290010"/>
      <w:bookmarkStart w:id="17" w:name="_Hlk160289986"/>
      <w:r w:rsidRPr="00DE2C8C">
        <w:rPr>
          <w:color w:val="000000" w:themeColor="text1"/>
        </w:rPr>
        <w:lastRenderedPageBreak/>
        <w:t xml:space="preserve">The </w:t>
      </w:r>
      <w:r w:rsidR="00453188">
        <w:rPr>
          <w:color w:val="000000" w:themeColor="text1"/>
        </w:rPr>
        <w:t>increase</w:t>
      </w:r>
      <w:r>
        <w:rPr>
          <w:color w:val="000000" w:themeColor="text1"/>
        </w:rPr>
        <w:t>d requirements are</w:t>
      </w:r>
      <w:r w:rsidRPr="00DE2C8C">
        <w:rPr>
          <w:color w:val="000000" w:themeColor="text1"/>
        </w:rPr>
        <w:t xml:space="preserve"> attributable to </w:t>
      </w:r>
      <w:r w:rsidR="00F30E08" w:rsidRPr="00DE2C8C">
        <w:rPr>
          <w:color w:val="000000" w:themeColor="text1"/>
        </w:rPr>
        <w:t xml:space="preserve">higher requirements for </w:t>
      </w:r>
      <w:r w:rsidRPr="00DE2C8C">
        <w:rPr>
          <w:color w:val="000000" w:themeColor="text1"/>
        </w:rPr>
        <w:t xml:space="preserve">freight costs </w:t>
      </w:r>
      <w:r w:rsidR="002377BB">
        <w:t>associated with the</w:t>
      </w:r>
      <w:r w:rsidRPr="00845422">
        <w:t xml:space="preserve"> increased volume of acquisition</w:t>
      </w:r>
      <w:r w:rsidR="002377BB">
        <w:t xml:space="preserve"> (as explained under facilities and infrastructure above)</w:t>
      </w:r>
      <w:r>
        <w:t>, as well as new requirements for inspection fees on imports of communications-related IT equipment imposed by the authorities in 2024</w:t>
      </w:r>
      <w:r w:rsidR="00487FDC">
        <w:t xml:space="preserve">, as well as </w:t>
      </w:r>
      <w:r w:rsidR="002C2BD9">
        <w:rPr>
          <w:color w:val="000000" w:themeColor="text1"/>
        </w:rPr>
        <w:t>higher requirement</w:t>
      </w:r>
      <w:r w:rsidR="00487FDC">
        <w:rPr>
          <w:color w:val="000000" w:themeColor="text1"/>
        </w:rPr>
        <w:t xml:space="preserve"> for individual contractors. </w:t>
      </w:r>
      <w:bookmarkEnd w:id="16"/>
      <w:bookmarkEnd w:id="17"/>
    </w:p>
    <w:p w14:paraId="596BABF3"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12B067EA"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148F3F4C" w14:textId="77777777" w:rsidR="00725033" w:rsidRPr="00DE2C8C" w:rsidRDefault="00725033" w:rsidP="00725033">
      <w:pPr>
        <w:pStyle w:val="H1"/>
        <w:ind w:right="1260"/>
        <w:rPr>
          <w:color w:val="000000" w:themeColor="text1"/>
        </w:rPr>
      </w:pPr>
      <w:r w:rsidRPr="00DE2C8C">
        <w:rPr>
          <w:color w:val="000000" w:themeColor="text1"/>
        </w:rPr>
        <w:tab/>
        <w:t>5.</w:t>
      </w:r>
      <w:r w:rsidRPr="00DE2C8C">
        <w:rPr>
          <w:color w:val="000000" w:themeColor="text1"/>
        </w:rPr>
        <w:tab/>
        <w:t>Extrabudgetary resources</w:t>
      </w:r>
    </w:p>
    <w:p w14:paraId="567BFE6E"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6DDCA829"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452C23CE" w14:textId="77777777" w:rsidR="00725033" w:rsidRPr="00DE2C8C" w:rsidRDefault="00725033" w:rsidP="00725033">
      <w:pPr>
        <w:pStyle w:val="H23"/>
        <w:rPr>
          <w:color w:val="000000" w:themeColor="text1"/>
          <w:lang w:val="en-GB"/>
        </w:rPr>
      </w:pPr>
      <w:r w:rsidRPr="00DE2C8C">
        <w:rPr>
          <w:color w:val="000000" w:themeColor="text1"/>
          <w:lang w:val="en-GB"/>
        </w:rPr>
        <w:tab/>
      </w:r>
      <w:r w:rsidRPr="00783B03">
        <w:rPr>
          <w:b w:val="0"/>
          <w:bCs/>
          <w:color w:val="000000" w:themeColor="text1"/>
          <w:lang w:val="en-GB"/>
        </w:rPr>
        <w:t>(a)</w:t>
      </w:r>
      <w:r w:rsidRPr="00DE2C8C">
        <w:rPr>
          <w:color w:val="000000" w:themeColor="text1"/>
          <w:lang w:val="en-GB"/>
        </w:rPr>
        <w:tab/>
        <w:t>Voluntary contributions</w:t>
      </w:r>
    </w:p>
    <w:p w14:paraId="496679DD"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7B5DFFEE"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2D724688" w14:textId="7D9D9695" w:rsidR="00294DF7" w:rsidRDefault="00725033" w:rsidP="006D3041">
      <w:pPr>
        <w:pStyle w:val="AUNAMA16Apr"/>
      </w:pPr>
      <w:r w:rsidRPr="00DE2C8C">
        <w:t>In 2025, voluntary contributions in the amount of $</w:t>
      </w:r>
      <w:r w:rsidR="00C6064B">
        <w:t>2,9</w:t>
      </w:r>
      <w:r w:rsidR="00A42110">
        <w:t>59,300</w:t>
      </w:r>
      <w:r w:rsidRPr="00DE2C8C">
        <w:t xml:space="preserve"> are projected to be utilized</w:t>
      </w:r>
      <w:r w:rsidR="00294DF7">
        <w:t xml:space="preserve">, </w:t>
      </w:r>
      <w:r w:rsidR="00F22BC6">
        <w:t>comprising</w:t>
      </w:r>
      <w:r w:rsidR="000907E1">
        <w:t xml:space="preserve"> </w:t>
      </w:r>
      <w:r w:rsidR="00294DF7">
        <w:t xml:space="preserve">the following funding sources: </w:t>
      </w:r>
    </w:p>
    <w:p w14:paraId="7BD0B01E" w14:textId="77777777" w:rsidR="003A44CA" w:rsidRDefault="003A44CA" w:rsidP="0019488B">
      <w:pPr>
        <w:pStyle w:val="ListParagraph"/>
        <w:numPr>
          <w:ilvl w:val="0"/>
          <w:numId w:val="41"/>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330"/>
        <w:jc w:val="both"/>
        <w:rPr>
          <w:color w:val="000000" w:themeColor="text1"/>
          <w:lang w:val="en-US"/>
        </w:rPr>
      </w:pPr>
      <w:r w:rsidRPr="00E56C7E">
        <w:rPr>
          <w:color w:val="000000" w:themeColor="text1"/>
          <w:lang w:val="en-US"/>
        </w:rPr>
        <w:t>$</w:t>
      </w:r>
      <w:r>
        <w:rPr>
          <w:color w:val="000000" w:themeColor="text1"/>
          <w:lang w:val="en-US"/>
        </w:rPr>
        <w:t>200</w:t>
      </w:r>
      <w:r w:rsidRPr="00E56C7E">
        <w:rPr>
          <w:color w:val="000000" w:themeColor="text1"/>
          <w:lang w:val="en-US"/>
        </w:rPr>
        <w:t>,700 through the Department of Political and Peacebuilding Affairs to support the national female youth United Nations Volunteers programme. The programme’s objective is in line with the Mission’s mandate and contributes to advancing mandate implementation, including inclusive governance, respect for human rights, and peacebuilding with reinforced local capacities, and to good practices across the range of mandated activities and operations;</w:t>
      </w:r>
    </w:p>
    <w:p w14:paraId="10016DFB" w14:textId="77777777" w:rsidR="003A44CA" w:rsidRPr="00936E67" w:rsidRDefault="003A44CA" w:rsidP="00936E67">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890"/>
        <w:jc w:val="both"/>
        <w:rPr>
          <w:color w:val="000000" w:themeColor="text1"/>
          <w:lang w:val="en-US"/>
        </w:rPr>
      </w:pPr>
    </w:p>
    <w:p w14:paraId="21E4EC0F" w14:textId="0DD86F06" w:rsidR="003A44CA" w:rsidRDefault="003A44CA" w:rsidP="0019488B">
      <w:pPr>
        <w:pStyle w:val="ListParagraph"/>
        <w:numPr>
          <w:ilvl w:val="0"/>
          <w:numId w:val="41"/>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330"/>
        <w:jc w:val="both"/>
        <w:rPr>
          <w:color w:val="000000" w:themeColor="text1"/>
          <w:lang w:val="en-US"/>
        </w:rPr>
      </w:pPr>
      <w:r>
        <w:rPr>
          <w:color w:val="000000" w:themeColor="text1"/>
        </w:rPr>
        <w:t>$</w:t>
      </w:r>
      <w:r w:rsidR="00EB11FA">
        <w:rPr>
          <w:color w:val="000000" w:themeColor="text1"/>
        </w:rPr>
        <w:t>2,</w:t>
      </w:r>
      <w:r w:rsidR="00A42110">
        <w:rPr>
          <w:color w:val="000000" w:themeColor="text1"/>
        </w:rPr>
        <w:t>758</w:t>
      </w:r>
      <w:r w:rsidR="00EB11FA">
        <w:rPr>
          <w:color w:val="000000" w:themeColor="text1"/>
        </w:rPr>
        <w:t>,</w:t>
      </w:r>
      <w:r w:rsidR="00A42110">
        <w:rPr>
          <w:color w:val="000000" w:themeColor="text1"/>
        </w:rPr>
        <w:t>6</w:t>
      </w:r>
      <w:r w:rsidR="00EB11FA">
        <w:rPr>
          <w:color w:val="000000" w:themeColor="text1"/>
        </w:rPr>
        <w:t>00</w:t>
      </w:r>
      <w:r>
        <w:rPr>
          <w:color w:val="000000" w:themeColor="text1"/>
        </w:rPr>
        <w:t xml:space="preserve"> under the Mission’s trust fund </w:t>
      </w:r>
      <w:r w:rsidR="0043778D" w:rsidRPr="0043778D">
        <w:rPr>
          <w:color w:val="000000" w:themeColor="text1"/>
        </w:rPr>
        <w:t xml:space="preserve">are being utilized to provide for </w:t>
      </w:r>
      <w:r w:rsidR="00D66A3B">
        <w:rPr>
          <w:color w:val="000000" w:themeColor="text1"/>
        </w:rPr>
        <w:t>ten</w:t>
      </w:r>
      <w:r w:rsidR="0043778D" w:rsidRPr="0043778D">
        <w:rPr>
          <w:color w:val="000000" w:themeColor="text1"/>
        </w:rPr>
        <w:t xml:space="preserve"> posts (1 P-5, </w:t>
      </w:r>
      <w:r w:rsidR="000E37E2">
        <w:rPr>
          <w:color w:val="000000" w:themeColor="text1"/>
        </w:rPr>
        <w:t>2</w:t>
      </w:r>
      <w:r w:rsidR="0043778D" w:rsidRPr="0043778D">
        <w:rPr>
          <w:color w:val="000000" w:themeColor="text1"/>
        </w:rPr>
        <w:t xml:space="preserve"> P-4</w:t>
      </w:r>
      <w:r w:rsidR="00E12F83">
        <w:rPr>
          <w:color w:val="000000" w:themeColor="text1"/>
        </w:rPr>
        <w:t xml:space="preserve">, </w:t>
      </w:r>
      <w:r w:rsidR="000E37E2">
        <w:rPr>
          <w:color w:val="000000" w:themeColor="text1"/>
        </w:rPr>
        <w:t>6</w:t>
      </w:r>
      <w:r w:rsidR="0043778D" w:rsidRPr="0043778D">
        <w:rPr>
          <w:color w:val="000000" w:themeColor="text1"/>
        </w:rPr>
        <w:t xml:space="preserve"> P-3</w:t>
      </w:r>
      <w:r w:rsidR="00E12F83">
        <w:rPr>
          <w:color w:val="000000" w:themeColor="text1"/>
        </w:rPr>
        <w:t xml:space="preserve"> and 1 FS</w:t>
      </w:r>
      <w:r w:rsidR="0043778D" w:rsidRPr="0043778D">
        <w:rPr>
          <w:color w:val="000000" w:themeColor="text1"/>
        </w:rPr>
        <w:t>),</w:t>
      </w:r>
      <w:r w:rsidR="00354A23">
        <w:rPr>
          <w:color w:val="000000" w:themeColor="text1"/>
        </w:rPr>
        <w:t xml:space="preserve"> and operational costs to support </w:t>
      </w:r>
      <w:r w:rsidR="00F57466">
        <w:rPr>
          <w:color w:val="000000" w:themeColor="text1"/>
        </w:rPr>
        <w:t xml:space="preserve">climate change, </w:t>
      </w:r>
      <w:r w:rsidR="00515494">
        <w:rPr>
          <w:color w:val="000000" w:themeColor="text1"/>
        </w:rPr>
        <w:t>a</w:t>
      </w:r>
      <w:r w:rsidR="00767CB6" w:rsidRPr="007F51F6">
        <w:rPr>
          <w:color w:val="000000" w:themeColor="text1"/>
          <w:lang w:val="en-US"/>
        </w:rPr>
        <w:t>activities</w:t>
      </w:r>
      <w:r w:rsidR="00515494" w:rsidRPr="007F51F6">
        <w:rPr>
          <w:color w:val="000000" w:themeColor="text1"/>
          <w:lang w:val="en-US"/>
        </w:rPr>
        <w:t xml:space="preserve"> in local peace </w:t>
      </w:r>
      <w:r w:rsidR="007661B1" w:rsidRPr="004B1F12">
        <w:t>initiatives</w:t>
      </w:r>
      <w:r w:rsidR="007661B1" w:rsidRPr="004B1F12">
        <w:rPr>
          <w:lang w:val="en-US"/>
        </w:rPr>
        <w:t xml:space="preserve"> </w:t>
      </w:r>
      <w:r w:rsidR="00515494" w:rsidRPr="007F51F6">
        <w:rPr>
          <w:color w:val="000000" w:themeColor="text1"/>
          <w:lang w:val="en-US"/>
        </w:rPr>
        <w:t>and political engagement and meetings with regional governments</w:t>
      </w:r>
      <w:r w:rsidR="00D460D7">
        <w:rPr>
          <w:color w:val="000000" w:themeColor="text1"/>
          <w:lang w:val="en-US"/>
        </w:rPr>
        <w:t xml:space="preserve">, </w:t>
      </w:r>
      <w:r w:rsidR="00121992">
        <w:rPr>
          <w:color w:val="000000" w:themeColor="text1"/>
          <w:lang w:val="en-US"/>
        </w:rPr>
        <w:t xml:space="preserve">and </w:t>
      </w:r>
      <w:r w:rsidR="00767CB6">
        <w:rPr>
          <w:color w:val="000000" w:themeColor="text1"/>
          <w:lang w:val="en-US"/>
        </w:rPr>
        <w:t xml:space="preserve">the </w:t>
      </w:r>
      <w:r w:rsidR="00B1261C" w:rsidRPr="00BA58F3">
        <w:rPr>
          <w:color w:val="000000" w:themeColor="text1"/>
        </w:rPr>
        <w:t>advanc</w:t>
      </w:r>
      <w:r w:rsidR="00121992">
        <w:rPr>
          <w:color w:val="000000" w:themeColor="text1"/>
        </w:rPr>
        <w:t xml:space="preserve">ement of </w:t>
      </w:r>
      <w:r w:rsidR="00B1261C" w:rsidRPr="00BA58F3">
        <w:rPr>
          <w:color w:val="000000" w:themeColor="text1"/>
        </w:rPr>
        <w:t>international engagement on Afghanistan in a more coherent, coordinated, and structured manner</w:t>
      </w:r>
      <w:r w:rsidR="00121992">
        <w:rPr>
          <w:color w:val="000000" w:themeColor="text1"/>
        </w:rPr>
        <w:t xml:space="preserve"> in line with the </w:t>
      </w:r>
      <w:r w:rsidR="00936E67" w:rsidRPr="00BA58F3">
        <w:rPr>
          <w:color w:val="000000" w:themeColor="text1"/>
        </w:rPr>
        <w:t xml:space="preserve">recommendations of </w:t>
      </w:r>
      <w:r w:rsidR="00767CB6">
        <w:rPr>
          <w:color w:val="000000" w:themeColor="text1"/>
        </w:rPr>
        <w:t xml:space="preserve">the </w:t>
      </w:r>
      <w:r w:rsidR="00936E67" w:rsidRPr="00BA58F3">
        <w:rPr>
          <w:color w:val="000000" w:themeColor="text1"/>
        </w:rPr>
        <w:t>Independent Assessment on Afghanistan (S/2023/856)</w:t>
      </w:r>
      <w:r w:rsidR="00936E67">
        <w:rPr>
          <w:color w:val="000000" w:themeColor="text1"/>
        </w:rPr>
        <w:t xml:space="preserve">. </w:t>
      </w:r>
    </w:p>
    <w:p w14:paraId="348E2DA2" w14:textId="0C345E08" w:rsidR="00725033" w:rsidRDefault="00725033" w:rsidP="006D3041">
      <w:pPr>
        <w:pStyle w:val="AUNAMA16Apr"/>
      </w:pPr>
      <w:r w:rsidRPr="00DE2C8C">
        <w:t>In 2026, voluntary contributions in the estimated amount of $1,</w:t>
      </w:r>
      <w:r w:rsidR="00936E67">
        <w:t>429</w:t>
      </w:r>
      <w:r w:rsidR="0028190B">
        <w:t>,400</w:t>
      </w:r>
      <w:r w:rsidRPr="00DE2C8C">
        <w:t xml:space="preserve"> are projected to be utilized under the Mission’s trust fund to continue to provide for </w:t>
      </w:r>
      <w:r w:rsidR="00424C74">
        <w:t>five</w:t>
      </w:r>
      <w:r w:rsidRPr="00DE2C8C">
        <w:t xml:space="preserve"> </w:t>
      </w:r>
      <w:r w:rsidR="00E43DF4">
        <w:t xml:space="preserve">P-3 </w:t>
      </w:r>
      <w:r w:rsidRPr="00DE2C8C">
        <w:t>pos</w:t>
      </w:r>
      <w:r w:rsidR="00E43DF4">
        <w:t>ts</w:t>
      </w:r>
      <w:r w:rsidR="00424C74">
        <w:t xml:space="preserve"> </w:t>
      </w:r>
      <w:r w:rsidR="002377BB">
        <w:t>for 12 months,</w:t>
      </w:r>
      <w:r w:rsidR="00424C74">
        <w:t xml:space="preserve"> and </w:t>
      </w:r>
      <w:r w:rsidR="002377BB">
        <w:t>another</w:t>
      </w:r>
      <w:r w:rsidR="00424C74">
        <w:t xml:space="preserve"> </w:t>
      </w:r>
      <w:r w:rsidR="001B73E1">
        <w:rPr>
          <w:color w:val="000000" w:themeColor="text1"/>
        </w:rPr>
        <w:t>four posts</w:t>
      </w:r>
      <w:r w:rsidR="006E104B">
        <w:rPr>
          <w:color w:val="000000" w:themeColor="text1"/>
        </w:rPr>
        <w:t xml:space="preserve"> </w:t>
      </w:r>
      <w:r w:rsidR="001B73E1" w:rsidRPr="003C1302">
        <w:rPr>
          <w:color w:val="000000" w:themeColor="text1"/>
        </w:rPr>
        <w:t>(</w:t>
      </w:r>
      <w:r w:rsidR="005D4AEC">
        <w:rPr>
          <w:color w:val="000000" w:themeColor="text1"/>
        </w:rPr>
        <w:t xml:space="preserve">1 </w:t>
      </w:r>
      <w:r w:rsidR="001B73E1" w:rsidRPr="003C1302">
        <w:rPr>
          <w:color w:val="000000" w:themeColor="text1"/>
        </w:rPr>
        <w:t>P-5, 1</w:t>
      </w:r>
      <w:r w:rsidR="006E104B">
        <w:rPr>
          <w:color w:val="000000" w:themeColor="text1"/>
        </w:rPr>
        <w:t xml:space="preserve"> </w:t>
      </w:r>
      <w:r w:rsidR="001B73E1" w:rsidRPr="003C1302">
        <w:rPr>
          <w:color w:val="000000" w:themeColor="text1"/>
        </w:rPr>
        <w:t>P-4, 1</w:t>
      </w:r>
      <w:r w:rsidR="002E1734">
        <w:rPr>
          <w:color w:val="000000" w:themeColor="text1"/>
        </w:rPr>
        <w:t xml:space="preserve"> </w:t>
      </w:r>
      <w:r w:rsidR="001B73E1" w:rsidRPr="003C1302">
        <w:rPr>
          <w:color w:val="000000" w:themeColor="text1"/>
        </w:rPr>
        <w:t xml:space="preserve">P-3 and 1FS) </w:t>
      </w:r>
      <w:r w:rsidR="001B73E1">
        <w:rPr>
          <w:color w:val="000000" w:themeColor="text1"/>
        </w:rPr>
        <w:t>for two months.</w:t>
      </w:r>
    </w:p>
    <w:p w14:paraId="27F2913A" w14:textId="77777777" w:rsidR="006D3041" w:rsidRPr="00DE2C8C" w:rsidRDefault="006D3041" w:rsidP="006D3041">
      <w:pPr>
        <w:pStyle w:val="AUNAMA16Apr"/>
        <w:numPr>
          <w:ilvl w:val="0"/>
          <w:numId w:val="0"/>
        </w:numPr>
      </w:pPr>
    </w:p>
    <w:p w14:paraId="4D795FFD" w14:textId="49CAB1AA" w:rsidR="00725033" w:rsidRPr="00DE2C8C" w:rsidRDefault="00725033" w:rsidP="006D3041">
      <w:pPr>
        <w:pStyle w:val="AUNAMA16Apr"/>
      </w:pPr>
      <w:r w:rsidRPr="00DE2C8C">
        <w:t xml:space="preserve">The decrease in the estimates projected for 2026 </w:t>
      </w:r>
      <w:r w:rsidRPr="004D0E2F">
        <w:t>compared with the estimates of 2025 reflects the duration of the commitments made by the respective donors under existing agreements</w:t>
      </w:r>
      <w:r w:rsidR="008F31C1">
        <w:t>.</w:t>
      </w:r>
      <w:r w:rsidR="0090550B">
        <w:t xml:space="preserve"> </w:t>
      </w:r>
      <w:r w:rsidR="0090550B">
        <w:rPr>
          <w:color w:val="000000" w:themeColor="text1"/>
        </w:rPr>
        <w:t xml:space="preserve">In addition, the </w:t>
      </w:r>
      <w:r w:rsidR="005D4AEC">
        <w:rPr>
          <w:color w:val="000000" w:themeColor="text1"/>
        </w:rPr>
        <w:t>N</w:t>
      </w:r>
      <w:r w:rsidR="0090550B">
        <w:rPr>
          <w:color w:val="000000" w:themeColor="text1"/>
        </w:rPr>
        <w:t>UNV positions are proposed to be converted to regular budget.</w:t>
      </w:r>
    </w:p>
    <w:p w14:paraId="44645955" w14:textId="77777777" w:rsidR="00725033" w:rsidRPr="00DE2C8C" w:rsidRDefault="00725033" w:rsidP="0072503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shd w:val="pct15" w:color="auto" w:fill="FFFFFF"/>
        </w:rPr>
      </w:pPr>
    </w:p>
    <w:p w14:paraId="58C3E559" w14:textId="77777777" w:rsidR="00725033" w:rsidRPr="00DE2C8C" w:rsidRDefault="00725033" w:rsidP="00725033">
      <w:pPr>
        <w:pStyle w:val="H23"/>
        <w:rPr>
          <w:color w:val="000000" w:themeColor="text1"/>
          <w:lang w:val="en-GB"/>
        </w:rPr>
      </w:pPr>
      <w:r w:rsidRPr="00DE2C8C">
        <w:rPr>
          <w:color w:val="000000" w:themeColor="text1"/>
          <w:lang w:val="en-GB"/>
        </w:rPr>
        <w:tab/>
        <w:t>(b)</w:t>
      </w:r>
      <w:r w:rsidRPr="00DE2C8C">
        <w:rPr>
          <w:color w:val="000000" w:themeColor="text1"/>
          <w:lang w:val="en-GB"/>
        </w:rPr>
        <w:tab/>
        <w:t>Cost recovery</w:t>
      </w:r>
    </w:p>
    <w:p w14:paraId="6E426E81"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05964FA4" w14:textId="56158C61" w:rsidR="00725033" w:rsidRDefault="00725033" w:rsidP="006D3041">
      <w:pPr>
        <w:pStyle w:val="AUNAMA16Apr"/>
      </w:pPr>
      <w:r w:rsidRPr="00DE2C8C">
        <w:t>In 2025, resources in the amount of $23,</w:t>
      </w:r>
      <w:r w:rsidR="0090550B">
        <w:t>500,000</w:t>
      </w:r>
      <w:r w:rsidRPr="00DE2C8C">
        <w:t xml:space="preserve"> are estimated to be received from United Nations agencies, funds and programmes and other entities through the cost recovery mechanism, for services provided by the Mission to these entities, including co-location in Mission compounds and medical services throughout Afghanistan</w:t>
      </w:r>
      <w:r w:rsidR="007C7E6D">
        <w:t xml:space="preserve">. </w:t>
      </w:r>
      <w:r w:rsidRPr="00DE2C8C">
        <w:t xml:space="preserve">These cost recovery resources will be utilized to provide for the staff costs of five </w:t>
      </w:r>
      <w:r w:rsidR="00C80365">
        <w:t>posts</w:t>
      </w:r>
      <w:r w:rsidRPr="00DE2C8C">
        <w:t xml:space="preserve"> (1 P-3</w:t>
      </w:r>
      <w:r w:rsidR="007C7E6D">
        <w:t xml:space="preserve"> </w:t>
      </w:r>
      <w:r w:rsidRPr="00DE2C8C">
        <w:t xml:space="preserve">and </w:t>
      </w:r>
      <w:r w:rsidR="007C7E6D">
        <w:t>4</w:t>
      </w:r>
      <w:r w:rsidRPr="00DE2C8C">
        <w:t xml:space="preserve"> Field Service</w:t>
      </w:r>
      <w:r w:rsidR="00C80365">
        <w:t>)</w:t>
      </w:r>
      <w:r w:rsidRPr="00DE2C8C">
        <w:t xml:space="preserve"> and for medical-related requirements, including medical personnel and supplies, as well as the costs associated with maintaining United Nations compounds, including security services, rent, utilities and maintenance services. Such resources will complement regular budget resources of the Mission. </w:t>
      </w:r>
    </w:p>
    <w:p w14:paraId="331C440F" w14:textId="77777777" w:rsidR="006D3041" w:rsidRPr="00DE2C8C" w:rsidRDefault="006D3041" w:rsidP="006D3041">
      <w:pPr>
        <w:pStyle w:val="AUNAMA16Apr"/>
        <w:numPr>
          <w:ilvl w:val="0"/>
          <w:numId w:val="0"/>
        </w:numPr>
        <w:ind w:left="1260"/>
      </w:pPr>
    </w:p>
    <w:p w14:paraId="7279F4F5" w14:textId="76371684" w:rsidR="00725033" w:rsidRPr="00DE2C8C" w:rsidRDefault="00725033" w:rsidP="006D3041">
      <w:pPr>
        <w:pStyle w:val="AUNAMA16Apr"/>
      </w:pPr>
      <w:r>
        <w:t xml:space="preserve">For 2026, </w:t>
      </w:r>
      <w:r w:rsidR="004301C4">
        <w:t>re</w:t>
      </w:r>
      <w:r w:rsidR="004301C4" w:rsidRPr="00F20BDB">
        <w:t>sources in the amount of $</w:t>
      </w:r>
      <w:r w:rsidR="006C030A" w:rsidRPr="00DE2C8C">
        <w:t>23,</w:t>
      </w:r>
      <w:r w:rsidR="006C030A">
        <w:t>500,000</w:t>
      </w:r>
      <w:r w:rsidR="00245A3E" w:rsidRPr="00F20BDB">
        <w:t xml:space="preserve"> are estimated to be received from United Nations agencies, funds and programmes</w:t>
      </w:r>
      <w:r w:rsidR="00F37D6C">
        <w:t>. These estimates are based on</w:t>
      </w:r>
      <w:r w:rsidR="001B530B">
        <w:t xml:space="preserve"> existing </w:t>
      </w:r>
      <w:r w:rsidR="00C3297E">
        <w:t xml:space="preserve">clients </w:t>
      </w:r>
      <w:r w:rsidR="001B530B">
        <w:t>and cost shared allocation</w:t>
      </w:r>
      <w:r w:rsidR="006C556C">
        <w:t>s</w:t>
      </w:r>
      <w:r w:rsidR="00E048EC">
        <w:t xml:space="preserve"> and does not take into account </w:t>
      </w:r>
      <w:r w:rsidR="00677CEB">
        <w:t xml:space="preserve">any </w:t>
      </w:r>
      <w:r w:rsidR="00A8600D">
        <w:t xml:space="preserve">possible substantial reductions in the </w:t>
      </w:r>
      <w:r w:rsidR="000B5957">
        <w:t>number</w:t>
      </w:r>
      <w:r w:rsidR="00700718">
        <w:t xml:space="preserve">, </w:t>
      </w:r>
      <w:r w:rsidR="000B5957">
        <w:t>size</w:t>
      </w:r>
      <w:r w:rsidR="00700718">
        <w:t xml:space="preserve"> and funding ability</w:t>
      </w:r>
      <w:r w:rsidR="000B5957">
        <w:t xml:space="preserve"> </w:t>
      </w:r>
      <w:r w:rsidR="00677CEB">
        <w:t>of the</w:t>
      </w:r>
      <w:r w:rsidR="000B5957">
        <w:t xml:space="preserve"> </w:t>
      </w:r>
      <w:r w:rsidR="00677CEB">
        <w:t>entities, which</w:t>
      </w:r>
      <w:r w:rsidR="00F20BDB">
        <w:t xml:space="preserve"> </w:t>
      </w:r>
      <w:r w:rsidR="00C43ECE">
        <w:t xml:space="preserve">could </w:t>
      </w:r>
      <w:r w:rsidRPr="002E7F5F">
        <w:t xml:space="preserve">translate to lower collections and higher </w:t>
      </w:r>
      <w:r w:rsidR="00C53BEA">
        <w:t xml:space="preserve">cost-shared portion </w:t>
      </w:r>
      <w:r w:rsidRPr="002E7F5F">
        <w:t xml:space="preserve">costs for UNAMA and the </w:t>
      </w:r>
      <w:r w:rsidR="00F20BDB">
        <w:t>other entities</w:t>
      </w:r>
      <w:r w:rsidRPr="002E7F5F">
        <w:t xml:space="preserve"> who </w:t>
      </w:r>
      <w:r w:rsidR="00F20BDB">
        <w:t>would</w:t>
      </w:r>
      <w:r w:rsidRPr="002E7F5F">
        <w:t xml:space="preserve"> remain under the existing collocation arrangements</w:t>
      </w:r>
      <w:r>
        <w:t xml:space="preserve">. </w:t>
      </w:r>
    </w:p>
    <w:p w14:paraId="55E3CD3D" w14:textId="77777777" w:rsidR="004E5556" w:rsidRPr="004E5556" w:rsidRDefault="004E5556" w:rsidP="004E5556">
      <w:pPr>
        <w:pStyle w:val="AUNAMA16Apr"/>
        <w:numPr>
          <w:ilvl w:val="0"/>
          <w:numId w:val="0"/>
        </w:numPr>
        <w:ind w:left="1260"/>
        <w:rPr>
          <w:rFonts w:eastAsia="Calibri"/>
          <w:color w:val="000000" w:themeColor="text1"/>
          <w:shd w:val="pct15" w:color="auto" w:fill="FFFFFF"/>
          <w14:ligatures w14:val="none"/>
        </w:rPr>
      </w:pPr>
    </w:p>
    <w:p w14:paraId="4BB7458D" w14:textId="3D37D0A3" w:rsidR="00725033" w:rsidRPr="00DE2C8C" w:rsidRDefault="00725033" w:rsidP="00950CDE">
      <w:pPr>
        <w:pStyle w:val="AUNAMA16Apr"/>
        <w:numPr>
          <w:ilvl w:val="0"/>
          <w:numId w:val="0"/>
        </w:numPr>
        <w:ind w:left="1260"/>
        <w:rPr>
          <w:rFonts w:eastAsia="Calibri"/>
          <w:color w:val="000000" w:themeColor="text1"/>
          <w:shd w:val="pct15" w:color="auto" w:fill="FFFFFF"/>
          <w14:ligatures w14:val="none"/>
        </w:rPr>
      </w:pPr>
      <w:r w:rsidRPr="00DE2C8C">
        <w:rPr>
          <w:rFonts w:eastAsia="Calibri"/>
          <w:color w:val="000000" w:themeColor="text1"/>
          <w:shd w:val="pct15" w:color="auto" w:fill="FFFFFF"/>
          <w14:ligatures w14:val="none"/>
        </w:rPr>
        <w:br w:type="page"/>
      </w:r>
    </w:p>
    <w:p w14:paraId="50F41773" w14:textId="77777777" w:rsidR="00725033" w:rsidRPr="00DE2C8C" w:rsidRDefault="00725033" w:rsidP="00725033">
      <w:pPr>
        <w:pStyle w:val="HCh"/>
        <w:tabs>
          <w:tab w:val="clear" w:pos="1267"/>
        </w:tabs>
        <w:ind w:left="270" w:right="480"/>
        <w:rPr>
          <w:color w:val="000000" w:themeColor="text1"/>
        </w:rPr>
      </w:pPr>
      <w:r w:rsidRPr="00DE2C8C">
        <w:rPr>
          <w:color w:val="000000" w:themeColor="text1"/>
        </w:rPr>
        <w:lastRenderedPageBreak/>
        <w:t>Annex</w:t>
      </w:r>
    </w:p>
    <w:p w14:paraId="3F347FD4" w14:textId="77777777" w:rsidR="00725033" w:rsidRPr="00DE2C8C" w:rsidRDefault="00725033" w:rsidP="00725033">
      <w:pPr>
        <w:pStyle w:val="HCh"/>
        <w:ind w:left="1267" w:right="480" w:hanging="7"/>
        <w:rPr>
          <w:color w:val="000000" w:themeColor="text1"/>
        </w:rPr>
      </w:pPr>
      <w:r w:rsidRPr="00DE2C8C">
        <w:rPr>
          <w:color w:val="000000" w:themeColor="text1"/>
        </w:rPr>
        <w:t>Summary of follow-up action taken to implement the decisions and requests of the General Assembly in its resolutions 79/258, including the requests and recommendations of the Advisory Committee on Administrative and Budgetary Questions endorsed by the Assembly</w:t>
      </w:r>
    </w:p>
    <w:p w14:paraId="5C18B4D1" w14:textId="77777777" w:rsidR="00725033" w:rsidRPr="00DE2C8C" w:rsidRDefault="00725033" w:rsidP="00725033">
      <w:pPr>
        <w:pStyle w:val="SingleTxt"/>
        <w:rPr>
          <w:color w:val="000000" w:themeColor="text1"/>
        </w:rPr>
      </w:pPr>
    </w:p>
    <w:p w14:paraId="3ADD96BC" w14:textId="77777777" w:rsidR="00725033" w:rsidRPr="00DE2C8C" w:rsidRDefault="00725033" w:rsidP="00725033">
      <w:pPr>
        <w:pStyle w:val="SingleTxt"/>
        <w:tabs>
          <w:tab w:val="right" w:pos="1022"/>
        </w:tabs>
        <w:spacing w:after="0" w:line="120" w:lineRule="exact"/>
        <w:ind w:right="0" w:hanging="1267"/>
        <w:rPr>
          <w:color w:val="000000" w:themeColor="text1"/>
          <w:sz w:val="10"/>
        </w:rPr>
      </w:pPr>
    </w:p>
    <w:p w14:paraId="61EC77D9" w14:textId="77777777" w:rsidR="00725033" w:rsidRPr="00DE2C8C" w:rsidRDefault="00725033" w:rsidP="00725033">
      <w:pPr>
        <w:pStyle w:val="SingleTxt"/>
        <w:tabs>
          <w:tab w:val="right" w:pos="1022"/>
        </w:tabs>
        <w:spacing w:after="0" w:line="120" w:lineRule="exact"/>
        <w:ind w:right="0" w:hanging="1267"/>
        <w:rPr>
          <w:color w:val="000000" w:themeColor="text1"/>
          <w:sz w:val="10"/>
        </w:rPr>
      </w:pPr>
    </w:p>
    <w:p w14:paraId="47BE9999" w14:textId="77777777" w:rsidR="00725033" w:rsidRPr="00DE2C8C" w:rsidRDefault="00725033" w:rsidP="007250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725033" w:rsidRPr="00DE2C8C" w14:paraId="5A6C4BC1" w14:textId="77777777" w:rsidTr="00891517">
        <w:trPr>
          <w:tblHeader/>
        </w:trPr>
        <w:tc>
          <w:tcPr>
            <w:tcW w:w="4925" w:type="dxa"/>
            <w:tcBorders>
              <w:top w:val="single" w:sz="4" w:space="0" w:color="auto"/>
              <w:bottom w:val="single" w:sz="12" w:space="0" w:color="auto"/>
            </w:tcBorders>
            <w:shd w:val="clear" w:color="auto" w:fill="auto"/>
          </w:tcPr>
          <w:p w14:paraId="76174D48" w14:textId="77777777" w:rsidR="00725033" w:rsidRPr="00DE2C8C" w:rsidRDefault="00725033">
            <w:pPr>
              <w:spacing w:before="81" w:after="81" w:line="160" w:lineRule="exact"/>
              <w:ind w:right="40"/>
              <w:rPr>
                <w:rFonts w:eastAsia="Calibri"/>
                <w:i/>
                <w:color w:val="000000" w:themeColor="text1"/>
                <w:sz w:val="14"/>
              </w:rPr>
            </w:pPr>
            <w:r w:rsidRPr="00DE2C8C">
              <w:rPr>
                <w:rFonts w:eastAsia="Calibri"/>
                <w:i/>
                <w:color w:val="000000" w:themeColor="text1"/>
                <w:sz w:val="14"/>
              </w:rPr>
              <w:t>Brief description of the recommendation</w:t>
            </w:r>
          </w:p>
        </w:tc>
        <w:tc>
          <w:tcPr>
            <w:tcW w:w="4925" w:type="dxa"/>
            <w:tcBorders>
              <w:top w:val="single" w:sz="4" w:space="0" w:color="auto"/>
              <w:bottom w:val="single" w:sz="12" w:space="0" w:color="auto"/>
            </w:tcBorders>
            <w:shd w:val="clear" w:color="auto" w:fill="auto"/>
          </w:tcPr>
          <w:p w14:paraId="76FCC707" w14:textId="77777777" w:rsidR="00725033" w:rsidRPr="00DE2C8C" w:rsidRDefault="00725033">
            <w:pPr>
              <w:spacing w:before="81" w:after="81" w:line="160" w:lineRule="exact"/>
              <w:ind w:left="144" w:right="40"/>
              <w:rPr>
                <w:rFonts w:eastAsia="Calibri"/>
                <w:i/>
                <w:color w:val="000000" w:themeColor="text1"/>
                <w:sz w:val="14"/>
              </w:rPr>
            </w:pPr>
            <w:r w:rsidRPr="00DE2C8C">
              <w:rPr>
                <w:rFonts w:eastAsia="Calibri"/>
                <w:i/>
                <w:color w:val="000000" w:themeColor="text1"/>
                <w:sz w:val="14"/>
              </w:rPr>
              <w:t>Action taken to implement the recommendation</w:t>
            </w:r>
          </w:p>
        </w:tc>
      </w:tr>
      <w:tr w:rsidR="00725033" w:rsidRPr="00DE2C8C" w14:paraId="63D973C7" w14:textId="77777777" w:rsidTr="00891517">
        <w:trPr>
          <w:trHeight w:hRule="exact" w:val="115"/>
          <w:tblHeader/>
        </w:trPr>
        <w:tc>
          <w:tcPr>
            <w:tcW w:w="4925" w:type="dxa"/>
            <w:tcBorders>
              <w:top w:val="single" w:sz="12" w:space="0" w:color="auto"/>
            </w:tcBorders>
            <w:shd w:val="clear" w:color="auto" w:fill="auto"/>
          </w:tcPr>
          <w:p w14:paraId="07A320D4" w14:textId="77777777" w:rsidR="00725033" w:rsidRPr="00DE2C8C" w:rsidRDefault="00725033">
            <w:pPr>
              <w:spacing w:before="40" w:after="120"/>
              <w:ind w:right="40"/>
              <w:rPr>
                <w:rFonts w:eastAsia="Calibri"/>
                <w:color w:val="000000" w:themeColor="text1"/>
              </w:rPr>
            </w:pPr>
          </w:p>
        </w:tc>
        <w:tc>
          <w:tcPr>
            <w:tcW w:w="4925" w:type="dxa"/>
            <w:tcBorders>
              <w:top w:val="single" w:sz="12" w:space="0" w:color="auto"/>
            </w:tcBorders>
            <w:shd w:val="clear" w:color="auto" w:fill="auto"/>
          </w:tcPr>
          <w:p w14:paraId="182F2635" w14:textId="77777777" w:rsidR="00725033" w:rsidRPr="00DE2C8C" w:rsidRDefault="00725033">
            <w:pPr>
              <w:spacing w:before="40" w:after="120"/>
              <w:ind w:left="144" w:right="40"/>
              <w:rPr>
                <w:rFonts w:eastAsia="Calibri"/>
                <w:color w:val="000000" w:themeColor="text1"/>
              </w:rPr>
            </w:pPr>
          </w:p>
        </w:tc>
      </w:tr>
      <w:tr w:rsidR="00725033" w:rsidRPr="00DE2C8C" w14:paraId="2D5BF418" w14:textId="77777777" w:rsidTr="00891517">
        <w:tc>
          <w:tcPr>
            <w:tcW w:w="4925" w:type="dxa"/>
            <w:shd w:val="clear" w:color="auto" w:fill="auto"/>
          </w:tcPr>
          <w:p w14:paraId="283B7FCC" w14:textId="77777777" w:rsidR="00725033" w:rsidRPr="00DE2C8C" w:rsidRDefault="00725033">
            <w:pPr>
              <w:tabs>
                <w:tab w:val="left" w:pos="288"/>
                <w:tab w:val="left" w:pos="576"/>
                <w:tab w:val="left" w:pos="864"/>
                <w:tab w:val="left" w:pos="1152"/>
              </w:tabs>
              <w:spacing w:before="40" w:after="120"/>
              <w:ind w:right="40"/>
              <w:rPr>
                <w:rFonts w:eastAsia="Calibri"/>
                <w:b/>
                <w:bCs/>
                <w:color w:val="000000" w:themeColor="text1"/>
              </w:rPr>
            </w:pPr>
            <w:r w:rsidRPr="00DE2C8C">
              <w:rPr>
                <w:rFonts w:eastAsia="Calibri"/>
                <w:b/>
                <w:bCs/>
                <w:color w:val="000000" w:themeColor="text1"/>
              </w:rPr>
              <w:t>Advisory Committee on Administrative and Budgetary Questions (</w:t>
            </w:r>
            <w:hyperlink r:id="rId41" w:history="1">
              <w:r w:rsidRPr="00DE2C8C">
                <w:rPr>
                  <w:rStyle w:val="Hyperlink"/>
                  <w:rFonts w:eastAsia="Calibri"/>
                  <w:b/>
                  <w:bCs/>
                  <w:color w:val="000000" w:themeColor="text1"/>
                </w:rPr>
                <w:t>A/78/7/Add.5</w:t>
              </w:r>
            </w:hyperlink>
            <w:r w:rsidRPr="00DE2C8C">
              <w:rPr>
                <w:rFonts w:eastAsia="Calibri"/>
                <w:b/>
                <w:bCs/>
                <w:color w:val="000000" w:themeColor="text1"/>
              </w:rPr>
              <w:t>)</w:t>
            </w:r>
          </w:p>
        </w:tc>
        <w:tc>
          <w:tcPr>
            <w:tcW w:w="4925" w:type="dxa"/>
            <w:shd w:val="clear" w:color="auto" w:fill="auto"/>
          </w:tcPr>
          <w:p w14:paraId="0DA27B2C" w14:textId="77777777" w:rsidR="00725033" w:rsidRPr="00DE2C8C" w:rsidRDefault="00725033">
            <w:pPr>
              <w:tabs>
                <w:tab w:val="left" w:pos="288"/>
                <w:tab w:val="left" w:pos="576"/>
                <w:tab w:val="left" w:pos="864"/>
                <w:tab w:val="left" w:pos="1152"/>
              </w:tabs>
              <w:spacing w:before="40" w:after="120"/>
              <w:ind w:left="144" w:right="40"/>
              <w:rPr>
                <w:rFonts w:eastAsia="Calibri"/>
                <w:color w:val="000000" w:themeColor="text1"/>
              </w:rPr>
            </w:pPr>
          </w:p>
        </w:tc>
      </w:tr>
      <w:tr w:rsidR="00725033" w:rsidRPr="00DE2C8C" w14:paraId="1089C0AC" w14:textId="77777777" w:rsidTr="00891517">
        <w:tc>
          <w:tcPr>
            <w:tcW w:w="4925" w:type="dxa"/>
            <w:shd w:val="clear" w:color="auto" w:fill="auto"/>
          </w:tcPr>
          <w:p w14:paraId="3BAFFD88" w14:textId="77777777" w:rsidR="00725033" w:rsidRPr="00DE2C8C" w:rsidRDefault="00725033">
            <w:pPr>
              <w:tabs>
                <w:tab w:val="left" w:pos="288"/>
                <w:tab w:val="left" w:pos="576"/>
                <w:tab w:val="left" w:pos="864"/>
                <w:tab w:val="left" w:pos="1152"/>
              </w:tabs>
              <w:spacing w:before="40" w:after="120"/>
              <w:ind w:right="40"/>
              <w:jc w:val="both"/>
              <w:rPr>
                <w:rFonts w:eastAsia="Calibri"/>
                <w:color w:val="000000" w:themeColor="text1"/>
              </w:rPr>
            </w:pPr>
            <w:r w:rsidRPr="00DE2C8C">
              <w:rPr>
                <w:rFonts w:eastAsia="Calibri"/>
                <w:color w:val="000000" w:themeColor="text1"/>
              </w:rPr>
              <w:t>The Advisory Committee expresses its concern about the high number of vacant posts and trusts that the Mission will fill all vacant posts, including long-vacant ones, as soon as possible and will provide an update on the recruitment status of all vacant posts to the General Assembly at the time of its consideration of the present report and in the next budget submission (para. 24).</w:t>
            </w:r>
          </w:p>
        </w:tc>
        <w:tc>
          <w:tcPr>
            <w:tcW w:w="4925" w:type="dxa"/>
            <w:shd w:val="clear" w:color="auto" w:fill="auto"/>
          </w:tcPr>
          <w:p w14:paraId="699E28D0" w14:textId="1FF7348E" w:rsidR="00725033" w:rsidRPr="00DE2C8C" w:rsidRDefault="00725033">
            <w:pPr>
              <w:pStyle w:val="Default"/>
              <w:ind w:left="180"/>
              <w:jc w:val="both"/>
              <w:rPr>
                <w:rFonts w:ascii="Times New Roman" w:eastAsiaTheme="minorHAnsi" w:hAnsi="Times New Roman" w:cs="Times New Roman"/>
                <w:color w:val="000000" w:themeColor="text1"/>
                <w:sz w:val="20"/>
                <w:szCs w:val="20"/>
              </w:rPr>
            </w:pPr>
            <w:r w:rsidRPr="00DE2C8C">
              <w:rPr>
                <w:rFonts w:ascii="Times New Roman" w:eastAsiaTheme="minorHAnsi" w:hAnsi="Times New Roman" w:cs="Times New Roman"/>
                <w:color w:val="000000" w:themeColor="text1"/>
                <w:sz w:val="20"/>
                <w:szCs w:val="20"/>
              </w:rPr>
              <w:t xml:space="preserve">As at </w:t>
            </w:r>
            <w:r>
              <w:rPr>
                <w:rFonts w:ascii="Times New Roman" w:eastAsiaTheme="minorHAnsi" w:hAnsi="Times New Roman" w:cs="Times New Roman"/>
                <w:color w:val="000000" w:themeColor="text1"/>
                <w:sz w:val="20"/>
                <w:szCs w:val="20"/>
              </w:rPr>
              <w:t>30</w:t>
            </w:r>
            <w:r w:rsidRPr="00DE2C8C">
              <w:rPr>
                <w:rFonts w:ascii="Times New Roman" w:eastAsiaTheme="minorHAnsi" w:hAnsi="Times New Roman" w:cs="Times New Roman"/>
                <w:color w:val="000000" w:themeColor="text1"/>
                <w:sz w:val="20"/>
                <w:szCs w:val="20"/>
              </w:rPr>
              <w:t xml:space="preserve"> </w:t>
            </w:r>
            <w:r>
              <w:rPr>
                <w:rFonts w:ascii="Times New Roman" w:eastAsiaTheme="minorHAnsi" w:hAnsi="Times New Roman" w:cs="Times New Roman"/>
                <w:color w:val="000000" w:themeColor="text1"/>
                <w:sz w:val="20"/>
                <w:szCs w:val="20"/>
              </w:rPr>
              <w:t xml:space="preserve">March </w:t>
            </w:r>
            <w:r w:rsidRPr="00DE2C8C">
              <w:rPr>
                <w:rFonts w:ascii="Times New Roman" w:eastAsiaTheme="minorHAnsi" w:hAnsi="Times New Roman" w:cs="Times New Roman"/>
                <w:color w:val="000000" w:themeColor="text1"/>
                <w:sz w:val="20"/>
                <w:szCs w:val="20"/>
              </w:rPr>
              <w:t xml:space="preserve">2025, </w:t>
            </w:r>
            <w:r>
              <w:rPr>
                <w:rFonts w:ascii="Times New Roman" w:eastAsiaTheme="minorHAnsi" w:hAnsi="Times New Roman" w:cs="Times New Roman"/>
                <w:color w:val="000000" w:themeColor="text1"/>
                <w:sz w:val="20"/>
                <w:szCs w:val="20"/>
              </w:rPr>
              <w:t xml:space="preserve">the Mission had </w:t>
            </w:r>
            <w:r w:rsidR="00DE6A05">
              <w:rPr>
                <w:rFonts w:ascii="Times New Roman" w:eastAsiaTheme="minorHAnsi" w:hAnsi="Times New Roman" w:cs="Times New Roman"/>
                <w:color w:val="000000" w:themeColor="text1"/>
                <w:sz w:val="20"/>
                <w:szCs w:val="20"/>
              </w:rPr>
              <w:t>13</w:t>
            </w:r>
            <w:r w:rsidR="009D37A7">
              <w:rPr>
                <w:rFonts w:ascii="Times New Roman" w:eastAsiaTheme="minorHAnsi" w:hAnsi="Times New Roman" w:cs="Times New Roman"/>
                <w:color w:val="000000" w:themeColor="text1"/>
                <w:sz w:val="20"/>
                <w:szCs w:val="20"/>
              </w:rPr>
              <w:t>3</w:t>
            </w:r>
            <w:r>
              <w:rPr>
                <w:rFonts w:ascii="Times New Roman" w:eastAsiaTheme="minorHAnsi" w:hAnsi="Times New Roman" w:cs="Times New Roman"/>
                <w:color w:val="000000" w:themeColor="text1"/>
                <w:sz w:val="20"/>
                <w:szCs w:val="20"/>
              </w:rPr>
              <w:t xml:space="preserve"> vacant posts, including </w:t>
            </w:r>
            <w:r w:rsidRPr="000005A9">
              <w:rPr>
                <w:rFonts w:ascii="Times New Roman" w:eastAsiaTheme="minorHAnsi" w:hAnsi="Times New Roman" w:cs="Times New Roman"/>
                <w:color w:val="000000" w:themeColor="text1"/>
                <w:sz w:val="20"/>
                <w:szCs w:val="20"/>
              </w:rPr>
              <w:t>10</w:t>
            </w:r>
            <w:r>
              <w:rPr>
                <w:rFonts w:ascii="Times New Roman" w:eastAsiaTheme="minorHAnsi" w:hAnsi="Times New Roman" w:cs="Times New Roman"/>
                <w:color w:val="000000" w:themeColor="text1"/>
                <w:sz w:val="20"/>
                <w:szCs w:val="20"/>
              </w:rPr>
              <w:t xml:space="preserve"> posts which had been vacant for 24 months or longer. The increase in the number of vacant posts is directly a result of the mission-level recruitment freeze implemented in 2024 as part of austerity measures to manage the liquidity challenges, w</w:t>
            </w:r>
            <w:r w:rsidRPr="00DE2C8C">
              <w:rPr>
                <w:rFonts w:ascii="Times New Roman" w:eastAsiaTheme="minorHAnsi" w:hAnsi="Times New Roman" w:cs="Times New Roman"/>
                <w:color w:val="000000" w:themeColor="text1"/>
                <w:sz w:val="20"/>
                <w:szCs w:val="20"/>
              </w:rPr>
              <w:t>hich has necessitated that more posts remain vacant than those required for mandate implementation, and for which the Mission has capacity to fill expeditiously.</w:t>
            </w:r>
            <w:r>
              <w:rPr>
                <w:rFonts w:ascii="Times New Roman" w:eastAsiaTheme="minorHAnsi" w:hAnsi="Times New Roman" w:cs="Times New Roman"/>
                <w:color w:val="000000" w:themeColor="text1"/>
                <w:sz w:val="20"/>
                <w:szCs w:val="20"/>
              </w:rPr>
              <w:t xml:space="preserve"> </w:t>
            </w:r>
            <w:r w:rsidRPr="00DE2C8C">
              <w:rPr>
                <w:rFonts w:ascii="Times New Roman" w:eastAsiaTheme="minorHAnsi" w:hAnsi="Times New Roman" w:cs="Times New Roman"/>
                <w:color w:val="000000" w:themeColor="text1"/>
                <w:sz w:val="20"/>
                <w:szCs w:val="20"/>
              </w:rPr>
              <w:t>A list of vacant</w:t>
            </w:r>
            <w:r w:rsidR="00FB085A">
              <w:rPr>
                <w:rFonts w:ascii="Times New Roman" w:eastAsiaTheme="minorHAnsi" w:hAnsi="Times New Roman" w:cs="Times New Roman"/>
                <w:color w:val="000000" w:themeColor="text1"/>
                <w:sz w:val="20"/>
                <w:szCs w:val="20"/>
              </w:rPr>
              <w:t xml:space="preserve"> posts</w:t>
            </w:r>
            <w:r w:rsidRPr="00DE2C8C">
              <w:rPr>
                <w:rFonts w:ascii="Times New Roman" w:eastAsiaTheme="minorHAnsi" w:hAnsi="Times New Roman" w:cs="Times New Roman"/>
                <w:color w:val="000000" w:themeColor="text1"/>
                <w:sz w:val="20"/>
                <w:szCs w:val="20"/>
              </w:rPr>
              <w:t xml:space="preserve"> for over two years, including information on the recruitment status, is provided in the supplementary information to the present report. </w:t>
            </w:r>
          </w:p>
          <w:p w14:paraId="7390AEAB" w14:textId="77777777" w:rsidR="00725033" w:rsidRPr="00DE2C8C" w:rsidRDefault="00725033">
            <w:pPr>
              <w:tabs>
                <w:tab w:val="left" w:pos="288"/>
                <w:tab w:val="left" w:pos="576"/>
                <w:tab w:val="left" w:pos="864"/>
                <w:tab w:val="left" w:pos="1152"/>
              </w:tabs>
              <w:spacing w:before="40" w:after="120"/>
              <w:ind w:left="144" w:right="40"/>
              <w:rPr>
                <w:color w:val="000000" w:themeColor="text1"/>
                <w:spacing w:val="0"/>
                <w:w w:val="100"/>
                <w:kern w:val="0"/>
              </w:rPr>
            </w:pPr>
          </w:p>
        </w:tc>
      </w:tr>
      <w:tr w:rsidR="00725033" w:rsidRPr="00DE2C8C" w14:paraId="061E8C68" w14:textId="77777777" w:rsidTr="00891517">
        <w:tc>
          <w:tcPr>
            <w:tcW w:w="4925" w:type="dxa"/>
            <w:shd w:val="clear" w:color="auto" w:fill="auto"/>
          </w:tcPr>
          <w:p w14:paraId="0FB1455A" w14:textId="77777777" w:rsidR="00725033" w:rsidRPr="00DE2C8C" w:rsidRDefault="00725033">
            <w:pPr>
              <w:tabs>
                <w:tab w:val="left" w:pos="288"/>
                <w:tab w:val="left" w:pos="576"/>
                <w:tab w:val="left" w:pos="864"/>
                <w:tab w:val="left" w:pos="1152"/>
              </w:tabs>
              <w:spacing w:before="40" w:after="120"/>
              <w:ind w:right="40"/>
              <w:jc w:val="both"/>
              <w:rPr>
                <w:rFonts w:eastAsia="Calibri"/>
                <w:color w:val="000000" w:themeColor="text1"/>
              </w:rPr>
            </w:pPr>
            <w:r w:rsidRPr="00DE2C8C">
              <w:rPr>
                <w:rFonts w:eastAsia="Calibri"/>
                <w:color w:val="000000" w:themeColor="text1"/>
              </w:rPr>
              <w:t>Mindful of the upcoming drawdown of UNAMI, the Advisory Committee trusts that the Secretary-General will conduct the necessary review of the Kuwait Joint Support Office and include his proposals for the consideration of the General Assembly in the context of his next proposed programme budget submission (para 39)</w:t>
            </w:r>
          </w:p>
        </w:tc>
        <w:tc>
          <w:tcPr>
            <w:tcW w:w="4925" w:type="dxa"/>
            <w:shd w:val="clear" w:color="auto" w:fill="auto"/>
          </w:tcPr>
          <w:p w14:paraId="1EBE5062" w14:textId="7AA22EBF" w:rsidR="00725033" w:rsidRPr="00DE2C8C" w:rsidRDefault="006D4C80" w:rsidP="007E3C7E">
            <w:pPr>
              <w:tabs>
                <w:tab w:val="left" w:pos="288"/>
                <w:tab w:val="left" w:pos="576"/>
                <w:tab w:val="left" w:pos="864"/>
                <w:tab w:val="left" w:pos="1152"/>
              </w:tabs>
              <w:spacing w:before="40" w:after="120"/>
              <w:ind w:left="144" w:right="40"/>
              <w:rPr>
                <w:color w:val="000000" w:themeColor="text1"/>
              </w:rPr>
            </w:pPr>
            <w:r>
              <w:rPr>
                <w:color w:val="000000" w:themeColor="text1"/>
                <w:spacing w:val="0"/>
                <w:w w:val="100"/>
                <w:kern w:val="0"/>
              </w:rPr>
              <w:t>In 2</w:t>
            </w:r>
            <w:r w:rsidR="00AA74BE">
              <w:rPr>
                <w:color w:val="000000" w:themeColor="text1"/>
                <w:spacing w:val="0"/>
                <w:w w:val="100"/>
                <w:kern w:val="0"/>
              </w:rPr>
              <w:t>024, the Department of Operational</w:t>
            </w:r>
            <w:r w:rsidR="0097411A">
              <w:rPr>
                <w:color w:val="000000" w:themeColor="text1"/>
                <w:spacing w:val="0"/>
                <w:w w:val="100"/>
                <w:kern w:val="0"/>
              </w:rPr>
              <w:t xml:space="preserve"> Support </w:t>
            </w:r>
            <w:r w:rsidR="002B6BD6" w:rsidRPr="007D5156">
              <w:rPr>
                <w:rFonts w:asciiTheme="majorBidi" w:hAnsiTheme="majorBidi" w:cstheme="majorBidi"/>
              </w:rPr>
              <w:t>conducted a review of KJSO</w:t>
            </w:r>
            <w:r w:rsidR="00817B57" w:rsidRPr="00817B57">
              <w:rPr>
                <w:rFonts w:asciiTheme="majorBidi" w:hAnsiTheme="majorBidi" w:cstheme="majorBidi"/>
                <w:kern w:val="0"/>
                <w:sz w:val="22"/>
                <w:szCs w:val="22"/>
              </w:rPr>
              <w:t xml:space="preserve"> </w:t>
            </w:r>
            <w:r w:rsidR="00817B57" w:rsidRPr="00817B57">
              <w:rPr>
                <w:rFonts w:asciiTheme="majorBidi" w:hAnsiTheme="majorBidi" w:cstheme="majorBidi"/>
              </w:rPr>
              <w:t>determine how the peace operations it currently supports can continue to receive sustainable location independent support services that deliver the benefits of efficiency, interoperability, responsiveness, and operational continuity, through the transition of UNAMI in 2025, its liquidation in 2026, and beyond</w:t>
            </w:r>
            <w:r w:rsidR="00817B57">
              <w:rPr>
                <w:rFonts w:asciiTheme="majorBidi" w:hAnsiTheme="majorBidi" w:cstheme="majorBidi"/>
              </w:rPr>
              <w:t xml:space="preserve">. </w:t>
            </w:r>
            <w:r w:rsidR="007E3C7E" w:rsidRPr="007E3C7E">
              <w:rPr>
                <w:rFonts w:asciiTheme="majorBidi" w:hAnsiTheme="majorBidi" w:cstheme="majorBidi"/>
              </w:rPr>
              <w:t>In this regard, the Secretariat intends to transition the peace operations supported by the KJSO, to the RSCE by the end of the UNAMI liquidation process</w:t>
            </w:r>
            <w:r w:rsidR="006635F5">
              <w:rPr>
                <w:rFonts w:asciiTheme="majorBidi" w:hAnsiTheme="majorBidi" w:cstheme="majorBidi"/>
              </w:rPr>
              <w:t xml:space="preserve">, leading to the abolishment of </w:t>
            </w:r>
            <w:r w:rsidR="00F52CB6">
              <w:rPr>
                <w:rFonts w:asciiTheme="majorBidi" w:hAnsiTheme="majorBidi" w:cstheme="majorBidi"/>
              </w:rPr>
              <w:t>all SPM</w:t>
            </w:r>
            <w:r w:rsidR="005128C5">
              <w:rPr>
                <w:rFonts w:asciiTheme="majorBidi" w:hAnsiTheme="majorBidi" w:cstheme="majorBidi"/>
              </w:rPr>
              <w:t xml:space="preserve"> </w:t>
            </w:r>
            <w:r w:rsidR="006635F5">
              <w:rPr>
                <w:rFonts w:asciiTheme="majorBidi" w:hAnsiTheme="majorBidi" w:cstheme="majorBidi"/>
              </w:rPr>
              <w:t>funded posts</w:t>
            </w:r>
            <w:r w:rsidR="007E3C7E">
              <w:rPr>
                <w:rFonts w:asciiTheme="majorBidi" w:hAnsiTheme="majorBidi" w:cstheme="majorBidi"/>
              </w:rPr>
              <w:t xml:space="preserve">. Details on the transition plan are presented in the context of the Chapeau report </w:t>
            </w:r>
            <w:r w:rsidR="007E3C7E" w:rsidRPr="007E3C7E">
              <w:rPr>
                <w:rFonts w:asciiTheme="majorBidi" w:hAnsiTheme="majorBidi" w:cstheme="majorBidi"/>
              </w:rPr>
              <w:t>A/80</w:t>
            </w:r>
            <w:r w:rsidR="007E3C7E" w:rsidRPr="007E3C7E">
              <w:t>/6 (Sect. 3)/Add.</w:t>
            </w:r>
            <w:r w:rsidR="007E3C7E">
              <w:t>1.</w:t>
            </w:r>
          </w:p>
        </w:tc>
      </w:tr>
      <w:tr w:rsidR="00725033" w:rsidRPr="00DE2C8C" w14:paraId="6C59A8E5" w14:textId="77777777" w:rsidTr="00891517">
        <w:tc>
          <w:tcPr>
            <w:tcW w:w="4925" w:type="dxa"/>
            <w:tcBorders>
              <w:bottom w:val="single" w:sz="12" w:space="0" w:color="auto"/>
            </w:tcBorders>
            <w:shd w:val="clear" w:color="auto" w:fill="auto"/>
          </w:tcPr>
          <w:p w14:paraId="5CFD2C39" w14:textId="77777777" w:rsidR="00725033" w:rsidRPr="00DE2C8C" w:rsidRDefault="00725033">
            <w:pPr>
              <w:tabs>
                <w:tab w:val="left" w:pos="288"/>
                <w:tab w:val="left" w:pos="576"/>
                <w:tab w:val="left" w:pos="864"/>
                <w:tab w:val="left" w:pos="1152"/>
              </w:tabs>
              <w:spacing w:before="40" w:after="120"/>
              <w:ind w:right="40"/>
              <w:jc w:val="both"/>
              <w:rPr>
                <w:rFonts w:eastAsia="Calibri"/>
                <w:color w:val="000000" w:themeColor="text1"/>
              </w:rPr>
            </w:pPr>
            <w:r w:rsidRPr="00DE2C8C">
              <w:rPr>
                <w:rFonts w:eastAsia="Calibri"/>
                <w:color w:val="000000" w:themeColor="text1"/>
              </w:rPr>
              <w:t>The Advisory Committee, noting the information provided on the cost comparison between flights provided by the United Nations Humanitarian Air Service and those provided by UNAMA, considers that the most effective and economical ways of cooperation should be further explored and trusts that an update on the related impact on requirements under air operations will be provided in the context of the next budget submission (para. 45).</w:t>
            </w:r>
          </w:p>
        </w:tc>
        <w:tc>
          <w:tcPr>
            <w:tcW w:w="4925" w:type="dxa"/>
            <w:tcBorders>
              <w:bottom w:val="single" w:sz="12" w:space="0" w:color="auto"/>
            </w:tcBorders>
            <w:shd w:val="clear" w:color="auto" w:fill="auto"/>
          </w:tcPr>
          <w:p w14:paraId="14D43C8B" w14:textId="77777777" w:rsidR="00914EAF" w:rsidRDefault="00725033">
            <w:pPr>
              <w:tabs>
                <w:tab w:val="left" w:pos="288"/>
                <w:tab w:val="left" w:pos="576"/>
                <w:tab w:val="left" w:pos="864"/>
                <w:tab w:val="left" w:pos="1152"/>
              </w:tabs>
              <w:spacing w:before="40" w:after="120"/>
              <w:ind w:left="144" w:right="40"/>
              <w:jc w:val="both"/>
              <w:rPr>
                <w:color w:val="000000" w:themeColor="text1"/>
                <w:spacing w:val="0"/>
                <w:w w:val="100"/>
                <w:kern w:val="0"/>
              </w:rPr>
            </w:pPr>
            <w:r w:rsidRPr="00DE2C8C">
              <w:rPr>
                <w:color w:val="000000" w:themeColor="text1"/>
                <w:spacing w:val="0"/>
                <w:w w:val="100"/>
                <w:kern w:val="0"/>
              </w:rPr>
              <w:t>The Aviation and Movement Control Section in UNAMA continues to utilize the services of United Nations Humanitarian Air Service (UNHAS/WFP) on a regular basis.</w:t>
            </w:r>
          </w:p>
          <w:p w14:paraId="7BA21403" w14:textId="77777777" w:rsidR="00914EAF" w:rsidRDefault="00914EAF">
            <w:pPr>
              <w:tabs>
                <w:tab w:val="left" w:pos="288"/>
                <w:tab w:val="left" w:pos="576"/>
                <w:tab w:val="left" w:pos="864"/>
                <w:tab w:val="left" w:pos="1152"/>
              </w:tabs>
              <w:spacing w:before="40" w:after="120"/>
              <w:ind w:left="144" w:right="40"/>
              <w:jc w:val="both"/>
              <w:rPr>
                <w:color w:val="000000" w:themeColor="text1"/>
                <w:spacing w:val="0"/>
                <w:w w:val="100"/>
                <w:kern w:val="0"/>
              </w:rPr>
            </w:pPr>
            <w:r w:rsidRPr="00DE2C8C">
              <w:rPr>
                <w:color w:val="000000" w:themeColor="text1"/>
                <w:spacing w:val="0"/>
                <w:w w:val="100"/>
                <w:kern w:val="0"/>
              </w:rPr>
              <w:t xml:space="preserve">The Mission carefully analyses each request for air transportation and takes a decision on whether to task its aircraft or transport passengers and/or cargo with regular UNHAS flights. The seat price which UNHAS offers on its regular flights allows the Mission to use UNHAS services as required and to plan for the reduced number of non-guaranteed flight hours and corresponding reduced amount of aviation fuel. The Mission actively seeks opportunities </w:t>
            </w:r>
            <w:r w:rsidRPr="00DE2C8C">
              <w:rPr>
                <w:color w:val="000000" w:themeColor="text1"/>
                <w:spacing w:val="0"/>
                <w:w w:val="100"/>
                <w:kern w:val="0"/>
              </w:rPr>
              <w:lastRenderedPageBreak/>
              <w:t>for cost-sharing with UNHAS, for example, from collocated use of UN Air Terminals. The Mission has an MOU on Cooperation in Air Operations with UNHAS and supports UNHAS requests for air transportation on a cost reimbursement basis. Further opportunities for cooperation are explored and will be considered in the 202</w:t>
            </w:r>
            <w:r>
              <w:rPr>
                <w:color w:val="000000" w:themeColor="text1"/>
                <w:spacing w:val="0"/>
                <w:w w:val="100"/>
                <w:kern w:val="0"/>
              </w:rPr>
              <w:t>7</w:t>
            </w:r>
            <w:r w:rsidRPr="00DE2C8C">
              <w:rPr>
                <w:color w:val="000000" w:themeColor="text1"/>
                <w:spacing w:val="0"/>
                <w:w w:val="100"/>
                <w:kern w:val="0"/>
              </w:rPr>
              <w:t xml:space="preserve"> aviation budget proposal.</w:t>
            </w:r>
            <w:r w:rsidR="00725033" w:rsidRPr="00DE2C8C">
              <w:rPr>
                <w:color w:val="000000" w:themeColor="text1"/>
                <w:spacing w:val="0"/>
                <w:w w:val="100"/>
                <w:kern w:val="0"/>
              </w:rPr>
              <w:t xml:space="preserve"> </w:t>
            </w:r>
          </w:p>
          <w:p w14:paraId="77967A9E" w14:textId="3F67AA8C" w:rsidR="00725033" w:rsidRPr="00DE2C8C" w:rsidRDefault="00725033">
            <w:pPr>
              <w:tabs>
                <w:tab w:val="left" w:pos="288"/>
                <w:tab w:val="left" w:pos="576"/>
                <w:tab w:val="left" w:pos="864"/>
                <w:tab w:val="left" w:pos="1152"/>
              </w:tabs>
              <w:spacing w:before="40" w:after="120"/>
              <w:ind w:left="144" w:right="40"/>
              <w:jc w:val="both"/>
              <w:rPr>
                <w:color w:val="000000" w:themeColor="text1"/>
                <w:spacing w:val="0"/>
                <w:w w:val="100"/>
                <w:kern w:val="0"/>
              </w:rPr>
            </w:pPr>
            <w:r w:rsidRPr="00DE2C8C">
              <w:rPr>
                <w:color w:val="000000" w:themeColor="text1"/>
                <w:spacing w:val="0"/>
                <w:w w:val="100"/>
                <w:kern w:val="0"/>
              </w:rPr>
              <w:t>It is however important to consider that UNAMA has only one aircraft to assure duty of care and routine transportation needs of mission personnel deployed in 11 locations around Afghanistan.  At the same time UNHAS, faced with substantially reduced donor funding, recently reduce</w:t>
            </w:r>
            <w:r w:rsidR="005379B8">
              <w:rPr>
                <w:color w:val="000000" w:themeColor="text1"/>
                <w:spacing w:val="0"/>
                <w:w w:val="100"/>
                <w:kern w:val="0"/>
              </w:rPr>
              <w:t>d</w:t>
            </w:r>
            <w:r w:rsidRPr="00DE2C8C">
              <w:rPr>
                <w:color w:val="000000" w:themeColor="text1"/>
                <w:spacing w:val="0"/>
                <w:w w:val="100"/>
                <w:kern w:val="0"/>
              </w:rPr>
              <w:t xml:space="preserve"> its fleet of aircraft from 7 to 3, including the loss of the last remaining helicopter which could operate to locations that cannot be served by fixed-wing aircraft, including response to critical medical emergencies which could occur in remote locations</w:t>
            </w:r>
            <w:r w:rsidR="00307326">
              <w:rPr>
                <w:color w:val="000000" w:themeColor="text1"/>
                <w:spacing w:val="0"/>
                <w:w w:val="100"/>
                <w:kern w:val="0"/>
              </w:rPr>
              <w:t xml:space="preserve">. </w:t>
            </w:r>
            <w:r w:rsidR="00063679">
              <w:rPr>
                <w:color w:val="000000" w:themeColor="text1"/>
                <w:spacing w:val="0"/>
                <w:w w:val="100"/>
                <w:kern w:val="0"/>
              </w:rPr>
              <w:t xml:space="preserve">In view of the downsizing of UNHAS air fleet, </w:t>
            </w:r>
            <w:r w:rsidR="00722E18">
              <w:rPr>
                <w:color w:val="000000" w:themeColor="text1"/>
                <w:spacing w:val="0"/>
                <w:w w:val="100"/>
                <w:kern w:val="0"/>
              </w:rPr>
              <w:t>higher utilization of the Mission’s aircraft is anticipated in 2026,</w:t>
            </w:r>
            <w:r w:rsidR="00307326">
              <w:rPr>
                <w:color w:val="000000" w:themeColor="text1"/>
                <w:spacing w:val="0"/>
                <w:w w:val="100"/>
                <w:kern w:val="0"/>
              </w:rPr>
              <w:t xml:space="preserve"> which has been factored into the budgeted flight hours.</w:t>
            </w:r>
          </w:p>
          <w:p w14:paraId="62EAFF86" w14:textId="1FB90117" w:rsidR="00725033" w:rsidRPr="00DE2C8C" w:rsidRDefault="00725033">
            <w:pPr>
              <w:tabs>
                <w:tab w:val="left" w:pos="288"/>
                <w:tab w:val="left" w:pos="576"/>
                <w:tab w:val="left" w:pos="864"/>
                <w:tab w:val="left" w:pos="1152"/>
              </w:tabs>
              <w:spacing w:before="40" w:after="120"/>
              <w:ind w:left="144" w:right="40"/>
              <w:jc w:val="both"/>
              <w:rPr>
                <w:rFonts w:eastAsia="Calibri"/>
                <w:color w:val="000000" w:themeColor="text1"/>
              </w:rPr>
            </w:pPr>
          </w:p>
        </w:tc>
      </w:tr>
    </w:tbl>
    <w:p w14:paraId="4DB25E13" w14:textId="77777777" w:rsidR="00725033" w:rsidRDefault="00725033" w:rsidP="00725033">
      <w:pPr>
        <w:pStyle w:val="SingleTxt"/>
        <w:ind w:left="0"/>
        <w:rPr>
          <w:color w:val="000000" w:themeColor="text1"/>
        </w:rPr>
        <w:sectPr w:rsidR="00725033" w:rsidSect="00725033">
          <w:endnotePr>
            <w:numFmt w:val="decimal"/>
          </w:endnotePr>
          <w:type w:val="continuous"/>
          <w:pgSz w:w="12240" w:h="15840"/>
          <w:pgMar w:top="1440" w:right="1200" w:bottom="1152" w:left="1200" w:header="432" w:footer="504" w:gutter="0"/>
          <w:cols w:space="720"/>
          <w:noEndnote/>
          <w:docGrid w:linePitch="360"/>
        </w:sectPr>
      </w:pPr>
    </w:p>
    <w:p w14:paraId="6F0C4074" w14:textId="77777777" w:rsidR="00A15CB3" w:rsidRPr="00DE2C8C" w:rsidRDefault="00A15CB3" w:rsidP="00A15CB3">
      <w:pPr>
        <w:pStyle w:val="HCh"/>
        <w:ind w:left="1267" w:right="1260" w:hanging="1267"/>
        <w:rPr>
          <w:color w:val="000000" w:themeColor="text1"/>
        </w:rPr>
      </w:pPr>
      <w:r w:rsidRPr="00DE2C8C">
        <w:rPr>
          <w:color w:val="000000" w:themeColor="text1"/>
        </w:rPr>
        <w:lastRenderedPageBreak/>
        <w:t>Annex II</w:t>
      </w:r>
    </w:p>
    <w:p w14:paraId="441199A7" w14:textId="77777777" w:rsidR="00A15CB3" w:rsidRPr="00DE2C8C" w:rsidRDefault="00A15CB3" w:rsidP="00A15C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80" w:lineRule="exact"/>
        <w:ind w:left="1267" w:hanging="1267"/>
        <w:jc w:val="both"/>
        <w:rPr>
          <w:rFonts w:eastAsia="Calibri"/>
          <w:color w:val="000000" w:themeColor="text1"/>
          <w:sz w:val="8"/>
          <w:szCs w:val="8"/>
          <w14:ligatures w14:val="none"/>
        </w:rPr>
      </w:pPr>
    </w:p>
    <w:p w14:paraId="72406AB7" w14:textId="77777777" w:rsidR="00A15CB3" w:rsidRPr="00DE2C8C" w:rsidRDefault="00A15CB3" w:rsidP="00A15CB3">
      <w:pPr>
        <w:pStyle w:val="HCh"/>
        <w:ind w:left="1267" w:right="1260" w:hanging="1267"/>
        <w:rPr>
          <w:color w:val="000000" w:themeColor="text1"/>
        </w:rPr>
      </w:pPr>
      <w:r w:rsidRPr="00DE2C8C">
        <w:rPr>
          <w:color w:val="000000" w:themeColor="text1"/>
        </w:rPr>
        <w:tab/>
      </w:r>
      <w:r w:rsidRPr="00DE2C8C">
        <w:rPr>
          <w:color w:val="000000" w:themeColor="text1"/>
        </w:rPr>
        <w:tab/>
        <w:t>Organizational structure and post distribution for 2026</w:t>
      </w:r>
    </w:p>
    <w:p w14:paraId="2C4AE086" w14:textId="77777777" w:rsidR="00A15CB3" w:rsidRPr="00DE2C8C" w:rsidRDefault="00A15CB3" w:rsidP="00A15C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40" w:lineRule="exact"/>
        <w:ind w:left="1267" w:hanging="1267"/>
        <w:jc w:val="both"/>
        <w:rPr>
          <w:rFonts w:eastAsia="Calibri"/>
          <w:color w:val="000000" w:themeColor="text1"/>
          <w:sz w:val="12"/>
          <w:szCs w:val="12"/>
          <w14:ligatures w14:val="none"/>
        </w:rPr>
      </w:pPr>
    </w:p>
    <w:p w14:paraId="4F9439D6" w14:textId="192E7B59" w:rsidR="00A15CB3" w:rsidRPr="00DE2C8C" w:rsidRDefault="00A15CB3" w:rsidP="0019488B">
      <w:pPr>
        <w:pStyle w:val="H1"/>
        <w:numPr>
          <w:ilvl w:val="0"/>
          <w:numId w:val="24"/>
        </w:numPr>
        <w:ind w:right="1260"/>
        <w:rPr>
          <w:color w:val="000000" w:themeColor="text1"/>
        </w:rPr>
      </w:pPr>
      <w:r w:rsidRPr="00DE2C8C">
        <w:rPr>
          <w:color w:val="000000" w:themeColor="text1"/>
        </w:rPr>
        <w:t>United Nations Assistance Mission in Afghanistan</w:t>
      </w:r>
    </w:p>
    <w:p w14:paraId="6298D360" w14:textId="77777777" w:rsidR="00EB72C2" w:rsidRDefault="00EB72C2" w:rsidP="00A15C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right="1260"/>
        <w:outlineLvl w:val="0"/>
        <w:rPr>
          <w:b/>
          <w:color w:val="000000" w:themeColor="text1"/>
          <w:sz w:val="24"/>
        </w:rPr>
      </w:pPr>
    </w:p>
    <w:p w14:paraId="198F3A7B" w14:textId="09604EDE" w:rsidR="00A15CB3" w:rsidRPr="00DE2C8C" w:rsidRDefault="00A15CB3" w:rsidP="00D76D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right="1260"/>
        <w:outlineLvl w:val="0"/>
        <w:rPr>
          <w:b/>
          <w:bCs/>
          <w:color w:val="000000" w:themeColor="text1"/>
          <w:sz w:val="24"/>
          <w:szCs w:val="24"/>
        </w:rPr>
      </w:pPr>
      <w:r w:rsidRPr="00DE2C8C">
        <w:rPr>
          <w:noProof/>
          <w:color w:val="000000" w:themeColor="text1"/>
        </w:rPr>
        <mc:AlternateContent>
          <mc:Choice Requires="wps">
            <w:drawing>
              <wp:anchor distT="0" distB="0" distL="114300" distR="114300" simplePos="0" relativeHeight="251658259" behindDoc="0" locked="0" layoutInCell="1" allowOverlap="1" wp14:anchorId="588AAADC" wp14:editId="0740BF79">
                <wp:simplePos x="0" y="0"/>
                <wp:positionH relativeFrom="margin">
                  <wp:posOffset>7013050</wp:posOffset>
                </wp:positionH>
                <wp:positionV relativeFrom="paragraph">
                  <wp:posOffset>154167</wp:posOffset>
                </wp:positionV>
                <wp:extent cx="1558456" cy="763325"/>
                <wp:effectExtent l="0" t="0" r="22860" b="17780"/>
                <wp:wrapNone/>
                <wp:docPr id="230964023" name="Rectangle 2309640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8456" cy="763325"/>
                        </a:xfrm>
                        <a:prstGeom prst="rect">
                          <a:avLst/>
                        </a:prstGeom>
                        <a:noFill/>
                        <a:ln w="12700" cap="flat" cmpd="sng" algn="ctr">
                          <a:solidFill>
                            <a:sysClr val="windowText" lastClr="000000"/>
                          </a:solidFill>
                          <a:prstDash val="solid"/>
                          <a:miter lim="800000"/>
                        </a:ln>
                        <a:effectLst/>
                      </wps:spPr>
                      <wps:txbx>
                        <w:txbxContent>
                          <w:p w14:paraId="723E1383" w14:textId="77777777" w:rsidR="00A15CB3" w:rsidRDefault="00A15CB3" w:rsidP="00A15CB3">
                            <w:pPr>
                              <w:spacing w:after="40" w:line="220" w:lineRule="exact"/>
                              <w:jc w:val="center"/>
                              <w:rPr>
                                <w:b/>
                                <w:sz w:val="16"/>
                                <w:szCs w:val="16"/>
                              </w:rPr>
                            </w:pPr>
                            <w:r w:rsidRPr="00136C78">
                              <w:rPr>
                                <w:b/>
                                <w:sz w:val="16"/>
                                <w:szCs w:val="16"/>
                              </w:rPr>
                              <w:t xml:space="preserve">Strategic Communications Section </w:t>
                            </w:r>
                          </w:p>
                          <w:p w14:paraId="527F71F0" w14:textId="38A4853D" w:rsidR="00A15CB3" w:rsidRPr="008601F6" w:rsidRDefault="00A15CB3" w:rsidP="00A15CB3">
                            <w:pPr>
                              <w:spacing w:after="40" w:line="220" w:lineRule="exact"/>
                              <w:jc w:val="center"/>
                              <w:rPr>
                                <w:sz w:val="16"/>
                                <w:szCs w:val="16"/>
                                <w:vertAlign w:val="superscript"/>
                                <w:lang w:val="es-ES"/>
                              </w:rPr>
                            </w:pPr>
                            <w:r w:rsidRPr="00867FC0">
                              <w:rPr>
                                <w:b/>
                                <w:sz w:val="16"/>
                                <w:szCs w:val="16"/>
                                <w:lang w:val="fr-FR"/>
                              </w:rPr>
                              <w:t xml:space="preserve">RB </w:t>
                            </w:r>
                            <w:r w:rsidRPr="00867FC0">
                              <w:rPr>
                                <w:bCs/>
                                <w:sz w:val="16"/>
                                <w:szCs w:val="16"/>
                                <w:lang w:val="fr-FR"/>
                              </w:rPr>
                              <w:t>(1</w:t>
                            </w:r>
                            <w:r>
                              <w:rPr>
                                <w:bCs/>
                                <w:sz w:val="16"/>
                                <w:szCs w:val="16"/>
                                <w:lang w:val="fr-FR"/>
                              </w:rPr>
                              <w:t>6</w:t>
                            </w:r>
                            <w:r w:rsidRPr="00867FC0">
                              <w:rPr>
                                <w:bCs/>
                                <w:sz w:val="16"/>
                                <w:szCs w:val="16"/>
                                <w:lang w:val="fr-FR"/>
                              </w:rPr>
                              <w:t xml:space="preserve"> pos</w:t>
                            </w:r>
                            <w:r>
                              <w:rPr>
                                <w:bCs/>
                                <w:sz w:val="16"/>
                                <w:szCs w:val="16"/>
                                <w:lang w:val="fr-FR"/>
                              </w:rPr>
                              <w:t>ts</w:t>
                            </w:r>
                            <w:r w:rsidRPr="00867FC0">
                              <w:rPr>
                                <w:bCs/>
                                <w:sz w:val="16"/>
                                <w:szCs w:val="16"/>
                                <w:lang w:val="fr-FR"/>
                              </w:rPr>
                              <w:t>)</w:t>
                            </w:r>
                            <w:r w:rsidRPr="00867FC0">
                              <w:rPr>
                                <w:sz w:val="16"/>
                                <w:szCs w:val="16"/>
                                <w:lang w:val="es-ES"/>
                              </w:rPr>
                              <w:t>1 P-5, 2 P-4, 1 </w:t>
                            </w:r>
                            <w:r w:rsidRPr="00E656C1">
                              <w:rPr>
                                <w:sz w:val="16"/>
                                <w:szCs w:val="16"/>
                                <w:lang w:val="es-ES"/>
                              </w:rPr>
                              <w:t xml:space="preserve">P-3, 4 NPO, 8 </w:t>
                            </w:r>
                            <w:r w:rsidR="00560B7E">
                              <w:rPr>
                                <w:sz w:val="16"/>
                                <w:szCs w:val="16"/>
                                <w:lang w:val="es-ES"/>
                              </w:rPr>
                              <w:t>LL</w:t>
                            </w:r>
                          </w:p>
                          <w:p w14:paraId="7E42ED02" w14:textId="77777777" w:rsidR="00A15CB3" w:rsidRPr="008601F6" w:rsidRDefault="00A15CB3" w:rsidP="00A15CB3">
                            <w:pPr>
                              <w:spacing w:line="220" w:lineRule="exact"/>
                              <w:jc w:val="center"/>
                              <w:rPr>
                                <w:sz w:val="18"/>
                                <w:szCs w:val="18"/>
                                <w:lang w:val="es-E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AAADC" id="Rectangle 230964023" o:spid="_x0000_s1026" style="position:absolute;margin-left:552.2pt;margin-top:12.15pt;width:122.7pt;height:60.1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" filled="f" strokecolor="windowText" strokeweight="1pt">
                <v:path arrowok="t"/>
                <v:textbox>
                  <w:txbxContent>
                    <w:p w14:paraId="723E1383" w14:textId="77777777" w:rsidR="00A15CB3" w:rsidRDefault="00A15CB3" w:rsidP="00A15CB3">
                      <w:pPr>
                        <w:spacing w:after="40" w:line="220" w:lineRule="exact"/>
                        <w:jc w:val="center"/>
                        <w:rPr>
                          <w:b/>
                          <w:sz w:val="16"/>
                          <w:szCs w:val="16"/>
                        </w:rPr>
                      </w:pPr>
                      <w:r w:rsidRPr="00136C78">
                        <w:rPr>
                          <w:b/>
                          <w:sz w:val="16"/>
                          <w:szCs w:val="16"/>
                        </w:rPr>
                        <w:t xml:space="preserve">Strategic Communications Section </w:t>
                      </w:r>
                    </w:p>
                    <w:p w14:paraId="527F71F0" w14:textId="38A4853D" w:rsidR="00A15CB3" w:rsidRPr="008601F6" w:rsidRDefault="00A15CB3" w:rsidP="00A15CB3">
                      <w:pPr>
                        <w:spacing w:after="40" w:line="220" w:lineRule="exact"/>
                        <w:jc w:val="center"/>
                        <w:rPr>
                          <w:sz w:val="16"/>
                          <w:szCs w:val="16"/>
                          <w:vertAlign w:val="superscript"/>
                          <w:lang w:val="es-ES"/>
                        </w:rPr>
                      </w:pPr>
                      <w:r w:rsidRPr="00867FC0">
                        <w:rPr>
                          <w:b/>
                          <w:sz w:val="16"/>
                          <w:szCs w:val="16"/>
                          <w:lang w:val="fr-FR"/>
                        </w:rPr>
                        <w:t xml:space="preserve">RB </w:t>
                      </w:r>
                      <w:r w:rsidRPr="00867FC0">
                        <w:rPr>
                          <w:bCs/>
                          <w:sz w:val="16"/>
                          <w:szCs w:val="16"/>
                          <w:lang w:val="fr-FR"/>
                        </w:rPr>
                        <w:t>(1</w:t>
                      </w:r>
                      <w:r>
                        <w:rPr>
                          <w:bCs/>
                          <w:sz w:val="16"/>
                          <w:szCs w:val="16"/>
                          <w:lang w:val="fr-FR"/>
                        </w:rPr>
                        <w:t>6</w:t>
                      </w:r>
                      <w:r w:rsidRPr="00867FC0">
                        <w:rPr>
                          <w:bCs/>
                          <w:sz w:val="16"/>
                          <w:szCs w:val="16"/>
                          <w:lang w:val="fr-FR"/>
                        </w:rPr>
                        <w:t xml:space="preserve"> pos</w:t>
                      </w:r>
                      <w:r>
                        <w:rPr>
                          <w:bCs/>
                          <w:sz w:val="16"/>
                          <w:szCs w:val="16"/>
                          <w:lang w:val="fr-FR"/>
                        </w:rPr>
                        <w:t>ts</w:t>
                      </w:r>
                      <w:r w:rsidRPr="00867FC0">
                        <w:rPr>
                          <w:bCs/>
                          <w:sz w:val="16"/>
                          <w:szCs w:val="16"/>
                          <w:lang w:val="fr-FR"/>
                        </w:rPr>
                        <w:t>)</w:t>
                      </w:r>
                      <w:r w:rsidRPr="00867FC0">
                        <w:rPr>
                          <w:sz w:val="16"/>
                          <w:szCs w:val="16"/>
                          <w:lang w:val="es-ES"/>
                        </w:rPr>
                        <w:t>1 P-5, 2 P-4, 1 </w:t>
                      </w:r>
                      <w:r w:rsidRPr="00E656C1">
                        <w:rPr>
                          <w:sz w:val="16"/>
                          <w:szCs w:val="16"/>
                          <w:lang w:val="es-ES"/>
                        </w:rPr>
                        <w:t xml:space="preserve">P-3, 4 NPO, 8 </w:t>
                      </w:r>
                      <w:r w:rsidR="00560B7E">
                        <w:rPr>
                          <w:sz w:val="16"/>
                          <w:szCs w:val="16"/>
                          <w:lang w:val="es-ES"/>
                        </w:rPr>
                        <w:t>LL</w:t>
                      </w:r>
                    </w:p>
                    <w:p w14:paraId="7E42ED02" w14:textId="77777777" w:rsidR="00A15CB3" w:rsidRPr="008601F6" w:rsidRDefault="00A15CB3" w:rsidP="00A15CB3">
                      <w:pPr>
                        <w:spacing w:line="220" w:lineRule="exact"/>
                        <w:jc w:val="center"/>
                        <w:rPr>
                          <w:sz w:val="18"/>
                          <w:szCs w:val="18"/>
                          <w:lang w:val="es-ES"/>
                        </w:rPr>
                      </w:pPr>
                    </w:p>
                  </w:txbxContent>
                </v:textbox>
                <w10:wrap anchorx="margin"/>
              </v:rect>
            </w:pict>
          </mc:Fallback>
        </mc:AlternateContent>
      </w:r>
      <w:r w:rsidRPr="00DE2C8C">
        <w:rPr>
          <w:noProof/>
          <w:color w:val="000000" w:themeColor="text1"/>
        </w:rPr>
        <mc:AlternateContent>
          <mc:Choice Requires="wps">
            <w:drawing>
              <wp:anchor distT="0" distB="0" distL="114300" distR="114300" simplePos="0" relativeHeight="251658257" behindDoc="0" locked="0" layoutInCell="1" allowOverlap="1" wp14:anchorId="06BCDD66" wp14:editId="168639EB">
                <wp:simplePos x="0" y="0"/>
                <wp:positionH relativeFrom="column">
                  <wp:posOffset>2298700</wp:posOffset>
                </wp:positionH>
                <wp:positionV relativeFrom="paragraph">
                  <wp:posOffset>152400</wp:posOffset>
                </wp:positionV>
                <wp:extent cx="4537075" cy="1133475"/>
                <wp:effectExtent l="0" t="0" r="15875" b="28575"/>
                <wp:wrapNone/>
                <wp:docPr id="1273463616" name="Rectangle 1273463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37075" cy="1133475"/>
                        </a:xfrm>
                        <a:prstGeom prst="rect">
                          <a:avLst/>
                        </a:prstGeom>
                        <a:noFill/>
                        <a:ln w="12700" cap="flat" cmpd="sng" algn="ctr">
                          <a:solidFill>
                            <a:sysClr val="windowText" lastClr="000000"/>
                          </a:solidFill>
                          <a:prstDash val="solid"/>
                          <a:miter lim="800000"/>
                        </a:ln>
                        <a:effectLst/>
                      </wps:spPr>
                      <wps:txbx>
                        <w:txbxContent>
                          <w:p w14:paraId="477BC5A7" w14:textId="77777777" w:rsidR="00A15CB3" w:rsidRPr="00547633" w:rsidRDefault="00A15CB3" w:rsidP="00A15CB3">
                            <w:pPr>
                              <w:spacing w:after="40" w:line="200" w:lineRule="exact"/>
                              <w:jc w:val="center"/>
                              <w:rPr>
                                <w:b/>
                                <w:sz w:val="18"/>
                                <w:szCs w:val="18"/>
                              </w:rPr>
                            </w:pPr>
                            <w:r w:rsidRPr="00547633">
                              <w:rPr>
                                <w:b/>
                                <w:sz w:val="18"/>
                                <w:szCs w:val="18"/>
                              </w:rPr>
                              <w:t>Special Representative of the Secretary-General for Afghanistan</w:t>
                            </w:r>
                          </w:p>
                          <w:p w14:paraId="725A7207" w14:textId="77777777" w:rsidR="00A15CB3" w:rsidRPr="00547633" w:rsidRDefault="00A15CB3" w:rsidP="00A15CB3">
                            <w:pPr>
                              <w:spacing w:after="40" w:line="200" w:lineRule="exact"/>
                              <w:ind w:left="-72"/>
                              <w:jc w:val="center"/>
                              <w:rPr>
                                <w:sz w:val="16"/>
                                <w:szCs w:val="16"/>
                              </w:rPr>
                            </w:pPr>
                            <w:r w:rsidRPr="00547633">
                              <w:rPr>
                                <w:sz w:val="16"/>
                                <w:szCs w:val="16"/>
                              </w:rPr>
                              <w:t xml:space="preserve">Office of the Special Representative of the Secretary-General </w:t>
                            </w:r>
                          </w:p>
                          <w:p w14:paraId="12D578FF" w14:textId="77777777" w:rsidR="00A15CB3" w:rsidRPr="00547633" w:rsidRDefault="00A15CB3" w:rsidP="00A15CB3">
                            <w:pPr>
                              <w:spacing w:after="40" w:line="200" w:lineRule="exact"/>
                              <w:ind w:left="-72"/>
                              <w:jc w:val="center"/>
                              <w:rPr>
                                <w:sz w:val="16"/>
                                <w:szCs w:val="16"/>
                              </w:rPr>
                            </w:pPr>
                            <w:r w:rsidRPr="00547633">
                              <w:rPr>
                                <w:b/>
                                <w:bCs/>
                                <w:sz w:val="16"/>
                                <w:szCs w:val="16"/>
                              </w:rPr>
                              <w:t>RB</w:t>
                            </w:r>
                            <w:r w:rsidRPr="00547633">
                              <w:rPr>
                                <w:sz w:val="16"/>
                                <w:szCs w:val="16"/>
                              </w:rPr>
                              <w:t xml:space="preserve"> (3</w:t>
                            </w:r>
                            <w:r>
                              <w:rPr>
                                <w:sz w:val="16"/>
                                <w:szCs w:val="16"/>
                              </w:rPr>
                              <w:t xml:space="preserve">3 </w:t>
                            </w:r>
                            <w:r w:rsidRPr="00547633">
                              <w:rPr>
                                <w:sz w:val="16"/>
                                <w:szCs w:val="16"/>
                              </w:rPr>
                              <w:t>p</w:t>
                            </w:r>
                            <w:r>
                              <w:rPr>
                                <w:sz w:val="16"/>
                                <w:szCs w:val="16"/>
                              </w:rPr>
                              <w:t>osts</w:t>
                            </w:r>
                            <w:r w:rsidRPr="00547633">
                              <w:rPr>
                                <w:sz w:val="16"/>
                                <w:szCs w:val="16"/>
                              </w:rPr>
                              <w:t>)</w:t>
                            </w:r>
                          </w:p>
                          <w:p w14:paraId="228F8B41" w14:textId="1A9853B9" w:rsidR="00A15CB3" w:rsidRPr="00547633" w:rsidRDefault="00A15CB3" w:rsidP="00A15CB3">
                            <w:pPr>
                              <w:spacing w:line="200" w:lineRule="exact"/>
                              <w:jc w:val="center"/>
                              <w:rPr>
                                <w:sz w:val="16"/>
                                <w:szCs w:val="16"/>
                              </w:rPr>
                            </w:pPr>
                            <w:r w:rsidRPr="00547633">
                              <w:rPr>
                                <w:sz w:val="16"/>
                                <w:szCs w:val="16"/>
                              </w:rPr>
                              <w:t xml:space="preserve">1 USG, 1 </w:t>
                            </w:r>
                            <w:r>
                              <w:rPr>
                                <w:sz w:val="16"/>
                                <w:szCs w:val="16"/>
                              </w:rPr>
                              <w:t>D-2</w:t>
                            </w:r>
                            <w:r w:rsidRPr="00547633">
                              <w:rPr>
                                <w:sz w:val="16"/>
                                <w:szCs w:val="16"/>
                              </w:rPr>
                              <w:t>, 3 P-5,</w:t>
                            </w:r>
                            <w:r>
                              <w:rPr>
                                <w:sz w:val="16"/>
                                <w:szCs w:val="16"/>
                              </w:rPr>
                              <w:t xml:space="preserve"> 1 P-5</w:t>
                            </w:r>
                            <w:r w:rsidRPr="00AA4C76">
                              <w:rPr>
                                <w:sz w:val="16"/>
                                <w:szCs w:val="16"/>
                                <w:vertAlign w:val="superscript"/>
                              </w:rPr>
                              <w:t>d</w:t>
                            </w:r>
                            <w:r>
                              <w:rPr>
                                <w:sz w:val="16"/>
                                <w:szCs w:val="16"/>
                              </w:rPr>
                              <w:t>,</w:t>
                            </w:r>
                            <w:r w:rsidRPr="00547633">
                              <w:rPr>
                                <w:sz w:val="16"/>
                                <w:szCs w:val="16"/>
                              </w:rPr>
                              <w:t xml:space="preserve"> 4 P-4, 3 P-3, 3 FS, 9 NPO,</w:t>
                            </w:r>
                            <w:r>
                              <w:rPr>
                                <w:sz w:val="16"/>
                                <w:szCs w:val="16"/>
                              </w:rPr>
                              <w:t xml:space="preserve"> 2 NPO</w:t>
                            </w:r>
                            <w:r>
                              <w:rPr>
                                <w:sz w:val="16"/>
                                <w:szCs w:val="16"/>
                                <w:vertAlign w:val="superscript"/>
                              </w:rPr>
                              <w:t>a</w:t>
                            </w:r>
                            <w:r>
                              <w:rPr>
                                <w:sz w:val="16"/>
                                <w:szCs w:val="16"/>
                              </w:rPr>
                              <w:t>,</w:t>
                            </w:r>
                            <w:r w:rsidRPr="00547633">
                              <w:rPr>
                                <w:sz w:val="16"/>
                                <w:szCs w:val="16"/>
                              </w:rPr>
                              <w:t xml:space="preserve"> </w:t>
                            </w:r>
                            <w:r>
                              <w:rPr>
                                <w:sz w:val="16"/>
                                <w:szCs w:val="16"/>
                              </w:rPr>
                              <w:t>6</w:t>
                            </w:r>
                            <w:r w:rsidRPr="00547633">
                              <w:rPr>
                                <w:sz w:val="16"/>
                                <w:szCs w:val="16"/>
                              </w:rPr>
                              <w:t xml:space="preserve"> </w:t>
                            </w:r>
                            <w:r w:rsidR="00560B7E">
                              <w:rPr>
                                <w:sz w:val="16"/>
                                <w:szCs w:val="16"/>
                              </w:rPr>
                              <w:t>LL</w:t>
                            </w:r>
                            <w:r w:rsidRPr="00547633">
                              <w:rPr>
                                <w:sz w:val="16"/>
                                <w:szCs w:val="16"/>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CDD66" id="Rectangle 1273463616" o:spid="_x0000_s1027" style="position:absolute;margin-left:181pt;margin-top:12pt;width:357.25pt;height:89.2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" filled="f" strokecolor="windowText" strokeweight="1pt">
                <v:path arrowok="t"/>
                <v:textbox>
                  <w:txbxContent>
                    <w:p w14:paraId="477BC5A7" w14:textId="77777777" w:rsidR="00A15CB3" w:rsidRPr="00547633" w:rsidRDefault="00A15CB3" w:rsidP="00A15CB3">
                      <w:pPr>
                        <w:spacing w:after="40" w:line="200" w:lineRule="exact"/>
                        <w:jc w:val="center"/>
                        <w:rPr>
                          <w:b/>
                          <w:sz w:val="18"/>
                          <w:szCs w:val="18"/>
                        </w:rPr>
                      </w:pPr>
                      <w:r w:rsidRPr="00547633">
                        <w:rPr>
                          <w:b/>
                          <w:sz w:val="18"/>
                          <w:szCs w:val="18"/>
                        </w:rPr>
                        <w:t>Special Representative of the Secretary-General for Afghanistan</w:t>
                      </w:r>
                    </w:p>
                    <w:p w14:paraId="725A7207" w14:textId="77777777" w:rsidR="00A15CB3" w:rsidRPr="00547633" w:rsidRDefault="00A15CB3" w:rsidP="00A15CB3">
                      <w:pPr>
                        <w:spacing w:after="40" w:line="200" w:lineRule="exact"/>
                        <w:ind w:left="-72"/>
                        <w:jc w:val="center"/>
                        <w:rPr>
                          <w:sz w:val="16"/>
                          <w:szCs w:val="16"/>
                        </w:rPr>
                      </w:pPr>
                      <w:r w:rsidRPr="00547633">
                        <w:rPr>
                          <w:sz w:val="16"/>
                          <w:szCs w:val="16"/>
                        </w:rPr>
                        <w:t xml:space="preserve">Office of the Special Representative of the Secretary-General </w:t>
                      </w:r>
                    </w:p>
                    <w:p w14:paraId="12D578FF" w14:textId="77777777" w:rsidR="00A15CB3" w:rsidRPr="00547633" w:rsidRDefault="00A15CB3" w:rsidP="00A15CB3">
                      <w:pPr>
                        <w:spacing w:after="40" w:line="200" w:lineRule="exact"/>
                        <w:ind w:left="-72"/>
                        <w:jc w:val="center"/>
                        <w:rPr>
                          <w:sz w:val="16"/>
                          <w:szCs w:val="16"/>
                        </w:rPr>
                      </w:pPr>
                      <w:r w:rsidRPr="00547633">
                        <w:rPr>
                          <w:b/>
                          <w:bCs/>
                          <w:sz w:val="16"/>
                          <w:szCs w:val="16"/>
                        </w:rPr>
                        <w:t>RB</w:t>
                      </w:r>
                      <w:r w:rsidRPr="00547633">
                        <w:rPr>
                          <w:sz w:val="16"/>
                          <w:szCs w:val="16"/>
                        </w:rPr>
                        <w:t xml:space="preserve"> (3</w:t>
                      </w:r>
                      <w:r>
                        <w:rPr>
                          <w:sz w:val="16"/>
                          <w:szCs w:val="16"/>
                        </w:rPr>
                        <w:t xml:space="preserve">3 </w:t>
                      </w:r>
                      <w:r w:rsidRPr="00547633">
                        <w:rPr>
                          <w:sz w:val="16"/>
                          <w:szCs w:val="16"/>
                        </w:rPr>
                        <w:t>p</w:t>
                      </w:r>
                      <w:r>
                        <w:rPr>
                          <w:sz w:val="16"/>
                          <w:szCs w:val="16"/>
                        </w:rPr>
                        <w:t>osts</w:t>
                      </w:r>
                      <w:r w:rsidRPr="00547633">
                        <w:rPr>
                          <w:sz w:val="16"/>
                          <w:szCs w:val="16"/>
                        </w:rPr>
                        <w:t>)</w:t>
                      </w:r>
                    </w:p>
                    <w:p w14:paraId="228F8B41" w14:textId="1A9853B9" w:rsidR="00A15CB3" w:rsidRPr="00547633" w:rsidRDefault="00A15CB3" w:rsidP="00A15CB3">
                      <w:pPr>
                        <w:spacing w:line="200" w:lineRule="exact"/>
                        <w:jc w:val="center"/>
                        <w:rPr>
                          <w:sz w:val="16"/>
                          <w:szCs w:val="16"/>
                        </w:rPr>
                      </w:pPr>
                      <w:r w:rsidRPr="00547633">
                        <w:rPr>
                          <w:sz w:val="16"/>
                          <w:szCs w:val="16"/>
                        </w:rPr>
                        <w:t xml:space="preserve">1 USG, 1 </w:t>
                      </w:r>
                      <w:r>
                        <w:rPr>
                          <w:sz w:val="16"/>
                          <w:szCs w:val="16"/>
                        </w:rPr>
                        <w:t>D-2</w:t>
                      </w:r>
                      <w:r w:rsidRPr="00547633">
                        <w:rPr>
                          <w:sz w:val="16"/>
                          <w:szCs w:val="16"/>
                        </w:rPr>
                        <w:t>, 3 P-5,</w:t>
                      </w:r>
                      <w:r>
                        <w:rPr>
                          <w:sz w:val="16"/>
                          <w:szCs w:val="16"/>
                        </w:rPr>
                        <w:t xml:space="preserve"> 1 P-5</w:t>
                      </w:r>
                      <w:r w:rsidRPr="00AA4C76">
                        <w:rPr>
                          <w:sz w:val="16"/>
                          <w:szCs w:val="16"/>
                          <w:vertAlign w:val="superscript"/>
                        </w:rPr>
                        <w:t>d</w:t>
                      </w:r>
                      <w:r>
                        <w:rPr>
                          <w:sz w:val="16"/>
                          <w:szCs w:val="16"/>
                        </w:rPr>
                        <w:t>,</w:t>
                      </w:r>
                      <w:r w:rsidRPr="00547633">
                        <w:rPr>
                          <w:sz w:val="16"/>
                          <w:szCs w:val="16"/>
                        </w:rPr>
                        <w:t xml:space="preserve"> 4 P-4, 3 P-3, 3 FS, 9 NPO,</w:t>
                      </w:r>
                      <w:r>
                        <w:rPr>
                          <w:sz w:val="16"/>
                          <w:szCs w:val="16"/>
                        </w:rPr>
                        <w:t xml:space="preserve"> 2 NPO</w:t>
                      </w:r>
                      <w:r>
                        <w:rPr>
                          <w:sz w:val="16"/>
                          <w:szCs w:val="16"/>
                          <w:vertAlign w:val="superscript"/>
                        </w:rPr>
                        <w:t>a</w:t>
                      </w:r>
                      <w:r>
                        <w:rPr>
                          <w:sz w:val="16"/>
                          <w:szCs w:val="16"/>
                        </w:rPr>
                        <w:t>,</w:t>
                      </w:r>
                      <w:r w:rsidRPr="00547633">
                        <w:rPr>
                          <w:sz w:val="16"/>
                          <w:szCs w:val="16"/>
                        </w:rPr>
                        <w:t xml:space="preserve"> </w:t>
                      </w:r>
                      <w:r>
                        <w:rPr>
                          <w:sz w:val="16"/>
                          <w:szCs w:val="16"/>
                        </w:rPr>
                        <w:t>6</w:t>
                      </w:r>
                      <w:r w:rsidRPr="00547633">
                        <w:rPr>
                          <w:sz w:val="16"/>
                          <w:szCs w:val="16"/>
                        </w:rPr>
                        <w:t xml:space="preserve"> </w:t>
                      </w:r>
                      <w:r w:rsidR="00560B7E">
                        <w:rPr>
                          <w:sz w:val="16"/>
                          <w:szCs w:val="16"/>
                        </w:rPr>
                        <w:t>LL</w:t>
                      </w:r>
                      <w:r w:rsidRPr="00547633">
                        <w:rPr>
                          <w:sz w:val="16"/>
                          <w:szCs w:val="16"/>
                        </w:rPr>
                        <w:t xml:space="preserve"> </w:t>
                      </w:r>
                    </w:p>
                  </w:txbxContent>
                </v:textbox>
              </v:rect>
            </w:pict>
          </mc:Fallback>
        </mc:AlternateContent>
      </w:r>
      <w:r w:rsidRPr="00DE2C8C">
        <w:rPr>
          <w:noProof/>
          <w:color w:val="000000" w:themeColor="text1"/>
        </w:rPr>
        <mc:AlternateContent>
          <mc:Choice Requires="wps">
            <w:drawing>
              <wp:anchor distT="0" distB="0" distL="114300" distR="114300" simplePos="0" relativeHeight="251658243" behindDoc="0" locked="0" layoutInCell="1" allowOverlap="1" wp14:anchorId="3668B820" wp14:editId="6A6C6F9A">
                <wp:simplePos x="0" y="0"/>
                <wp:positionH relativeFrom="margin">
                  <wp:posOffset>87630</wp:posOffset>
                </wp:positionH>
                <wp:positionV relativeFrom="paragraph">
                  <wp:posOffset>115875</wp:posOffset>
                </wp:positionV>
                <wp:extent cx="1952625" cy="709295"/>
                <wp:effectExtent l="0" t="0" r="28575" b="14605"/>
                <wp:wrapNone/>
                <wp:docPr id="1529615332" name="Rectangle 1529615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2625" cy="709295"/>
                        </a:xfrm>
                        <a:prstGeom prst="rect">
                          <a:avLst/>
                        </a:prstGeom>
                        <a:noFill/>
                        <a:ln w="12700" cap="flat" cmpd="sng" algn="ctr">
                          <a:solidFill>
                            <a:sysClr val="windowText" lastClr="000000"/>
                          </a:solidFill>
                          <a:prstDash val="sysDash"/>
                          <a:miter lim="800000"/>
                        </a:ln>
                        <a:effectLst/>
                      </wps:spPr>
                      <wps:txbx>
                        <w:txbxContent>
                          <w:p w14:paraId="1DC2954F" w14:textId="77777777" w:rsidR="00A15CB3" w:rsidRPr="007F0983" w:rsidRDefault="00A15CB3" w:rsidP="00A15CB3">
                            <w:pPr>
                              <w:spacing w:after="40"/>
                              <w:jc w:val="center"/>
                              <w:rPr>
                                <w:b/>
                                <w:sz w:val="16"/>
                                <w:szCs w:val="16"/>
                              </w:rPr>
                            </w:pPr>
                            <w:r w:rsidRPr="00BA480A">
                              <w:rPr>
                                <w:b/>
                                <w:sz w:val="18"/>
                                <w:szCs w:val="18"/>
                              </w:rPr>
                              <w:t>DPPA/Asia and Pacific Division (Afghanistan Team) (New York)</w:t>
                            </w:r>
                            <w:r w:rsidRPr="007F0983">
                              <w:rPr>
                                <w:b/>
                                <w:sz w:val="16"/>
                                <w:szCs w:val="16"/>
                              </w:rPr>
                              <w:t xml:space="preserve"> </w:t>
                            </w:r>
                            <w:r w:rsidRPr="00D1450B">
                              <w:rPr>
                                <w:b/>
                                <w:sz w:val="16"/>
                                <w:szCs w:val="16"/>
                              </w:rPr>
                              <w:t xml:space="preserve">RB </w:t>
                            </w:r>
                            <w:r w:rsidRPr="00D1450B">
                              <w:rPr>
                                <w:bCs/>
                                <w:sz w:val="16"/>
                                <w:szCs w:val="16"/>
                              </w:rPr>
                              <w:t>(5 pos</w:t>
                            </w:r>
                            <w:r>
                              <w:rPr>
                                <w:bCs/>
                                <w:sz w:val="16"/>
                                <w:szCs w:val="16"/>
                              </w:rPr>
                              <w:t>ts</w:t>
                            </w:r>
                            <w:r w:rsidRPr="00D1450B">
                              <w:rPr>
                                <w:bCs/>
                                <w:sz w:val="16"/>
                                <w:szCs w:val="16"/>
                              </w:rPr>
                              <w:t>)</w:t>
                            </w:r>
                          </w:p>
                          <w:p w14:paraId="4CE6A6FA" w14:textId="0A88FFDF" w:rsidR="00A15CB3" w:rsidRPr="007F0983" w:rsidRDefault="00A15CB3" w:rsidP="00A15CB3">
                            <w:pPr>
                              <w:spacing w:line="220" w:lineRule="exact"/>
                              <w:jc w:val="center"/>
                              <w:rPr>
                                <w:sz w:val="16"/>
                                <w:szCs w:val="16"/>
                              </w:rPr>
                            </w:pPr>
                            <w:r w:rsidRPr="007F0983">
                              <w:rPr>
                                <w:sz w:val="16"/>
                                <w:szCs w:val="16"/>
                              </w:rPr>
                              <w:t xml:space="preserve">1 </w:t>
                            </w:r>
                            <w:r>
                              <w:rPr>
                                <w:sz w:val="16"/>
                                <w:szCs w:val="16"/>
                              </w:rPr>
                              <w:t>D-1</w:t>
                            </w:r>
                            <w:r w:rsidRPr="007F0983">
                              <w:rPr>
                                <w:sz w:val="16"/>
                                <w:szCs w:val="16"/>
                              </w:rPr>
                              <w:t xml:space="preserve">, 1 P-5, 1 P-4, 1 P-3,1 </w:t>
                            </w:r>
                            <w:r w:rsidR="00560B7E">
                              <w:rPr>
                                <w:sz w:val="16"/>
                                <w:szCs w:val="16"/>
                              </w:rPr>
                              <w:t>LL</w:t>
                            </w:r>
                            <w:r w:rsidRPr="007F0983">
                              <w:rPr>
                                <w:sz w:val="16"/>
                                <w:szCs w:val="16"/>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8B820" id="Rectangle 1529615332" o:spid="_x0000_s1028" style="position:absolute;margin-left:6.9pt;margin-top:9.1pt;width:153.75pt;height:55.8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" filled="f" strokecolor="windowText" strokeweight="1pt">
                <v:stroke dashstyle="3 1"/>
                <v:path arrowok="t"/>
                <v:textbox>
                  <w:txbxContent>
                    <w:p w14:paraId="1DC2954F" w14:textId="77777777" w:rsidR="00A15CB3" w:rsidRPr="007F0983" w:rsidRDefault="00A15CB3" w:rsidP="00A15CB3">
                      <w:pPr>
                        <w:spacing w:after="40"/>
                        <w:jc w:val="center"/>
                        <w:rPr>
                          <w:b/>
                          <w:sz w:val="16"/>
                          <w:szCs w:val="16"/>
                        </w:rPr>
                      </w:pPr>
                      <w:r w:rsidRPr="00BA480A">
                        <w:rPr>
                          <w:b/>
                          <w:sz w:val="18"/>
                          <w:szCs w:val="18"/>
                        </w:rPr>
                        <w:t>DPPA/Asia and Pacific Division (Afghanistan Team) (New York)</w:t>
                      </w:r>
                      <w:r w:rsidRPr="007F0983">
                        <w:rPr>
                          <w:b/>
                          <w:sz w:val="16"/>
                          <w:szCs w:val="16"/>
                        </w:rPr>
                        <w:t xml:space="preserve"> </w:t>
                      </w:r>
                      <w:r w:rsidRPr="00D1450B">
                        <w:rPr>
                          <w:b/>
                          <w:sz w:val="16"/>
                          <w:szCs w:val="16"/>
                        </w:rPr>
                        <w:t xml:space="preserve">RB </w:t>
                      </w:r>
                      <w:r w:rsidRPr="00D1450B">
                        <w:rPr>
                          <w:bCs/>
                          <w:sz w:val="16"/>
                          <w:szCs w:val="16"/>
                        </w:rPr>
                        <w:t>(5 pos</w:t>
                      </w:r>
                      <w:r>
                        <w:rPr>
                          <w:bCs/>
                          <w:sz w:val="16"/>
                          <w:szCs w:val="16"/>
                        </w:rPr>
                        <w:t>ts</w:t>
                      </w:r>
                      <w:r w:rsidRPr="00D1450B">
                        <w:rPr>
                          <w:bCs/>
                          <w:sz w:val="16"/>
                          <w:szCs w:val="16"/>
                        </w:rPr>
                        <w:t>)</w:t>
                      </w:r>
                    </w:p>
                    <w:p w14:paraId="4CE6A6FA" w14:textId="0A88FFDF" w:rsidR="00A15CB3" w:rsidRPr="007F0983" w:rsidRDefault="00A15CB3" w:rsidP="00A15CB3">
                      <w:pPr>
                        <w:spacing w:line="220" w:lineRule="exact"/>
                        <w:jc w:val="center"/>
                        <w:rPr>
                          <w:sz w:val="16"/>
                          <w:szCs w:val="16"/>
                        </w:rPr>
                      </w:pPr>
                      <w:r w:rsidRPr="007F0983">
                        <w:rPr>
                          <w:sz w:val="16"/>
                          <w:szCs w:val="16"/>
                        </w:rPr>
                        <w:t xml:space="preserve">1 </w:t>
                      </w:r>
                      <w:r>
                        <w:rPr>
                          <w:sz w:val="16"/>
                          <w:szCs w:val="16"/>
                        </w:rPr>
                        <w:t>D-1</w:t>
                      </w:r>
                      <w:r w:rsidRPr="007F0983">
                        <w:rPr>
                          <w:sz w:val="16"/>
                          <w:szCs w:val="16"/>
                        </w:rPr>
                        <w:t xml:space="preserve">, 1 P-5, 1 P-4, 1 P-3,1 </w:t>
                      </w:r>
                      <w:r w:rsidR="00560B7E">
                        <w:rPr>
                          <w:sz w:val="16"/>
                          <w:szCs w:val="16"/>
                        </w:rPr>
                        <w:t>LL</w:t>
                      </w:r>
                      <w:r w:rsidRPr="007F0983">
                        <w:rPr>
                          <w:sz w:val="16"/>
                          <w:szCs w:val="16"/>
                        </w:rPr>
                        <w:t xml:space="preserve"> </w:t>
                      </w:r>
                    </w:p>
                  </w:txbxContent>
                </v:textbox>
                <w10:wrap anchorx="margin"/>
              </v:rect>
            </w:pict>
          </mc:Fallback>
        </mc:AlternateContent>
      </w:r>
    </w:p>
    <w:p w14:paraId="26C3343C" w14:textId="475A3C81"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29B7BA70" w14:textId="77777777" w:rsidR="00A15CB3" w:rsidRPr="00DE2C8C" w:rsidRDefault="00A15CB3" w:rsidP="00A15CB3">
      <w:pPr>
        <w:pStyle w:val="SingleTxt"/>
        <w:spacing w:after="0" w:line="120" w:lineRule="exact"/>
        <w:rPr>
          <w:color w:val="000000" w:themeColor="text1"/>
          <w:sz w:val="10"/>
        </w:rPr>
      </w:pPr>
    </w:p>
    <w:p w14:paraId="08782FF6" w14:textId="2BD0A218" w:rsidR="00A15CB3" w:rsidRPr="00DE2C8C" w:rsidRDefault="00A15CB3" w:rsidP="00A15CB3">
      <w:pPr>
        <w:pStyle w:val="H1"/>
        <w:ind w:right="1260"/>
        <w:rPr>
          <w:color w:val="000000" w:themeColor="text1"/>
        </w:rPr>
      </w:pPr>
      <w:r w:rsidRPr="00DE2C8C">
        <w:rPr>
          <w:noProof/>
          <w:color w:val="000000" w:themeColor="text1"/>
          <w:w w:val="100"/>
        </w:rPr>
        <mc:AlternateContent>
          <mc:Choice Requires="wps">
            <w:drawing>
              <wp:anchor distT="0" distB="0" distL="114300" distR="114300" simplePos="0" relativeHeight="251658275" behindDoc="0" locked="0" layoutInCell="1" allowOverlap="1" wp14:anchorId="5D0247D3" wp14:editId="2C82465B">
                <wp:simplePos x="0" y="0"/>
                <wp:positionH relativeFrom="column">
                  <wp:posOffset>6888480</wp:posOffset>
                </wp:positionH>
                <wp:positionV relativeFrom="paragraph">
                  <wp:posOffset>103505</wp:posOffset>
                </wp:positionV>
                <wp:extent cx="120650" cy="0"/>
                <wp:effectExtent l="0" t="0" r="0" b="0"/>
                <wp:wrapNone/>
                <wp:docPr id="358615308" name="Straight Connector 358615308"/>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5E678A" id="Straight Connector 358615308" o:spid="_x0000_s1026" style="position:absolute;z-index:251658277;visibility:visible;mso-wrap-style:square;mso-wrap-distance-left:9pt;mso-wrap-distance-top:0;mso-wrap-distance-right:9pt;mso-wrap-distance-bottom:0;mso-position-horizontal:absolute;mso-position-horizontal-relative:text;mso-position-vertical:absolute;mso-position-vertical-relative:text" from="542.4pt,8.15pt" to="551.9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fCdlwEAAIcDAAAOAAAAZHJzL2Uyb0RvYy54bWysU9uO0zAQfUfiHyy/06SVWK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" strokecolor="black [3200]" strokeweight=".5pt">
                <v:stroke joinstyle="miter"/>
              </v:line>
            </w:pict>
          </mc:Fallback>
        </mc:AlternateContent>
      </w:r>
      <w:r w:rsidRPr="00DE2C8C">
        <w:rPr>
          <w:noProof/>
          <w:color w:val="000000" w:themeColor="text1"/>
          <w:w w:val="100"/>
        </w:rPr>
        <mc:AlternateContent>
          <mc:Choice Requires="wps">
            <w:drawing>
              <wp:anchor distT="0" distB="0" distL="114300" distR="114300" simplePos="0" relativeHeight="251658269" behindDoc="0" locked="0" layoutInCell="1" allowOverlap="1" wp14:anchorId="473FB16A" wp14:editId="7185FA95">
                <wp:simplePos x="0" y="0"/>
                <wp:positionH relativeFrom="column">
                  <wp:posOffset>6883400</wp:posOffset>
                </wp:positionH>
                <wp:positionV relativeFrom="paragraph">
                  <wp:posOffset>97155</wp:posOffset>
                </wp:positionV>
                <wp:extent cx="0" cy="943610"/>
                <wp:effectExtent l="0" t="0" r="38100" b="27940"/>
                <wp:wrapNone/>
                <wp:docPr id="1173868062" name="Straight Connector 1173868062"/>
                <wp:cNvGraphicFramePr/>
                <a:graphic xmlns:a="http://schemas.openxmlformats.org/drawingml/2006/main">
                  <a:graphicData uri="http://schemas.microsoft.com/office/word/2010/wordprocessingShape">
                    <wps:wsp>
                      <wps:cNvCnPr/>
                      <wps:spPr>
                        <a:xfrm>
                          <a:off x="0" y="0"/>
                          <a:ext cx="0" cy="9436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9EB65A" id="Straight Connector 1173868062" o:spid="_x0000_s1026" style="position:absolute;z-index:251658271;visibility:visible;mso-wrap-style:square;mso-wrap-distance-left:9pt;mso-wrap-distance-top:0;mso-wrap-distance-right:9pt;mso-wrap-distance-bottom:0;mso-position-horizontal:absolute;mso-position-horizontal-relative:text;mso-position-vertical:absolute;mso-position-vertical-relative:text" from="542pt,7.65pt" to="542pt,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" strokecolor="black [3200]" strokeweight=".5pt">
                <v:stroke joinstyle="miter"/>
              </v:line>
            </w:pict>
          </mc:Fallback>
        </mc:AlternateContent>
      </w:r>
      <w:r w:rsidRPr="00DE2C8C">
        <w:rPr>
          <w:color w:val="000000" w:themeColor="text1"/>
        </w:rPr>
        <w:tab/>
      </w:r>
    </w:p>
    <w:p w14:paraId="05D4989C" w14:textId="77777777" w:rsidR="00A15CB3" w:rsidRPr="00DE2C8C" w:rsidRDefault="00A15CB3" w:rsidP="00A15CB3">
      <w:pPr>
        <w:pStyle w:val="SingleTxt"/>
        <w:spacing w:after="0" w:line="120" w:lineRule="exact"/>
        <w:rPr>
          <w:color w:val="000000" w:themeColor="text1"/>
          <w:sz w:val="10"/>
        </w:rPr>
      </w:pPr>
    </w:p>
    <w:p w14:paraId="47EF3A8A" w14:textId="3ECF3CC3" w:rsidR="00A15CB3" w:rsidRPr="00DE2C8C" w:rsidRDefault="00A15CB3" w:rsidP="00A15C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outlineLvl w:val="1"/>
        <w:rPr>
          <w:b/>
          <w:color w:val="000000" w:themeColor="text1"/>
          <w:spacing w:val="2"/>
        </w:rPr>
      </w:pPr>
    </w:p>
    <w:p w14:paraId="3FA59DDE" w14:textId="77777777" w:rsidR="00A15CB3" w:rsidRPr="00DE2C8C" w:rsidRDefault="00A15CB3" w:rsidP="00A15CB3">
      <w:pPr>
        <w:pStyle w:val="SingleTxt"/>
        <w:spacing w:after="0" w:line="120" w:lineRule="exact"/>
        <w:rPr>
          <w:color w:val="000000" w:themeColor="text1"/>
          <w:sz w:val="10"/>
          <w:highlight w:val="yellow"/>
        </w:rPr>
      </w:pPr>
    </w:p>
    <w:p w14:paraId="4FA63067" w14:textId="77777777" w:rsidR="00A15CB3" w:rsidRPr="00DE2C8C" w:rsidRDefault="00A15CB3" w:rsidP="00A15CB3">
      <w:pPr>
        <w:pStyle w:val="SingleTxt"/>
        <w:spacing w:after="0" w:line="120" w:lineRule="exact"/>
        <w:rPr>
          <w:color w:val="000000" w:themeColor="text1"/>
          <w:sz w:val="10"/>
          <w:highlight w:val="yellow"/>
        </w:rPr>
      </w:pPr>
    </w:p>
    <w:p w14:paraId="359BC8B1" w14:textId="79A444E0"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258" behindDoc="0" locked="0" layoutInCell="1" allowOverlap="1" wp14:anchorId="3BEB267B" wp14:editId="178D9505">
                <wp:simplePos x="0" y="0"/>
                <wp:positionH relativeFrom="column">
                  <wp:posOffset>6997149</wp:posOffset>
                </wp:positionH>
                <wp:positionV relativeFrom="paragraph">
                  <wp:posOffset>108281</wp:posOffset>
                </wp:positionV>
                <wp:extent cx="1574192" cy="1162787"/>
                <wp:effectExtent l="0" t="0" r="26035" b="18415"/>
                <wp:wrapNone/>
                <wp:docPr id="431238300" name="Rectangle 431238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4192" cy="1162787"/>
                        </a:xfrm>
                        <a:prstGeom prst="rect">
                          <a:avLst/>
                        </a:prstGeom>
                        <a:noFill/>
                        <a:ln w="12700" cap="flat" cmpd="sng" algn="ctr">
                          <a:solidFill>
                            <a:sysClr val="windowText" lastClr="000000"/>
                          </a:solidFill>
                          <a:prstDash val="solid"/>
                          <a:miter lim="800000"/>
                        </a:ln>
                        <a:effectLst/>
                      </wps:spPr>
                      <wps:txbx>
                        <w:txbxContent>
                          <w:p w14:paraId="7B7D0253" w14:textId="77777777" w:rsidR="00A15CB3" w:rsidRDefault="00A15CB3" w:rsidP="00A15CB3">
                            <w:pPr>
                              <w:spacing w:after="40"/>
                              <w:jc w:val="center"/>
                              <w:rPr>
                                <w:b/>
                                <w:sz w:val="16"/>
                                <w:szCs w:val="16"/>
                              </w:rPr>
                            </w:pPr>
                            <w:r w:rsidRPr="00136C78">
                              <w:rPr>
                                <w:b/>
                                <w:sz w:val="16"/>
                                <w:szCs w:val="16"/>
                              </w:rPr>
                              <w:t>Security Section</w:t>
                            </w:r>
                          </w:p>
                          <w:p w14:paraId="05CF3021" w14:textId="0985AFEC" w:rsidR="00A15CB3" w:rsidRPr="006E5091" w:rsidRDefault="00A15CB3" w:rsidP="00A15CB3">
                            <w:pPr>
                              <w:spacing w:after="40"/>
                              <w:jc w:val="center"/>
                              <w:rPr>
                                <w:b/>
                                <w:sz w:val="16"/>
                                <w:szCs w:val="16"/>
                              </w:rPr>
                            </w:pPr>
                            <w:r w:rsidRPr="00D1450B">
                              <w:rPr>
                                <w:b/>
                                <w:sz w:val="16"/>
                                <w:szCs w:val="16"/>
                              </w:rPr>
                              <w:t xml:space="preserve">RB </w:t>
                            </w:r>
                            <w:r w:rsidRPr="00D1450B">
                              <w:rPr>
                                <w:bCs/>
                                <w:sz w:val="16"/>
                                <w:szCs w:val="16"/>
                              </w:rPr>
                              <w:t>(1</w:t>
                            </w:r>
                            <w:r>
                              <w:rPr>
                                <w:bCs/>
                                <w:sz w:val="16"/>
                                <w:szCs w:val="16"/>
                              </w:rPr>
                              <w:t>9</w:t>
                            </w:r>
                            <w:r w:rsidR="00505628">
                              <w:rPr>
                                <w:bCs/>
                                <w:sz w:val="16"/>
                                <w:szCs w:val="16"/>
                              </w:rPr>
                              <w:t>6</w:t>
                            </w:r>
                            <w:r w:rsidRPr="00D1450B">
                              <w:rPr>
                                <w:bCs/>
                                <w:sz w:val="16"/>
                                <w:szCs w:val="16"/>
                              </w:rPr>
                              <w:t xml:space="preserve"> pos</w:t>
                            </w:r>
                            <w:r>
                              <w:rPr>
                                <w:bCs/>
                                <w:sz w:val="16"/>
                                <w:szCs w:val="16"/>
                              </w:rPr>
                              <w:t>ts</w:t>
                            </w:r>
                            <w:r w:rsidRPr="00D1450B">
                              <w:rPr>
                                <w:bCs/>
                                <w:sz w:val="16"/>
                                <w:szCs w:val="16"/>
                              </w:rPr>
                              <w:t>)</w:t>
                            </w:r>
                          </w:p>
                          <w:p w14:paraId="78760CC5" w14:textId="0D75B361" w:rsidR="00A15CB3" w:rsidRPr="00071FF8" w:rsidRDefault="00A15CB3" w:rsidP="00A15CB3">
                            <w:pPr>
                              <w:spacing w:line="220" w:lineRule="exact"/>
                              <w:jc w:val="center"/>
                              <w:rPr>
                                <w:sz w:val="16"/>
                                <w:szCs w:val="16"/>
                              </w:rPr>
                            </w:pPr>
                            <w:r w:rsidRPr="00966EB5">
                              <w:rPr>
                                <w:sz w:val="16"/>
                                <w:szCs w:val="16"/>
                              </w:rPr>
                              <w:t xml:space="preserve">1 P-5, 2 P-4, 4 P-3, </w:t>
                            </w:r>
                            <w:r w:rsidR="00505628">
                              <w:rPr>
                                <w:sz w:val="16"/>
                                <w:szCs w:val="16"/>
                              </w:rPr>
                              <w:t>1 P-3</w:t>
                            </w:r>
                            <w:r w:rsidR="00505628" w:rsidRPr="00291AA9">
                              <w:rPr>
                                <w:sz w:val="16"/>
                                <w:szCs w:val="16"/>
                                <w:vertAlign w:val="superscript"/>
                              </w:rPr>
                              <w:t>b</w:t>
                            </w:r>
                            <w:r w:rsidR="00505628">
                              <w:rPr>
                                <w:sz w:val="16"/>
                                <w:szCs w:val="16"/>
                              </w:rPr>
                              <w:t xml:space="preserve">, </w:t>
                            </w:r>
                            <w:r w:rsidRPr="00966EB5">
                              <w:rPr>
                                <w:sz w:val="16"/>
                                <w:szCs w:val="16"/>
                              </w:rPr>
                              <w:t xml:space="preserve">2 P-2, </w:t>
                            </w:r>
                            <w:r w:rsidRPr="00071FF8">
                              <w:rPr>
                                <w:sz w:val="16"/>
                                <w:szCs w:val="16"/>
                              </w:rPr>
                              <w:t>5</w:t>
                            </w:r>
                            <w:r w:rsidR="001B2003">
                              <w:rPr>
                                <w:sz w:val="16"/>
                                <w:szCs w:val="16"/>
                              </w:rPr>
                              <w:t>1</w:t>
                            </w:r>
                            <w:r w:rsidRPr="00071FF8">
                              <w:rPr>
                                <w:sz w:val="16"/>
                                <w:szCs w:val="16"/>
                              </w:rPr>
                              <w:t xml:space="preserve"> FS, </w:t>
                            </w:r>
                            <w:r w:rsidR="00505628">
                              <w:rPr>
                                <w:sz w:val="16"/>
                                <w:szCs w:val="16"/>
                              </w:rPr>
                              <w:t>1 FS</w:t>
                            </w:r>
                            <w:r w:rsidR="00505628" w:rsidRPr="00291AA9">
                              <w:rPr>
                                <w:sz w:val="16"/>
                                <w:szCs w:val="16"/>
                                <w:vertAlign w:val="superscript"/>
                              </w:rPr>
                              <w:t>b</w:t>
                            </w:r>
                            <w:r w:rsidR="00505628">
                              <w:rPr>
                                <w:sz w:val="16"/>
                                <w:szCs w:val="16"/>
                              </w:rPr>
                              <w:t xml:space="preserve">, </w:t>
                            </w:r>
                            <w:r w:rsidRPr="00071FF8">
                              <w:rPr>
                                <w:sz w:val="16"/>
                                <w:szCs w:val="16"/>
                              </w:rPr>
                              <w:t>1 FS</w:t>
                            </w:r>
                            <w:r>
                              <w:rPr>
                                <w:sz w:val="16"/>
                                <w:szCs w:val="16"/>
                                <w:vertAlign w:val="superscript"/>
                              </w:rPr>
                              <w:t>c</w:t>
                            </w:r>
                            <w:r w:rsidRPr="00071FF8">
                              <w:rPr>
                                <w:sz w:val="16"/>
                                <w:szCs w:val="16"/>
                              </w:rPr>
                              <w:t xml:space="preserve">, 103 </w:t>
                            </w:r>
                            <w:r w:rsidR="00560B7E">
                              <w:rPr>
                                <w:sz w:val="16"/>
                                <w:szCs w:val="16"/>
                              </w:rPr>
                              <w:t>LL</w:t>
                            </w:r>
                            <w:r w:rsidRPr="00071FF8">
                              <w:rPr>
                                <w:sz w:val="16"/>
                                <w:szCs w:val="16"/>
                              </w:rPr>
                              <w:t xml:space="preserve">, 1 </w:t>
                            </w:r>
                            <w:r w:rsidR="00560B7E">
                              <w:rPr>
                                <w:sz w:val="16"/>
                                <w:szCs w:val="16"/>
                              </w:rPr>
                              <w:t>LL</w:t>
                            </w:r>
                            <w:r w:rsidRPr="00071FF8">
                              <w:rPr>
                                <w:sz w:val="16"/>
                                <w:szCs w:val="16"/>
                                <w:vertAlign w:val="superscript"/>
                              </w:rPr>
                              <w:t>a</w:t>
                            </w:r>
                            <w:r w:rsidRPr="00071FF8">
                              <w:rPr>
                                <w:sz w:val="16"/>
                                <w:szCs w:val="16"/>
                              </w:rPr>
                              <w:t xml:space="preserve">, 2 </w:t>
                            </w:r>
                            <w:r w:rsidR="00560B7E">
                              <w:rPr>
                                <w:sz w:val="16"/>
                                <w:szCs w:val="16"/>
                              </w:rPr>
                              <w:t>LL</w:t>
                            </w:r>
                            <w:r w:rsidRPr="00966EB5">
                              <w:rPr>
                                <w:sz w:val="16"/>
                                <w:szCs w:val="16"/>
                                <w:vertAlign w:val="superscript"/>
                              </w:rPr>
                              <w:t>c</w:t>
                            </w:r>
                            <w:r w:rsidRPr="00071FF8">
                              <w:rPr>
                                <w:sz w:val="16"/>
                                <w:szCs w:val="16"/>
                              </w:rPr>
                              <w:t>, 1</w:t>
                            </w:r>
                            <w:r>
                              <w:rPr>
                                <w:sz w:val="16"/>
                                <w:szCs w:val="16"/>
                              </w:rPr>
                              <w:t>8</w:t>
                            </w:r>
                            <w:r w:rsidRPr="00071FF8">
                              <w:rPr>
                                <w:sz w:val="16"/>
                                <w:szCs w:val="16"/>
                              </w:rPr>
                              <w:t xml:space="preserve"> </w:t>
                            </w:r>
                            <w:r w:rsidR="00560B7E">
                              <w:rPr>
                                <w:sz w:val="16"/>
                                <w:szCs w:val="16"/>
                              </w:rPr>
                              <w:t>LL</w:t>
                            </w:r>
                            <w:r w:rsidRPr="00966EB5">
                              <w:rPr>
                                <w:sz w:val="16"/>
                                <w:szCs w:val="16"/>
                                <w:vertAlign w:val="superscript"/>
                              </w:rPr>
                              <w:t>d</w:t>
                            </w:r>
                            <w:r w:rsidRPr="00071FF8">
                              <w:rPr>
                                <w:sz w:val="16"/>
                                <w:szCs w:val="16"/>
                              </w:rPr>
                              <w:t xml:space="preserve">, 1 </w:t>
                            </w:r>
                            <w:r w:rsidR="00560B7E">
                              <w:rPr>
                                <w:sz w:val="16"/>
                                <w:szCs w:val="16"/>
                              </w:rPr>
                              <w:t>LL</w:t>
                            </w:r>
                            <w:r w:rsidRPr="00071FF8">
                              <w:rPr>
                                <w:sz w:val="16"/>
                                <w:szCs w:val="16"/>
                                <w:vertAlign w:val="superscript"/>
                              </w:rPr>
                              <w:t>e</w:t>
                            </w:r>
                            <w:r w:rsidRPr="00071FF8">
                              <w:rPr>
                                <w:sz w:val="16"/>
                                <w:szCs w:val="16"/>
                              </w:rPr>
                              <w:t>,</w:t>
                            </w:r>
                          </w:p>
                          <w:p w14:paraId="63D4D6E7" w14:textId="77777777" w:rsidR="00A15CB3" w:rsidRPr="00071FF8" w:rsidRDefault="00A15CB3" w:rsidP="00A15CB3">
                            <w:pPr>
                              <w:spacing w:line="220" w:lineRule="exact"/>
                              <w:jc w:val="center"/>
                              <w:rPr>
                                <w:sz w:val="16"/>
                                <w:szCs w:val="16"/>
                                <w:lang w:val="es-ES"/>
                              </w:rPr>
                            </w:pPr>
                            <w:r w:rsidRPr="00071FF8">
                              <w:rPr>
                                <w:sz w:val="16"/>
                                <w:szCs w:val="16"/>
                                <w:lang w:val="es-ES"/>
                              </w:rPr>
                              <w:t>3</w:t>
                            </w:r>
                            <w:r w:rsidRPr="00071FF8">
                              <w:rPr>
                                <w:b/>
                                <w:sz w:val="16"/>
                                <w:szCs w:val="16"/>
                                <w:lang w:val="es-ES"/>
                              </w:rPr>
                              <w:t xml:space="preserve"> </w:t>
                            </w:r>
                            <w:r w:rsidRPr="00071FF8">
                              <w:rPr>
                                <w:bCs/>
                                <w:sz w:val="16"/>
                                <w:szCs w:val="16"/>
                                <w:lang w:val="es-ES"/>
                              </w:rPr>
                              <w:t>i</w:t>
                            </w:r>
                            <w:r w:rsidRPr="00071FF8">
                              <w:rPr>
                                <w:sz w:val="16"/>
                                <w:szCs w:val="16"/>
                                <w:lang w:val="es-ES"/>
                              </w:rPr>
                              <w:t xml:space="preserve">UNV, 1 </w:t>
                            </w:r>
                            <w:r>
                              <w:rPr>
                                <w:sz w:val="16"/>
                                <w:szCs w:val="16"/>
                                <w:lang w:val="es-ES"/>
                              </w:rPr>
                              <w:t>iUNV</w:t>
                            </w:r>
                            <w:r w:rsidRPr="00BA0FEF">
                              <w:rPr>
                                <w:sz w:val="16"/>
                                <w:szCs w:val="16"/>
                                <w:vertAlign w:val="superscript"/>
                                <w:lang w:val="es-ES"/>
                              </w:rPr>
                              <w:t>a</w:t>
                            </w:r>
                            <w:r>
                              <w:rPr>
                                <w:sz w:val="16"/>
                                <w:szCs w:val="16"/>
                                <w:lang w:val="es-ES"/>
                              </w:rPr>
                              <w:t>, 1 iUNV</w:t>
                            </w:r>
                            <w:r w:rsidRPr="00BA0FEF">
                              <w:rPr>
                                <w:sz w:val="16"/>
                                <w:szCs w:val="16"/>
                                <w:vertAlign w:val="superscript"/>
                                <w:lang w:val="es-ES"/>
                              </w:rPr>
                              <w:t>d</w:t>
                            </w:r>
                            <w:r>
                              <w:rPr>
                                <w:sz w:val="16"/>
                                <w:szCs w:val="16"/>
                                <w:lang w:val="es-ES"/>
                              </w:rPr>
                              <w:t xml:space="preserve">, </w:t>
                            </w:r>
                            <w:r w:rsidRPr="00071FF8">
                              <w:rPr>
                                <w:sz w:val="16"/>
                                <w:szCs w:val="16"/>
                                <w:lang w:val="es-ES"/>
                              </w:rPr>
                              <w:t>1 nUNV, 2 nUN</w:t>
                            </w:r>
                            <w:r>
                              <w:rPr>
                                <w:sz w:val="16"/>
                                <w:szCs w:val="16"/>
                                <w:lang w:val="es-ES"/>
                              </w:rPr>
                              <w:t>V</w:t>
                            </w:r>
                            <w:r w:rsidRPr="00BA0FEF">
                              <w:rPr>
                                <w:sz w:val="16"/>
                                <w:szCs w:val="16"/>
                                <w:vertAlign w:val="superscript"/>
                                <w:lang w:val="es-ES"/>
                              </w:rPr>
                              <w:t>e</w:t>
                            </w:r>
                          </w:p>
                          <w:p w14:paraId="77454723" w14:textId="77777777" w:rsidR="00A15CB3" w:rsidRPr="00071FF8" w:rsidRDefault="00A15CB3" w:rsidP="00A15CB3">
                            <w:pPr>
                              <w:spacing w:line="220" w:lineRule="exact"/>
                              <w:jc w:val="center"/>
                              <w:rPr>
                                <w:sz w:val="16"/>
                                <w:szCs w:val="16"/>
                                <w:lang w:val="es-E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B267B" id="Rectangle 431238300" o:spid="_x0000_s1029" style="position:absolute;left:0;text-align:left;margin-left:550.95pt;margin-top:8.55pt;width:123.95pt;height:91.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" filled="f" strokecolor="windowText" strokeweight="1pt">
                <v:path arrowok="t"/>
                <v:textbox>
                  <w:txbxContent>
                    <w:p w14:paraId="7B7D0253" w14:textId="77777777" w:rsidR="00A15CB3" w:rsidRDefault="00A15CB3" w:rsidP="00A15CB3">
                      <w:pPr>
                        <w:spacing w:after="40"/>
                        <w:jc w:val="center"/>
                        <w:rPr>
                          <w:b/>
                          <w:sz w:val="16"/>
                          <w:szCs w:val="16"/>
                        </w:rPr>
                      </w:pPr>
                      <w:r w:rsidRPr="00136C78">
                        <w:rPr>
                          <w:b/>
                          <w:sz w:val="16"/>
                          <w:szCs w:val="16"/>
                        </w:rPr>
                        <w:t>Security Section</w:t>
                      </w:r>
                    </w:p>
                    <w:p w14:paraId="05CF3021" w14:textId="0985AFEC" w:rsidR="00A15CB3" w:rsidRPr="006E5091" w:rsidRDefault="00A15CB3" w:rsidP="00A15CB3">
                      <w:pPr>
                        <w:spacing w:after="40"/>
                        <w:jc w:val="center"/>
                        <w:rPr>
                          <w:b/>
                          <w:sz w:val="16"/>
                          <w:szCs w:val="16"/>
                        </w:rPr>
                      </w:pPr>
                      <w:r w:rsidRPr="00D1450B">
                        <w:rPr>
                          <w:b/>
                          <w:sz w:val="16"/>
                          <w:szCs w:val="16"/>
                        </w:rPr>
                        <w:t xml:space="preserve">RB </w:t>
                      </w:r>
                      <w:r w:rsidRPr="00D1450B">
                        <w:rPr>
                          <w:bCs/>
                          <w:sz w:val="16"/>
                          <w:szCs w:val="16"/>
                        </w:rPr>
                        <w:t>(1</w:t>
                      </w:r>
                      <w:r>
                        <w:rPr>
                          <w:bCs/>
                          <w:sz w:val="16"/>
                          <w:szCs w:val="16"/>
                        </w:rPr>
                        <w:t>9</w:t>
                      </w:r>
                      <w:r w:rsidR="00505628">
                        <w:rPr>
                          <w:bCs/>
                          <w:sz w:val="16"/>
                          <w:szCs w:val="16"/>
                        </w:rPr>
                        <w:t>6</w:t>
                      </w:r>
                      <w:r w:rsidRPr="00D1450B">
                        <w:rPr>
                          <w:bCs/>
                          <w:sz w:val="16"/>
                          <w:szCs w:val="16"/>
                        </w:rPr>
                        <w:t xml:space="preserve"> pos</w:t>
                      </w:r>
                      <w:r>
                        <w:rPr>
                          <w:bCs/>
                          <w:sz w:val="16"/>
                          <w:szCs w:val="16"/>
                        </w:rPr>
                        <w:t>ts</w:t>
                      </w:r>
                      <w:r w:rsidRPr="00D1450B">
                        <w:rPr>
                          <w:bCs/>
                          <w:sz w:val="16"/>
                          <w:szCs w:val="16"/>
                        </w:rPr>
                        <w:t>)</w:t>
                      </w:r>
                    </w:p>
                    <w:p w14:paraId="78760CC5" w14:textId="0D75B361" w:rsidR="00A15CB3" w:rsidRPr="00071FF8" w:rsidRDefault="00A15CB3" w:rsidP="00A15CB3">
                      <w:pPr>
                        <w:spacing w:line="220" w:lineRule="exact"/>
                        <w:jc w:val="center"/>
                        <w:rPr>
                          <w:sz w:val="16"/>
                          <w:szCs w:val="16"/>
                        </w:rPr>
                      </w:pPr>
                      <w:r w:rsidRPr="00966EB5">
                        <w:rPr>
                          <w:sz w:val="16"/>
                          <w:szCs w:val="16"/>
                        </w:rPr>
                        <w:t xml:space="preserve">1 P-5, 2 P-4, 4 P-3, </w:t>
                      </w:r>
                      <w:r w:rsidR="00505628">
                        <w:rPr>
                          <w:sz w:val="16"/>
                          <w:szCs w:val="16"/>
                        </w:rPr>
                        <w:t>1 P-3</w:t>
                      </w:r>
                      <w:r w:rsidR="00505628" w:rsidRPr="00291AA9">
                        <w:rPr>
                          <w:sz w:val="16"/>
                          <w:szCs w:val="16"/>
                          <w:vertAlign w:val="superscript"/>
                        </w:rPr>
                        <w:t>b</w:t>
                      </w:r>
                      <w:r w:rsidR="00505628">
                        <w:rPr>
                          <w:sz w:val="16"/>
                          <w:szCs w:val="16"/>
                        </w:rPr>
                        <w:t xml:space="preserve">, </w:t>
                      </w:r>
                      <w:r w:rsidRPr="00966EB5">
                        <w:rPr>
                          <w:sz w:val="16"/>
                          <w:szCs w:val="16"/>
                        </w:rPr>
                        <w:t xml:space="preserve">2 P-2, </w:t>
                      </w:r>
                      <w:r w:rsidRPr="00071FF8">
                        <w:rPr>
                          <w:sz w:val="16"/>
                          <w:szCs w:val="16"/>
                        </w:rPr>
                        <w:t>5</w:t>
                      </w:r>
                      <w:r w:rsidR="001B2003">
                        <w:rPr>
                          <w:sz w:val="16"/>
                          <w:szCs w:val="16"/>
                        </w:rPr>
                        <w:t>1</w:t>
                      </w:r>
                      <w:r w:rsidRPr="00071FF8">
                        <w:rPr>
                          <w:sz w:val="16"/>
                          <w:szCs w:val="16"/>
                        </w:rPr>
                        <w:t xml:space="preserve"> FS, </w:t>
                      </w:r>
                      <w:r w:rsidR="00505628">
                        <w:rPr>
                          <w:sz w:val="16"/>
                          <w:szCs w:val="16"/>
                        </w:rPr>
                        <w:t>1 FS</w:t>
                      </w:r>
                      <w:r w:rsidR="00505628" w:rsidRPr="00291AA9">
                        <w:rPr>
                          <w:sz w:val="16"/>
                          <w:szCs w:val="16"/>
                          <w:vertAlign w:val="superscript"/>
                        </w:rPr>
                        <w:t>b</w:t>
                      </w:r>
                      <w:r w:rsidR="00505628">
                        <w:rPr>
                          <w:sz w:val="16"/>
                          <w:szCs w:val="16"/>
                        </w:rPr>
                        <w:t xml:space="preserve">, </w:t>
                      </w:r>
                      <w:r w:rsidRPr="00071FF8">
                        <w:rPr>
                          <w:sz w:val="16"/>
                          <w:szCs w:val="16"/>
                        </w:rPr>
                        <w:t>1 FS</w:t>
                      </w:r>
                      <w:r>
                        <w:rPr>
                          <w:sz w:val="16"/>
                          <w:szCs w:val="16"/>
                          <w:vertAlign w:val="superscript"/>
                        </w:rPr>
                        <w:t>c</w:t>
                      </w:r>
                      <w:r w:rsidRPr="00071FF8">
                        <w:rPr>
                          <w:sz w:val="16"/>
                          <w:szCs w:val="16"/>
                        </w:rPr>
                        <w:t xml:space="preserve">, 103 </w:t>
                      </w:r>
                      <w:r w:rsidR="00560B7E">
                        <w:rPr>
                          <w:sz w:val="16"/>
                          <w:szCs w:val="16"/>
                        </w:rPr>
                        <w:t>LL</w:t>
                      </w:r>
                      <w:r w:rsidRPr="00071FF8">
                        <w:rPr>
                          <w:sz w:val="16"/>
                          <w:szCs w:val="16"/>
                        </w:rPr>
                        <w:t xml:space="preserve">, 1 </w:t>
                      </w:r>
                      <w:r w:rsidR="00560B7E">
                        <w:rPr>
                          <w:sz w:val="16"/>
                          <w:szCs w:val="16"/>
                        </w:rPr>
                        <w:t>LL</w:t>
                      </w:r>
                      <w:r w:rsidRPr="00071FF8">
                        <w:rPr>
                          <w:sz w:val="16"/>
                          <w:szCs w:val="16"/>
                          <w:vertAlign w:val="superscript"/>
                        </w:rPr>
                        <w:t>a</w:t>
                      </w:r>
                      <w:r w:rsidRPr="00071FF8">
                        <w:rPr>
                          <w:sz w:val="16"/>
                          <w:szCs w:val="16"/>
                        </w:rPr>
                        <w:t xml:space="preserve">, 2 </w:t>
                      </w:r>
                      <w:r w:rsidR="00560B7E">
                        <w:rPr>
                          <w:sz w:val="16"/>
                          <w:szCs w:val="16"/>
                        </w:rPr>
                        <w:t>LL</w:t>
                      </w:r>
                      <w:r w:rsidRPr="00966EB5">
                        <w:rPr>
                          <w:sz w:val="16"/>
                          <w:szCs w:val="16"/>
                          <w:vertAlign w:val="superscript"/>
                        </w:rPr>
                        <w:t>c</w:t>
                      </w:r>
                      <w:r w:rsidRPr="00071FF8">
                        <w:rPr>
                          <w:sz w:val="16"/>
                          <w:szCs w:val="16"/>
                        </w:rPr>
                        <w:t>, 1</w:t>
                      </w:r>
                      <w:r>
                        <w:rPr>
                          <w:sz w:val="16"/>
                          <w:szCs w:val="16"/>
                        </w:rPr>
                        <w:t>8</w:t>
                      </w:r>
                      <w:r w:rsidRPr="00071FF8">
                        <w:rPr>
                          <w:sz w:val="16"/>
                          <w:szCs w:val="16"/>
                        </w:rPr>
                        <w:t xml:space="preserve"> </w:t>
                      </w:r>
                      <w:r w:rsidR="00560B7E">
                        <w:rPr>
                          <w:sz w:val="16"/>
                          <w:szCs w:val="16"/>
                        </w:rPr>
                        <w:t>LL</w:t>
                      </w:r>
                      <w:r w:rsidRPr="00966EB5">
                        <w:rPr>
                          <w:sz w:val="16"/>
                          <w:szCs w:val="16"/>
                          <w:vertAlign w:val="superscript"/>
                        </w:rPr>
                        <w:t>d</w:t>
                      </w:r>
                      <w:r w:rsidRPr="00071FF8">
                        <w:rPr>
                          <w:sz w:val="16"/>
                          <w:szCs w:val="16"/>
                        </w:rPr>
                        <w:t xml:space="preserve">, 1 </w:t>
                      </w:r>
                      <w:r w:rsidR="00560B7E">
                        <w:rPr>
                          <w:sz w:val="16"/>
                          <w:szCs w:val="16"/>
                        </w:rPr>
                        <w:t>LL</w:t>
                      </w:r>
                      <w:r w:rsidRPr="00071FF8">
                        <w:rPr>
                          <w:sz w:val="16"/>
                          <w:szCs w:val="16"/>
                          <w:vertAlign w:val="superscript"/>
                        </w:rPr>
                        <w:t>e</w:t>
                      </w:r>
                      <w:r w:rsidRPr="00071FF8">
                        <w:rPr>
                          <w:sz w:val="16"/>
                          <w:szCs w:val="16"/>
                        </w:rPr>
                        <w:t>,</w:t>
                      </w:r>
                    </w:p>
                    <w:p w14:paraId="63D4D6E7" w14:textId="77777777" w:rsidR="00A15CB3" w:rsidRPr="00071FF8" w:rsidRDefault="00A15CB3" w:rsidP="00A15CB3">
                      <w:pPr>
                        <w:spacing w:line="220" w:lineRule="exact"/>
                        <w:jc w:val="center"/>
                        <w:rPr>
                          <w:sz w:val="16"/>
                          <w:szCs w:val="16"/>
                          <w:lang w:val="es-ES"/>
                        </w:rPr>
                      </w:pPr>
                      <w:r w:rsidRPr="00071FF8">
                        <w:rPr>
                          <w:sz w:val="16"/>
                          <w:szCs w:val="16"/>
                          <w:lang w:val="es-ES"/>
                        </w:rPr>
                        <w:t>3</w:t>
                      </w:r>
                      <w:r w:rsidRPr="00071FF8">
                        <w:rPr>
                          <w:b/>
                          <w:sz w:val="16"/>
                          <w:szCs w:val="16"/>
                          <w:lang w:val="es-ES"/>
                        </w:rPr>
                        <w:t xml:space="preserve"> </w:t>
                      </w:r>
                      <w:r w:rsidRPr="00071FF8">
                        <w:rPr>
                          <w:bCs/>
                          <w:sz w:val="16"/>
                          <w:szCs w:val="16"/>
                          <w:lang w:val="es-ES"/>
                        </w:rPr>
                        <w:t>i</w:t>
                      </w:r>
                      <w:r w:rsidRPr="00071FF8">
                        <w:rPr>
                          <w:sz w:val="16"/>
                          <w:szCs w:val="16"/>
                          <w:lang w:val="es-ES"/>
                        </w:rPr>
                        <w:t xml:space="preserve">UNV, 1 </w:t>
                      </w:r>
                      <w:r>
                        <w:rPr>
                          <w:sz w:val="16"/>
                          <w:szCs w:val="16"/>
                          <w:lang w:val="es-ES"/>
                        </w:rPr>
                        <w:t>iUNV</w:t>
                      </w:r>
                      <w:r w:rsidRPr="00BA0FEF">
                        <w:rPr>
                          <w:sz w:val="16"/>
                          <w:szCs w:val="16"/>
                          <w:vertAlign w:val="superscript"/>
                          <w:lang w:val="es-ES"/>
                        </w:rPr>
                        <w:t>a</w:t>
                      </w:r>
                      <w:r>
                        <w:rPr>
                          <w:sz w:val="16"/>
                          <w:szCs w:val="16"/>
                          <w:lang w:val="es-ES"/>
                        </w:rPr>
                        <w:t>, 1 iUNV</w:t>
                      </w:r>
                      <w:r w:rsidRPr="00BA0FEF">
                        <w:rPr>
                          <w:sz w:val="16"/>
                          <w:szCs w:val="16"/>
                          <w:vertAlign w:val="superscript"/>
                          <w:lang w:val="es-ES"/>
                        </w:rPr>
                        <w:t>d</w:t>
                      </w:r>
                      <w:r>
                        <w:rPr>
                          <w:sz w:val="16"/>
                          <w:szCs w:val="16"/>
                          <w:lang w:val="es-ES"/>
                        </w:rPr>
                        <w:t xml:space="preserve">, </w:t>
                      </w:r>
                      <w:r w:rsidRPr="00071FF8">
                        <w:rPr>
                          <w:sz w:val="16"/>
                          <w:szCs w:val="16"/>
                          <w:lang w:val="es-ES"/>
                        </w:rPr>
                        <w:t>1 nUNV, 2 nUN</w:t>
                      </w:r>
                      <w:r>
                        <w:rPr>
                          <w:sz w:val="16"/>
                          <w:szCs w:val="16"/>
                          <w:lang w:val="es-ES"/>
                        </w:rPr>
                        <w:t>V</w:t>
                      </w:r>
                      <w:r w:rsidRPr="00BA0FEF">
                        <w:rPr>
                          <w:sz w:val="16"/>
                          <w:szCs w:val="16"/>
                          <w:vertAlign w:val="superscript"/>
                          <w:lang w:val="es-ES"/>
                        </w:rPr>
                        <w:t>e</w:t>
                      </w:r>
                    </w:p>
                    <w:p w14:paraId="77454723" w14:textId="77777777" w:rsidR="00A15CB3" w:rsidRPr="00071FF8" w:rsidRDefault="00A15CB3" w:rsidP="00A15CB3">
                      <w:pPr>
                        <w:spacing w:line="220" w:lineRule="exact"/>
                        <w:jc w:val="center"/>
                        <w:rPr>
                          <w:sz w:val="16"/>
                          <w:szCs w:val="16"/>
                          <w:lang w:val="es-ES"/>
                        </w:rPr>
                      </w:pPr>
                    </w:p>
                  </w:txbxContent>
                </v:textbox>
              </v:rect>
            </w:pict>
          </mc:Fallback>
        </mc:AlternateContent>
      </w:r>
    </w:p>
    <w:p w14:paraId="346F1002" w14:textId="29DD5571" w:rsidR="00A15CB3" w:rsidRPr="00DE2C8C" w:rsidRDefault="002A067A"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246" behindDoc="0" locked="0" layoutInCell="1" allowOverlap="1" wp14:anchorId="57A41867" wp14:editId="5BBC1D3C">
                <wp:simplePos x="0" y="0"/>
                <wp:positionH relativeFrom="column">
                  <wp:posOffset>1868557</wp:posOffset>
                </wp:positionH>
                <wp:positionV relativeFrom="paragraph">
                  <wp:posOffset>221587</wp:posOffset>
                </wp:positionV>
                <wp:extent cx="2367280" cy="906227"/>
                <wp:effectExtent l="0" t="0" r="13970" b="27305"/>
                <wp:wrapNone/>
                <wp:docPr id="1046795046" name="Rectangle 10467950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7280" cy="906227"/>
                        </a:xfrm>
                        <a:prstGeom prst="rect">
                          <a:avLst/>
                        </a:prstGeom>
                        <a:noFill/>
                        <a:ln w="12700" cap="flat" cmpd="sng" algn="ctr">
                          <a:solidFill>
                            <a:sysClr val="windowText" lastClr="000000"/>
                          </a:solidFill>
                          <a:prstDash val="solid"/>
                          <a:miter lim="800000"/>
                        </a:ln>
                        <a:effectLst/>
                      </wps:spPr>
                      <wps:txbx>
                        <w:txbxContent>
                          <w:p w14:paraId="00B267E6" w14:textId="77777777" w:rsidR="00A15CB3" w:rsidRPr="007003F9" w:rsidRDefault="00A15CB3" w:rsidP="00A50B80">
                            <w:pPr>
                              <w:jc w:val="center"/>
                              <w:rPr>
                                <w:b/>
                                <w:sz w:val="18"/>
                                <w:szCs w:val="18"/>
                              </w:rPr>
                            </w:pPr>
                            <w:r w:rsidRPr="007003F9">
                              <w:rPr>
                                <w:b/>
                                <w:sz w:val="16"/>
                                <w:szCs w:val="16"/>
                              </w:rPr>
                              <w:t xml:space="preserve">Human Rights Service </w:t>
                            </w:r>
                            <w:r w:rsidRPr="007003F9">
                              <w:rPr>
                                <w:b/>
                                <w:sz w:val="18"/>
                                <w:szCs w:val="18"/>
                              </w:rPr>
                              <w:t xml:space="preserve">  </w:t>
                            </w:r>
                          </w:p>
                          <w:p w14:paraId="5748A072" w14:textId="77777777" w:rsidR="00A15CB3" w:rsidRPr="007003F9" w:rsidRDefault="00A15CB3" w:rsidP="00A50B80">
                            <w:pPr>
                              <w:jc w:val="center"/>
                              <w:rPr>
                                <w:bCs/>
                                <w:sz w:val="16"/>
                                <w:szCs w:val="16"/>
                              </w:rPr>
                            </w:pPr>
                            <w:r w:rsidRPr="007003F9">
                              <w:rPr>
                                <w:b/>
                                <w:sz w:val="16"/>
                                <w:szCs w:val="16"/>
                              </w:rPr>
                              <w:t>RB</w:t>
                            </w:r>
                            <w:r w:rsidRPr="007003F9">
                              <w:rPr>
                                <w:bCs/>
                                <w:sz w:val="16"/>
                                <w:szCs w:val="16"/>
                              </w:rPr>
                              <w:t xml:space="preserve"> (</w:t>
                            </w:r>
                            <w:r>
                              <w:rPr>
                                <w:bCs/>
                                <w:sz w:val="16"/>
                                <w:szCs w:val="16"/>
                              </w:rPr>
                              <w:t>27 posts</w:t>
                            </w:r>
                            <w:r w:rsidRPr="007003F9">
                              <w:rPr>
                                <w:bCs/>
                                <w:sz w:val="16"/>
                                <w:szCs w:val="16"/>
                              </w:rPr>
                              <w:t>)</w:t>
                            </w:r>
                          </w:p>
                          <w:p w14:paraId="79873B6F" w14:textId="77777777" w:rsidR="00D66F9F" w:rsidRDefault="00A15CB3" w:rsidP="00D66F9F">
                            <w:pPr>
                              <w:jc w:val="center"/>
                              <w:rPr>
                                <w:sz w:val="14"/>
                                <w:szCs w:val="14"/>
                                <w:lang w:val="en-US"/>
                              </w:rPr>
                            </w:pPr>
                            <w:r w:rsidRPr="00266D58">
                              <w:rPr>
                                <w:sz w:val="14"/>
                                <w:szCs w:val="14"/>
                                <w:lang w:val="en-US"/>
                              </w:rPr>
                              <w:t>1 D-1, 2 P-5, 4 P-4, 1 P-3, 1 P</w:t>
                            </w:r>
                            <w:r w:rsidRPr="00266D58">
                              <w:rPr>
                                <w:sz w:val="14"/>
                                <w:szCs w:val="14"/>
                                <w:lang w:val="en-US"/>
                              </w:rPr>
                              <w:noBreakHyphen/>
                              <w:t>2, 1 FS, 6 NPO, 9</w:t>
                            </w:r>
                            <w:r w:rsidR="00291AA9" w:rsidRPr="00266D58">
                              <w:rPr>
                                <w:sz w:val="14"/>
                                <w:szCs w:val="14"/>
                              </w:rPr>
                              <w:t xml:space="preserve"> </w:t>
                            </w:r>
                            <w:r w:rsidR="00560B7E" w:rsidRPr="00266D58">
                              <w:rPr>
                                <w:sz w:val="14"/>
                                <w:szCs w:val="14"/>
                              </w:rPr>
                              <w:t>LL</w:t>
                            </w:r>
                            <w:r w:rsidRPr="00266D58">
                              <w:rPr>
                                <w:sz w:val="14"/>
                                <w:szCs w:val="14"/>
                                <w:lang w:val="en-US"/>
                              </w:rPr>
                              <w:t xml:space="preserve">, 1 </w:t>
                            </w:r>
                            <w:r w:rsidR="00560B7E" w:rsidRPr="00266D58">
                              <w:rPr>
                                <w:sz w:val="14"/>
                                <w:szCs w:val="14"/>
                              </w:rPr>
                              <w:t>LL</w:t>
                            </w:r>
                            <w:r w:rsidR="00291AA9" w:rsidRPr="00266D58">
                              <w:rPr>
                                <w:sz w:val="14"/>
                                <w:szCs w:val="14"/>
                                <w:vertAlign w:val="superscript"/>
                              </w:rPr>
                              <w:t xml:space="preserve"> </w:t>
                            </w:r>
                            <w:r w:rsidRPr="00266D58">
                              <w:rPr>
                                <w:sz w:val="14"/>
                                <w:szCs w:val="14"/>
                                <w:vertAlign w:val="superscript"/>
                              </w:rPr>
                              <w:t>d</w:t>
                            </w:r>
                            <w:r w:rsidRPr="00266D58">
                              <w:rPr>
                                <w:sz w:val="14"/>
                                <w:szCs w:val="14"/>
                                <w:lang w:val="en-US"/>
                              </w:rPr>
                              <w:t>, 1 nUNV</w:t>
                            </w:r>
                          </w:p>
                          <w:p w14:paraId="4A503231" w14:textId="48AE9BC1" w:rsidR="00266D58" w:rsidRPr="00614D18" w:rsidRDefault="00614D18" w:rsidP="00D66F9F">
                            <w:pPr>
                              <w:jc w:val="center"/>
                              <w:rPr>
                                <w:sz w:val="14"/>
                                <w:szCs w:val="14"/>
                                <w:lang w:val="en-US"/>
                              </w:rPr>
                            </w:pPr>
                            <w:r w:rsidRPr="00614D18">
                              <w:rPr>
                                <w:b/>
                                <w:bCs/>
                                <w:sz w:val="14"/>
                                <w:szCs w:val="14"/>
                                <w:lang w:val="en-US"/>
                              </w:rPr>
                              <w:t>X</w:t>
                            </w:r>
                            <w:r w:rsidR="00266D58" w:rsidRPr="00614D18">
                              <w:rPr>
                                <w:b/>
                                <w:bCs/>
                                <w:sz w:val="14"/>
                                <w:szCs w:val="14"/>
                                <w:lang w:val="en-US"/>
                              </w:rPr>
                              <w:t>B</w:t>
                            </w:r>
                            <w:r>
                              <w:rPr>
                                <w:b/>
                                <w:bCs/>
                                <w:sz w:val="14"/>
                                <w:szCs w:val="14"/>
                                <w:lang w:val="en-US"/>
                              </w:rPr>
                              <w:t xml:space="preserve"> (</w:t>
                            </w:r>
                            <w:r w:rsidR="00BA4320">
                              <w:rPr>
                                <w:b/>
                                <w:bCs/>
                                <w:sz w:val="14"/>
                                <w:szCs w:val="14"/>
                                <w:lang w:val="en-US"/>
                              </w:rPr>
                              <w:t>4</w:t>
                            </w:r>
                            <w:r>
                              <w:rPr>
                                <w:b/>
                                <w:bCs/>
                                <w:sz w:val="14"/>
                                <w:szCs w:val="14"/>
                                <w:lang w:val="en-US"/>
                              </w:rPr>
                              <w:t xml:space="preserve"> </w:t>
                            </w:r>
                            <w:r w:rsidR="002A067A">
                              <w:rPr>
                                <w:b/>
                                <w:bCs/>
                                <w:sz w:val="14"/>
                                <w:szCs w:val="14"/>
                                <w:lang w:val="en-US"/>
                              </w:rPr>
                              <w:t>p</w:t>
                            </w:r>
                            <w:r>
                              <w:rPr>
                                <w:b/>
                                <w:bCs/>
                                <w:sz w:val="14"/>
                                <w:szCs w:val="14"/>
                                <w:lang w:val="en-US"/>
                              </w:rPr>
                              <w:t>ost)</w:t>
                            </w:r>
                            <w:r w:rsidRPr="00D66F9F">
                              <w:rPr>
                                <w:sz w:val="14"/>
                                <w:szCs w:val="14"/>
                                <w:lang w:val="en-US"/>
                              </w:rPr>
                              <w:t xml:space="preserve"> </w:t>
                            </w:r>
                            <w:r w:rsidR="00BA4320">
                              <w:rPr>
                                <w:sz w:val="14"/>
                                <w:szCs w:val="14"/>
                                <w:lang w:val="en-US"/>
                              </w:rPr>
                              <w:t>4</w:t>
                            </w:r>
                            <w:r w:rsidRPr="00D66F9F">
                              <w:rPr>
                                <w:sz w:val="14"/>
                                <w:szCs w:val="14"/>
                                <w:lang w:val="en-US"/>
                              </w:rPr>
                              <w:t xml:space="preserve"> </w:t>
                            </w:r>
                            <w:r w:rsidR="00D66F9F" w:rsidRPr="00D66F9F">
                              <w:rPr>
                                <w:sz w:val="14"/>
                                <w:szCs w:val="14"/>
                                <w:lang w:val="en-US"/>
                              </w:rPr>
                              <w:t>P-3</w:t>
                            </w:r>
                          </w:p>
                          <w:p w14:paraId="337A0D97" w14:textId="0127F71B" w:rsidR="00A50B80" w:rsidRDefault="00A50B80" w:rsidP="00A15CB3">
                            <w:pPr>
                              <w:jc w:val="center"/>
                              <w:rPr>
                                <w:sz w:val="16"/>
                                <w:szCs w:val="16"/>
                                <w:lang w:val="en-US"/>
                              </w:rPr>
                            </w:pPr>
                            <w:r>
                              <w:rPr>
                                <w:sz w:val="16"/>
                                <w:szCs w:val="16"/>
                                <w:lang w:val="en-US"/>
                              </w:rPr>
                              <w:t>XB</w:t>
                            </w:r>
                          </w:p>
                          <w:p w14:paraId="5CC71B20" w14:textId="77777777" w:rsidR="00A50B80" w:rsidRPr="00704970" w:rsidRDefault="00A50B80" w:rsidP="00A15CB3">
                            <w:pPr>
                              <w:jc w:val="center"/>
                              <w:rPr>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41867" id="Rectangle 1046795046" o:spid="_x0000_s1030" style="position:absolute;left:0;text-align:left;margin-left:147.15pt;margin-top:17.45pt;width:186.4pt;height:71.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" filled="f" strokecolor="windowText" strokeweight="1pt">
                <v:path arrowok="t"/>
                <v:textbox>
                  <w:txbxContent>
                    <w:p w14:paraId="00B267E6" w14:textId="77777777" w:rsidR="00A15CB3" w:rsidRPr="007003F9" w:rsidRDefault="00A15CB3" w:rsidP="00A50B80">
                      <w:pPr>
                        <w:jc w:val="center"/>
                        <w:rPr>
                          <w:b/>
                          <w:sz w:val="18"/>
                          <w:szCs w:val="18"/>
                        </w:rPr>
                      </w:pPr>
                      <w:r w:rsidRPr="007003F9">
                        <w:rPr>
                          <w:b/>
                          <w:sz w:val="16"/>
                          <w:szCs w:val="16"/>
                        </w:rPr>
                        <w:t xml:space="preserve">Human Rights Service </w:t>
                      </w:r>
                      <w:r w:rsidRPr="007003F9">
                        <w:rPr>
                          <w:b/>
                          <w:sz w:val="18"/>
                          <w:szCs w:val="18"/>
                        </w:rPr>
                        <w:t xml:space="preserve">  </w:t>
                      </w:r>
                    </w:p>
                    <w:p w14:paraId="5748A072" w14:textId="77777777" w:rsidR="00A15CB3" w:rsidRPr="007003F9" w:rsidRDefault="00A15CB3" w:rsidP="00A50B80">
                      <w:pPr>
                        <w:jc w:val="center"/>
                        <w:rPr>
                          <w:bCs/>
                          <w:sz w:val="16"/>
                          <w:szCs w:val="16"/>
                        </w:rPr>
                      </w:pPr>
                      <w:r w:rsidRPr="007003F9">
                        <w:rPr>
                          <w:b/>
                          <w:sz w:val="16"/>
                          <w:szCs w:val="16"/>
                        </w:rPr>
                        <w:t>RB</w:t>
                      </w:r>
                      <w:r w:rsidRPr="007003F9">
                        <w:rPr>
                          <w:bCs/>
                          <w:sz w:val="16"/>
                          <w:szCs w:val="16"/>
                        </w:rPr>
                        <w:t xml:space="preserve"> (</w:t>
                      </w:r>
                      <w:r>
                        <w:rPr>
                          <w:bCs/>
                          <w:sz w:val="16"/>
                          <w:szCs w:val="16"/>
                        </w:rPr>
                        <w:t>27 posts</w:t>
                      </w:r>
                      <w:r w:rsidRPr="007003F9">
                        <w:rPr>
                          <w:bCs/>
                          <w:sz w:val="16"/>
                          <w:szCs w:val="16"/>
                        </w:rPr>
                        <w:t>)</w:t>
                      </w:r>
                    </w:p>
                    <w:p w14:paraId="79873B6F" w14:textId="77777777" w:rsidR="00D66F9F" w:rsidRDefault="00A15CB3" w:rsidP="00D66F9F">
                      <w:pPr>
                        <w:jc w:val="center"/>
                        <w:rPr>
                          <w:sz w:val="14"/>
                          <w:szCs w:val="14"/>
                          <w:lang w:val="en-US"/>
                        </w:rPr>
                      </w:pPr>
                      <w:r w:rsidRPr="00266D58">
                        <w:rPr>
                          <w:sz w:val="14"/>
                          <w:szCs w:val="14"/>
                          <w:lang w:val="en-US"/>
                        </w:rPr>
                        <w:t>1 D-1, 2 P-5, 4 P-4, 1 P-3, 1 P</w:t>
                      </w:r>
                      <w:r w:rsidRPr="00266D58">
                        <w:rPr>
                          <w:sz w:val="14"/>
                          <w:szCs w:val="14"/>
                          <w:lang w:val="en-US"/>
                        </w:rPr>
                        <w:noBreakHyphen/>
                        <w:t>2, 1 FS, 6 NPO, 9</w:t>
                      </w:r>
                      <w:r w:rsidR="00291AA9" w:rsidRPr="00266D58">
                        <w:rPr>
                          <w:sz w:val="14"/>
                          <w:szCs w:val="14"/>
                        </w:rPr>
                        <w:t xml:space="preserve"> </w:t>
                      </w:r>
                      <w:r w:rsidR="00560B7E" w:rsidRPr="00266D58">
                        <w:rPr>
                          <w:sz w:val="14"/>
                          <w:szCs w:val="14"/>
                        </w:rPr>
                        <w:t>LL</w:t>
                      </w:r>
                      <w:r w:rsidRPr="00266D58">
                        <w:rPr>
                          <w:sz w:val="14"/>
                          <w:szCs w:val="14"/>
                          <w:lang w:val="en-US"/>
                        </w:rPr>
                        <w:t xml:space="preserve">, 1 </w:t>
                      </w:r>
                      <w:r w:rsidR="00560B7E" w:rsidRPr="00266D58">
                        <w:rPr>
                          <w:sz w:val="14"/>
                          <w:szCs w:val="14"/>
                        </w:rPr>
                        <w:t>LL</w:t>
                      </w:r>
                      <w:r w:rsidR="00291AA9" w:rsidRPr="00266D58">
                        <w:rPr>
                          <w:sz w:val="14"/>
                          <w:szCs w:val="14"/>
                          <w:vertAlign w:val="superscript"/>
                        </w:rPr>
                        <w:t xml:space="preserve"> </w:t>
                      </w:r>
                      <w:r w:rsidRPr="00266D58">
                        <w:rPr>
                          <w:sz w:val="14"/>
                          <w:szCs w:val="14"/>
                          <w:vertAlign w:val="superscript"/>
                        </w:rPr>
                        <w:t>d</w:t>
                      </w:r>
                      <w:r w:rsidRPr="00266D58">
                        <w:rPr>
                          <w:sz w:val="14"/>
                          <w:szCs w:val="14"/>
                          <w:lang w:val="en-US"/>
                        </w:rPr>
                        <w:t>, 1 nUNV</w:t>
                      </w:r>
                    </w:p>
                    <w:p w14:paraId="4A503231" w14:textId="48AE9BC1" w:rsidR="00266D58" w:rsidRPr="00614D18" w:rsidRDefault="00614D18" w:rsidP="00D66F9F">
                      <w:pPr>
                        <w:jc w:val="center"/>
                        <w:rPr>
                          <w:sz w:val="14"/>
                          <w:szCs w:val="14"/>
                          <w:lang w:val="en-US"/>
                        </w:rPr>
                      </w:pPr>
                      <w:r w:rsidRPr="00614D18">
                        <w:rPr>
                          <w:b/>
                          <w:bCs/>
                          <w:sz w:val="14"/>
                          <w:szCs w:val="14"/>
                          <w:lang w:val="en-US"/>
                        </w:rPr>
                        <w:t>X</w:t>
                      </w:r>
                      <w:r w:rsidR="00266D58" w:rsidRPr="00614D18">
                        <w:rPr>
                          <w:b/>
                          <w:bCs/>
                          <w:sz w:val="14"/>
                          <w:szCs w:val="14"/>
                          <w:lang w:val="en-US"/>
                        </w:rPr>
                        <w:t>B</w:t>
                      </w:r>
                      <w:r>
                        <w:rPr>
                          <w:b/>
                          <w:bCs/>
                          <w:sz w:val="14"/>
                          <w:szCs w:val="14"/>
                          <w:lang w:val="en-US"/>
                        </w:rPr>
                        <w:t xml:space="preserve"> (</w:t>
                      </w:r>
                      <w:r w:rsidR="00BA4320">
                        <w:rPr>
                          <w:b/>
                          <w:bCs/>
                          <w:sz w:val="14"/>
                          <w:szCs w:val="14"/>
                          <w:lang w:val="en-US"/>
                        </w:rPr>
                        <w:t>4</w:t>
                      </w:r>
                      <w:r>
                        <w:rPr>
                          <w:b/>
                          <w:bCs/>
                          <w:sz w:val="14"/>
                          <w:szCs w:val="14"/>
                          <w:lang w:val="en-US"/>
                        </w:rPr>
                        <w:t xml:space="preserve"> </w:t>
                      </w:r>
                      <w:r w:rsidR="002A067A">
                        <w:rPr>
                          <w:b/>
                          <w:bCs/>
                          <w:sz w:val="14"/>
                          <w:szCs w:val="14"/>
                          <w:lang w:val="en-US"/>
                        </w:rPr>
                        <w:t>p</w:t>
                      </w:r>
                      <w:r>
                        <w:rPr>
                          <w:b/>
                          <w:bCs/>
                          <w:sz w:val="14"/>
                          <w:szCs w:val="14"/>
                          <w:lang w:val="en-US"/>
                        </w:rPr>
                        <w:t>ost)</w:t>
                      </w:r>
                      <w:r w:rsidRPr="00D66F9F">
                        <w:rPr>
                          <w:sz w:val="14"/>
                          <w:szCs w:val="14"/>
                          <w:lang w:val="en-US"/>
                        </w:rPr>
                        <w:t xml:space="preserve"> </w:t>
                      </w:r>
                      <w:r w:rsidR="00BA4320">
                        <w:rPr>
                          <w:sz w:val="14"/>
                          <w:szCs w:val="14"/>
                          <w:lang w:val="en-US"/>
                        </w:rPr>
                        <w:t>4</w:t>
                      </w:r>
                      <w:r w:rsidRPr="00D66F9F">
                        <w:rPr>
                          <w:sz w:val="14"/>
                          <w:szCs w:val="14"/>
                          <w:lang w:val="en-US"/>
                        </w:rPr>
                        <w:t xml:space="preserve"> </w:t>
                      </w:r>
                      <w:r w:rsidR="00D66F9F" w:rsidRPr="00D66F9F">
                        <w:rPr>
                          <w:sz w:val="14"/>
                          <w:szCs w:val="14"/>
                          <w:lang w:val="en-US"/>
                        </w:rPr>
                        <w:t>P-3</w:t>
                      </w:r>
                    </w:p>
                    <w:p w14:paraId="337A0D97" w14:textId="0127F71B" w:rsidR="00A50B80" w:rsidRDefault="00A50B80" w:rsidP="00A15CB3">
                      <w:pPr>
                        <w:jc w:val="center"/>
                        <w:rPr>
                          <w:sz w:val="16"/>
                          <w:szCs w:val="16"/>
                          <w:lang w:val="en-US"/>
                        </w:rPr>
                      </w:pPr>
                      <w:r>
                        <w:rPr>
                          <w:sz w:val="16"/>
                          <w:szCs w:val="16"/>
                          <w:lang w:val="en-US"/>
                        </w:rPr>
                        <w:t>XB</w:t>
                      </w:r>
                    </w:p>
                    <w:p w14:paraId="5CC71B20" w14:textId="77777777" w:rsidR="00A50B80" w:rsidRPr="00704970" w:rsidRDefault="00A50B80" w:rsidP="00A15CB3">
                      <w:pPr>
                        <w:jc w:val="center"/>
                        <w:rPr>
                          <w:sz w:val="16"/>
                          <w:szCs w:val="16"/>
                          <w:lang w:val="en-US"/>
                        </w:rPr>
                      </w:pPr>
                    </w:p>
                  </w:txbxContent>
                </v:textbox>
              </v:rect>
            </w:pict>
          </mc:Fallback>
        </mc:AlternateContent>
      </w:r>
      <w:r w:rsidR="00D66F9F" w:rsidRPr="00DE2C8C">
        <w:rPr>
          <w:noProof/>
          <w:color w:val="000000" w:themeColor="text1"/>
          <w:w w:val="100"/>
        </w:rPr>
        <mc:AlternateContent>
          <mc:Choice Requires="wps">
            <w:drawing>
              <wp:anchor distT="0" distB="0" distL="114300" distR="114300" simplePos="0" relativeHeight="251658353" behindDoc="0" locked="0" layoutInCell="1" allowOverlap="1" wp14:anchorId="1F9C107A" wp14:editId="23AF396C">
                <wp:simplePos x="0" y="0"/>
                <wp:positionH relativeFrom="column">
                  <wp:posOffset>3116911</wp:posOffset>
                </wp:positionH>
                <wp:positionV relativeFrom="paragraph">
                  <wp:posOffset>157977</wp:posOffset>
                </wp:positionV>
                <wp:extent cx="0" cy="66703"/>
                <wp:effectExtent l="0" t="0" r="38100" b="28575"/>
                <wp:wrapNone/>
                <wp:docPr id="1099386335" name="Straight Connector 1099386335"/>
                <wp:cNvGraphicFramePr/>
                <a:graphic xmlns:a="http://schemas.openxmlformats.org/drawingml/2006/main">
                  <a:graphicData uri="http://schemas.microsoft.com/office/word/2010/wordprocessingShape">
                    <wps:wsp>
                      <wps:cNvCnPr/>
                      <wps:spPr>
                        <a:xfrm>
                          <a:off x="0" y="0"/>
                          <a:ext cx="0" cy="667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39E0B9F" id="Straight Connector 1099386335" o:spid="_x0000_s1026" style="position:absolute;z-index:2516583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5.45pt,12.45pt" to="245.4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" strokecolor="black [3200]" strokeweight=".5pt">
                <v:stroke joinstyle="miter"/>
              </v:line>
            </w:pict>
          </mc:Fallback>
        </mc:AlternateContent>
      </w:r>
      <w:r w:rsidR="00A15CB3" w:rsidRPr="00DE2C8C">
        <w:rPr>
          <w:noProof/>
          <w:color w:val="000000" w:themeColor="text1"/>
        </w:rPr>
        <mc:AlternateContent>
          <mc:Choice Requires="wps">
            <w:drawing>
              <wp:anchor distT="0" distB="0" distL="114300" distR="114300" simplePos="0" relativeHeight="251658244" behindDoc="0" locked="0" layoutInCell="1" allowOverlap="1" wp14:anchorId="1BBD1A44" wp14:editId="5F03A214">
                <wp:simplePos x="0" y="0"/>
                <wp:positionH relativeFrom="margin">
                  <wp:posOffset>-245746</wp:posOffset>
                </wp:positionH>
                <wp:positionV relativeFrom="paragraph">
                  <wp:posOffset>224155</wp:posOffset>
                </wp:positionV>
                <wp:extent cx="1697355" cy="919480"/>
                <wp:effectExtent l="0" t="0" r="17145" b="13970"/>
                <wp:wrapNone/>
                <wp:docPr id="1170604114" name="Rectangle 1170604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7355" cy="919480"/>
                        </a:xfrm>
                        <a:prstGeom prst="rect">
                          <a:avLst/>
                        </a:prstGeom>
                        <a:noFill/>
                        <a:ln w="12700" cap="flat" cmpd="sng" algn="ctr">
                          <a:solidFill>
                            <a:sysClr val="windowText" lastClr="000000"/>
                          </a:solidFill>
                          <a:prstDash val="solid"/>
                          <a:miter lim="800000"/>
                        </a:ln>
                        <a:effectLst/>
                      </wps:spPr>
                      <wps:txbx>
                        <w:txbxContent>
                          <w:p w14:paraId="6969F2FA" w14:textId="77777777" w:rsidR="00A15CB3" w:rsidRPr="00136C78" w:rsidRDefault="00A15CB3" w:rsidP="00A15CB3">
                            <w:pPr>
                              <w:spacing w:after="40"/>
                              <w:jc w:val="center"/>
                              <w:rPr>
                                <w:b/>
                                <w:sz w:val="16"/>
                                <w:szCs w:val="16"/>
                              </w:rPr>
                            </w:pPr>
                            <w:r w:rsidRPr="00136C78">
                              <w:rPr>
                                <w:b/>
                                <w:sz w:val="16"/>
                                <w:szCs w:val="16"/>
                              </w:rPr>
                              <w:t xml:space="preserve">Gender Advisory Unit </w:t>
                            </w:r>
                          </w:p>
                          <w:p w14:paraId="209B472D" w14:textId="77777777" w:rsidR="00A15CB3" w:rsidRPr="00D1450B" w:rsidRDefault="00A15CB3" w:rsidP="00A15CB3">
                            <w:pPr>
                              <w:spacing w:after="40"/>
                              <w:jc w:val="center"/>
                              <w:rPr>
                                <w:b/>
                                <w:sz w:val="16"/>
                                <w:szCs w:val="16"/>
                              </w:rPr>
                            </w:pPr>
                            <w:r w:rsidRPr="00D1450B">
                              <w:rPr>
                                <w:b/>
                                <w:sz w:val="16"/>
                                <w:szCs w:val="16"/>
                              </w:rPr>
                              <w:t xml:space="preserve">RB </w:t>
                            </w:r>
                            <w:r w:rsidRPr="00460B47">
                              <w:rPr>
                                <w:bCs/>
                                <w:sz w:val="16"/>
                                <w:szCs w:val="16"/>
                              </w:rPr>
                              <w:t>(</w:t>
                            </w:r>
                            <w:r>
                              <w:rPr>
                                <w:bCs/>
                                <w:sz w:val="16"/>
                                <w:szCs w:val="16"/>
                              </w:rPr>
                              <w:t>6</w:t>
                            </w:r>
                            <w:r w:rsidRPr="00D1450B">
                              <w:rPr>
                                <w:bCs/>
                                <w:sz w:val="16"/>
                                <w:szCs w:val="16"/>
                              </w:rPr>
                              <w:t xml:space="preserve"> </w:t>
                            </w:r>
                            <w:r>
                              <w:rPr>
                                <w:bCs/>
                                <w:sz w:val="16"/>
                                <w:szCs w:val="16"/>
                              </w:rPr>
                              <w:t>posts</w:t>
                            </w:r>
                            <w:r w:rsidRPr="00460B47">
                              <w:rPr>
                                <w:bCs/>
                                <w:sz w:val="16"/>
                                <w:szCs w:val="16"/>
                              </w:rPr>
                              <w:t>)</w:t>
                            </w:r>
                          </w:p>
                          <w:p w14:paraId="00064179" w14:textId="59FE08FA" w:rsidR="00A15CB3" w:rsidRPr="00BA0FEF" w:rsidRDefault="00A15CB3" w:rsidP="00A15CB3">
                            <w:pPr>
                              <w:jc w:val="center"/>
                              <w:rPr>
                                <w:sz w:val="16"/>
                                <w:szCs w:val="16"/>
                                <w:lang w:val="en-US"/>
                              </w:rPr>
                            </w:pPr>
                            <w:r w:rsidRPr="00BA0FEF">
                              <w:rPr>
                                <w:sz w:val="16"/>
                                <w:szCs w:val="16"/>
                                <w:lang w:val="en-US"/>
                              </w:rPr>
                              <w:t>1 P-5, 1 P-4,1 P-3,</w:t>
                            </w:r>
                            <w:r w:rsidR="00291AA9">
                              <w:rPr>
                                <w:sz w:val="16"/>
                                <w:szCs w:val="16"/>
                                <w:lang w:val="en-US"/>
                              </w:rPr>
                              <w:t xml:space="preserve">1 </w:t>
                            </w:r>
                            <w:r w:rsidRPr="00BA0FEF">
                              <w:rPr>
                                <w:sz w:val="16"/>
                                <w:szCs w:val="16"/>
                                <w:lang w:val="en-US"/>
                              </w:rPr>
                              <w:t xml:space="preserve"> </w:t>
                            </w:r>
                            <w:r w:rsidR="00560B7E">
                              <w:rPr>
                                <w:sz w:val="16"/>
                                <w:szCs w:val="16"/>
                              </w:rPr>
                              <w:t>LL</w:t>
                            </w:r>
                            <w:r w:rsidRPr="00BA0FEF">
                              <w:rPr>
                                <w:sz w:val="16"/>
                                <w:szCs w:val="16"/>
                                <w:lang w:val="en-US"/>
                              </w:rPr>
                              <w:t>,</w:t>
                            </w:r>
                            <w:r>
                              <w:rPr>
                                <w:sz w:val="16"/>
                                <w:szCs w:val="16"/>
                                <w:lang w:val="en-US"/>
                              </w:rPr>
                              <w:t xml:space="preserve"> 1 iUNV</w:t>
                            </w:r>
                            <w:r w:rsidRPr="00AA4C76">
                              <w:rPr>
                                <w:sz w:val="16"/>
                                <w:szCs w:val="16"/>
                                <w:vertAlign w:val="superscript"/>
                              </w:rPr>
                              <w:t>b</w:t>
                            </w:r>
                            <w:r>
                              <w:rPr>
                                <w:sz w:val="16"/>
                                <w:szCs w:val="16"/>
                                <w:lang w:val="en-US"/>
                              </w:rPr>
                              <w:t xml:space="preserve">, </w:t>
                            </w:r>
                            <w:r w:rsidRPr="00BA0FEF">
                              <w:rPr>
                                <w:sz w:val="16"/>
                                <w:szCs w:val="16"/>
                                <w:lang w:val="en-US"/>
                              </w:rPr>
                              <w:t xml:space="preserve">1 nUNV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D1A44" id="Rectangle 1170604114" o:spid="_x0000_s1031" style="position:absolute;left:0;text-align:left;margin-left:-19.35pt;margin-top:17.65pt;width:133.65pt;height:72.4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" filled="f" strokecolor="windowText" strokeweight="1pt">
                <v:path arrowok="t"/>
                <v:textbox>
                  <w:txbxContent>
                    <w:p w14:paraId="6969F2FA" w14:textId="77777777" w:rsidR="00A15CB3" w:rsidRPr="00136C78" w:rsidRDefault="00A15CB3" w:rsidP="00A15CB3">
                      <w:pPr>
                        <w:spacing w:after="40"/>
                        <w:jc w:val="center"/>
                        <w:rPr>
                          <w:b/>
                          <w:sz w:val="16"/>
                          <w:szCs w:val="16"/>
                        </w:rPr>
                      </w:pPr>
                      <w:r w:rsidRPr="00136C78">
                        <w:rPr>
                          <w:b/>
                          <w:sz w:val="16"/>
                          <w:szCs w:val="16"/>
                        </w:rPr>
                        <w:t xml:space="preserve">Gender Advisory Unit </w:t>
                      </w:r>
                    </w:p>
                    <w:p w14:paraId="209B472D" w14:textId="77777777" w:rsidR="00A15CB3" w:rsidRPr="00D1450B" w:rsidRDefault="00A15CB3" w:rsidP="00A15CB3">
                      <w:pPr>
                        <w:spacing w:after="40"/>
                        <w:jc w:val="center"/>
                        <w:rPr>
                          <w:b/>
                          <w:sz w:val="16"/>
                          <w:szCs w:val="16"/>
                        </w:rPr>
                      </w:pPr>
                      <w:r w:rsidRPr="00D1450B">
                        <w:rPr>
                          <w:b/>
                          <w:sz w:val="16"/>
                          <w:szCs w:val="16"/>
                        </w:rPr>
                        <w:t xml:space="preserve">RB </w:t>
                      </w:r>
                      <w:r w:rsidRPr="00460B47">
                        <w:rPr>
                          <w:bCs/>
                          <w:sz w:val="16"/>
                          <w:szCs w:val="16"/>
                        </w:rPr>
                        <w:t>(</w:t>
                      </w:r>
                      <w:r>
                        <w:rPr>
                          <w:bCs/>
                          <w:sz w:val="16"/>
                          <w:szCs w:val="16"/>
                        </w:rPr>
                        <w:t>6</w:t>
                      </w:r>
                      <w:r w:rsidRPr="00D1450B">
                        <w:rPr>
                          <w:bCs/>
                          <w:sz w:val="16"/>
                          <w:szCs w:val="16"/>
                        </w:rPr>
                        <w:t xml:space="preserve"> </w:t>
                      </w:r>
                      <w:r>
                        <w:rPr>
                          <w:bCs/>
                          <w:sz w:val="16"/>
                          <w:szCs w:val="16"/>
                        </w:rPr>
                        <w:t>posts</w:t>
                      </w:r>
                      <w:r w:rsidRPr="00460B47">
                        <w:rPr>
                          <w:bCs/>
                          <w:sz w:val="16"/>
                          <w:szCs w:val="16"/>
                        </w:rPr>
                        <w:t>)</w:t>
                      </w:r>
                    </w:p>
                    <w:p w14:paraId="00064179" w14:textId="59FE08FA" w:rsidR="00A15CB3" w:rsidRPr="00BA0FEF" w:rsidRDefault="00A15CB3" w:rsidP="00A15CB3">
                      <w:pPr>
                        <w:jc w:val="center"/>
                        <w:rPr>
                          <w:sz w:val="16"/>
                          <w:szCs w:val="16"/>
                          <w:lang w:val="en-US"/>
                        </w:rPr>
                      </w:pPr>
                      <w:r w:rsidRPr="00BA0FEF">
                        <w:rPr>
                          <w:sz w:val="16"/>
                          <w:szCs w:val="16"/>
                          <w:lang w:val="en-US"/>
                        </w:rPr>
                        <w:t>1 P-5, 1 P-4,1 P-3,</w:t>
                      </w:r>
                      <w:r w:rsidR="00291AA9">
                        <w:rPr>
                          <w:sz w:val="16"/>
                          <w:szCs w:val="16"/>
                          <w:lang w:val="en-US"/>
                        </w:rPr>
                        <w:t xml:space="preserve">1 </w:t>
                      </w:r>
                      <w:r w:rsidRPr="00BA0FEF">
                        <w:rPr>
                          <w:sz w:val="16"/>
                          <w:szCs w:val="16"/>
                          <w:lang w:val="en-US"/>
                        </w:rPr>
                        <w:t xml:space="preserve"> </w:t>
                      </w:r>
                      <w:r w:rsidR="00560B7E">
                        <w:rPr>
                          <w:sz w:val="16"/>
                          <w:szCs w:val="16"/>
                        </w:rPr>
                        <w:t>LL</w:t>
                      </w:r>
                      <w:r w:rsidRPr="00BA0FEF">
                        <w:rPr>
                          <w:sz w:val="16"/>
                          <w:szCs w:val="16"/>
                          <w:lang w:val="en-US"/>
                        </w:rPr>
                        <w:t>,</w:t>
                      </w:r>
                      <w:r>
                        <w:rPr>
                          <w:sz w:val="16"/>
                          <w:szCs w:val="16"/>
                          <w:lang w:val="en-US"/>
                        </w:rPr>
                        <w:t xml:space="preserve"> 1 iUNV</w:t>
                      </w:r>
                      <w:r w:rsidRPr="00AA4C76">
                        <w:rPr>
                          <w:sz w:val="16"/>
                          <w:szCs w:val="16"/>
                          <w:vertAlign w:val="superscript"/>
                        </w:rPr>
                        <w:t>b</w:t>
                      </w:r>
                      <w:r>
                        <w:rPr>
                          <w:sz w:val="16"/>
                          <w:szCs w:val="16"/>
                          <w:lang w:val="en-US"/>
                        </w:rPr>
                        <w:t xml:space="preserve">, </w:t>
                      </w:r>
                      <w:r w:rsidRPr="00BA0FEF">
                        <w:rPr>
                          <w:sz w:val="16"/>
                          <w:szCs w:val="16"/>
                          <w:lang w:val="en-US"/>
                        </w:rPr>
                        <w:t xml:space="preserve">1 nUNV </w:t>
                      </w:r>
                    </w:p>
                  </w:txbxContent>
                </v:textbox>
                <w10:wrap anchorx="margin"/>
              </v:rect>
            </w:pict>
          </mc:Fallback>
        </mc:AlternateContent>
      </w:r>
      <w:r w:rsidR="00A15CB3" w:rsidRPr="00DE2C8C">
        <w:rPr>
          <w:noProof/>
          <w:color w:val="000000" w:themeColor="text1"/>
        </w:rPr>
        <mc:AlternateContent>
          <mc:Choice Requires="wps">
            <w:drawing>
              <wp:anchor distT="4294967295" distB="4294967295" distL="114300" distR="114300" simplePos="0" relativeHeight="251658245" behindDoc="0" locked="0" layoutInCell="1" allowOverlap="1" wp14:anchorId="2568CC09" wp14:editId="40683AE1">
                <wp:simplePos x="0" y="0"/>
                <wp:positionH relativeFrom="column">
                  <wp:posOffset>304800</wp:posOffset>
                </wp:positionH>
                <wp:positionV relativeFrom="paragraph">
                  <wp:posOffset>158750</wp:posOffset>
                </wp:positionV>
                <wp:extent cx="6577330" cy="12700"/>
                <wp:effectExtent l="0" t="0" r="33020" b="25400"/>
                <wp:wrapNone/>
                <wp:docPr id="1276554876" name="Straight Connector 12765548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7330" cy="127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3BFF23" id="Straight Connector 1276554876" o:spid="_x0000_s1026" style="position:absolute;z-index:25165824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pt,12.5pt" to="541.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" strokecolor="black [3200]" strokeweight=".5pt">
                <v:stroke joinstyle="miter"/>
                <o:lock v:ext="edit" shapetype="f"/>
              </v:line>
            </w:pict>
          </mc:Fallback>
        </mc:AlternateContent>
      </w:r>
      <w:r w:rsidR="00A15CB3" w:rsidRPr="00DE2C8C">
        <w:rPr>
          <w:noProof/>
          <w:color w:val="000000" w:themeColor="text1"/>
          <w:w w:val="100"/>
        </w:rPr>
        <mc:AlternateContent>
          <mc:Choice Requires="wps">
            <w:drawing>
              <wp:anchor distT="0" distB="0" distL="114300" distR="114300" simplePos="0" relativeHeight="251658352" behindDoc="0" locked="0" layoutInCell="1" allowOverlap="1" wp14:anchorId="79A799C2" wp14:editId="3A79E698">
                <wp:simplePos x="0" y="0"/>
                <wp:positionH relativeFrom="column">
                  <wp:posOffset>311150</wp:posOffset>
                </wp:positionH>
                <wp:positionV relativeFrom="paragraph">
                  <wp:posOffset>171450</wp:posOffset>
                </wp:positionV>
                <wp:extent cx="0" cy="50800"/>
                <wp:effectExtent l="0" t="0" r="38100" b="25400"/>
                <wp:wrapNone/>
                <wp:docPr id="352863186" name="Straight Connector 352863186"/>
                <wp:cNvGraphicFramePr/>
                <a:graphic xmlns:a="http://schemas.openxmlformats.org/drawingml/2006/main">
                  <a:graphicData uri="http://schemas.microsoft.com/office/word/2010/wordprocessingShape">
                    <wps:wsp>
                      <wps:cNvCnPr/>
                      <wps:spPr>
                        <a:xfrm flipH="1">
                          <a:off x="0" y="0"/>
                          <a:ext cx="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F2A1DA" id="Straight Connector 352863186" o:spid="_x0000_s1026" style="position:absolute;flip:x;z-index:251658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3.5pt" to="2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" strokecolor="black [3200]" strokeweight=".5pt">
                <v:stroke joinstyle="miter"/>
              </v:line>
            </w:pict>
          </mc:Fallback>
        </mc:AlternateContent>
      </w:r>
      <w:r w:rsidR="00A15CB3" w:rsidRPr="00DE2C8C">
        <w:rPr>
          <w:noProof/>
          <w:color w:val="000000" w:themeColor="text1"/>
        </w:rPr>
        <mc:AlternateContent>
          <mc:Choice Requires="wps">
            <w:drawing>
              <wp:anchor distT="0" distB="0" distL="114300" distR="114300" simplePos="0" relativeHeight="251658248" behindDoc="0" locked="0" layoutInCell="1" allowOverlap="1" wp14:anchorId="0B799B15" wp14:editId="533F287A">
                <wp:simplePos x="0" y="0"/>
                <wp:positionH relativeFrom="margin">
                  <wp:posOffset>4791456</wp:posOffset>
                </wp:positionH>
                <wp:positionV relativeFrom="paragraph">
                  <wp:posOffset>220802</wp:posOffset>
                </wp:positionV>
                <wp:extent cx="1981835" cy="819303"/>
                <wp:effectExtent l="0" t="0" r="18415" b="19050"/>
                <wp:wrapNone/>
                <wp:docPr id="1191863854" name="Rectangle 11918638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835" cy="819303"/>
                        </a:xfrm>
                        <a:prstGeom prst="rect">
                          <a:avLst/>
                        </a:prstGeom>
                        <a:noFill/>
                        <a:ln w="12700" cap="flat" cmpd="sng" algn="ctr">
                          <a:solidFill>
                            <a:sysClr val="windowText" lastClr="000000"/>
                          </a:solidFill>
                          <a:prstDash val="solid"/>
                          <a:miter lim="800000"/>
                        </a:ln>
                        <a:effectLst/>
                      </wps:spPr>
                      <wps:txbx>
                        <w:txbxContent>
                          <w:p w14:paraId="2B1CBAC4" w14:textId="77777777" w:rsidR="00A15CB3" w:rsidRPr="00136C78" w:rsidRDefault="00A15CB3" w:rsidP="00A15CB3">
                            <w:pPr>
                              <w:spacing w:after="40"/>
                              <w:jc w:val="center"/>
                              <w:rPr>
                                <w:b/>
                                <w:sz w:val="16"/>
                                <w:szCs w:val="16"/>
                              </w:rPr>
                            </w:pPr>
                            <w:r w:rsidRPr="00136C78">
                              <w:rPr>
                                <w:b/>
                                <w:sz w:val="16"/>
                                <w:szCs w:val="16"/>
                              </w:rPr>
                              <w:t xml:space="preserve">Field offices in regions and provinces </w:t>
                            </w:r>
                          </w:p>
                          <w:p w14:paraId="0835BDF4" w14:textId="68BAA794" w:rsidR="00A15CB3" w:rsidRDefault="00A15CB3" w:rsidP="00A15CB3">
                            <w:pPr>
                              <w:spacing w:after="40"/>
                              <w:jc w:val="center"/>
                              <w:rPr>
                                <w:bCs/>
                                <w:sz w:val="16"/>
                                <w:szCs w:val="16"/>
                              </w:rPr>
                            </w:pPr>
                            <w:r w:rsidRPr="000F356B">
                              <w:rPr>
                                <w:b/>
                                <w:sz w:val="16"/>
                                <w:szCs w:val="16"/>
                              </w:rPr>
                              <w:t xml:space="preserve">RB </w:t>
                            </w:r>
                            <w:r w:rsidRPr="000F356B">
                              <w:rPr>
                                <w:bCs/>
                                <w:sz w:val="16"/>
                                <w:szCs w:val="16"/>
                              </w:rPr>
                              <w:t>(</w:t>
                            </w:r>
                            <w:r>
                              <w:rPr>
                                <w:bCs/>
                                <w:sz w:val="16"/>
                                <w:szCs w:val="16"/>
                              </w:rPr>
                              <w:t>35</w:t>
                            </w:r>
                            <w:r w:rsidR="00505628">
                              <w:rPr>
                                <w:bCs/>
                                <w:sz w:val="16"/>
                                <w:szCs w:val="16"/>
                              </w:rPr>
                              <w:t>7</w:t>
                            </w:r>
                            <w:r w:rsidRPr="000F356B">
                              <w:rPr>
                                <w:bCs/>
                                <w:sz w:val="16"/>
                                <w:szCs w:val="16"/>
                              </w:rPr>
                              <w:t xml:space="preserve"> posts)</w:t>
                            </w:r>
                          </w:p>
                          <w:p w14:paraId="10C4E541" w14:textId="77777777" w:rsidR="00A15CB3" w:rsidRDefault="00A15CB3" w:rsidP="00A15CB3">
                            <w:pPr>
                              <w:spacing w:after="40"/>
                              <w:jc w:val="center"/>
                              <w:rPr>
                                <w:sz w:val="16"/>
                                <w:szCs w:val="16"/>
                              </w:rPr>
                            </w:pPr>
                            <w:r w:rsidRPr="000F356B">
                              <w:rPr>
                                <w:b/>
                                <w:sz w:val="16"/>
                                <w:szCs w:val="16"/>
                              </w:rPr>
                              <w:t xml:space="preserve">XB: </w:t>
                            </w:r>
                            <w:r>
                              <w:rPr>
                                <w:b/>
                                <w:sz w:val="16"/>
                                <w:szCs w:val="16"/>
                              </w:rPr>
                              <w:t>(</w:t>
                            </w:r>
                            <w:r>
                              <w:rPr>
                                <w:bCs/>
                                <w:sz w:val="16"/>
                                <w:szCs w:val="16"/>
                              </w:rPr>
                              <w:t>0</w:t>
                            </w:r>
                            <w:r w:rsidRPr="000F356B">
                              <w:rPr>
                                <w:bCs/>
                                <w:sz w:val="16"/>
                                <w:szCs w:val="16"/>
                              </w:rPr>
                              <w:t xml:space="preserve"> pos</w:t>
                            </w:r>
                            <w:r>
                              <w:rPr>
                                <w:bCs/>
                                <w:sz w:val="16"/>
                                <w:szCs w:val="16"/>
                              </w:rPr>
                              <w:t>t)</w:t>
                            </w:r>
                          </w:p>
                          <w:p w14:paraId="6C9B9726" w14:textId="77777777" w:rsidR="00A15CB3" w:rsidRPr="00B57334" w:rsidRDefault="00A15CB3" w:rsidP="00A15CB3">
                            <w:pPr>
                              <w:spacing w:line="190" w:lineRule="exact"/>
                              <w:jc w:val="center"/>
                              <w:rPr>
                                <w:b/>
                                <w:sz w:val="16"/>
                                <w:szCs w:val="16"/>
                                <w:vertAlign w:val="superscript"/>
                              </w:rPr>
                            </w:pPr>
                            <w:r>
                              <w:rPr>
                                <w:sz w:val="16"/>
                                <w:szCs w:val="16"/>
                              </w:rPr>
                              <w:t>(See details on next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99B15" id="Rectangle 1191863854" o:spid="_x0000_s1032" style="position:absolute;left:0;text-align:left;margin-left:377.3pt;margin-top:17.4pt;width:156.05pt;height:64.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" filled="f" strokecolor="windowText" strokeweight="1pt">
                <v:path arrowok="t"/>
                <v:textbox>
                  <w:txbxContent>
                    <w:p w14:paraId="2B1CBAC4" w14:textId="77777777" w:rsidR="00A15CB3" w:rsidRPr="00136C78" w:rsidRDefault="00A15CB3" w:rsidP="00A15CB3">
                      <w:pPr>
                        <w:spacing w:after="40"/>
                        <w:jc w:val="center"/>
                        <w:rPr>
                          <w:b/>
                          <w:sz w:val="16"/>
                          <w:szCs w:val="16"/>
                        </w:rPr>
                      </w:pPr>
                      <w:r w:rsidRPr="00136C78">
                        <w:rPr>
                          <w:b/>
                          <w:sz w:val="16"/>
                          <w:szCs w:val="16"/>
                        </w:rPr>
                        <w:t xml:space="preserve">Field offices in regions and provinces </w:t>
                      </w:r>
                    </w:p>
                    <w:p w14:paraId="0835BDF4" w14:textId="68BAA794" w:rsidR="00A15CB3" w:rsidRDefault="00A15CB3" w:rsidP="00A15CB3">
                      <w:pPr>
                        <w:spacing w:after="40"/>
                        <w:jc w:val="center"/>
                        <w:rPr>
                          <w:bCs/>
                          <w:sz w:val="16"/>
                          <w:szCs w:val="16"/>
                        </w:rPr>
                      </w:pPr>
                      <w:r w:rsidRPr="000F356B">
                        <w:rPr>
                          <w:b/>
                          <w:sz w:val="16"/>
                          <w:szCs w:val="16"/>
                        </w:rPr>
                        <w:t xml:space="preserve">RB </w:t>
                      </w:r>
                      <w:r w:rsidRPr="000F356B">
                        <w:rPr>
                          <w:bCs/>
                          <w:sz w:val="16"/>
                          <w:szCs w:val="16"/>
                        </w:rPr>
                        <w:t>(</w:t>
                      </w:r>
                      <w:r>
                        <w:rPr>
                          <w:bCs/>
                          <w:sz w:val="16"/>
                          <w:szCs w:val="16"/>
                        </w:rPr>
                        <w:t>35</w:t>
                      </w:r>
                      <w:r w:rsidR="00505628">
                        <w:rPr>
                          <w:bCs/>
                          <w:sz w:val="16"/>
                          <w:szCs w:val="16"/>
                        </w:rPr>
                        <w:t>7</w:t>
                      </w:r>
                      <w:r w:rsidRPr="000F356B">
                        <w:rPr>
                          <w:bCs/>
                          <w:sz w:val="16"/>
                          <w:szCs w:val="16"/>
                        </w:rPr>
                        <w:t xml:space="preserve"> posts)</w:t>
                      </w:r>
                    </w:p>
                    <w:p w14:paraId="10C4E541" w14:textId="77777777" w:rsidR="00A15CB3" w:rsidRDefault="00A15CB3" w:rsidP="00A15CB3">
                      <w:pPr>
                        <w:spacing w:after="40"/>
                        <w:jc w:val="center"/>
                        <w:rPr>
                          <w:sz w:val="16"/>
                          <w:szCs w:val="16"/>
                        </w:rPr>
                      </w:pPr>
                      <w:r w:rsidRPr="000F356B">
                        <w:rPr>
                          <w:b/>
                          <w:sz w:val="16"/>
                          <w:szCs w:val="16"/>
                        </w:rPr>
                        <w:t xml:space="preserve">XB: </w:t>
                      </w:r>
                      <w:r>
                        <w:rPr>
                          <w:b/>
                          <w:sz w:val="16"/>
                          <w:szCs w:val="16"/>
                        </w:rPr>
                        <w:t>(</w:t>
                      </w:r>
                      <w:r>
                        <w:rPr>
                          <w:bCs/>
                          <w:sz w:val="16"/>
                          <w:szCs w:val="16"/>
                        </w:rPr>
                        <w:t>0</w:t>
                      </w:r>
                      <w:r w:rsidRPr="000F356B">
                        <w:rPr>
                          <w:bCs/>
                          <w:sz w:val="16"/>
                          <w:szCs w:val="16"/>
                        </w:rPr>
                        <w:t xml:space="preserve"> pos</w:t>
                      </w:r>
                      <w:r>
                        <w:rPr>
                          <w:bCs/>
                          <w:sz w:val="16"/>
                          <w:szCs w:val="16"/>
                        </w:rPr>
                        <w:t>t)</w:t>
                      </w:r>
                    </w:p>
                    <w:p w14:paraId="6C9B9726" w14:textId="77777777" w:rsidR="00A15CB3" w:rsidRPr="00B57334" w:rsidRDefault="00A15CB3" w:rsidP="00A15CB3">
                      <w:pPr>
                        <w:spacing w:line="190" w:lineRule="exact"/>
                        <w:jc w:val="center"/>
                        <w:rPr>
                          <w:b/>
                          <w:sz w:val="16"/>
                          <w:szCs w:val="16"/>
                          <w:vertAlign w:val="superscript"/>
                        </w:rPr>
                      </w:pPr>
                      <w:r>
                        <w:rPr>
                          <w:sz w:val="16"/>
                          <w:szCs w:val="16"/>
                        </w:rPr>
                        <w:t>(See details on next page)</w:t>
                      </w:r>
                    </w:p>
                  </w:txbxContent>
                </v:textbox>
                <w10:wrap anchorx="margin"/>
              </v:rect>
            </w:pict>
          </mc:Fallback>
        </mc:AlternateContent>
      </w:r>
      <w:r w:rsidR="00A15CB3" w:rsidRPr="00DE2C8C">
        <w:rPr>
          <w:noProof/>
          <w:color w:val="000000" w:themeColor="text1"/>
          <w:w w:val="100"/>
        </w:rPr>
        <mc:AlternateContent>
          <mc:Choice Requires="wps">
            <w:drawing>
              <wp:anchor distT="0" distB="0" distL="114300" distR="114300" simplePos="0" relativeHeight="251658354" behindDoc="0" locked="0" layoutInCell="1" allowOverlap="1" wp14:anchorId="3900C4D6" wp14:editId="6D8C0A86">
                <wp:simplePos x="0" y="0"/>
                <wp:positionH relativeFrom="column">
                  <wp:posOffset>5845823</wp:posOffset>
                </wp:positionH>
                <wp:positionV relativeFrom="paragraph">
                  <wp:posOffset>167194</wp:posOffset>
                </wp:positionV>
                <wp:extent cx="0" cy="58847"/>
                <wp:effectExtent l="0" t="0" r="38100" b="17780"/>
                <wp:wrapNone/>
                <wp:docPr id="509730037" name="Straight Connector 509730037"/>
                <wp:cNvGraphicFramePr/>
                <a:graphic xmlns:a="http://schemas.openxmlformats.org/drawingml/2006/main">
                  <a:graphicData uri="http://schemas.microsoft.com/office/word/2010/wordprocessingShape">
                    <wps:wsp>
                      <wps:cNvCnPr/>
                      <wps:spPr>
                        <a:xfrm flipV="1">
                          <a:off x="0" y="0"/>
                          <a:ext cx="0" cy="588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651323" id="Straight Connector 509730037" o:spid="_x0000_s1026" style="position:absolute;flip:y;z-index:251658356;visibility:visible;mso-wrap-style:square;mso-wrap-distance-left:9pt;mso-wrap-distance-top:0;mso-wrap-distance-right:9pt;mso-wrap-distance-bottom:0;mso-position-horizontal:absolute;mso-position-horizontal-relative:text;mso-position-vertical:absolute;mso-position-vertical-relative:text" from="460.3pt,13.15pt" to="460.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" strokecolor="black [3200]" strokeweight=".5pt">
                <v:stroke joinstyle="miter"/>
              </v:line>
            </w:pict>
          </mc:Fallback>
        </mc:AlternateContent>
      </w:r>
      <w:r w:rsidR="00A15CB3" w:rsidRPr="00DE2C8C">
        <w:rPr>
          <w:noProof/>
          <w:color w:val="000000" w:themeColor="text1"/>
        </w:rPr>
        <mc:AlternateContent>
          <mc:Choice Requires="wps">
            <w:drawing>
              <wp:anchor distT="0" distB="0" distL="114299" distR="114299" simplePos="0" relativeHeight="251658247" behindDoc="0" locked="0" layoutInCell="1" allowOverlap="1" wp14:anchorId="307CAD25" wp14:editId="3A0B1EA9">
                <wp:simplePos x="0" y="0"/>
                <wp:positionH relativeFrom="column">
                  <wp:posOffset>4367174</wp:posOffset>
                </wp:positionH>
                <wp:positionV relativeFrom="paragraph">
                  <wp:posOffset>6223</wp:posOffset>
                </wp:positionV>
                <wp:extent cx="3658" cy="1075334"/>
                <wp:effectExtent l="0" t="0" r="34925" b="29845"/>
                <wp:wrapNone/>
                <wp:docPr id="1152565567" name="Straight Connector 11525655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58" cy="1075334"/>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DAEA1" id="Straight Connector 1152565567" o:spid="_x0000_s1026" style="position:absolute;z-index:251658247;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43.85pt,.5pt" to="344.15pt,8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" strokecolor="black [3200]" strokeweight=".5pt">
                <v:stroke joinstyle="miter"/>
                <o:lock v:ext="edit" shapetype="f"/>
              </v:line>
            </w:pict>
          </mc:Fallback>
        </mc:AlternateContent>
      </w:r>
    </w:p>
    <w:p w14:paraId="23C5F12C" w14:textId="7D312C9B" w:rsidR="00A15CB3" w:rsidRPr="00DE2C8C" w:rsidRDefault="00A15CB3" w:rsidP="00A15CB3">
      <w:pPr>
        <w:pStyle w:val="SingleTxt"/>
        <w:rPr>
          <w:color w:val="000000" w:themeColor="text1"/>
          <w:highlight w:val="yellow"/>
        </w:rPr>
      </w:pPr>
      <w:r w:rsidRPr="00DE2C8C">
        <w:rPr>
          <w:noProof/>
          <w:color w:val="000000" w:themeColor="text1"/>
          <w:w w:val="100"/>
        </w:rPr>
        <mc:AlternateContent>
          <mc:Choice Requires="wps">
            <w:drawing>
              <wp:anchor distT="0" distB="0" distL="114300" distR="114300" simplePos="0" relativeHeight="251658276" behindDoc="0" locked="0" layoutInCell="1" allowOverlap="1" wp14:anchorId="06997D71" wp14:editId="496E19C3">
                <wp:simplePos x="0" y="0"/>
                <wp:positionH relativeFrom="column">
                  <wp:posOffset>6882130</wp:posOffset>
                </wp:positionH>
                <wp:positionV relativeFrom="paragraph">
                  <wp:posOffset>33655</wp:posOffset>
                </wp:positionV>
                <wp:extent cx="120650" cy="0"/>
                <wp:effectExtent l="0" t="0" r="0" b="0"/>
                <wp:wrapNone/>
                <wp:docPr id="465635998" name="Straight Connector 465635998"/>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C62767" id="Straight Connector 465635998" o:spid="_x0000_s1026" style="position:absolute;z-index:251658278;visibility:visible;mso-wrap-style:square;mso-wrap-distance-left:9pt;mso-wrap-distance-top:0;mso-wrap-distance-right:9pt;mso-wrap-distance-bottom:0;mso-position-horizontal:absolute;mso-position-horizontal-relative:text;mso-position-vertical:absolute;mso-position-vertical-relative:text" from="541.9pt,2.65pt" to="551.4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fCdlwEAAIcDAAAOAAAAZHJzL2Uyb0RvYy54bWysU9uO0zAQfUfiHyy/06SVWK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" strokecolor="black [3200]" strokeweight=".5pt">
                <v:stroke joinstyle="miter"/>
              </v:line>
            </w:pict>
          </mc:Fallback>
        </mc:AlternateContent>
      </w:r>
    </w:p>
    <w:p w14:paraId="7BC1F3A8" w14:textId="77777777" w:rsidR="00A15CB3" w:rsidRPr="00DE2C8C" w:rsidRDefault="00A15CB3" w:rsidP="00A15CB3">
      <w:pPr>
        <w:pStyle w:val="SingleTxt"/>
        <w:rPr>
          <w:color w:val="000000" w:themeColor="text1"/>
          <w:highlight w:val="yellow"/>
        </w:rPr>
      </w:pPr>
    </w:p>
    <w:p w14:paraId="5AAD6998" w14:textId="59F1B0BC" w:rsidR="00A15CB3" w:rsidRPr="00DE2C8C" w:rsidRDefault="00A15CB3" w:rsidP="00A15CB3">
      <w:pPr>
        <w:pStyle w:val="SingleTxt"/>
        <w:rPr>
          <w:color w:val="000000" w:themeColor="text1"/>
          <w:highlight w:val="yellow"/>
        </w:rPr>
      </w:pPr>
      <w:r w:rsidRPr="00DE2C8C">
        <w:rPr>
          <w:color w:val="000000" w:themeColor="text1"/>
          <w:highlight w:val="yellow"/>
        </w:rPr>
        <w:t xml:space="preserve"> </w:t>
      </w:r>
    </w:p>
    <w:p w14:paraId="49B8C5E8" w14:textId="11CE0CB4" w:rsidR="00A15CB3" w:rsidRPr="00DE2C8C" w:rsidRDefault="004E5883" w:rsidP="00A15CB3">
      <w:pPr>
        <w:pStyle w:val="SingleTxt"/>
        <w:rPr>
          <w:color w:val="000000" w:themeColor="text1"/>
          <w:highlight w:val="yellow"/>
        </w:rPr>
      </w:pPr>
      <w:r w:rsidRPr="00DE2C8C">
        <w:rPr>
          <w:noProof/>
          <w:color w:val="000000" w:themeColor="text1"/>
          <w:w w:val="100"/>
        </w:rPr>
        <mc:AlternateContent>
          <mc:Choice Requires="wps">
            <w:drawing>
              <wp:anchor distT="0" distB="0" distL="114300" distR="114300" simplePos="0" relativeHeight="251658251" behindDoc="0" locked="0" layoutInCell="1" allowOverlap="1" wp14:anchorId="015B6D37" wp14:editId="6BB5BC48">
                <wp:simplePos x="0" y="0"/>
                <wp:positionH relativeFrom="column">
                  <wp:posOffset>4492488</wp:posOffset>
                </wp:positionH>
                <wp:positionV relativeFrom="paragraph">
                  <wp:posOffset>229539</wp:posOffset>
                </wp:positionV>
                <wp:extent cx="2295304" cy="1233170"/>
                <wp:effectExtent l="0" t="0" r="10160" b="24130"/>
                <wp:wrapNone/>
                <wp:docPr id="174270854" name="Rectangle 174270854"/>
                <wp:cNvGraphicFramePr/>
                <a:graphic xmlns:a="http://schemas.openxmlformats.org/drawingml/2006/main">
                  <a:graphicData uri="http://schemas.microsoft.com/office/word/2010/wordprocessingShape">
                    <wps:wsp>
                      <wps:cNvSpPr/>
                      <wps:spPr>
                        <a:xfrm>
                          <a:off x="0" y="0"/>
                          <a:ext cx="2295304" cy="1233170"/>
                        </a:xfrm>
                        <a:prstGeom prst="rect">
                          <a:avLst/>
                        </a:prstGeom>
                        <a:noFill/>
                        <a:ln w="12700" cap="flat" cmpd="sng" algn="ctr">
                          <a:solidFill>
                            <a:sysClr val="windowText" lastClr="000000"/>
                          </a:solidFill>
                          <a:prstDash val="solid"/>
                          <a:miter lim="800000"/>
                        </a:ln>
                        <a:effectLst/>
                      </wps:spPr>
                      <wps:txbx>
                        <w:txbxContent>
                          <w:p w14:paraId="148DC228" w14:textId="77777777" w:rsidR="00A15CB3" w:rsidRDefault="00A15CB3" w:rsidP="00A15CB3">
                            <w:pPr>
                              <w:spacing w:after="40" w:line="210" w:lineRule="exact"/>
                              <w:jc w:val="center"/>
                              <w:rPr>
                                <w:bCs/>
                                <w:sz w:val="16"/>
                                <w:szCs w:val="16"/>
                              </w:rPr>
                            </w:pPr>
                            <w:r w:rsidRPr="00136C78">
                              <w:rPr>
                                <w:b/>
                                <w:sz w:val="16"/>
                                <w:szCs w:val="16"/>
                              </w:rPr>
                              <w:t>Office of DSRSG</w:t>
                            </w:r>
                            <w:r>
                              <w:rPr>
                                <w:b/>
                                <w:sz w:val="16"/>
                                <w:szCs w:val="16"/>
                              </w:rPr>
                              <w:t xml:space="preserve"> </w:t>
                            </w:r>
                            <w:r w:rsidRPr="00136C78">
                              <w:rPr>
                                <w:b/>
                                <w:sz w:val="16"/>
                                <w:szCs w:val="16"/>
                              </w:rPr>
                              <w:t>(Resident Coordinator/</w:t>
                            </w:r>
                            <w:r w:rsidRPr="00136C78">
                              <w:rPr>
                                <w:b/>
                                <w:sz w:val="16"/>
                                <w:szCs w:val="16"/>
                              </w:rPr>
                              <w:br/>
                              <w:t xml:space="preserve">Humanitarian Coordinator) </w:t>
                            </w:r>
                            <w:r w:rsidRPr="00136C78">
                              <w:rPr>
                                <w:b/>
                                <w:sz w:val="16"/>
                                <w:szCs w:val="16"/>
                              </w:rPr>
                              <w:br/>
                              <w:t>(development pillar)</w:t>
                            </w:r>
                            <w:r>
                              <w:rPr>
                                <w:b/>
                                <w:sz w:val="18"/>
                                <w:szCs w:val="18"/>
                              </w:rPr>
                              <w:t xml:space="preserve"> </w:t>
                            </w:r>
                            <w:r w:rsidRPr="00D1450B">
                              <w:rPr>
                                <w:b/>
                                <w:sz w:val="16"/>
                                <w:szCs w:val="16"/>
                              </w:rPr>
                              <w:t>RB</w:t>
                            </w:r>
                            <w:r>
                              <w:rPr>
                                <w:b/>
                                <w:sz w:val="16"/>
                                <w:szCs w:val="16"/>
                              </w:rPr>
                              <w:t> </w:t>
                            </w:r>
                            <w:r w:rsidRPr="00D1450B">
                              <w:rPr>
                                <w:bCs/>
                                <w:sz w:val="16"/>
                                <w:szCs w:val="16"/>
                              </w:rPr>
                              <w:t>(1</w:t>
                            </w:r>
                            <w:r>
                              <w:rPr>
                                <w:bCs/>
                                <w:sz w:val="16"/>
                                <w:szCs w:val="16"/>
                              </w:rPr>
                              <w:t>7 </w:t>
                            </w:r>
                            <w:r w:rsidRPr="00D1450B">
                              <w:rPr>
                                <w:bCs/>
                                <w:sz w:val="16"/>
                                <w:szCs w:val="16"/>
                              </w:rPr>
                              <w:t>p</w:t>
                            </w:r>
                            <w:r>
                              <w:rPr>
                                <w:bCs/>
                                <w:sz w:val="16"/>
                                <w:szCs w:val="16"/>
                              </w:rPr>
                              <w:t>osts</w:t>
                            </w:r>
                            <w:r w:rsidRPr="00D1450B">
                              <w:rPr>
                                <w:bCs/>
                                <w:sz w:val="16"/>
                                <w:szCs w:val="16"/>
                              </w:rPr>
                              <w:t>)</w:t>
                            </w:r>
                          </w:p>
                          <w:p w14:paraId="1D5E3CCB" w14:textId="77777777" w:rsidR="00A15CB3" w:rsidRPr="00E656C1" w:rsidRDefault="00A15CB3" w:rsidP="00A15CB3">
                            <w:pPr>
                              <w:spacing w:line="210" w:lineRule="exact"/>
                              <w:jc w:val="center"/>
                              <w:rPr>
                                <w:sz w:val="16"/>
                                <w:szCs w:val="16"/>
                              </w:rPr>
                            </w:pPr>
                            <w:r w:rsidRPr="00E656C1">
                              <w:rPr>
                                <w:sz w:val="16"/>
                                <w:szCs w:val="16"/>
                              </w:rPr>
                              <w:t>Front Office of the DSRSG</w:t>
                            </w:r>
                          </w:p>
                          <w:p w14:paraId="434EFD6E" w14:textId="65BBB039" w:rsidR="00A15CB3" w:rsidRDefault="00A15CB3" w:rsidP="00291AA9">
                            <w:pPr>
                              <w:spacing w:line="210" w:lineRule="exact"/>
                              <w:jc w:val="center"/>
                              <w:rPr>
                                <w:sz w:val="16"/>
                                <w:szCs w:val="16"/>
                              </w:rPr>
                            </w:pPr>
                            <w:r w:rsidRPr="00291AA9">
                              <w:rPr>
                                <w:sz w:val="16"/>
                                <w:szCs w:val="16"/>
                                <w:lang w:val="en-US"/>
                              </w:rPr>
                              <w:t>1 ASG, 1 D-1, 1 P-5 (GTA), 2 P-4</w:t>
                            </w:r>
                            <w:r w:rsidRPr="00291AA9">
                              <w:rPr>
                                <w:sz w:val="16"/>
                                <w:szCs w:val="16"/>
                              </w:rPr>
                              <w:t>, 1 P</w:t>
                            </w:r>
                            <w:r w:rsidRPr="00291AA9">
                              <w:rPr>
                                <w:sz w:val="16"/>
                                <w:szCs w:val="16"/>
                              </w:rPr>
                              <w:noBreakHyphen/>
                              <w:t>4 (GTA), 1 P-3, 1 P-3</w:t>
                            </w:r>
                            <w:r w:rsidRPr="00291AA9">
                              <w:rPr>
                                <w:sz w:val="16"/>
                                <w:szCs w:val="16"/>
                                <w:vertAlign w:val="superscript"/>
                              </w:rPr>
                              <w:t>a</w:t>
                            </w:r>
                            <w:r w:rsidRPr="00291AA9">
                              <w:rPr>
                                <w:sz w:val="16"/>
                                <w:szCs w:val="16"/>
                              </w:rPr>
                              <w:t>, 2 FS, 1 NPO</w:t>
                            </w:r>
                            <w:r w:rsidRPr="00291AA9">
                              <w:rPr>
                                <w:sz w:val="16"/>
                                <w:szCs w:val="16"/>
                                <w:vertAlign w:val="superscript"/>
                              </w:rPr>
                              <w:t xml:space="preserve"> </w:t>
                            </w:r>
                            <w:r w:rsidRPr="00291AA9">
                              <w:rPr>
                                <w:sz w:val="16"/>
                                <w:szCs w:val="16"/>
                              </w:rPr>
                              <w:t>(GTA), 1, NPO</w:t>
                            </w:r>
                            <w:r w:rsidRPr="00291AA9">
                              <w:rPr>
                                <w:sz w:val="16"/>
                                <w:szCs w:val="16"/>
                                <w:vertAlign w:val="superscript"/>
                              </w:rPr>
                              <w:t>a</w:t>
                            </w:r>
                            <w:r w:rsidRPr="00291AA9">
                              <w:rPr>
                                <w:sz w:val="16"/>
                                <w:szCs w:val="16"/>
                              </w:rPr>
                              <w:t>, 1 NPO</w:t>
                            </w:r>
                            <w:r w:rsidRPr="00291AA9">
                              <w:rPr>
                                <w:sz w:val="16"/>
                                <w:szCs w:val="16"/>
                                <w:vertAlign w:val="superscript"/>
                              </w:rPr>
                              <w:t>b</w:t>
                            </w:r>
                            <w:r w:rsidRPr="00291AA9">
                              <w:rPr>
                                <w:sz w:val="16"/>
                                <w:szCs w:val="16"/>
                              </w:rPr>
                              <w:t>, 3 </w:t>
                            </w:r>
                            <w:r w:rsidR="00560B7E">
                              <w:rPr>
                                <w:sz w:val="16"/>
                                <w:szCs w:val="16"/>
                              </w:rPr>
                              <w:t>LL</w:t>
                            </w:r>
                            <w:r w:rsidRPr="00291AA9">
                              <w:rPr>
                                <w:sz w:val="16"/>
                                <w:szCs w:val="16"/>
                              </w:rPr>
                              <w:t>, 1</w:t>
                            </w:r>
                            <w:r w:rsidR="00291AA9" w:rsidRPr="00291AA9">
                              <w:rPr>
                                <w:sz w:val="16"/>
                                <w:szCs w:val="16"/>
                              </w:rPr>
                              <w:t xml:space="preserve"> </w:t>
                            </w:r>
                            <w:r w:rsidR="00560B7E">
                              <w:rPr>
                                <w:sz w:val="16"/>
                                <w:szCs w:val="16"/>
                              </w:rPr>
                              <w:t>LL</w:t>
                            </w:r>
                            <w:r w:rsidR="00291AA9" w:rsidRPr="00291AA9">
                              <w:rPr>
                                <w:sz w:val="16"/>
                                <w:szCs w:val="16"/>
                              </w:rPr>
                              <w:t xml:space="preserve"> </w:t>
                            </w:r>
                            <w:r w:rsidRPr="00291AA9">
                              <w:rPr>
                                <w:sz w:val="16"/>
                                <w:szCs w:val="16"/>
                              </w:rPr>
                              <w:t>(GTA)</w:t>
                            </w:r>
                          </w:p>
                          <w:p w14:paraId="1200DFCF" w14:textId="56E01FAA" w:rsidR="00B23C11" w:rsidRPr="00B23C11" w:rsidRDefault="00B23C11" w:rsidP="00291AA9">
                            <w:pPr>
                              <w:spacing w:line="210" w:lineRule="exact"/>
                              <w:jc w:val="center"/>
                              <w:rPr>
                                <w:b/>
                                <w:bCs/>
                                <w:sz w:val="16"/>
                                <w:szCs w:val="16"/>
                                <w:lang w:val="en-US"/>
                              </w:rPr>
                            </w:pPr>
                            <w:r w:rsidRPr="00B23C11">
                              <w:rPr>
                                <w:b/>
                                <w:bCs/>
                                <w:sz w:val="16"/>
                                <w:szCs w:val="16"/>
                              </w:rPr>
                              <w:t>XB</w:t>
                            </w:r>
                            <w:r>
                              <w:rPr>
                                <w:b/>
                                <w:bCs/>
                                <w:sz w:val="16"/>
                                <w:szCs w:val="16"/>
                              </w:rPr>
                              <w:t xml:space="preserve"> </w:t>
                            </w:r>
                            <w:r w:rsidRPr="00B23C11">
                              <w:rPr>
                                <w:sz w:val="16"/>
                                <w:szCs w:val="16"/>
                              </w:rPr>
                              <w:t>(</w:t>
                            </w:r>
                            <w:r w:rsidR="00BA4320">
                              <w:rPr>
                                <w:sz w:val="16"/>
                                <w:szCs w:val="16"/>
                              </w:rPr>
                              <w:t>1</w:t>
                            </w:r>
                            <w:r w:rsidRPr="00B23C11">
                              <w:rPr>
                                <w:sz w:val="16"/>
                                <w:szCs w:val="16"/>
                              </w:rPr>
                              <w:t xml:space="preserve"> post)</w:t>
                            </w:r>
                            <w:r>
                              <w:rPr>
                                <w:sz w:val="16"/>
                                <w:szCs w:val="16"/>
                              </w:rPr>
                              <w:t xml:space="preserve"> (1 P-3)</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B6D37" id="Rectangle 174270854" o:spid="_x0000_s1033" style="position:absolute;left:0;text-align:left;margin-left:353.75pt;margin-top:18.05pt;width:180.75pt;height:97.1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" filled="f" strokecolor="windowText" strokeweight="1pt">
                <v:textbox>
                  <w:txbxContent>
                    <w:p w14:paraId="148DC228" w14:textId="77777777" w:rsidR="00A15CB3" w:rsidRDefault="00A15CB3" w:rsidP="00A15CB3">
                      <w:pPr>
                        <w:spacing w:after="40" w:line="210" w:lineRule="exact"/>
                        <w:jc w:val="center"/>
                        <w:rPr>
                          <w:bCs/>
                          <w:sz w:val="16"/>
                          <w:szCs w:val="16"/>
                        </w:rPr>
                      </w:pPr>
                      <w:r w:rsidRPr="00136C78">
                        <w:rPr>
                          <w:b/>
                          <w:sz w:val="16"/>
                          <w:szCs w:val="16"/>
                        </w:rPr>
                        <w:t>Office of DSRSG</w:t>
                      </w:r>
                      <w:r>
                        <w:rPr>
                          <w:b/>
                          <w:sz w:val="16"/>
                          <w:szCs w:val="16"/>
                        </w:rPr>
                        <w:t xml:space="preserve"> </w:t>
                      </w:r>
                      <w:r w:rsidRPr="00136C78">
                        <w:rPr>
                          <w:b/>
                          <w:sz w:val="16"/>
                          <w:szCs w:val="16"/>
                        </w:rPr>
                        <w:t>(Resident Coordinator/</w:t>
                      </w:r>
                      <w:r w:rsidRPr="00136C78">
                        <w:rPr>
                          <w:b/>
                          <w:sz w:val="16"/>
                          <w:szCs w:val="16"/>
                        </w:rPr>
                        <w:br/>
                        <w:t xml:space="preserve">Humanitarian Coordinator) </w:t>
                      </w:r>
                      <w:r w:rsidRPr="00136C78">
                        <w:rPr>
                          <w:b/>
                          <w:sz w:val="16"/>
                          <w:szCs w:val="16"/>
                        </w:rPr>
                        <w:br/>
                        <w:t>(development pillar)</w:t>
                      </w:r>
                      <w:r>
                        <w:rPr>
                          <w:b/>
                          <w:sz w:val="18"/>
                          <w:szCs w:val="18"/>
                        </w:rPr>
                        <w:t xml:space="preserve"> </w:t>
                      </w:r>
                      <w:r w:rsidRPr="00D1450B">
                        <w:rPr>
                          <w:b/>
                          <w:sz w:val="16"/>
                          <w:szCs w:val="16"/>
                        </w:rPr>
                        <w:t>RB</w:t>
                      </w:r>
                      <w:r>
                        <w:rPr>
                          <w:b/>
                          <w:sz w:val="16"/>
                          <w:szCs w:val="16"/>
                        </w:rPr>
                        <w:t> </w:t>
                      </w:r>
                      <w:r w:rsidRPr="00D1450B">
                        <w:rPr>
                          <w:bCs/>
                          <w:sz w:val="16"/>
                          <w:szCs w:val="16"/>
                        </w:rPr>
                        <w:t>(1</w:t>
                      </w:r>
                      <w:r>
                        <w:rPr>
                          <w:bCs/>
                          <w:sz w:val="16"/>
                          <w:szCs w:val="16"/>
                        </w:rPr>
                        <w:t>7 </w:t>
                      </w:r>
                      <w:r w:rsidRPr="00D1450B">
                        <w:rPr>
                          <w:bCs/>
                          <w:sz w:val="16"/>
                          <w:szCs w:val="16"/>
                        </w:rPr>
                        <w:t>p</w:t>
                      </w:r>
                      <w:r>
                        <w:rPr>
                          <w:bCs/>
                          <w:sz w:val="16"/>
                          <w:szCs w:val="16"/>
                        </w:rPr>
                        <w:t>osts</w:t>
                      </w:r>
                      <w:r w:rsidRPr="00D1450B">
                        <w:rPr>
                          <w:bCs/>
                          <w:sz w:val="16"/>
                          <w:szCs w:val="16"/>
                        </w:rPr>
                        <w:t>)</w:t>
                      </w:r>
                    </w:p>
                    <w:p w14:paraId="1D5E3CCB" w14:textId="77777777" w:rsidR="00A15CB3" w:rsidRPr="00E656C1" w:rsidRDefault="00A15CB3" w:rsidP="00A15CB3">
                      <w:pPr>
                        <w:spacing w:line="210" w:lineRule="exact"/>
                        <w:jc w:val="center"/>
                        <w:rPr>
                          <w:sz w:val="16"/>
                          <w:szCs w:val="16"/>
                        </w:rPr>
                      </w:pPr>
                      <w:r w:rsidRPr="00E656C1">
                        <w:rPr>
                          <w:sz w:val="16"/>
                          <w:szCs w:val="16"/>
                        </w:rPr>
                        <w:t>Front Office of the DSRSG</w:t>
                      </w:r>
                    </w:p>
                    <w:p w14:paraId="434EFD6E" w14:textId="65BBB039" w:rsidR="00A15CB3" w:rsidRDefault="00A15CB3" w:rsidP="00291AA9">
                      <w:pPr>
                        <w:spacing w:line="210" w:lineRule="exact"/>
                        <w:jc w:val="center"/>
                        <w:rPr>
                          <w:sz w:val="16"/>
                          <w:szCs w:val="16"/>
                        </w:rPr>
                      </w:pPr>
                      <w:r w:rsidRPr="00291AA9">
                        <w:rPr>
                          <w:sz w:val="16"/>
                          <w:szCs w:val="16"/>
                          <w:lang w:val="en-US"/>
                        </w:rPr>
                        <w:t>1 ASG, 1 D-1, 1 P-5 (GTA), 2 P-4</w:t>
                      </w:r>
                      <w:r w:rsidRPr="00291AA9">
                        <w:rPr>
                          <w:sz w:val="16"/>
                          <w:szCs w:val="16"/>
                        </w:rPr>
                        <w:t>, 1 P</w:t>
                      </w:r>
                      <w:r w:rsidRPr="00291AA9">
                        <w:rPr>
                          <w:sz w:val="16"/>
                          <w:szCs w:val="16"/>
                        </w:rPr>
                        <w:noBreakHyphen/>
                        <w:t>4 (GTA), 1 P-3, 1 P-3</w:t>
                      </w:r>
                      <w:r w:rsidRPr="00291AA9">
                        <w:rPr>
                          <w:sz w:val="16"/>
                          <w:szCs w:val="16"/>
                          <w:vertAlign w:val="superscript"/>
                        </w:rPr>
                        <w:t>a</w:t>
                      </w:r>
                      <w:r w:rsidRPr="00291AA9">
                        <w:rPr>
                          <w:sz w:val="16"/>
                          <w:szCs w:val="16"/>
                        </w:rPr>
                        <w:t>, 2 FS, 1 NPO</w:t>
                      </w:r>
                      <w:r w:rsidRPr="00291AA9">
                        <w:rPr>
                          <w:sz w:val="16"/>
                          <w:szCs w:val="16"/>
                          <w:vertAlign w:val="superscript"/>
                        </w:rPr>
                        <w:t xml:space="preserve"> </w:t>
                      </w:r>
                      <w:r w:rsidRPr="00291AA9">
                        <w:rPr>
                          <w:sz w:val="16"/>
                          <w:szCs w:val="16"/>
                        </w:rPr>
                        <w:t>(GTA), 1, NPO</w:t>
                      </w:r>
                      <w:r w:rsidRPr="00291AA9">
                        <w:rPr>
                          <w:sz w:val="16"/>
                          <w:szCs w:val="16"/>
                          <w:vertAlign w:val="superscript"/>
                        </w:rPr>
                        <w:t>a</w:t>
                      </w:r>
                      <w:r w:rsidRPr="00291AA9">
                        <w:rPr>
                          <w:sz w:val="16"/>
                          <w:szCs w:val="16"/>
                        </w:rPr>
                        <w:t>, 1 NPO</w:t>
                      </w:r>
                      <w:r w:rsidRPr="00291AA9">
                        <w:rPr>
                          <w:sz w:val="16"/>
                          <w:szCs w:val="16"/>
                          <w:vertAlign w:val="superscript"/>
                        </w:rPr>
                        <w:t>b</w:t>
                      </w:r>
                      <w:r w:rsidRPr="00291AA9">
                        <w:rPr>
                          <w:sz w:val="16"/>
                          <w:szCs w:val="16"/>
                        </w:rPr>
                        <w:t>, 3 </w:t>
                      </w:r>
                      <w:r w:rsidR="00560B7E">
                        <w:rPr>
                          <w:sz w:val="16"/>
                          <w:szCs w:val="16"/>
                        </w:rPr>
                        <w:t>LL</w:t>
                      </w:r>
                      <w:r w:rsidRPr="00291AA9">
                        <w:rPr>
                          <w:sz w:val="16"/>
                          <w:szCs w:val="16"/>
                        </w:rPr>
                        <w:t>, 1</w:t>
                      </w:r>
                      <w:r w:rsidR="00291AA9" w:rsidRPr="00291AA9">
                        <w:rPr>
                          <w:sz w:val="16"/>
                          <w:szCs w:val="16"/>
                        </w:rPr>
                        <w:t xml:space="preserve"> </w:t>
                      </w:r>
                      <w:r w:rsidR="00560B7E">
                        <w:rPr>
                          <w:sz w:val="16"/>
                          <w:szCs w:val="16"/>
                        </w:rPr>
                        <w:t>LL</w:t>
                      </w:r>
                      <w:r w:rsidR="00291AA9" w:rsidRPr="00291AA9">
                        <w:rPr>
                          <w:sz w:val="16"/>
                          <w:szCs w:val="16"/>
                        </w:rPr>
                        <w:t xml:space="preserve"> </w:t>
                      </w:r>
                      <w:r w:rsidRPr="00291AA9">
                        <w:rPr>
                          <w:sz w:val="16"/>
                          <w:szCs w:val="16"/>
                        </w:rPr>
                        <w:t>(GTA)</w:t>
                      </w:r>
                    </w:p>
                    <w:p w14:paraId="1200DFCF" w14:textId="56E01FAA" w:rsidR="00B23C11" w:rsidRPr="00B23C11" w:rsidRDefault="00B23C11" w:rsidP="00291AA9">
                      <w:pPr>
                        <w:spacing w:line="210" w:lineRule="exact"/>
                        <w:jc w:val="center"/>
                        <w:rPr>
                          <w:b/>
                          <w:bCs/>
                          <w:sz w:val="16"/>
                          <w:szCs w:val="16"/>
                          <w:lang w:val="en-US"/>
                        </w:rPr>
                      </w:pPr>
                      <w:r w:rsidRPr="00B23C11">
                        <w:rPr>
                          <w:b/>
                          <w:bCs/>
                          <w:sz w:val="16"/>
                          <w:szCs w:val="16"/>
                        </w:rPr>
                        <w:t>XB</w:t>
                      </w:r>
                      <w:r>
                        <w:rPr>
                          <w:b/>
                          <w:bCs/>
                          <w:sz w:val="16"/>
                          <w:szCs w:val="16"/>
                        </w:rPr>
                        <w:t xml:space="preserve"> </w:t>
                      </w:r>
                      <w:r w:rsidRPr="00B23C11">
                        <w:rPr>
                          <w:sz w:val="16"/>
                          <w:szCs w:val="16"/>
                        </w:rPr>
                        <w:t>(</w:t>
                      </w:r>
                      <w:r w:rsidR="00BA4320">
                        <w:rPr>
                          <w:sz w:val="16"/>
                          <w:szCs w:val="16"/>
                        </w:rPr>
                        <w:t>1</w:t>
                      </w:r>
                      <w:r w:rsidRPr="00B23C11">
                        <w:rPr>
                          <w:sz w:val="16"/>
                          <w:szCs w:val="16"/>
                        </w:rPr>
                        <w:t xml:space="preserve"> post)</w:t>
                      </w:r>
                      <w:r>
                        <w:rPr>
                          <w:sz w:val="16"/>
                          <w:szCs w:val="16"/>
                        </w:rPr>
                        <w:t xml:space="preserve"> (1 P-3)</w:t>
                      </w:r>
                    </w:p>
                  </w:txbxContent>
                </v:textbox>
              </v:rect>
            </w:pict>
          </mc:Fallback>
        </mc:AlternateContent>
      </w:r>
      <w:r w:rsidR="00A15CB3" w:rsidRPr="00DE2C8C">
        <w:rPr>
          <w:noProof/>
          <w:color w:val="000000" w:themeColor="text1"/>
        </w:rPr>
        <mc:AlternateContent>
          <mc:Choice Requires="wps">
            <w:drawing>
              <wp:anchor distT="0" distB="0" distL="114300" distR="114300" simplePos="0" relativeHeight="251658242" behindDoc="0" locked="0" layoutInCell="1" allowOverlap="1" wp14:anchorId="1FDF3325" wp14:editId="05FD5659">
                <wp:simplePos x="0" y="0"/>
                <wp:positionH relativeFrom="column">
                  <wp:posOffset>1511300</wp:posOffset>
                </wp:positionH>
                <wp:positionV relativeFrom="paragraph">
                  <wp:posOffset>165100</wp:posOffset>
                </wp:positionV>
                <wp:extent cx="6508750" cy="6350"/>
                <wp:effectExtent l="0" t="0" r="25400" b="31750"/>
                <wp:wrapNone/>
                <wp:docPr id="1622365359" name="Straight Connector 1622365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08750" cy="63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8C918E" id="Straight Connector 1622365359"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pt,13pt" to="63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" strokecolor="black [3200]" strokeweight=".5pt">
                <v:stroke joinstyle="miter"/>
                <o:lock v:ext="edit" shapetype="f"/>
              </v:line>
            </w:pict>
          </mc:Fallback>
        </mc:AlternateContent>
      </w:r>
      <w:r w:rsidR="00A15CB3" w:rsidRPr="00DE2C8C">
        <w:rPr>
          <w:noProof/>
          <w:color w:val="000000" w:themeColor="text1"/>
        </w:rPr>
        <mc:AlternateContent>
          <mc:Choice Requires="wps">
            <w:drawing>
              <wp:anchor distT="0" distB="0" distL="114299" distR="114299" simplePos="0" relativeHeight="251658250" behindDoc="0" locked="0" layoutInCell="1" allowOverlap="1" wp14:anchorId="053D73C4" wp14:editId="7AF06F36">
                <wp:simplePos x="0" y="0"/>
                <wp:positionH relativeFrom="column">
                  <wp:posOffset>1511300</wp:posOffset>
                </wp:positionH>
                <wp:positionV relativeFrom="paragraph">
                  <wp:posOffset>165100</wp:posOffset>
                </wp:positionV>
                <wp:extent cx="0" cy="76200"/>
                <wp:effectExtent l="0" t="0" r="38100" b="19050"/>
                <wp:wrapNone/>
                <wp:docPr id="451411133" name="Straight Connector 451411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762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DC21C1" id="Straight Connector 451411133" o:spid="_x0000_s1026" style="position:absolute;flip:x;z-index:25165825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19pt,13pt" to="11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" strokecolor="black [3200]" strokeweight=".5pt">
                <v:stroke joinstyle="miter"/>
                <o:lock v:ext="edit" shapetype="f"/>
              </v:line>
            </w:pict>
          </mc:Fallback>
        </mc:AlternateContent>
      </w:r>
      <w:r w:rsidR="00A15CB3" w:rsidRPr="00DE2C8C">
        <w:rPr>
          <w:noProof/>
          <w:color w:val="000000" w:themeColor="text1"/>
        </w:rPr>
        <mc:AlternateContent>
          <mc:Choice Requires="wps">
            <w:drawing>
              <wp:anchor distT="0" distB="0" distL="114299" distR="114299" simplePos="0" relativeHeight="251658261" behindDoc="1" locked="0" layoutInCell="1" allowOverlap="1" wp14:anchorId="6DA81FDE" wp14:editId="65DB856A">
                <wp:simplePos x="0" y="0"/>
                <wp:positionH relativeFrom="margin">
                  <wp:posOffset>8016695</wp:posOffset>
                </wp:positionH>
                <wp:positionV relativeFrom="paragraph">
                  <wp:posOffset>163536</wp:posOffset>
                </wp:positionV>
                <wp:extent cx="0" cy="68239"/>
                <wp:effectExtent l="0" t="0" r="38100" b="27305"/>
                <wp:wrapNone/>
                <wp:docPr id="399106688" name="Straight Connector 3991066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0" cy="68239"/>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C5221D" id="Straight Connector 399106688" o:spid="_x0000_s1026" style="position:absolute;flip:x y;z-index:-251658217;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631.25pt,12.9pt" to="631.2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" strokecolor="black [3200]" strokeweight=".5pt">
                <v:stroke joinstyle="miter"/>
                <o:lock v:ext="edit" shapetype="f"/>
                <w10:wrap anchorx="margin"/>
              </v:line>
            </w:pict>
          </mc:Fallback>
        </mc:AlternateContent>
      </w:r>
      <w:r w:rsidR="00A15CB3" w:rsidRPr="00DE2C8C">
        <w:rPr>
          <w:noProof/>
          <w:color w:val="000000" w:themeColor="text1"/>
        </w:rPr>
        <mc:AlternateContent>
          <mc:Choice Requires="wps">
            <w:drawing>
              <wp:anchor distT="0" distB="0" distL="114299" distR="114299" simplePos="0" relativeHeight="251658260" behindDoc="0" locked="0" layoutInCell="1" allowOverlap="1" wp14:anchorId="319A1C2F" wp14:editId="00380767">
                <wp:simplePos x="0" y="0"/>
                <wp:positionH relativeFrom="column">
                  <wp:posOffset>5873778</wp:posOffset>
                </wp:positionH>
                <wp:positionV relativeFrom="paragraph">
                  <wp:posOffset>172251</wp:posOffset>
                </wp:positionV>
                <wp:extent cx="0" cy="55880"/>
                <wp:effectExtent l="0" t="0" r="38100" b="20320"/>
                <wp:wrapNone/>
                <wp:docPr id="613889253" name="Straight Connector 6138892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588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B6D4CB" id="Straight Connector 613889253" o:spid="_x0000_s1026" style="position:absolute;z-index:25165826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62.5pt,13.55pt" to="462.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" strokecolor="black [3200]" strokeweight=".5pt">
                <v:stroke joinstyle="miter"/>
                <o:lock v:ext="edit" shapetype="f"/>
              </v:line>
            </w:pict>
          </mc:Fallback>
        </mc:AlternateContent>
      </w:r>
    </w:p>
    <w:p w14:paraId="508D3F61" w14:textId="5691AFED" w:rsidR="00A15CB3" w:rsidRPr="00DE2C8C" w:rsidRDefault="00D76D58"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240" behindDoc="0" locked="0" layoutInCell="1" allowOverlap="1" wp14:anchorId="6A7EA4CA" wp14:editId="53A93B2E">
                <wp:simplePos x="0" y="0"/>
                <wp:positionH relativeFrom="column">
                  <wp:posOffset>6882407</wp:posOffset>
                </wp:positionH>
                <wp:positionV relativeFrom="paragraph">
                  <wp:posOffset>13970</wp:posOffset>
                </wp:positionV>
                <wp:extent cx="1748333" cy="1075156"/>
                <wp:effectExtent l="0" t="0" r="23495" b="10795"/>
                <wp:wrapNone/>
                <wp:docPr id="1113737726" name="Rectangle 1113737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333" cy="1075156"/>
                        </a:xfrm>
                        <a:prstGeom prst="rect">
                          <a:avLst/>
                        </a:prstGeom>
                        <a:noFill/>
                        <a:ln w="12700" cap="flat" cmpd="sng" algn="ctr">
                          <a:solidFill>
                            <a:sysClr val="windowText" lastClr="000000"/>
                          </a:solidFill>
                          <a:prstDash val="solid"/>
                          <a:miter lim="800000"/>
                        </a:ln>
                        <a:effectLst/>
                      </wps:spPr>
                      <wps:txbx>
                        <w:txbxContent>
                          <w:p w14:paraId="13F0E80D" w14:textId="77777777" w:rsidR="00A15CB3" w:rsidRPr="00515F5A" w:rsidRDefault="00A15CB3" w:rsidP="00A15CB3">
                            <w:pPr>
                              <w:spacing w:after="40"/>
                              <w:jc w:val="center"/>
                              <w:rPr>
                                <w:b/>
                                <w:sz w:val="16"/>
                                <w:szCs w:val="16"/>
                                <w:lang w:val="en-US"/>
                              </w:rPr>
                            </w:pPr>
                            <w:r w:rsidRPr="00515F5A">
                              <w:rPr>
                                <w:b/>
                                <w:sz w:val="16"/>
                                <w:szCs w:val="16"/>
                                <w:lang w:val="en-US"/>
                              </w:rPr>
                              <w:t xml:space="preserve">Mission Support </w:t>
                            </w:r>
                          </w:p>
                          <w:p w14:paraId="1C02F671" w14:textId="77777777" w:rsidR="00A15CB3" w:rsidRPr="00515F5A" w:rsidRDefault="00A15CB3" w:rsidP="00A15CB3">
                            <w:pPr>
                              <w:spacing w:after="40"/>
                              <w:jc w:val="center"/>
                              <w:rPr>
                                <w:b/>
                                <w:sz w:val="16"/>
                                <w:szCs w:val="16"/>
                                <w:lang w:val="en-US"/>
                              </w:rPr>
                            </w:pPr>
                          </w:p>
                          <w:p w14:paraId="38B51DF9" w14:textId="44AC93BE" w:rsidR="00A15CB3" w:rsidRPr="002C6572" w:rsidRDefault="00A15CB3" w:rsidP="00A15CB3">
                            <w:pPr>
                              <w:spacing w:after="40"/>
                              <w:jc w:val="center"/>
                              <w:rPr>
                                <w:sz w:val="16"/>
                                <w:szCs w:val="16"/>
                                <w:lang w:val="en-US"/>
                              </w:rPr>
                            </w:pPr>
                            <w:r w:rsidRPr="002C6572">
                              <w:rPr>
                                <w:b/>
                                <w:sz w:val="16"/>
                                <w:szCs w:val="16"/>
                                <w:lang w:val="en-US"/>
                              </w:rPr>
                              <w:t xml:space="preserve">RB </w:t>
                            </w:r>
                            <w:r w:rsidRPr="002C6572">
                              <w:rPr>
                                <w:bCs/>
                                <w:sz w:val="16"/>
                                <w:szCs w:val="16"/>
                                <w:lang w:val="en-US"/>
                              </w:rPr>
                              <w:t>(3</w:t>
                            </w:r>
                            <w:r>
                              <w:rPr>
                                <w:bCs/>
                                <w:sz w:val="16"/>
                                <w:szCs w:val="16"/>
                                <w:lang w:val="en-US"/>
                              </w:rPr>
                              <w:t>1</w:t>
                            </w:r>
                            <w:r w:rsidR="005F228E">
                              <w:rPr>
                                <w:bCs/>
                                <w:sz w:val="16"/>
                                <w:szCs w:val="16"/>
                                <w:lang w:val="en-US"/>
                              </w:rPr>
                              <w:t>3</w:t>
                            </w:r>
                            <w:r w:rsidRPr="002C6572">
                              <w:rPr>
                                <w:bCs/>
                                <w:sz w:val="16"/>
                                <w:szCs w:val="16"/>
                                <w:lang w:val="en-US"/>
                              </w:rPr>
                              <w:t xml:space="preserve"> posts)</w:t>
                            </w:r>
                          </w:p>
                          <w:p w14:paraId="174BB9E4" w14:textId="77777777" w:rsidR="00A15CB3" w:rsidRPr="00515F5A" w:rsidRDefault="00A15CB3" w:rsidP="00A15CB3">
                            <w:pPr>
                              <w:spacing w:line="220" w:lineRule="exact"/>
                              <w:jc w:val="center"/>
                              <w:rPr>
                                <w:sz w:val="16"/>
                                <w:szCs w:val="16"/>
                                <w:lang w:val="en-US"/>
                              </w:rPr>
                            </w:pPr>
                            <w:r w:rsidRPr="002C6572">
                              <w:rPr>
                                <w:b/>
                                <w:bCs/>
                                <w:sz w:val="16"/>
                                <w:szCs w:val="16"/>
                                <w:lang w:val="en-US"/>
                              </w:rPr>
                              <w:t>XB</w:t>
                            </w:r>
                            <w:r w:rsidRPr="002C6572">
                              <w:rPr>
                                <w:sz w:val="16"/>
                                <w:szCs w:val="16"/>
                                <w:lang w:val="en-US"/>
                              </w:rPr>
                              <w:t xml:space="preserve"> (</w:t>
                            </w:r>
                            <w:r>
                              <w:rPr>
                                <w:sz w:val="16"/>
                                <w:szCs w:val="16"/>
                                <w:lang w:val="en-US"/>
                              </w:rPr>
                              <w:t>4</w:t>
                            </w:r>
                            <w:r w:rsidRPr="002C6572">
                              <w:rPr>
                                <w:sz w:val="16"/>
                                <w:szCs w:val="16"/>
                                <w:lang w:val="en-US"/>
                              </w:rPr>
                              <w:t xml:space="preserve"> posts)</w:t>
                            </w:r>
                          </w:p>
                          <w:p w14:paraId="4F2730E6" w14:textId="77777777" w:rsidR="00A15CB3" w:rsidRPr="00515F5A" w:rsidRDefault="00A15CB3" w:rsidP="00A15CB3">
                            <w:pPr>
                              <w:spacing w:line="220" w:lineRule="exact"/>
                              <w:jc w:val="center"/>
                              <w:rPr>
                                <w:sz w:val="16"/>
                                <w:szCs w:val="16"/>
                                <w:lang w:val="en-US"/>
                              </w:rPr>
                            </w:pPr>
                          </w:p>
                          <w:p w14:paraId="2D8BD5ED" w14:textId="77777777" w:rsidR="00A15CB3" w:rsidRPr="00B57334" w:rsidRDefault="00A15CB3" w:rsidP="00A15CB3">
                            <w:pPr>
                              <w:spacing w:line="190" w:lineRule="exact"/>
                              <w:jc w:val="center"/>
                              <w:rPr>
                                <w:b/>
                                <w:sz w:val="16"/>
                                <w:szCs w:val="16"/>
                                <w:vertAlign w:val="superscript"/>
                              </w:rPr>
                            </w:pPr>
                            <w:r>
                              <w:rPr>
                                <w:sz w:val="16"/>
                                <w:szCs w:val="16"/>
                              </w:rPr>
                              <w:t>(See details on next page)</w:t>
                            </w:r>
                          </w:p>
                          <w:p w14:paraId="689AADED" w14:textId="77777777" w:rsidR="00A15CB3" w:rsidRPr="005D02A9" w:rsidRDefault="00A15CB3" w:rsidP="00A15CB3">
                            <w:pPr>
                              <w:spacing w:line="220" w:lineRule="exact"/>
                              <w:rPr>
                                <w:sz w:val="16"/>
                                <w:szCs w:val="16"/>
                                <w:vertAlign w:val="superscript"/>
                                <w:lang w:val="en-U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EA4CA" id="Rectangle 1113737726" o:spid="_x0000_s1034" style="position:absolute;left:0;text-align:left;margin-left:541.9pt;margin-top:1.1pt;width:137.65pt;height:8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" filled="f" strokecolor="windowText" strokeweight="1pt">
                <v:path arrowok="t"/>
                <v:textbox>
                  <w:txbxContent>
                    <w:p w14:paraId="13F0E80D" w14:textId="77777777" w:rsidR="00A15CB3" w:rsidRPr="00515F5A" w:rsidRDefault="00A15CB3" w:rsidP="00A15CB3">
                      <w:pPr>
                        <w:spacing w:after="40"/>
                        <w:jc w:val="center"/>
                        <w:rPr>
                          <w:b/>
                          <w:sz w:val="16"/>
                          <w:szCs w:val="16"/>
                          <w:lang w:val="en-US"/>
                        </w:rPr>
                      </w:pPr>
                      <w:r w:rsidRPr="00515F5A">
                        <w:rPr>
                          <w:b/>
                          <w:sz w:val="16"/>
                          <w:szCs w:val="16"/>
                          <w:lang w:val="en-US"/>
                        </w:rPr>
                        <w:t xml:space="preserve">Mission Support </w:t>
                      </w:r>
                    </w:p>
                    <w:p w14:paraId="1C02F671" w14:textId="77777777" w:rsidR="00A15CB3" w:rsidRPr="00515F5A" w:rsidRDefault="00A15CB3" w:rsidP="00A15CB3">
                      <w:pPr>
                        <w:spacing w:after="40"/>
                        <w:jc w:val="center"/>
                        <w:rPr>
                          <w:b/>
                          <w:sz w:val="16"/>
                          <w:szCs w:val="16"/>
                          <w:lang w:val="en-US"/>
                        </w:rPr>
                      </w:pPr>
                    </w:p>
                    <w:p w14:paraId="38B51DF9" w14:textId="44AC93BE" w:rsidR="00A15CB3" w:rsidRPr="002C6572" w:rsidRDefault="00A15CB3" w:rsidP="00A15CB3">
                      <w:pPr>
                        <w:spacing w:after="40"/>
                        <w:jc w:val="center"/>
                        <w:rPr>
                          <w:sz w:val="16"/>
                          <w:szCs w:val="16"/>
                          <w:lang w:val="en-US"/>
                        </w:rPr>
                      </w:pPr>
                      <w:r w:rsidRPr="002C6572">
                        <w:rPr>
                          <w:b/>
                          <w:sz w:val="16"/>
                          <w:szCs w:val="16"/>
                          <w:lang w:val="en-US"/>
                        </w:rPr>
                        <w:t xml:space="preserve">RB </w:t>
                      </w:r>
                      <w:r w:rsidRPr="002C6572">
                        <w:rPr>
                          <w:bCs/>
                          <w:sz w:val="16"/>
                          <w:szCs w:val="16"/>
                          <w:lang w:val="en-US"/>
                        </w:rPr>
                        <w:t>(3</w:t>
                      </w:r>
                      <w:r>
                        <w:rPr>
                          <w:bCs/>
                          <w:sz w:val="16"/>
                          <w:szCs w:val="16"/>
                          <w:lang w:val="en-US"/>
                        </w:rPr>
                        <w:t>1</w:t>
                      </w:r>
                      <w:r w:rsidR="005F228E">
                        <w:rPr>
                          <w:bCs/>
                          <w:sz w:val="16"/>
                          <w:szCs w:val="16"/>
                          <w:lang w:val="en-US"/>
                        </w:rPr>
                        <w:t>3</w:t>
                      </w:r>
                      <w:r w:rsidRPr="002C6572">
                        <w:rPr>
                          <w:bCs/>
                          <w:sz w:val="16"/>
                          <w:szCs w:val="16"/>
                          <w:lang w:val="en-US"/>
                        </w:rPr>
                        <w:t xml:space="preserve"> posts)</w:t>
                      </w:r>
                    </w:p>
                    <w:p w14:paraId="174BB9E4" w14:textId="77777777" w:rsidR="00A15CB3" w:rsidRPr="00515F5A" w:rsidRDefault="00A15CB3" w:rsidP="00A15CB3">
                      <w:pPr>
                        <w:spacing w:line="220" w:lineRule="exact"/>
                        <w:jc w:val="center"/>
                        <w:rPr>
                          <w:sz w:val="16"/>
                          <w:szCs w:val="16"/>
                          <w:lang w:val="en-US"/>
                        </w:rPr>
                      </w:pPr>
                      <w:r w:rsidRPr="002C6572">
                        <w:rPr>
                          <w:b/>
                          <w:bCs/>
                          <w:sz w:val="16"/>
                          <w:szCs w:val="16"/>
                          <w:lang w:val="en-US"/>
                        </w:rPr>
                        <w:t>XB</w:t>
                      </w:r>
                      <w:r w:rsidRPr="002C6572">
                        <w:rPr>
                          <w:sz w:val="16"/>
                          <w:szCs w:val="16"/>
                          <w:lang w:val="en-US"/>
                        </w:rPr>
                        <w:t xml:space="preserve"> (</w:t>
                      </w:r>
                      <w:r>
                        <w:rPr>
                          <w:sz w:val="16"/>
                          <w:szCs w:val="16"/>
                          <w:lang w:val="en-US"/>
                        </w:rPr>
                        <w:t>4</w:t>
                      </w:r>
                      <w:r w:rsidRPr="002C6572">
                        <w:rPr>
                          <w:sz w:val="16"/>
                          <w:szCs w:val="16"/>
                          <w:lang w:val="en-US"/>
                        </w:rPr>
                        <w:t xml:space="preserve"> posts)</w:t>
                      </w:r>
                    </w:p>
                    <w:p w14:paraId="4F2730E6" w14:textId="77777777" w:rsidR="00A15CB3" w:rsidRPr="00515F5A" w:rsidRDefault="00A15CB3" w:rsidP="00A15CB3">
                      <w:pPr>
                        <w:spacing w:line="220" w:lineRule="exact"/>
                        <w:jc w:val="center"/>
                        <w:rPr>
                          <w:sz w:val="16"/>
                          <w:szCs w:val="16"/>
                          <w:lang w:val="en-US"/>
                        </w:rPr>
                      </w:pPr>
                    </w:p>
                    <w:p w14:paraId="2D8BD5ED" w14:textId="77777777" w:rsidR="00A15CB3" w:rsidRPr="00B57334" w:rsidRDefault="00A15CB3" w:rsidP="00A15CB3">
                      <w:pPr>
                        <w:spacing w:line="190" w:lineRule="exact"/>
                        <w:jc w:val="center"/>
                        <w:rPr>
                          <w:b/>
                          <w:sz w:val="16"/>
                          <w:szCs w:val="16"/>
                          <w:vertAlign w:val="superscript"/>
                        </w:rPr>
                      </w:pPr>
                      <w:r>
                        <w:rPr>
                          <w:sz w:val="16"/>
                          <w:szCs w:val="16"/>
                        </w:rPr>
                        <w:t>(See details on next page)</w:t>
                      </w:r>
                    </w:p>
                    <w:p w14:paraId="689AADED" w14:textId="77777777" w:rsidR="00A15CB3" w:rsidRPr="005D02A9" w:rsidRDefault="00A15CB3" w:rsidP="00A15CB3">
                      <w:pPr>
                        <w:spacing w:line="220" w:lineRule="exact"/>
                        <w:rPr>
                          <w:sz w:val="16"/>
                          <w:szCs w:val="16"/>
                          <w:vertAlign w:val="superscript"/>
                          <w:lang w:val="en-US"/>
                        </w:rPr>
                      </w:pPr>
                    </w:p>
                  </w:txbxContent>
                </v:textbox>
              </v:rect>
            </w:pict>
          </mc:Fallback>
        </mc:AlternateContent>
      </w:r>
      <w:r w:rsidR="00A15CB3" w:rsidRPr="00DE2C8C">
        <w:rPr>
          <w:noProof/>
          <w:color w:val="000000" w:themeColor="text1"/>
        </w:rPr>
        <mc:AlternateContent>
          <mc:Choice Requires="wps">
            <w:drawing>
              <wp:anchor distT="0" distB="0" distL="114300" distR="114300" simplePos="0" relativeHeight="251658241" behindDoc="0" locked="0" layoutInCell="1" allowOverlap="1" wp14:anchorId="0080A31C" wp14:editId="1C743429">
                <wp:simplePos x="0" y="0"/>
                <wp:positionH relativeFrom="column">
                  <wp:posOffset>311150</wp:posOffset>
                </wp:positionH>
                <wp:positionV relativeFrom="paragraph">
                  <wp:posOffset>44450</wp:posOffset>
                </wp:positionV>
                <wp:extent cx="2952750" cy="749300"/>
                <wp:effectExtent l="0" t="0" r="19050" b="12700"/>
                <wp:wrapNone/>
                <wp:docPr id="323774321" name="Rectangle 323774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0" cy="749300"/>
                        </a:xfrm>
                        <a:prstGeom prst="rect">
                          <a:avLst/>
                        </a:prstGeom>
                        <a:noFill/>
                        <a:ln w="12700" cap="flat" cmpd="sng" algn="ctr">
                          <a:solidFill>
                            <a:sysClr val="windowText" lastClr="000000"/>
                          </a:solidFill>
                          <a:prstDash val="solid"/>
                          <a:miter lim="800000"/>
                        </a:ln>
                        <a:effectLst/>
                      </wps:spPr>
                      <wps:txbx>
                        <w:txbxContent>
                          <w:p w14:paraId="3BD1D50F" w14:textId="77777777" w:rsidR="00A15CB3" w:rsidRDefault="00A15CB3" w:rsidP="00A15CB3">
                            <w:pPr>
                              <w:spacing w:after="40" w:line="190" w:lineRule="exact"/>
                              <w:jc w:val="center"/>
                              <w:rPr>
                                <w:b/>
                                <w:sz w:val="16"/>
                                <w:szCs w:val="16"/>
                              </w:rPr>
                            </w:pPr>
                            <w:r w:rsidRPr="00136C78">
                              <w:rPr>
                                <w:b/>
                                <w:sz w:val="16"/>
                                <w:szCs w:val="16"/>
                              </w:rPr>
                              <w:t>Office of DSRSG (Political Affairs) (political pillar)</w:t>
                            </w:r>
                          </w:p>
                          <w:p w14:paraId="7BE77CFB" w14:textId="77777777" w:rsidR="00A15CB3" w:rsidRPr="00D1450B" w:rsidRDefault="00A15CB3" w:rsidP="00A15CB3">
                            <w:pPr>
                              <w:spacing w:after="40" w:line="190" w:lineRule="exact"/>
                              <w:jc w:val="center"/>
                              <w:rPr>
                                <w:b/>
                                <w:sz w:val="16"/>
                                <w:szCs w:val="16"/>
                              </w:rPr>
                            </w:pPr>
                            <w:r w:rsidRPr="00D1450B">
                              <w:rPr>
                                <w:b/>
                                <w:sz w:val="16"/>
                                <w:szCs w:val="16"/>
                              </w:rPr>
                              <w:t xml:space="preserve">RB </w:t>
                            </w:r>
                            <w:r w:rsidRPr="00D1450B">
                              <w:rPr>
                                <w:bCs/>
                                <w:sz w:val="16"/>
                                <w:szCs w:val="16"/>
                              </w:rPr>
                              <w:t>(</w:t>
                            </w:r>
                            <w:r>
                              <w:rPr>
                                <w:bCs/>
                                <w:sz w:val="16"/>
                                <w:szCs w:val="16"/>
                              </w:rPr>
                              <w:t>7</w:t>
                            </w:r>
                            <w:r w:rsidRPr="00D1450B">
                              <w:rPr>
                                <w:bCs/>
                                <w:sz w:val="16"/>
                                <w:szCs w:val="16"/>
                              </w:rPr>
                              <w:t xml:space="preserve"> </w:t>
                            </w:r>
                            <w:r>
                              <w:rPr>
                                <w:bCs/>
                                <w:sz w:val="16"/>
                                <w:szCs w:val="16"/>
                              </w:rPr>
                              <w:t>posts</w:t>
                            </w:r>
                            <w:r w:rsidRPr="00D1450B">
                              <w:rPr>
                                <w:bCs/>
                                <w:sz w:val="16"/>
                                <w:szCs w:val="16"/>
                              </w:rPr>
                              <w:t>)</w:t>
                            </w:r>
                          </w:p>
                          <w:p w14:paraId="7AB2B5E5" w14:textId="77777777" w:rsidR="00A15CB3" w:rsidRPr="003040DB" w:rsidRDefault="00A15CB3" w:rsidP="00A15CB3">
                            <w:pPr>
                              <w:spacing w:line="190" w:lineRule="exact"/>
                              <w:jc w:val="center"/>
                              <w:rPr>
                                <w:sz w:val="16"/>
                                <w:szCs w:val="16"/>
                              </w:rPr>
                            </w:pPr>
                            <w:r w:rsidRPr="003040DB">
                              <w:rPr>
                                <w:sz w:val="16"/>
                                <w:szCs w:val="16"/>
                              </w:rPr>
                              <w:t>Front Office of the DSRSG</w:t>
                            </w:r>
                          </w:p>
                          <w:p w14:paraId="34F91731" w14:textId="6C6479A2" w:rsidR="00A15CB3" w:rsidRPr="00A003D1" w:rsidRDefault="00A15CB3" w:rsidP="00A15CB3">
                            <w:pPr>
                              <w:spacing w:line="190" w:lineRule="exact"/>
                              <w:jc w:val="center"/>
                              <w:rPr>
                                <w:sz w:val="16"/>
                                <w:szCs w:val="16"/>
                                <w:vertAlign w:val="superscript"/>
                                <w:lang w:val="en-US"/>
                              </w:rPr>
                            </w:pPr>
                            <w:r w:rsidRPr="00A003D1">
                              <w:rPr>
                                <w:sz w:val="16"/>
                                <w:szCs w:val="16"/>
                                <w:lang w:val="en-US"/>
                              </w:rPr>
                              <w:t>1 ASG, 1 P-4, 1 P-3, 1 FS, 3 </w:t>
                            </w:r>
                            <w:r w:rsidR="00560B7E">
                              <w:rPr>
                                <w:sz w:val="16"/>
                                <w:szCs w:val="16"/>
                                <w:lang w:val="es-ES"/>
                              </w:rPr>
                              <w:t>LL</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080A31C" id="Rectangle 323774321" o:spid="_x0000_s1035" style="position:absolute;left:0;text-align:left;margin-left:24.5pt;margin-top:3.5pt;width:232.5pt;height:5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" filled="f" strokecolor="windowText" strokeweight="1pt">
                <v:path arrowok="t"/>
                <v:textbox>
                  <w:txbxContent>
                    <w:p w14:paraId="3BD1D50F" w14:textId="77777777" w:rsidR="00A15CB3" w:rsidRDefault="00A15CB3" w:rsidP="00A15CB3">
                      <w:pPr>
                        <w:spacing w:after="40" w:line="190" w:lineRule="exact"/>
                        <w:jc w:val="center"/>
                        <w:rPr>
                          <w:b/>
                          <w:sz w:val="16"/>
                          <w:szCs w:val="16"/>
                        </w:rPr>
                      </w:pPr>
                      <w:r w:rsidRPr="00136C78">
                        <w:rPr>
                          <w:b/>
                          <w:sz w:val="16"/>
                          <w:szCs w:val="16"/>
                        </w:rPr>
                        <w:t>Office of DSRSG (Political Affairs) (political pillar)</w:t>
                      </w:r>
                    </w:p>
                    <w:p w14:paraId="7BE77CFB" w14:textId="77777777" w:rsidR="00A15CB3" w:rsidRPr="00D1450B" w:rsidRDefault="00A15CB3" w:rsidP="00A15CB3">
                      <w:pPr>
                        <w:spacing w:after="40" w:line="190" w:lineRule="exact"/>
                        <w:jc w:val="center"/>
                        <w:rPr>
                          <w:b/>
                          <w:sz w:val="16"/>
                          <w:szCs w:val="16"/>
                        </w:rPr>
                      </w:pPr>
                      <w:r w:rsidRPr="00D1450B">
                        <w:rPr>
                          <w:b/>
                          <w:sz w:val="16"/>
                          <w:szCs w:val="16"/>
                        </w:rPr>
                        <w:t xml:space="preserve">RB </w:t>
                      </w:r>
                      <w:r w:rsidRPr="00D1450B">
                        <w:rPr>
                          <w:bCs/>
                          <w:sz w:val="16"/>
                          <w:szCs w:val="16"/>
                        </w:rPr>
                        <w:t>(</w:t>
                      </w:r>
                      <w:r>
                        <w:rPr>
                          <w:bCs/>
                          <w:sz w:val="16"/>
                          <w:szCs w:val="16"/>
                        </w:rPr>
                        <w:t>7</w:t>
                      </w:r>
                      <w:r w:rsidRPr="00D1450B">
                        <w:rPr>
                          <w:bCs/>
                          <w:sz w:val="16"/>
                          <w:szCs w:val="16"/>
                        </w:rPr>
                        <w:t xml:space="preserve"> </w:t>
                      </w:r>
                      <w:r>
                        <w:rPr>
                          <w:bCs/>
                          <w:sz w:val="16"/>
                          <w:szCs w:val="16"/>
                        </w:rPr>
                        <w:t>posts</w:t>
                      </w:r>
                      <w:r w:rsidRPr="00D1450B">
                        <w:rPr>
                          <w:bCs/>
                          <w:sz w:val="16"/>
                          <w:szCs w:val="16"/>
                        </w:rPr>
                        <w:t>)</w:t>
                      </w:r>
                    </w:p>
                    <w:p w14:paraId="7AB2B5E5" w14:textId="77777777" w:rsidR="00A15CB3" w:rsidRPr="003040DB" w:rsidRDefault="00A15CB3" w:rsidP="00A15CB3">
                      <w:pPr>
                        <w:spacing w:line="190" w:lineRule="exact"/>
                        <w:jc w:val="center"/>
                        <w:rPr>
                          <w:sz w:val="16"/>
                          <w:szCs w:val="16"/>
                        </w:rPr>
                      </w:pPr>
                      <w:r w:rsidRPr="003040DB">
                        <w:rPr>
                          <w:sz w:val="16"/>
                          <w:szCs w:val="16"/>
                        </w:rPr>
                        <w:t>Front Office of the DSRSG</w:t>
                      </w:r>
                    </w:p>
                    <w:p w14:paraId="34F91731" w14:textId="6C6479A2" w:rsidR="00A15CB3" w:rsidRPr="00A003D1" w:rsidRDefault="00A15CB3" w:rsidP="00A15CB3">
                      <w:pPr>
                        <w:spacing w:line="190" w:lineRule="exact"/>
                        <w:jc w:val="center"/>
                        <w:rPr>
                          <w:sz w:val="16"/>
                          <w:szCs w:val="16"/>
                          <w:vertAlign w:val="superscript"/>
                          <w:lang w:val="en-US"/>
                        </w:rPr>
                      </w:pPr>
                      <w:r w:rsidRPr="00A003D1">
                        <w:rPr>
                          <w:sz w:val="16"/>
                          <w:szCs w:val="16"/>
                          <w:lang w:val="en-US"/>
                        </w:rPr>
                        <w:t>1 ASG, 1 P-4, 1 P-3, 1 FS, 3 </w:t>
                      </w:r>
                      <w:r w:rsidR="00560B7E">
                        <w:rPr>
                          <w:sz w:val="16"/>
                          <w:szCs w:val="16"/>
                          <w:lang w:val="es-ES"/>
                        </w:rPr>
                        <w:t>LL</w:t>
                      </w:r>
                    </w:p>
                  </w:txbxContent>
                </v:textbox>
              </v:rect>
            </w:pict>
          </mc:Fallback>
        </mc:AlternateContent>
      </w:r>
    </w:p>
    <w:p w14:paraId="55C54DDE" w14:textId="19039077" w:rsidR="00A15CB3" w:rsidRPr="00DE2C8C" w:rsidRDefault="00A15CB3" w:rsidP="00A15CB3">
      <w:pPr>
        <w:pStyle w:val="SingleTxt"/>
        <w:rPr>
          <w:color w:val="000000" w:themeColor="text1"/>
          <w:highlight w:val="yellow"/>
        </w:rPr>
      </w:pPr>
    </w:p>
    <w:p w14:paraId="0D49317E" w14:textId="61B80BEC" w:rsidR="00A15CB3" w:rsidRPr="00DE2C8C" w:rsidRDefault="00A15CB3" w:rsidP="00A15CB3">
      <w:pPr>
        <w:pStyle w:val="SingleTxt"/>
        <w:rPr>
          <w:color w:val="000000" w:themeColor="text1"/>
          <w:highlight w:val="yellow"/>
        </w:rPr>
      </w:pPr>
      <w:r w:rsidRPr="00DE2C8C">
        <w:rPr>
          <w:noProof/>
          <w:color w:val="000000" w:themeColor="text1"/>
          <w:w w:val="100"/>
        </w:rPr>
        <mc:AlternateContent>
          <mc:Choice Requires="wps">
            <w:drawing>
              <wp:anchor distT="0" distB="0" distL="114300" distR="114300" simplePos="0" relativeHeight="251658273" behindDoc="0" locked="0" layoutInCell="1" allowOverlap="1" wp14:anchorId="5DDB89D4" wp14:editId="727916AF">
                <wp:simplePos x="0" y="0"/>
                <wp:positionH relativeFrom="column">
                  <wp:posOffset>6782856</wp:posOffset>
                </wp:positionH>
                <wp:positionV relativeFrom="paragraph">
                  <wp:posOffset>133243</wp:posOffset>
                </wp:positionV>
                <wp:extent cx="54321" cy="0"/>
                <wp:effectExtent l="0" t="0" r="0" b="0"/>
                <wp:wrapNone/>
                <wp:docPr id="934951475" name="Straight Connector 934951475"/>
                <wp:cNvGraphicFramePr/>
                <a:graphic xmlns:a="http://schemas.openxmlformats.org/drawingml/2006/main">
                  <a:graphicData uri="http://schemas.microsoft.com/office/word/2010/wordprocessingShape">
                    <wps:wsp>
                      <wps:cNvCnPr/>
                      <wps:spPr>
                        <a:xfrm flipH="1">
                          <a:off x="0" y="0"/>
                          <a:ext cx="543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2E9087" id="Straight Connector 934951475" o:spid="_x0000_s1026" style="position:absolute;flip:x;z-index:251658275;visibility:visible;mso-wrap-style:square;mso-wrap-distance-left:9pt;mso-wrap-distance-top:0;mso-wrap-distance-right:9pt;mso-wrap-distance-bottom:0;mso-position-horizontal:absolute;mso-position-horizontal-relative:text;mso-position-vertical:absolute;mso-position-vertical-relative:text" from="534.1pt,10.5pt" to="538.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" strokecolor="black [3200]" strokeweight=".5pt">
                <v:stroke joinstyle="miter"/>
              </v:line>
            </w:pict>
          </mc:Fallback>
        </mc:AlternateContent>
      </w:r>
      <w:r w:rsidRPr="00DE2C8C">
        <w:rPr>
          <w:noProof/>
          <w:color w:val="000000" w:themeColor="text1"/>
          <w:w w:val="100"/>
        </w:rPr>
        <mc:AlternateContent>
          <mc:Choice Requires="wps">
            <w:drawing>
              <wp:anchor distT="0" distB="0" distL="114300" distR="114300" simplePos="0" relativeHeight="251658271" behindDoc="0" locked="0" layoutInCell="1" allowOverlap="1" wp14:anchorId="176BADF3" wp14:editId="18FCEE70">
                <wp:simplePos x="0" y="0"/>
                <wp:positionH relativeFrom="column">
                  <wp:posOffset>6837177</wp:posOffset>
                </wp:positionH>
                <wp:positionV relativeFrom="paragraph">
                  <wp:posOffset>128716</wp:posOffset>
                </wp:positionV>
                <wp:extent cx="10650" cy="1910282"/>
                <wp:effectExtent l="0" t="0" r="27940" b="33020"/>
                <wp:wrapNone/>
                <wp:docPr id="1105966011" name="Straight Connector 1105966011"/>
                <wp:cNvGraphicFramePr/>
                <a:graphic xmlns:a="http://schemas.openxmlformats.org/drawingml/2006/main">
                  <a:graphicData uri="http://schemas.microsoft.com/office/word/2010/wordprocessingShape">
                    <wps:wsp>
                      <wps:cNvCnPr/>
                      <wps:spPr>
                        <a:xfrm>
                          <a:off x="0" y="0"/>
                          <a:ext cx="10650" cy="19102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465EB1" id="Straight Connector 1105966011" o:spid="_x0000_s1026" style="position:absolute;z-index:251658273;visibility:visible;mso-wrap-style:square;mso-wrap-distance-left:9pt;mso-wrap-distance-top:0;mso-wrap-distance-right:9pt;mso-wrap-distance-bottom:0;mso-position-horizontal:absolute;mso-position-horizontal-relative:text;mso-position-vertical:absolute;mso-position-vertical-relative:text" from="538.35pt,10.15pt" to="539.2pt,1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" strokecolor="black [3200]" strokeweight=".5pt">
                <v:stroke joinstyle="miter"/>
              </v:line>
            </w:pict>
          </mc:Fallback>
        </mc:AlternateContent>
      </w:r>
    </w:p>
    <w:p w14:paraId="4BFC5B35" w14:textId="79D7F536" w:rsidR="00A15CB3" w:rsidRPr="00DE2C8C" w:rsidRDefault="00CC399A" w:rsidP="00A15CB3">
      <w:pPr>
        <w:pStyle w:val="SingleTxt"/>
        <w:rPr>
          <w:color w:val="000000" w:themeColor="text1"/>
          <w:highlight w:val="yellow"/>
        </w:rPr>
      </w:pPr>
      <w:r w:rsidRPr="00DE2C8C">
        <w:rPr>
          <w:noProof/>
          <w:color w:val="000000" w:themeColor="text1"/>
          <w:w w:val="100"/>
        </w:rPr>
        <mc:AlternateContent>
          <mc:Choice Requires="wps">
            <w:drawing>
              <wp:anchor distT="0" distB="0" distL="114300" distR="114300" simplePos="0" relativeHeight="251658345" behindDoc="0" locked="0" layoutInCell="1" allowOverlap="1" wp14:anchorId="74B67151" wp14:editId="52445A3D">
                <wp:simplePos x="0" y="0"/>
                <wp:positionH relativeFrom="column">
                  <wp:posOffset>138989</wp:posOffset>
                </wp:positionH>
                <wp:positionV relativeFrom="paragraph">
                  <wp:posOffset>189484</wp:posOffset>
                </wp:positionV>
                <wp:extent cx="2977286" cy="7315"/>
                <wp:effectExtent l="0" t="0" r="33020" b="31115"/>
                <wp:wrapNone/>
                <wp:docPr id="988460455" name="Straight Connector 988460455"/>
                <wp:cNvGraphicFramePr/>
                <a:graphic xmlns:a="http://schemas.openxmlformats.org/drawingml/2006/main">
                  <a:graphicData uri="http://schemas.microsoft.com/office/word/2010/wordprocessingShape">
                    <wps:wsp>
                      <wps:cNvCnPr/>
                      <wps:spPr>
                        <a:xfrm flipV="1">
                          <a:off x="0" y="0"/>
                          <a:ext cx="2977286" cy="73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14D9D" id="Straight Connector 988460455" o:spid="_x0000_s1026" style="position:absolute;flip:y;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5pt,14.9pt" to="245.4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" strokecolor="black [3200]" strokeweight=".5pt">
                <v:stroke joinstyle="miter"/>
              </v:line>
            </w:pict>
          </mc:Fallback>
        </mc:AlternateContent>
      </w:r>
      <w:r w:rsidRPr="00DE2C8C">
        <w:rPr>
          <w:noProof/>
          <w:color w:val="000000" w:themeColor="text1"/>
          <w:w w:val="100"/>
        </w:rPr>
        <mc:AlternateContent>
          <mc:Choice Requires="wps">
            <w:drawing>
              <wp:anchor distT="0" distB="0" distL="114300" distR="114300" simplePos="0" relativeHeight="251658351" behindDoc="0" locked="0" layoutInCell="1" allowOverlap="1" wp14:anchorId="470EBE07" wp14:editId="2DF3ECCA">
                <wp:simplePos x="0" y="0"/>
                <wp:positionH relativeFrom="column">
                  <wp:posOffset>3115488</wp:posOffset>
                </wp:positionH>
                <wp:positionV relativeFrom="paragraph">
                  <wp:posOffset>191998</wp:posOffset>
                </wp:positionV>
                <wp:extent cx="3589" cy="153063"/>
                <wp:effectExtent l="0" t="0" r="34925" b="37465"/>
                <wp:wrapNone/>
                <wp:docPr id="1130730667" name="Straight Connector 1130730667"/>
                <wp:cNvGraphicFramePr/>
                <a:graphic xmlns:a="http://schemas.openxmlformats.org/drawingml/2006/main">
                  <a:graphicData uri="http://schemas.microsoft.com/office/word/2010/wordprocessingShape">
                    <wps:wsp>
                      <wps:cNvCnPr/>
                      <wps:spPr>
                        <a:xfrm flipH="1">
                          <a:off x="0" y="0"/>
                          <a:ext cx="3589" cy="1530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733E9" id="Straight Connector 1130730667" o:spid="_x0000_s1026" style="position:absolute;flip:x;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3pt,15.1pt" to="245.6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" strokecolor="black [3200]" strokeweight=".5pt">
                <v:stroke joinstyle="miter"/>
              </v:line>
            </w:pict>
          </mc:Fallback>
        </mc:AlternateContent>
      </w:r>
      <w:r w:rsidR="009660C0" w:rsidRPr="00DE2C8C">
        <w:rPr>
          <w:noProof/>
          <w:color w:val="000000" w:themeColor="text1"/>
          <w:w w:val="100"/>
        </w:rPr>
        <mc:AlternateContent>
          <mc:Choice Requires="wps">
            <w:drawing>
              <wp:anchor distT="0" distB="0" distL="114300" distR="114300" simplePos="0" relativeHeight="251658350" behindDoc="0" locked="0" layoutInCell="1" allowOverlap="1" wp14:anchorId="2BE2C025" wp14:editId="1C720DC5">
                <wp:simplePos x="0" y="0"/>
                <wp:positionH relativeFrom="column">
                  <wp:posOffset>1757731</wp:posOffset>
                </wp:positionH>
                <wp:positionV relativeFrom="paragraph">
                  <wp:posOffset>208306</wp:posOffset>
                </wp:positionV>
                <wp:extent cx="0" cy="118745"/>
                <wp:effectExtent l="0" t="0" r="38100" b="33655"/>
                <wp:wrapNone/>
                <wp:docPr id="1589458761" name="Straight Connector 1589458761"/>
                <wp:cNvGraphicFramePr/>
                <a:graphic xmlns:a="http://schemas.openxmlformats.org/drawingml/2006/main">
                  <a:graphicData uri="http://schemas.microsoft.com/office/word/2010/wordprocessingShape">
                    <wps:wsp>
                      <wps:cNvCnPr/>
                      <wps:spPr>
                        <a:xfrm>
                          <a:off x="0" y="0"/>
                          <a:ext cx="0" cy="1187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1A02EB2" id="Straight Connector 1589458761" o:spid="_x0000_s1026" style="position:absolute;z-index:25165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8.4pt,16.4pt" to="138.4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" strokecolor="black [3200]" strokeweight=".5pt">
                <v:stroke joinstyle="miter"/>
              </v:line>
            </w:pict>
          </mc:Fallback>
        </mc:AlternateContent>
      </w:r>
      <w:r w:rsidR="00C869F2" w:rsidRPr="00DE2C8C">
        <w:rPr>
          <w:noProof/>
          <w:color w:val="000000" w:themeColor="text1"/>
          <w:w w:val="100"/>
        </w:rPr>
        <mc:AlternateContent>
          <mc:Choice Requires="wps">
            <w:drawing>
              <wp:anchor distT="0" distB="0" distL="114300" distR="114300" simplePos="0" relativeHeight="251658356" behindDoc="0" locked="0" layoutInCell="1" allowOverlap="1" wp14:anchorId="608D8661" wp14:editId="2CEEEBD8">
                <wp:simplePos x="0" y="0"/>
                <wp:positionH relativeFrom="column">
                  <wp:posOffset>165627</wp:posOffset>
                </wp:positionH>
                <wp:positionV relativeFrom="paragraph">
                  <wp:posOffset>200277</wp:posOffset>
                </wp:positionV>
                <wp:extent cx="0" cy="119332"/>
                <wp:effectExtent l="0" t="0" r="24765" b="33655"/>
                <wp:wrapNone/>
                <wp:docPr id="1897477676" name="Straight Connector 1897477676"/>
                <wp:cNvGraphicFramePr/>
                <a:graphic xmlns:a="http://schemas.openxmlformats.org/drawingml/2006/main">
                  <a:graphicData uri="http://schemas.microsoft.com/office/word/2010/wordprocessingShape">
                    <wps:wsp>
                      <wps:cNvCnPr/>
                      <wps:spPr>
                        <a:xfrm>
                          <a:off x="0" y="0"/>
                          <a:ext cx="0" cy="1193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8FF921" id="Straight Connector 1897477676" o:spid="_x0000_s1026" style="position:absolute;z-index:251658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5pt,15.75pt" to="13.0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" strokecolor="black [3200]" strokeweight=".5pt">
                <v:stroke joinstyle="miter"/>
              </v:line>
            </w:pict>
          </mc:Fallback>
        </mc:AlternateContent>
      </w:r>
    </w:p>
    <w:p w14:paraId="2B43CF14" w14:textId="43C3104D" w:rsidR="00A15CB3" w:rsidRPr="00DE2C8C" w:rsidRDefault="00CC399A"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266" behindDoc="0" locked="0" layoutInCell="1" allowOverlap="1" wp14:anchorId="3489FFC6" wp14:editId="3D2B3052">
                <wp:simplePos x="0" y="0"/>
                <wp:positionH relativeFrom="column">
                  <wp:posOffset>2655646</wp:posOffset>
                </wp:positionH>
                <wp:positionV relativeFrom="paragraph">
                  <wp:posOffset>127940</wp:posOffset>
                </wp:positionV>
                <wp:extent cx="1086485" cy="1113683"/>
                <wp:effectExtent l="0" t="0" r="18415" b="10795"/>
                <wp:wrapNone/>
                <wp:docPr id="414675312" name="Rectangle 414675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6485" cy="1113683"/>
                        </a:xfrm>
                        <a:prstGeom prst="rect">
                          <a:avLst/>
                        </a:prstGeom>
                        <a:noFill/>
                        <a:ln w="12700" cap="flat" cmpd="sng" algn="ctr">
                          <a:solidFill>
                            <a:sysClr val="windowText" lastClr="000000"/>
                          </a:solidFill>
                          <a:prstDash val="solid"/>
                          <a:miter lim="800000"/>
                        </a:ln>
                        <a:effectLst/>
                      </wps:spPr>
                      <wps:txbx>
                        <w:txbxContent>
                          <w:p w14:paraId="75D00D00" w14:textId="77777777" w:rsidR="00A15CB3" w:rsidRDefault="00A15CB3" w:rsidP="00A15CB3">
                            <w:pPr>
                              <w:spacing w:after="40" w:line="220" w:lineRule="exact"/>
                              <w:jc w:val="center"/>
                              <w:rPr>
                                <w:b/>
                                <w:sz w:val="16"/>
                                <w:szCs w:val="16"/>
                              </w:rPr>
                            </w:pPr>
                            <w:r w:rsidRPr="00E11CF8">
                              <w:rPr>
                                <w:b/>
                                <w:sz w:val="16"/>
                                <w:szCs w:val="16"/>
                              </w:rPr>
                              <w:t>Joint Analysis and Reporting Section</w:t>
                            </w:r>
                          </w:p>
                          <w:p w14:paraId="498FC0C5" w14:textId="77777777" w:rsidR="00A15CB3" w:rsidRPr="00BB4866" w:rsidRDefault="00A15CB3" w:rsidP="00A15CB3">
                            <w:pPr>
                              <w:spacing w:after="40" w:line="220" w:lineRule="exact"/>
                              <w:jc w:val="center"/>
                              <w:rPr>
                                <w:b/>
                                <w:sz w:val="16"/>
                                <w:szCs w:val="16"/>
                              </w:rPr>
                            </w:pPr>
                            <w:r w:rsidRPr="00BB4866">
                              <w:rPr>
                                <w:b/>
                                <w:sz w:val="16"/>
                                <w:szCs w:val="16"/>
                              </w:rPr>
                              <w:t xml:space="preserve">RB </w:t>
                            </w:r>
                            <w:r w:rsidRPr="00BB4866">
                              <w:rPr>
                                <w:bCs/>
                                <w:sz w:val="16"/>
                                <w:szCs w:val="16"/>
                              </w:rPr>
                              <w:t>(</w:t>
                            </w:r>
                            <w:r>
                              <w:rPr>
                                <w:bCs/>
                                <w:sz w:val="16"/>
                                <w:szCs w:val="16"/>
                              </w:rPr>
                              <w:t>9</w:t>
                            </w:r>
                            <w:r w:rsidRPr="00BB4866">
                              <w:rPr>
                                <w:bCs/>
                                <w:sz w:val="16"/>
                                <w:szCs w:val="16"/>
                              </w:rPr>
                              <w:t xml:space="preserve"> </w:t>
                            </w:r>
                            <w:r>
                              <w:rPr>
                                <w:bCs/>
                                <w:sz w:val="16"/>
                                <w:szCs w:val="16"/>
                              </w:rPr>
                              <w:t>posts</w:t>
                            </w:r>
                            <w:r w:rsidRPr="00BB4866">
                              <w:rPr>
                                <w:bCs/>
                                <w:sz w:val="16"/>
                                <w:szCs w:val="16"/>
                              </w:rPr>
                              <w:t>)</w:t>
                            </w:r>
                          </w:p>
                          <w:p w14:paraId="2AE32481" w14:textId="659B3083" w:rsidR="00A15CB3" w:rsidRPr="00BD3250" w:rsidRDefault="00A15CB3" w:rsidP="00A15CB3">
                            <w:pPr>
                              <w:spacing w:line="220" w:lineRule="exact"/>
                              <w:jc w:val="center"/>
                              <w:rPr>
                                <w:sz w:val="16"/>
                                <w:szCs w:val="16"/>
                                <w:vertAlign w:val="superscript"/>
                                <w:lang w:val="en-US"/>
                              </w:rPr>
                            </w:pPr>
                            <w:r w:rsidRPr="00BD3250">
                              <w:rPr>
                                <w:sz w:val="16"/>
                                <w:szCs w:val="16"/>
                                <w:lang w:val="en-US"/>
                              </w:rPr>
                              <w:t>1 P-5, 2 P-4, 2 P-3, 1</w:t>
                            </w:r>
                            <w:r>
                              <w:rPr>
                                <w:sz w:val="16"/>
                                <w:szCs w:val="16"/>
                                <w:lang w:val="en-US"/>
                              </w:rPr>
                              <w:t> </w:t>
                            </w:r>
                            <w:r w:rsidRPr="00BD3250">
                              <w:rPr>
                                <w:sz w:val="16"/>
                                <w:szCs w:val="16"/>
                                <w:lang w:val="en-US"/>
                              </w:rPr>
                              <w:t xml:space="preserve">NPO, </w:t>
                            </w:r>
                            <w:r>
                              <w:rPr>
                                <w:sz w:val="16"/>
                                <w:szCs w:val="16"/>
                                <w:lang w:val="en-US"/>
                              </w:rPr>
                              <w:t>3 </w:t>
                            </w:r>
                            <w:r w:rsidR="00560B7E">
                              <w:rPr>
                                <w:sz w:val="16"/>
                                <w:szCs w:val="16"/>
                                <w:lang w:val="es-ES"/>
                              </w:rPr>
                              <w:t>LL</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89FFC6" id="Rectangle 414675312" o:spid="_x0000_s1036" style="position:absolute;left:0;text-align:left;margin-left:209.1pt;margin-top:10.05pt;width:85.55pt;height:87.7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" filled="f" strokecolor="windowText" strokeweight="1pt">
                <v:path arrowok="t"/>
                <v:textbox>
                  <w:txbxContent>
                    <w:p w14:paraId="75D00D00" w14:textId="77777777" w:rsidR="00A15CB3" w:rsidRDefault="00A15CB3" w:rsidP="00A15CB3">
                      <w:pPr>
                        <w:spacing w:after="40" w:line="220" w:lineRule="exact"/>
                        <w:jc w:val="center"/>
                        <w:rPr>
                          <w:b/>
                          <w:sz w:val="16"/>
                          <w:szCs w:val="16"/>
                        </w:rPr>
                      </w:pPr>
                      <w:r w:rsidRPr="00E11CF8">
                        <w:rPr>
                          <w:b/>
                          <w:sz w:val="16"/>
                          <w:szCs w:val="16"/>
                        </w:rPr>
                        <w:t>Joint Analysis and Reporting Section</w:t>
                      </w:r>
                    </w:p>
                    <w:p w14:paraId="498FC0C5" w14:textId="77777777" w:rsidR="00A15CB3" w:rsidRPr="00BB4866" w:rsidRDefault="00A15CB3" w:rsidP="00A15CB3">
                      <w:pPr>
                        <w:spacing w:after="40" w:line="220" w:lineRule="exact"/>
                        <w:jc w:val="center"/>
                        <w:rPr>
                          <w:b/>
                          <w:sz w:val="16"/>
                          <w:szCs w:val="16"/>
                        </w:rPr>
                      </w:pPr>
                      <w:r w:rsidRPr="00BB4866">
                        <w:rPr>
                          <w:b/>
                          <w:sz w:val="16"/>
                          <w:szCs w:val="16"/>
                        </w:rPr>
                        <w:t xml:space="preserve">RB </w:t>
                      </w:r>
                      <w:r w:rsidRPr="00BB4866">
                        <w:rPr>
                          <w:bCs/>
                          <w:sz w:val="16"/>
                          <w:szCs w:val="16"/>
                        </w:rPr>
                        <w:t>(</w:t>
                      </w:r>
                      <w:r>
                        <w:rPr>
                          <w:bCs/>
                          <w:sz w:val="16"/>
                          <w:szCs w:val="16"/>
                        </w:rPr>
                        <w:t>9</w:t>
                      </w:r>
                      <w:r w:rsidRPr="00BB4866">
                        <w:rPr>
                          <w:bCs/>
                          <w:sz w:val="16"/>
                          <w:szCs w:val="16"/>
                        </w:rPr>
                        <w:t xml:space="preserve"> </w:t>
                      </w:r>
                      <w:r>
                        <w:rPr>
                          <w:bCs/>
                          <w:sz w:val="16"/>
                          <w:szCs w:val="16"/>
                        </w:rPr>
                        <w:t>posts</w:t>
                      </w:r>
                      <w:r w:rsidRPr="00BB4866">
                        <w:rPr>
                          <w:bCs/>
                          <w:sz w:val="16"/>
                          <w:szCs w:val="16"/>
                        </w:rPr>
                        <w:t>)</w:t>
                      </w:r>
                    </w:p>
                    <w:p w14:paraId="2AE32481" w14:textId="659B3083" w:rsidR="00A15CB3" w:rsidRPr="00BD3250" w:rsidRDefault="00A15CB3" w:rsidP="00A15CB3">
                      <w:pPr>
                        <w:spacing w:line="220" w:lineRule="exact"/>
                        <w:jc w:val="center"/>
                        <w:rPr>
                          <w:sz w:val="16"/>
                          <w:szCs w:val="16"/>
                          <w:vertAlign w:val="superscript"/>
                          <w:lang w:val="en-US"/>
                        </w:rPr>
                      </w:pPr>
                      <w:r w:rsidRPr="00BD3250">
                        <w:rPr>
                          <w:sz w:val="16"/>
                          <w:szCs w:val="16"/>
                          <w:lang w:val="en-US"/>
                        </w:rPr>
                        <w:t>1 P-5, 2 P-4, 2 P-3, 1</w:t>
                      </w:r>
                      <w:r>
                        <w:rPr>
                          <w:sz w:val="16"/>
                          <w:szCs w:val="16"/>
                          <w:lang w:val="en-US"/>
                        </w:rPr>
                        <w:t> </w:t>
                      </w:r>
                      <w:r w:rsidRPr="00BD3250">
                        <w:rPr>
                          <w:sz w:val="16"/>
                          <w:szCs w:val="16"/>
                          <w:lang w:val="en-US"/>
                        </w:rPr>
                        <w:t xml:space="preserve">NPO, </w:t>
                      </w:r>
                      <w:r>
                        <w:rPr>
                          <w:sz w:val="16"/>
                          <w:szCs w:val="16"/>
                          <w:lang w:val="en-US"/>
                        </w:rPr>
                        <w:t>3 </w:t>
                      </w:r>
                      <w:r w:rsidR="00560B7E">
                        <w:rPr>
                          <w:sz w:val="16"/>
                          <w:szCs w:val="16"/>
                          <w:lang w:val="es-ES"/>
                        </w:rPr>
                        <w:t>LL</w:t>
                      </w:r>
                    </w:p>
                  </w:txbxContent>
                </v:textbox>
              </v:rect>
            </w:pict>
          </mc:Fallback>
        </mc:AlternateContent>
      </w:r>
      <w:r w:rsidR="009660C0" w:rsidRPr="00DE2C8C">
        <w:rPr>
          <w:noProof/>
          <w:color w:val="000000" w:themeColor="text1"/>
        </w:rPr>
        <mc:AlternateContent>
          <mc:Choice Requires="wps">
            <w:drawing>
              <wp:anchor distT="0" distB="0" distL="114300" distR="114300" simplePos="0" relativeHeight="251658267" behindDoc="0" locked="0" layoutInCell="1" allowOverlap="1" wp14:anchorId="18991F11" wp14:editId="0F970DA9">
                <wp:simplePos x="0" y="0"/>
                <wp:positionH relativeFrom="column">
                  <wp:posOffset>1111910</wp:posOffset>
                </wp:positionH>
                <wp:positionV relativeFrom="paragraph">
                  <wp:posOffset>114503</wp:posOffset>
                </wp:positionV>
                <wp:extent cx="1236269" cy="1046074"/>
                <wp:effectExtent l="0" t="0" r="21590" b="20955"/>
                <wp:wrapNone/>
                <wp:docPr id="750121171" name="Rectangle 750121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6269" cy="1046074"/>
                        </a:xfrm>
                        <a:prstGeom prst="rect">
                          <a:avLst/>
                        </a:prstGeom>
                        <a:noFill/>
                        <a:ln w="12700" cap="flat" cmpd="sng" algn="ctr">
                          <a:solidFill>
                            <a:sysClr val="windowText" lastClr="000000"/>
                          </a:solidFill>
                          <a:prstDash val="solid"/>
                          <a:miter lim="800000"/>
                        </a:ln>
                        <a:effectLst/>
                      </wps:spPr>
                      <wps:txbx>
                        <w:txbxContent>
                          <w:p w14:paraId="7BC9B138" w14:textId="77777777" w:rsidR="00A15CB3" w:rsidRDefault="00A15CB3" w:rsidP="00A15CB3">
                            <w:pPr>
                              <w:pStyle w:val="BodyText"/>
                              <w:jc w:val="center"/>
                              <w:rPr>
                                <w:b/>
                                <w:bCs/>
                                <w:sz w:val="16"/>
                                <w:szCs w:val="16"/>
                              </w:rPr>
                            </w:pPr>
                            <w:r w:rsidRPr="000D28D9">
                              <w:rPr>
                                <w:b/>
                                <w:bCs/>
                                <w:sz w:val="16"/>
                                <w:szCs w:val="16"/>
                              </w:rPr>
                              <w:t xml:space="preserve">Regional Cooperation </w:t>
                            </w:r>
                            <w:r>
                              <w:rPr>
                                <w:b/>
                                <w:bCs/>
                                <w:sz w:val="16"/>
                                <w:szCs w:val="16"/>
                              </w:rPr>
                              <w:t>Unit</w:t>
                            </w:r>
                          </w:p>
                          <w:p w14:paraId="03A0A184" w14:textId="77777777" w:rsidR="00A15CB3" w:rsidRPr="00D730AE" w:rsidRDefault="00A15CB3" w:rsidP="00A15CB3">
                            <w:pPr>
                              <w:pStyle w:val="BodyText"/>
                              <w:jc w:val="center"/>
                              <w:rPr>
                                <w:b/>
                                <w:bCs/>
                                <w:sz w:val="18"/>
                                <w:szCs w:val="18"/>
                              </w:rPr>
                            </w:pPr>
                            <w:r w:rsidRPr="00D730AE">
                              <w:rPr>
                                <w:b/>
                                <w:bCs/>
                                <w:sz w:val="18"/>
                                <w:szCs w:val="18"/>
                              </w:rPr>
                              <w:t xml:space="preserve">     </w:t>
                            </w:r>
                          </w:p>
                          <w:p w14:paraId="4460F548" w14:textId="77777777" w:rsidR="00A15CB3" w:rsidRDefault="00A15CB3" w:rsidP="00A15CB3">
                            <w:pPr>
                              <w:pStyle w:val="BodyText"/>
                              <w:jc w:val="center"/>
                              <w:rPr>
                                <w:sz w:val="16"/>
                                <w:szCs w:val="16"/>
                              </w:rPr>
                            </w:pPr>
                            <w:r w:rsidRPr="00BB4866">
                              <w:rPr>
                                <w:b/>
                                <w:bCs/>
                                <w:sz w:val="16"/>
                                <w:szCs w:val="16"/>
                              </w:rPr>
                              <w:t xml:space="preserve">RB </w:t>
                            </w:r>
                            <w:r w:rsidRPr="00BB4866">
                              <w:rPr>
                                <w:sz w:val="16"/>
                                <w:szCs w:val="16"/>
                              </w:rPr>
                              <w:t>(</w:t>
                            </w:r>
                            <w:r>
                              <w:rPr>
                                <w:sz w:val="16"/>
                                <w:szCs w:val="16"/>
                              </w:rPr>
                              <w:t>3</w:t>
                            </w:r>
                            <w:r w:rsidRPr="00BB4866">
                              <w:rPr>
                                <w:sz w:val="16"/>
                                <w:szCs w:val="16"/>
                              </w:rPr>
                              <w:t xml:space="preserve"> p</w:t>
                            </w:r>
                            <w:r>
                              <w:rPr>
                                <w:sz w:val="16"/>
                                <w:szCs w:val="16"/>
                              </w:rPr>
                              <w:t>osts</w:t>
                            </w:r>
                            <w:r w:rsidRPr="00BB4866">
                              <w:rPr>
                                <w:sz w:val="16"/>
                                <w:szCs w:val="16"/>
                              </w:rPr>
                              <w:t>)</w:t>
                            </w:r>
                          </w:p>
                          <w:p w14:paraId="56AEAB10" w14:textId="77777777" w:rsidR="00A15CB3" w:rsidRPr="003040DB" w:rsidRDefault="00A15CB3" w:rsidP="00A15CB3">
                            <w:pPr>
                              <w:pStyle w:val="BodyText"/>
                              <w:jc w:val="center"/>
                              <w:rPr>
                                <w:b/>
                                <w:bCs/>
                                <w:sz w:val="16"/>
                                <w:szCs w:val="16"/>
                              </w:rPr>
                            </w:pPr>
                          </w:p>
                          <w:p w14:paraId="05E571D6" w14:textId="77777777" w:rsidR="00A15CB3" w:rsidRPr="003040DB" w:rsidRDefault="00A15CB3" w:rsidP="00A15CB3">
                            <w:pPr>
                              <w:spacing w:line="240" w:lineRule="auto"/>
                              <w:jc w:val="center"/>
                              <w:rPr>
                                <w:sz w:val="16"/>
                                <w:szCs w:val="16"/>
                              </w:rPr>
                            </w:pPr>
                            <w:r w:rsidRPr="003040DB">
                              <w:rPr>
                                <w:sz w:val="16"/>
                                <w:szCs w:val="16"/>
                              </w:rPr>
                              <w:t>1 P-5,</w:t>
                            </w:r>
                            <w:r>
                              <w:rPr>
                                <w:sz w:val="16"/>
                                <w:szCs w:val="16"/>
                              </w:rPr>
                              <w:t xml:space="preserve"> 2</w:t>
                            </w:r>
                            <w:r w:rsidRPr="003040DB">
                              <w:rPr>
                                <w:sz w:val="16"/>
                                <w:szCs w:val="16"/>
                              </w:rPr>
                              <w:t xml:space="preserve"> P-3</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8991F11" id="Rectangle 750121171" o:spid="_x0000_s1037" style="position:absolute;left:0;text-align:left;margin-left:87.55pt;margin-top:9pt;width:97.35pt;height:82.3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" filled="f" strokecolor="windowText" strokeweight="1pt">
                <v:path arrowok="t"/>
                <v:textbox>
                  <w:txbxContent>
                    <w:p w14:paraId="7BC9B138" w14:textId="77777777" w:rsidR="00A15CB3" w:rsidRDefault="00A15CB3" w:rsidP="00A15CB3">
                      <w:pPr>
                        <w:pStyle w:val="BodyText"/>
                        <w:jc w:val="center"/>
                        <w:rPr>
                          <w:b/>
                          <w:bCs/>
                          <w:sz w:val="16"/>
                          <w:szCs w:val="16"/>
                        </w:rPr>
                      </w:pPr>
                      <w:r w:rsidRPr="000D28D9">
                        <w:rPr>
                          <w:b/>
                          <w:bCs/>
                          <w:sz w:val="16"/>
                          <w:szCs w:val="16"/>
                        </w:rPr>
                        <w:t xml:space="preserve">Regional Cooperation </w:t>
                      </w:r>
                      <w:r>
                        <w:rPr>
                          <w:b/>
                          <w:bCs/>
                          <w:sz w:val="16"/>
                          <w:szCs w:val="16"/>
                        </w:rPr>
                        <w:t>Unit</w:t>
                      </w:r>
                    </w:p>
                    <w:p w14:paraId="03A0A184" w14:textId="77777777" w:rsidR="00A15CB3" w:rsidRPr="00D730AE" w:rsidRDefault="00A15CB3" w:rsidP="00A15CB3">
                      <w:pPr>
                        <w:pStyle w:val="BodyText"/>
                        <w:jc w:val="center"/>
                        <w:rPr>
                          <w:b/>
                          <w:bCs/>
                          <w:sz w:val="18"/>
                          <w:szCs w:val="18"/>
                        </w:rPr>
                      </w:pPr>
                      <w:r w:rsidRPr="00D730AE">
                        <w:rPr>
                          <w:b/>
                          <w:bCs/>
                          <w:sz w:val="18"/>
                          <w:szCs w:val="18"/>
                        </w:rPr>
                        <w:t xml:space="preserve">     </w:t>
                      </w:r>
                    </w:p>
                    <w:p w14:paraId="4460F548" w14:textId="77777777" w:rsidR="00A15CB3" w:rsidRDefault="00A15CB3" w:rsidP="00A15CB3">
                      <w:pPr>
                        <w:pStyle w:val="BodyText"/>
                        <w:jc w:val="center"/>
                        <w:rPr>
                          <w:sz w:val="16"/>
                          <w:szCs w:val="16"/>
                        </w:rPr>
                      </w:pPr>
                      <w:r w:rsidRPr="00BB4866">
                        <w:rPr>
                          <w:b/>
                          <w:bCs/>
                          <w:sz w:val="16"/>
                          <w:szCs w:val="16"/>
                        </w:rPr>
                        <w:t xml:space="preserve">RB </w:t>
                      </w:r>
                      <w:r w:rsidRPr="00BB4866">
                        <w:rPr>
                          <w:sz w:val="16"/>
                          <w:szCs w:val="16"/>
                        </w:rPr>
                        <w:t>(</w:t>
                      </w:r>
                      <w:r>
                        <w:rPr>
                          <w:sz w:val="16"/>
                          <w:szCs w:val="16"/>
                        </w:rPr>
                        <w:t>3</w:t>
                      </w:r>
                      <w:r w:rsidRPr="00BB4866">
                        <w:rPr>
                          <w:sz w:val="16"/>
                          <w:szCs w:val="16"/>
                        </w:rPr>
                        <w:t xml:space="preserve"> p</w:t>
                      </w:r>
                      <w:r>
                        <w:rPr>
                          <w:sz w:val="16"/>
                          <w:szCs w:val="16"/>
                        </w:rPr>
                        <w:t>osts</w:t>
                      </w:r>
                      <w:r w:rsidRPr="00BB4866">
                        <w:rPr>
                          <w:sz w:val="16"/>
                          <w:szCs w:val="16"/>
                        </w:rPr>
                        <w:t>)</w:t>
                      </w:r>
                    </w:p>
                    <w:p w14:paraId="56AEAB10" w14:textId="77777777" w:rsidR="00A15CB3" w:rsidRPr="003040DB" w:rsidRDefault="00A15CB3" w:rsidP="00A15CB3">
                      <w:pPr>
                        <w:pStyle w:val="BodyText"/>
                        <w:jc w:val="center"/>
                        <w:rPr>
                          <w:b/>
                          <w:bCs/>
                          <w:sz w:val="16"/>
                          <w:szCs w:val="16"/>
                        </w:rPr>
                      </w:pPr>
                    </w:p>
                    <w:p w14:paraId="05E571D6" w14:textId="77777777" w:rsidR="00A15CB3" w:rsidRPr="003040DB" w:rsidRDefault="00A15CB3" w:rsidP="00A15CB3">
                      <w:pPr>
                        <w:spacing w:line="240" w:lineRule="auto"/>
                        <w:jc w:val="center"/>
                        <w:rPr>
                          <w:sz w:val="16"/>
                          <w:szCs w:val="16"/>
                        </w:rPr>
                      </w:pPr>
                      <w:r w:rsidRPr="003040DB">
                        <w:rPr>
                          <w:sz w:val="16"/>
                          <w:szCs w:val="16"/>
                        </w:rPr>
                        <w:t>1 P-5,</w:t>
                      </w:r>
                      <w:r>
                        <w:rPr>
                          <w:sz w:val="16"/>
                          <w:szCs w:val="16"/>
                        </w:rPr>
                        <w:t xml:space="preserve"> 2</w:t>
                      </w:r>
                      <w:r w:rsidRPr="003040DB">
                        <w:rPr>
                          <w:sz w:val="16"/>
                          <w:szCs w:val="16"/>
                        </w:rPr>
                        <w:t xml:space="preserve"> P-3</w:t>
                      </w:r>
                    </w:p>
                  </w:txbxContent>
                </v:textbox>
              </v:rect>
            </w:pict>
          </mc:Fallback>
        </mc:AlternateContent>
      </w:r>
      <w:r w:rsidR="00A15CB3" w:rsidRPr="00DE2C8C">
        <w:rPr>
          <w:noProof/>
          <w:color w:val="000000" w:themeColor="text1"/>
        </w:rPr>
        <mc:AlternateContent>
          <mc:Choice Requires="wps">
            <w:drawing>
              <wp:anchor distT="0" distB="0" distL="114300" distR="114300" simplePos="0" relativeHeight="251658265" behindDoc="0" locked="0" layoutInCell="1" allowOverlap="1" wp14:anchorId="72E10EDC" wp14:editId="7376665A">
                <wp:simplePos x="0" y="0"/>
                <wp:positionH relativeFrom="column">
                  <wp:posOffset>-336589</wp:posOffset>
                </wp:positionH>
                <wp:positionV relativeFrom="paragraph">
                  <wp:posOffset>94899</wp:posOffset>
                </wp:positionV>
                <wp:extent cx="1367942" cy="1059180"/>
                <wp:effectExtent l="0" t="0" r="22860" b="26670"/>
                <wp:wrapNone/>
                <wp:docPr id="615804384" name="Rectangle 615804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942" cy="1059180"/>
                        </a:xfrm>
                        <a:prstGeom prst="rect">
                          <a:avLst/>
                        </a:prstGeom>
                        <a:noFill/>
                        <a:ln w="12700" cap="flat" cmpd="sng" algn="ctr">
                          <a:solidFill>
                            <a:sysClr val="windowText" lastClr="000000"/>
                          </a:solidFill>
                          <a:prstDash val="solid"/>
                          <a:miter lim="800000"/>
                        </a:ln>
                        <a:effectLst/>
                      </wps:spPr>
                      <wps:txbx>
                        <w:txbxContent>
                          <w:p w14:paraId="5D49A56E" w14:textId="77777777" w:rsidR="00A15CB3" w:rsidRPr="000D28D9" w:rsidRDefault="00A15CB3" w:rsidP="00A15CB3">
                            <w:pPr>
                              <w:spacing w:after="40" w:line="200" w:lineRule="exact"/>
                              <w:jc w:val="center"/>
                              <w:rPr>
                                <w:b/>
                                <w:sz w:val="16"/>
                                <w:szCs w:val="16"/>
                              </w:rPr>
                            </w:pPr>
                            <w:r w:rsidRPr="000D28D9">
                              <w:rPr>
                                <w:b/>
                                <w:sz w:val="16"/>
                                <w:szCs w:val="16"/>
                              </w:rPr>
                              <w:t xml:space="preserve">Political Affairs Service </w:t>
                            </w:r>
                          </w:p>
                          <w:p w14:paraId="6D5C4A9E" w14:textId="77777777" w:rsidR="00A15CB3" w:rsidRPr="003040DB" w:rsidRDefault="00A15CB3" w:rsidP="00A15CB3">
                            <w:pPr>
                              <w:spacing w:after="40" w:line="200" w:lineRule="exact"/>
                              <w:jc w:val="center"/>
                              <w:rPr>
                                <w:b/>
                                <w:sz w:val="16"/>
                                <w:szCs w:val="16"/>
                              </w:rPr>
                            </w:pPr>
                            <w:r w:rsidRPr="00BB4866">
                              <w:rPr>
                                <w:b/>
                                <w:sz w:val="16"/>
                                <w:szCs w:val="16"/>
                              </w:rPr>
                              <w:t xml:space="preserve">RB </w:t>
                            </w:r>
                            <w:r w:rsidRPr="00BB4866">
                              <w:rPr>
                                <w:bCs/>
                                <w:sz w:val="16"/>
                                <w:szCs w:val="16"/>
                              </w:rPr>
                              <w:t>(</w:t>
                            </w:r>
                            <w:r>
                              <w:rPr>
                                <w:bCs/>
                                <w:sz w:val="16"/>
                                <w:szCs w:val="16"/>
                              </w:rPr>
                              <w:t>36</w:t>
                            </w:r>
                            <w:r w:rsidRPr="00BB4866">
                              <w:rPr>
                                <w:bCs/>
                                <w:sz w:val="16"/>
                                <w:szCs w:val="16"/>
                              </w:rPr>
                              <w:t xml:space="preserve"> p</w:t>
                            </w:r>
                            <w:r>
                              <w:rPr>
                                <w:bCs/>
                                <w:sz w:val="16"/>
                                <w:szCs w:val="16"/>
                              </w:rPr>
                              <w:t>osts</w:t>
                            </w:r>
                            <w:r w:rsidRPr="00BB4866">
                              <w:rPr>
                                <w:bCs/>
                                <w:sz w:val="16"/>
                                <w:szCs w:val="16"/>
                              </w:rPr>
                              <w:t>)</w:t>
                            </w:r>
                          </w:p>
                          <w:p w14:paraId="08A7918D" w14:textId="0DA10AC1" w:rsidR="00A15CB3" w:rsidRPr="00071FF8" w:rsidRDefault="00A15CB3" w:rsidP="00A15CB3">
                            <w:pPr>
                              <w:spacing w:line="200" w:lineRule="exact"/>
                              <w:jc w:val="center"/>
                              <w:rPr>
                                <w:sz w:val="16"/>
                                <w:szCs w:val="16"/>
                              </w:rPr>
                            </w:pPr>
                            <w:r w:rsidRPr="00071FF8">
                              <w:rPr>
                                <w:sz w:val="16"/>
                                <w:szCs w:val="16"/>
                              </w:rPr>
                              <w:t xml:space="preserve">1 D-1, 1 P-5, </w:t>
                            </w:r>
                            <w:r>
                              <w:rPr>
                                <w:sz w:val="16"/>
                                <w:szCs w:val="16"/>
                              </w:rPr>
                              <w:t>1 P-5</w:t>
                            </w:r>
                            <w:r w:rsidRPr="00AA4C76">
                              <w:rPr>
                                <w:sz w:val="16"/>
                                <w:szCs w:val="16"/>
                                <w:vertAlign w:val="superscript"/>
                              </w:rPr>
                              <w:t>d</w:t>
                            </w:r>
                            <w:r>
                              <w:rPr>
                                <w:sz w:val="16"/>
                                <w:szCs w:val="16"/>
                              </w:rPr>
                              <w:t xml:space="preserve">, </w:t>
                            </w:r>
                            <w:r w:rsidRPr="00071FF8">
                              <w:rPr>
                                <w:sz w:val="16"/>
                                <w:szCs w:val="16"/>
                              </w:rPr>
                              <w:t xml:space="preserve">7 P-4, 4 P-3, 1 </w:t>
                            </w:r>
                            <w:r>
                              <w:rPr>
                                <w:sz w:val="16"/>
                                <w:szCs w:val="16"/>
                              </w:rPr>
                              <w:t>P-3</w:t>
                            </w:r>
                            <w:r w:rsidRPr="00AA4C76">
                              <w:rPr>
                                <w:sz w:val="16"/>
                                <w:szCs w:val="16"/>
                                <w:vertAlign w:val="superscript"/>
                              </w:rPr>
                              <w:t>d</w:t>
                            </w:r>
                            <w:r>
                              <w:rPr>
                                <w:sz w:val="16"/>
                                <w:szCs w:val="16"/>
                              </w:rPr>
                              <w:t xml:space="preserve">, </w:t>
                            </w:r>
                            <w:r w:rsidRPr="00071FF8">
                              <w:rPr>
                                <w:sz w:val="16"/>
                                <w:szCs w:val="16"/>
                              </w:rPr>
                              <w:t xml:space="preserve">1 P-2, </w:t>
                            </w:r>
                            <w:r>
                              <w:rPr>
                                <w:sz w:val="16"/>
                                <w:szCs w:val="16"/>
                              </w:rPr>
                              <w:t>7</w:t>
                            </w:r>
                            <w:r w:rsidRPr="00071FF8">
                              <w:rPr>
                                <w:sz w:val="16"/>
                                <w:szCs w:val="16"/>
                              </w:rPr>
                              <w:t> NPO, 1 NPO</w:t>
                            </w:r>
                            <w:r w:rsidRPr="00CF0554">
                              <w:rPr>
                                <w:sz w:val="16"/>
                                <w:szCs w:val="16"/>
                                <w:vertAlign w:val="superscript"/>
                              </w:rPr>
                              <w:t>d</w:t>
                            </w:r>
                            <w:r w:rsidRPr="00071FF8">
                              <w:rPr>
                                <w:sz w:val="16"/>
                                <w:szCs w:val="16"/>
                              </w:rPr>
                              <w:t xml:space="preserve">, 6 </w:t>
                            </w:r>
                            <w:r w:rsidR="00560B7E">
                              <w:rPr>
                                <w:sz w:val="16"/>
                                <w:szCs w:val="16"/>
                              </w:rPr>
                              <w:t>LL</w:t>
                            </w:r>
                            <w:r w:rsidRPr="00071FF8">
                              <w:rPr>
                                <w:sz w:val="16"/>
                                <w:szCs w:val="16"/>
                              </w:rPr>
                              <w:t>, 3 nUNV</w:t>
                            </w:r>
                            <w:r>
                              <w:rPr>
                                <w:sz w:val="16"/>
                                <w:szCs w:val="16"/>
                              </w:rPr>
                              <w:t>, 3 nUNV</w:t>
                            </w:r>
                            <w:r>
                              <w:rPr>
                                <w:sz w:val="16"/>
                                <w:szCs w:val="16"/>
                                <w:vertAlign w:val="superscript"/>
                              </w:rPr>
                              <w:t>e</w:t>
                            </w:r>
                            <w:r w:rsidRPr="00071FF8">
                              <w:rPr>
                                <w:sz w:val="16"/>
                                <w:szCs w:val="16"/>
                              </w:rPr>
                              <w:t xml:space="preserve"> </w:t>
                            </w:r>
                          </w:p>
                          <w:p w14:paraId="2F789FD1" w14:textId="77777777" w:rsidR="00A15CB3" w:rsidRPr="00071FF8" w:rsidRDefault="00A15CB3" w:rsidP="00A15CB3">
                            <w:pPr>
                              <w:spacing w:line="200" w:lineRule="exact"/>
                              <w:jc w:val="center"/>
                              <w:rPr>
                                <w:sz w:val="18"/>
                                <w:szCs w:val="18"/>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10EDC" id="Rectangle 615804384" o:spid="_x0000_s1038" style="position:absolute;left:0;text-align:left;margin-left:-26.5pt;margin-top:7.45pt;width:107.7pt;height:83.4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" filled="f" strokecolor="windowText" strokeweight="1pt">
                <v:path arrowok="t"/>
                <v:textbox>
                  <w:txbxContent>
                    <w:p w14:paraId="5D49A56E" w14:textId="77777777" w:rsidR="00A15CB3" w:rsidRPr="000D28D9" w:rsidRDefault="00A15CB3" w:rsidP="00A15CB3">
                      <w:pPr>
                        <w:spacing w:after="40" w:line="200" w:lineRule="exact"/>
                        <w:jc w:val="center"/>
                        <w:rPr>
                          <w:b/>
                          <w:sz w:val="16"/>
                          <w:szCs w:val="16"/>
                        </w:rPr>
                      </w:pPr>
                      <w:r w:rsidRPr="000D28D9">
                        <w:rPr>
                          <w:b/>
                          <w:sz w:val="16"/>
                          <w:szCs w:val="16"/>
                        </w:rPr>
                        <w:t xml:space="preserve">Political Affairs Service </w:t>
                      </w:r>
                    </w:p>
                    <w:p w14:paraId="6D5C4A9E" w14:textId="77777777" w:rsidR="00A15CB3" w:rsidRPr="003040DB" w:rsidRDefault="00A15CB3" w:rsidP="00A15CB3">
                      <w:pPr>
                        <w:spacing w:after="40" w:line="200" w:lineRule="exact"/>
                        <w:jc w:val="center"/>
                        <w:rPr>
                          <w:b/>
                          <w:sz w:val="16"/>
                          <w:szCs w:val="16"/>
                        </w:rPr>
                      </w:pPr>
                      <w:r w:rsidRPr="00BB4866">
                        <w:rPr>
                          <w:b/>
                          <w:sz w:val="16"/>
                          <w:szCs w:val="16"/>
                        </w:rPr>
                        <w:t xml:space="preserve">RB </w:t>
                      </w:r>
                      <w:r w:rsidRPr="00BB4866">
                        <w:rPr>
                          <w:bCs/>
                          <w:sz w:val="16"/>
                          <w:szCs w:val="16"/>
                        </w:rPr>
                        <w:t>(</w:t>
                      </w:r>
                      <w:r>
                        <w:rPr>
                          <w:bCs/>
                          <w:sz w:val="16"/>
                          <w:szCs w:val="16"/>
                        </w:rPr>
                        <w:t>36</w:t>
                      </w:r>
                      <w:r w:rsidRPr="00BB4866">
                        <w:rPr>
                          <w:bCs/>
                          <w:sz w:val="16"/>
                          <w:szCs w:val="16"/>
                        </w:rPr>
                        <w:t xml:space="preserve"> p</w:t>
                      </w:r>
                      <w:r>
                        <w:rPr>
                          <w:bCs/>
                          <w:sz w:val="16"/>
                          <w:szCs w:val="16"/>
                        </w:rPr>
                        <w:t>osts</w:t>
                      </w:r>
                      <w:r w:rsidRPr="00BB4866">
                        <w:rPr>
                          <w:bCs/>
                          <w:sz w:val="16"/>
                          <w:szCs w:val="16"/>
                        </w:rPr>
                        <w:t>)</w:t>
                      </w:r>
                    </w:p>
                    <w:p w14:paraId="08A7918D" w14:textId="0DA10AC1" w:rsidR="00A15CB3" w:rsidRPr="00071FF8" w:rsidRDefault="00A15CB3" w:rsidP="00A15CB3">
                      <w:pPr>
                        <w:spacing w:line="200" w:lineRule="exact"/>
                        <w:jc w:val="center"/>
                        <w:rPr>
                          <w:sz w:val="16"/>
                          <w:szCs w:val="16"/>
                        </w:rPr>
                      </w:pPr>
                      <w:r w:rsidRPr="00071FF8">
                        <w:rPr>
                          <w:sz w:val="16"/>
                          <w:szCs w:val="16"/>
                        </w:rPr>
                        <w:t xml:space="preserve">1 D-1, 1 P-5, </w:t>
                      </w:r>
                      <w:r>
                        <w:rPr>
                          <w:sz w:val="16"/>
                          <w:szCs w:val="16"/>
                        </w:rPr>
                        <w:t>1 P-5</w:t>
                      </w:r>
                      <w:r w:rsidRPr="00AA4C76">
                        <w:rPr>
                          <w:sz w:val="16"/>
                          <w:szCs w:val="16"/>
                          <w:vertAlign w:val="superscript"/>
                        </w:rPr>
                        <w:t>d</w:t>
                      </w:r>
                      <w:r>
                        <w:rPr>
                          <w:sz w:val="16"/>
                          <w:szCs w:val="16"/>
                        </w:rPr>
                        <w:t xml:space="preserve">, </w:t>
                      </w:r>
                      <w:r w:rsidRPr="00071FF8">
                        <w:rPr>
                          <w:sz w:val="16"/>
                          <w:szCs w:val="16"/>
                        </w:rPr>
                        <w:t xml:space="preserve">7 P-4, 4 P-3, 1 </w:t>
                      </w:r>
                      <w:r>
                        <w:rPr>
                          <w:sz w:val="16"/>
                          <w:szCs w:val="16"/>
                        </w:rPr>
                        <w:t>P-3</w:t>
                      </w:r>
                      <w:r w:rsidRPr="00AA4C76">
                        <w:rPr>
                          <w:sz w:val="16"/>
                          <w:szCs w:val="16"/>
                          <w:vertAlign w:val="superscript"/>
                        </w:rPr>
                        <w:t>d</w:t>
                      </w:r>
                      <w:r>
                        <w:rPr>
                          <w:sz w:val="16"/>
                          <w:szCs w:val="16"/>
                        </w:rPr>
                        <w:t xml:space="preserve">, </w:t>
                      </w:r>
                      <w:r w:rsidRPr="00071FF8">
                        <w:rPr>
                          <w:sz w:val="16"/>
                          <w:szCs w:val="16"/>
                        </w:rPr>
                        <w:t xml:space="preserve">1 P-2, </w:t>
                      </w:r>
                      <w:r>
                        <w:rPr>
                          <w:sz w:val="16"/>
                          <w:szCs w:val="16"/>
                        </w:rPr>
                        <w:t>7</w:t>
                      </w:r>
                      <w:r w:rsidRPr="00071FF8">
                        <w:rPr>
                          <w:sz w:val="16"/>
                          <w:szCs w:val="16"/>
                        </w:rPr>
                        <w:t> NPO, 1 NPO</w:t>
                      </w:r>
                      <w:r w:rsidRPr="00CF0554">
                        <w:rPr>
                          <w:sz w:val="16"/>
                          <w:szCs w:val="16"/>
                          <w:vertAlign w:val="superscript"/>
                        </w:rPr>
                        <w:t>d</w:t>
                      </w:r>
                      <w:r w:rsidRPr="00071FF8">
                        <w:rPr>
                          <w:sz w:val="16"/>
                          <w:szCs w:val="16"/>
                        </w:rPr>
                        <w:t xml:space="preserve">, 6 </w:t>
                      </w:r>
                      <w:r w:rsidR="00560B7E">
                        <w:rPr>
                          <w:sz w:val="16"/>
                          <w:szCs w:val="16"/>
                        </w:rPr>
                        <w:t>LL</w:t>
                      </w:r>
                      <w:r w:rsidRPr="00071FF8">
                        <w:rPr>
                          <w:sz w:val="16"/>
                          <w:szCs w:val="16"/>
                        </w:rPr>
                        <w:t>, 3 nUNV</w:t>
                      </w:r>
                      <w:r>
                        <w:rPr>
                          <w:sz w:val="16"/>
                          <w:szCs w:val="16"/>
                        </w:rPr>
                        <w:t>, 3 nUNV</w:t>
                      </w:r>
                      <w:r>
                        <w:rPr>
                          <w:sz w:val="16"/>
                          <w:szCs w:val="16"/>
                          <w:vertAlign w:val="superscript"/>
                        </w:rPr>
                        <w:t>e</w:t>
                      </w:r>
                      <w:r w:rsidRPr="00071FF8">
                        <w:rPr>
                          <w:sz w:val="16"/>
                          <w:szCs w:val="16"/>
                        </w:rPr>
                        <w:t xml:space="preserve"> </w:t>
                      </w:r>
                    </w:p>
                    <w:p w14:paraId="2F789FD1" w14:textId="77777777" w:rsidR="00A15CB3" w:rsidRPr="00071FF8" w:rsidRDefault="00A15CB3" w:rsidP="00A15CB3">
                      <w:pPr>
                        <w:spacing w:line="200" w:lineRule="exact"/>
                        <w:jc w:val="center"/>
                        <w:rPr>
                          <w:sz w:val="18"/>
                          <w:szCs w:val="18"/>
                        </w:rPr>
                      </w:pPr>
                    </w:p>
                  </w:txbxContent>
                </v:textbox>
              </v:rect>
            </w:pict>
          </mc:Fallback>
        </mc:AlternateContent>
      </w:r>
    </w:p>
    <w:p w14:paraId="636C0F66"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262" behindDoc="0" locked="0" layoutInCell="1" allowOverlap="1" wp14:anchorId="52A5BC57" wp14:editId="3B37355D">
                <wp:simplePos x="0" y="0"/>
                <wp:positionH relativeFrom="column">
                  <wp:posOffset>6910276</wp:posOffset>
                </wp:positionH>
                <wp:positionV relativeFrom="paragraph">
                  <wp:posOffset>130627</wp:posOffset>
                </wp:positionV>
                <wp:extent cx="1733550" cy="746105"/>
                <wp:effectExtent l="0" t="0" r="19050" b="16510"/>
                <wp:wrapNone/>
                <wp:docPr id="868568054" name="Rectangle 8685680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3550" cy="746105"/>
                        </a:xfrm>
                        <a:prstGeom prst="rect">
                          <a:avLst/>
                        </a:prstGeom>
                        <a:noFill/>
                        <a:ln w="12700" cap="flat" cmpd="sng" algn="ctr">
                          <a:solidFill>
                            <a:sysClr val="windowText" lastClr="000000"/>
                          </a:solidFill>
                          <a:prstDash val="sysDash"/>
                          <a:miter lim="800000"/>
                        </a:ln>
                        <a:effectLst/>
                      </wps:spPr>
                      <wps:txbx>
                        <w:txbxContent>
                          <w:p w14:paraId="71A41E18" w14:textId="77777777" w:rsidR="00A15CB3" w:rsidRPr="006E5091" w:rsidRDefault="00A15CB3" w:rsidP="00A15CB3">
                            <w:pPr>
                              <w:spacing w:after="40"/>
                              <w:jc w:val="center"/>
                              <w:rPr>
                                <w:b/>
                                <w:sz w:val="16"/>
                                <w:szCs w:val="16"/>
                              </w:rPr>
                            </w:pPr>
                            <w:r w:rsidRPr="000D28D9">
                              <w:rPr>
                                <w:b/>
                                <w:sz w:val="16"/>
                                <w:szCs w:val="16"/>
                              </w:rPr>
                              <w:t xml:space="preserve">Consolidated Kuwait Office                      </w:t>
                            </w:r>
                            <w:r w:rsidRPr="00D1450B">
                              <w:rPr>
                                <w:b/>
                                <w:sz w:val="16"/>
                                <w:szCs w:val="16"/>
                              </w:rPr>
                              <w:t xml:space="preserve">RB </w:t>
                            </w:r>
                            <w:r w:rsidRPr="00D1450B">
                              <w:rPr>
                                <w:bCs/>
                                <w:sz w:val="16"/>
                                <w:szCs w:val="16"/>
                              </w:rPr>
                              <w:t>(</w:t>
                            </w:r>
                            <w:r>
                              <w:rPr>
                                <w:bCs/>
                                <w:sz w:val="16"/>
                                <w:szCs w:val="16"/>
                              </w:rPr>
                              <w:t>0</w:t>
                            </w:r>
                            <w:r w:rsidRPr="00D1450B">
                              <w:rPr>
                                <w:bCs/>
                                <w:sz w:val="16"/>
                                <w:szCs w:val="16"/>
                              </w:rPr>
                              <w:t xml:space="preserve"> pos</w:t>
                            </w:r>
                            <w:r>
                              <w:rPr>
                                <w:bCs/>
                                <w:sz w:val="16"/>
                                <w:szCs w:val="16"/>
                              </w:rPr>
                              <w:t>t</w:t>
                            </w:r>
                            <w:r w:rsidRPr="00D1450B">
                              <w:rPr>
                                <w:bCs/>
                                <w:sz w:val="16"/>
                                <w:szCs w:val="16"/>
                              </w:rPr>
                              <w:t>s)</w:t>
                            </w:r>
                          </w:p>
                          <w:p w14:paraId="4023666B" w14:textId="77777777" w:rsidR="00A15CB3" w:rsidRPr="006E5091" w:rsidRDefault="00A15CB3" w:rsidP="00A15CB3">
                            <w:pPr>
                              <w:spacing w:line="220" w:lineRule="exact"/>
                              <w:jc w:val="center"/>
                              <w:rPr>
                                <w:sz w:val="16"/>
                                <w:szCs w:val="16"/>
                              </w:rPr>
                            </w:pPr>
                            <w:r w:rsidRPr="006E5091">
                              <w:rPr>
                                <w:sz w:val="16"/>
                                <w:szCs w:val="16"/>
                              </w:rPr>
                              <w:t xml:space="preserve"> </w:t>
                            </w:r>
                            <w:r>
                              <w:rPr>
                                <w:sz w:val="16"/>
                                <w:szCs w:val="16"/>
                              </w:rPr>
                              <w:t xml:space="preserve"> (1 P-5 redeployed to OSRSG, all other 38 posts abolished)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5BC57" id="Rectangle 868568054" o:spid="_x0000_s1039" style="position:absolute;left:0;text-align:left;margin-left:544.1pt;margin-top:10.3pt;width:136.5pt;height:58.7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" filled="f" strokecolor="windowText" strokeweight="1pt">
                <v:stroke dashstyle="3 1"/>
                <v:path arrowok="t"/>
                <v:textbox>
                  <w:txbxContent>
                    <w:p w14:paraId="71A41E18" w14:textId="77777777" w:rsidR="00A15CB3" w:rsidRPr="006E5091" w:rsidRDefault="00A15CB3" w:rsidP="00A15CB3">
                      <w:pPr>
                        <w:spacing w:after="40"/>
                        <w:jc w:val="center"/>
                        <w:rPr>
                          <w:b/>
                          <w:sz w:val="16"/>
                          <w:szCs w:val="16"/>
                        </w:rPr>
                      </w:pPr>
                      <w:r w:rsidRPr="000D28D9">
                        <w:rPr>
                          <w:b/>
                          <w:sz w:val="16"/>
                          <w:szCs w:val="16"/>
                        </w:rPr>
                        <w:t xml:space="preserve">Consolidated Kuwait Office                      </w:t>
                      </w:r>
                      <w:r w:rsidRPr="00D1450B">
                        <w:rPr>
                          <w:b/>
                          <w:sz w:val="16"/>
                          <w:szCs w:val="16"/>
                        </w:rPr>
                        <w:t xml:space="preserve">RB </w:t>
                      </w:r>
                      <w:r w:rsidRPr="00D1450B">
                        <w:rPr>
                          <w:bCs/>
                          <w:sz w:val="16"/>
                          <w:szCs w:val="16"/>
                        </w:rPr>
                        <w:t>(</w:t>
                      </w:r>
                      <w:r>
                        <w:rPr>
                          <w:bCs/>
                          <w:sz w:val="16"/>
                          <w:szCs w:val="16"/>
                        </w:rPr>
                        <w:t>0</w:t>
                      </w:r>
                      <w:r w:rsidRPr="00D1450B">
                        <w:rPr>
                          <w:bCs/>
                          <w:sz w:val="16"/>
                          <w:szCs w:val="16"/>
                        </w:rPr>
                        <w:t xml:space="preserve"> pos</w:t>
                      </w:r>
                      <w:r>
                        <w:rPr>
                          <w:bCs/>
                          <w:sz w:val="16"/>
                          <w:szCs w:val="16"/>
                        </w:rPr>
                        <w:t>t</w:t>
                      </w:r>
                      <w:r w:rsidRPr="00D1450B">
                        <w:rPr>
                          <w:bCs/>
                          <w:sz w:val="16"/>
                          <w:szCs w:val="16"/>
                        </w:rPr>
                        <w:t>s)</w:t>
                      </w:r>
                    </w:p>
                    <w:p w14:paraId="4023666B" w14:textId="77777777" w:rsidR="00A15CB3" w:rsidRPr="006E5091" w:rsidRDefault="00A15CB3" w:rsidP="00A15CB3">
                      <w:pPr>
                        <w:spacing w:line="220" w:lineRule="exact"/>
                        <w:jc w:val="center"/>
                        <w:rPr>
                          <w:sz w:val="16"/>
                          <w:szCs w:val="16"/>
                        </w:rPr>
                      </w:pPr>
                      <w:r w:rsidRPr="006E5091">
                        <w:rPr>
                          <w:sz w:val="16"/>
                          <w:szCs w:val="16"/>
                        </w:rPr>
                        <w:t xml:space="preserve"> </w:t>
                      </w:r>
                      <w:r>
                        <w:rPr>
                          <w:sz w:val="16"/>
                          <w:szCs w:val="16"/>
                        </w:rPr>
                        <w:t xml:space="preserve"> (1 P-5 redeployed to OSRSG, all other 38 posts abolished)</w:t>
                      </w:r>
                    </w:p>
                  </w:txbxContent>
                </v:textbox>
              </v:rect>
            </w:pict>
          </mc:Fallback>
        </mc:AlternateContent>
      </w:r>
      <w:r w:rsidRPr="00DE2C8C">
        <w:rPr>
          <w:noProof/>
          <w:color w:val="000000" w:themeColor="text1"/>
          <w:w w:val="100"/>
        </w:rPr>
        <mc:AlternateContent>
          <mc:Choice Requires="wps">
            <w:drawing>
              <wp:anchor distT="0" distB="0" distL="114300" distR="114300" simplePos="0" relativeHeight="251658270" behindDoc="0" locked="0" layoutInCell="1" allowOverlap="1" wp14:anchorId="50070FDE" wp14:editId="39F8A4BF">
                <wp:simplePos x="0" y="0"/>
                <wp:positionH relativeFrom="column">
                  <wp:posOffset>4911829</wp:posOffset>
                </wp:positionH>
                <wp:positionV relativeFrom="paragraph">
                  <wp:posOffset>123228</wp:posOffset>
                </wp:positionV>
                <wp:extent cx="1845310" cy="839337"/>
                <wp:effectExtent l="0" t="0" r="21590" b="18415"/>
                <wp:wrapNone/>
                <wp:docPr id="1680990018" name="Rectangle 1680990018"/>
                <wp:cNvGraphicFramePr/>
                <a:graphic xmlns:a="http://schemas.openxmlformats.org/drawingml/2006/main">
                  <a:graphicData uri="http://schemas.microsoft.com/office/word/2010/wordprocessingShape">
                    <wps:wsp>
                      <wps:cNvSpPr/>
                      <wps:spPr>
                        <a:xfrm>
                          <a:off x="0" y="0"/>
                          <a:ext cx="1845310" cy="839337"/>
                        </a:xfrm>
                        <a:prstGeom prst="rect">
                          <a:avLst/>
                        </a:prstGeom>
                        <a:noFill/>
                        <a:ln w="12700" cap="flat" cmpd="sng" algn="ctr">
                          <a:solidFill>
                            <a:sysClr val="windowText" lastClr="000000"/>
                          </a:solidFill>
                          <a:prstDash val="solid"/>
                          <a:miter lim="800000"/>
                        </a:ln>
                        <a:effectLst/>
                      </wps:spPr>
                      <wps:txbx>
                        <w:txbxContent>
                          <w:p w14:paraId="588A2DEC" w14:textId="77777777" w:rsidR="00A15CB3" w:rsidRDefault="00A15CB3" w:rsidP="00A15CB3">
                            <w:pPr>
                              <w:spacing w:line="240" w:lineRule="auto"/>
                              <w:contextualSpacing/>
                              <w:jc w:val="center"/>
                              <w:rPr>
                                <w:b/>
                                <w:sz w:val="16"/>
                                <w:szCs w:val="16"/>
                              </w:rPr>
                            </w:pPr>
                            <w:r w:rsidRPr="008845A6">
                              <w:rPr>
                                <w:b/>
                                <w:sz w:val="16"/>
                                <w:szCs w:val="16"/>
                              </w:rPr>
                              <w:t>Resident Coordinator</w:t>
                            </w:r>
                            <w:r>
                              <w:rPr>
                                <w:b/>
                                <w:sz w:val="16"/>
                                <w:szCs w:val="16"/>
                              </w:rPr>
                              <w:t xml:space="preserve"> Office</w:t>
                            </w:r>
                            <w:r w:rsidRPr="008845A6">
                              <w:rPr>
                                <w:b/>
                                <w:sz w:val="16"/>
                                <w:szCs w:val="16"/>
                              </w:rPr>
                              <w:t xml:space="preserve">/United Nations Country Team Unit </w:t>
                            </w:r>
                          </w:p>
                          <w:p w14:paraId="4810A3E8" w14:textId="77777777" w:rsidR="00A15CB3" w:rsidRPr="008845A6" w:rsidRDefault="00A15CB3" w:rsidP="00A15CB3">
                            <w:pPr>
                              <w:spacing w:line="240" w:lineRule="auto"/>
                              <w:contextualSpacing/>
                              <w:jc w:val="center"/>
                              <w:rPr>
                                <w:b/>
                                <w:sz w:val="16"/>
                                <w:szCs w:val="16"/>
                              </w:rPr>
                            </w:pPr>
                            <w:r w:rsidRPr="008845A6">
                              <w:rPr>
                                <w:b/>
                                <w:sz w:val="16"/>
                                <w:szCs w:val="16"/>
                              </w:rPr>
                              <w:t xml:space="preserve">RB </w:t>
                            </w:r>
                            <w:r w:rsidRPr="00704970">
                              <w:rPr>
                                <w:bCs/>
                                <w:sz w:val="12"/>
                                <w:szCs w:val="12"/>
                              </w:rPr>
                              <w:t>(</w:t>
                            </w:r>
                            <w:r>
                              <w:rPr>
                                <w:bCs/>
                                <w:sz w:val="12"/>
                                <w:szCs w:val="12"/>
                              </w:rPr>
                              <w:t>2</w:t>
                            </w:r>
                            <w:r>
                              <w:rPr>
                                <w:sz w:val="16"/>
                                <w:szCs w:val="16"/>
                              </w:rPr>
                              <w:t xml:space="preserve"> </w:t>
                            </w:r>
                            <w:r w:rsidRPr="008845A6">
                              <w:rPr>
                                <w:sz w:val="16"/>
                                <w:szCs w:val="16"/>
                              </w:rPr>
                              <w:t>pos</w:t>
                            </w:r>
                            <w:r>
                              <w:rPr>
                                <w:sz w:val="16"/>
                                <w:szCs w:val="16"/>
                              </w:rPr>
                              <w:t>t</w:t>
                            </w:r>
                            <w:r w:rsidRPr="008845A6">
                              <w:rPr>
                                <w:sz w:val="16"/>
                                <w:szCs w:val="16"/>
                              </w:rPr>
                              <w:t>s</w:t>
                            </w:r>
                            <w:r w:rsidRPr="00704970">
                              <w:rPr>
                                <w:bCs/>
                                <w:sz w:val="12"/>
                                <w:szCs w:val="12"/>
                              </w:rPr>
                              <w:t>)</w:t>
                            </w:r>
                          </w:p>
                          <w:p w14:paraId="416CC7B5" w14:textId="76263692" w:rsidR="00A15CB3" w:rsidRDefault="00A15CB3" w:rsidP="00A15CB3">
                            <w:pPr>
                              <w:spacing w:line="240" w:lineRule="auto"/>
                              <w:contextualSpacing/>
                              <w:jc w:val="center"/>
                              <w:rPr>
                                <w:sz w:val="16"/>
                                <w:szCs w:val="16"/>
                              </w:rPr>
                            </w:pPr>
                            <w:r w:rsidRPr="007003F9">
                              <w:rPr>
                                <w:sz w:val="16"/>
                                <w:szCs w:val="16"/>
                              </w:rPr>
                              <w:t xml:space="preserve">1 NPO, </w:t>
                            </w:r>
                            <w:r>
                              <w:rPr>
                                <w:sz w:val="16"/>
                                <w:szCs w:val="16"/>
                              </w:rPr>
                              <w:t>1</w:t>
                            </w:r>
                            <w:r w:rsidR="00291AA9" w:rsidRPr="002F0D00">
                              <w:rPr>
                                <w:sz w:val="16"/>
                                <w:szCs w:val="16"/>
                                <w:lang w:val="en-US"/>
                              </w:rPr>
                              <w:t xml:space="preserve"> </w:t>
                            </w:r>
                            <w:r w:rsidR="00560B7E">
                              <w:rPr>
                                <w:sz w:val="16"/>
                                <w:szCs w:val="16"/>
                                <w:lang w:val="en-US"/>
                              </w:rPr>
                              <w:t>LL</w:t>
                            </w:r>
                          </w:p>
                          <w:p w14:paraId="05364F16" w14:textId="77777777" w:rsidR="00A15CB3" w:rsidRPr="00442EA1" w:rsidRDefault="00A15CB3" w:rsidP="00A15CB3">
                            <w:pPr>
                              <w:jc w:val="center"/>
                              <w:rPr>
                                <w:sz w:val="16"/>
                                <w:szCs w:val="16"/>
                              </w:rPr>
                            </w:pPr>
                            <w:r w:rsidRPr="008601F6">
                              <w:rPr>
                                <w:b/>
                                <w:bCs/>
                                <w:sz w:val="16"/>
                                <w:szCs w:val="16"/>
                                <w:lang w:val="en-US"/>
                              </w:rPr>
                              <w:t>XB</w:t>
                            </w:r>
                            <w:r w:rsidRPr="008601F6">
                              <w:rPr>
                                <w:sz w:val="16"/>
                                <w:szCs w:val="16"/>
                                <w:lang w:val="en-US"/>
                              </w:rPr>
                              <w:t xml:space="preserve"> (</w:t>
                            </w:r>
                            <w:r>
                              <w:rPr>
                                <w:sz w:val="16"/>
                                <w:szCs w:val="16"/>
                                <w:lang w:val="en-US"/>
                              </w:rPr>
                              <w:t>1</w:t>
                            </w:r>
                            <w:r w:rsidRPr="008601F6">
                              <w:rPr>
                                <w:sz w:val="16"/>
                                <w:szCs w:val="16"/>
                                <w:lang w:val="en-US"/>
                              </w:rPr>
                              <w:t xml:space="preserve"> pos</w:t>
                            </w:r>
                            <w:r>
                              <w:rPr>
                                <w:sz w:val="16"/>
                                <w:szCs w:val="16"/>
                                <w:lang w:val="en-US"/>
                              </w:rPr>
                              <w:t>t</w:t>
                            </w:r>
                            <w:r w:rsidRPr="008601F6">
                              <w:rPr>
                                <w:sz w:val="16"/>
                                <w:szCs w:val="16"/>
                                <w:lang w:val="en-US"/>
                              </w:rPr>
                              <w:t>):</w:t>
                            </w:r>
                            <w:r>
                              <w:rPr>
                                <w:sz w:val="16"/>
                                <w:szCs w:val="16"/>
                                <w:lang w:val="en-US"/>
                              </w:rPr>
                              <w:t xml:space="preserve"> 1 P-3</w:t>
                            </w:r>
                          </w:p>
                          <w:p w14:paraId="0F84BACA" w14:textId="77777777" w:rsidR="00A15CB3" w:rsidRPr="007003F9" w:rsidRDefault="00A15CB3" w:rsidP="00A15CB3">
                            <w:pPr>
                              <w:spacing w:line="240" w:lineRule="auto"/>
                              <w:contextualSpacing/>
                              <w:jc w:val="center"/>
                              <w:rPr>
                                <w:sz w:val="16"/>
                                <w:szCs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070FDE" id="Rectangle 1680990018" o:spid="_x0000_s1040" style="position:absolute;left:0;text-align:left;margin-left:386.75pt;margin-top:9.7pt;width:145.3pt;height:66.1pt;z-index:25165827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" filled="f" strokecolor="windowText" strokeweight="1pt">
                <v:textbox>
                  <w:txbxContent>
                    <w:p w14:paraId="588A2DEC" w14:textId="77777777" w:rsidR="00A15CB3" w:rsidRDefault="00A15CB3" w:rsidP="00A15CB3">
                      <w:pPr>
                        <w:spacing w:line="240" w:lineRule="auto"/>
                        <w:contextualSpacing/>
                        <w:jc w:val="center"/>
                        <w:rPr>
                          <w:b/>
                          <w:sz w:val="16"/>
                          <w:szCs w:val="16"/>
                        </w:rPr>
                      </w:pPr>
                      <w:r w:rsidRPr="008845A6">
                        <w:rPr>
                          <w:b/>
                          <w:sz w:val="16"/>
                          <w:szCs w:val="16"/>
                        </w:rPr>
                        <w:t>Resident Coordinator</w:t>
                      </w:r>
                      <w:r>
                        <w:rPr>
                          <w:b/>
                          <w:sz w:val="16"/>
                          <w:szCs w:val="16"/>
                        </w:rPr>
                        <w:t xml:space="preserve"> Office</w:t>
                      </w:r>
                      <w:r w:rsidRPr="008845A6">
                        <w:rPr>
                          <w:b/>
                          <w:sz w:val="16"/>
                          <w:szCs w:val="16"/>
                        </w:rPr>
                        <w:t xml:space="preserve">/United Nations Country Team Unit </w:t>
                      </w:r>
                    </w:p>
                    <w:p w14:paraId="4810A3E8" w14:textId="77777777" w:rsidR="00A15CB3" w:rsidRPr="008845A6" w:rsidRDefault="00A15CB3" w:rsidP="00A15CB3">
                      <w:pPr>
                        <w:spacing w:line="240" w:lineRule="auto"/>
                        <w:contextualSpacing/>
                        <w:jc w:val="center"/>
                        <w:rPr>
                          <w:b/>
                          <w:sz w:val="16"/>
                          <w:szCs w:val="16"/>
                        </w:rPr>
                      </w:pPr>
                      <w:r w:rsidRPr="008845A6">
                        <w:rPr>
                          <w:b/>
                          <w:sz w:val="16"/>
                          <w:szCs w:val="16"/>
                        </w:rPr>
                        <w:t xml:space="preserve">RB </w:t>
                      </w:r>
                      <w:r w:rsidRPr="00704970">
                        <w:rPr>
                          <w:bCs/>
                          <w:sz w:val="12"/>
                          <w:szCs w:val="12"/>
                        </w:rPr>
                        <w:t>(</w:t>
                      </w:r>
                      <w:r>
                        <w:rPr>
                          <w:bCs/>
                          <w:sz w:val="12"/>
                          <w:szCs w:val="12"/>
                        </w:rPr>
                        <w:t>2</w:t>
                      </w:r>
                      <w:r>
                        <w:rPr>
                          <w:sz w:val="16"/>
                          <w:szCs w:val="16"/>
                        </w:rPr>
                        <w:t xml:space="preserve"> </w:t>
                      </w:r>
                      <w:r w:rsidRPr="008845A6">
                        <w:rPr>
                          <w:sz w:val="16"/>
                          <w:szCs w:val="16"/>
                        </w:rPr>
                        <w:t>pos</w:t>
                      </w:r>
                      <w:r>
                        <w:rPr>
                          <w:sz w:val="16"/>
                          <w:szCs w:val="16"/>
                        </w:rPr>
                        <w:t>t</w:t>
                      </w:r>
                      <w:r w:rsidRPr="008845A6">
                        <w:rPr>
                          <w:sz w:val="16"/>
                          <w:szCs w:val="16"/>
                        </w:rPr>
                        <w:t>s</w:t>
                      </w:r>
                      <w:r w:rsidRPr="00704970">
                        <w:rPr>
                          <w:bCs/>
                          <w:sz w:val="12"/>
                          <w:szCs w:val="12"/>
                        </w:rPr>
                        <w:t>)</w:t>
                      </w:r>
                    </w:p>
                    <w:p w14:paraId="416CC7B5" w14:textId="76263692" w:rsidR="00A15CB3" w:rsidRDefault="00A15CB3" w:rsidP="00A15CB3">
                      <w:pPr>
                        <w:spacing w:line="240" w:lineRule="auto"/>
                        <w:contextualSpacing/>
                        <w:jc w:val="center"/>
                        <w:rPr>
                          <w:sz w:val="16"/>
                          <w:szCs w:val="16"/>
                        </w:rPr>
                      </w:pPr>
                      <w:r w:rsidRPr="007003F9">
                        <w:rPr>
                          <w:sz w:val="16"/>
                          <w:szCs w:val="16"/>
                        </w:rPr>
                        <w:t xml:space="preserve">1 NPO, </w:t>
                      </w:r>
                      <w:r>
                        <w:rPr>
                          <w:sz w:val="16"/>
                          <w:szCs w:val="16"/>
                        </w:rPr>
                        <w:t>1</w:t>
                      </w:r>
                      <w:r w:rsidR="00291AA9" w:rsidRPr="002F0D00">
                        <w:rPr>
                          <w:sz w:val="16"/>
                          <w:szCs w:val="16"/>
                          <w:lang w:val="en-US"/>
                        </w:rPr>
                        <w:t xml:space="preserve"> </w:t>
                      </w:r>
                      <w:r w:rsidR="00560B7E">
                        <w:rPr>
                          <w:sz w:val="16"/>
                          <w:szCs w:val="16"/>
                          <w:lang w:val="en-US"/>
                        </w:rPr>
                        <w:t>LL</w:t>
                      </w:r>
                    </w:p>
                    <w:p w14:paraId="05364F16" w14:textId="77777777" w:rsidR="00A15CB3" w:rsidRPr="00442EA1" w:rsidRDefault="00A15CB3" w:rsidP="00A15CB3">
                      <w:pPr>
                        <w:jc w:val="center"/>
                        <w:rPr>
                          <w:sz w:val="16"/>
                          <w:szCs w:val="16"/>
                        </w:rPr>
                      </w:pPr>
                      <w:r w:rsidRPr="008601F6">
                        <w:rPr>
                          <w:b/>
                          <w:bCs/>
                          <w:sz w:val="16"/>
                          <w:szCs w:val="16"/>
                          <w:lang w:val="en-US"/>
                        </w:rPr>
                        <w:t>XB</w:t>
                      </w:r>
                      <w:r w:rsidRPr="008601F6">
                        <w:rPr>
                          <w:sz w:val="16"/>
                          <w:szCs w:val="16"/>
                          <w:lang w:val="en-US"/>
                        </w:rPr>
                        <w:t xml:space="preserve"> (</w:t>
                      </w:r>
                      <w:r>
                        <w:rPr>
                          <w:sz w:val="16"/>
                          <w:szCs w:val="16"/>
                          <w:lang w:val="en-US"/>
                        </w:rPr>
                        <w:t>1</w:t>
                      </w:r>
                      <w:r w:rsidRPr="008601F6">
                        <w:rPr>
                          <w:sz w:val="16"/>
                          <w:szCs w:val="16"/>
                          <w:lang w:val="en-US"/>
                        </w:rPr>
                        <w:t xml:space="preserve"> pos</w:t>
                      </w:r>
                      <w:r>
                        <w:rPr>
                          <w:sz w:val="16"/>
                          <w:szCs w:val="16"/>
                          <w:lang w:val="en-US"/>
                        </w:rPr>
                        <w:t>t</w:t>
                      </w:r>
                      <w:r w:rsidRPr="008601F6">
                        <w:rPr>
                          <w:sz w:val="16"/>
                          <w:szCs w:val="16"/>
                          <w:lang w:val="en-US"/>
                        </w:rPr>
                        <w:t>):</w:t>
                      </w:r>
                      <w:r>
                        <w:rPr>
                          <w:sz w:val="16"/>
                          <w:szCs w:val="16"/>
                          <w:lang w:val="en-US"/>
                        </w:rPr>
                        <w:t xml:space="preserve"> 1 P-3</w:t>
                      </w:r>
                    </w:p>
                    <w:p w14:paraId="0F84BACA" w14:textId="77777777" w:rsidR="00A15CB3" w:rsidRPr="007003F9" w:rsidRDefault="00A15CB3" w:rsidP="00A15CB3">
                      <w:pPr>
                        <w:spacing w:line="240" w:lineRule="auto"/>
                        <w:contextualSpacing/>
                        <w:jc w:val="center"/>
                        <w:rPr>
                          <w:sz w:val="16"/>
                          <w:szCs w:val="16"/>
                        </w:rPr>
                      </w:pPr>
                    </w:p>
                  </w:txbxContent>
                </v:textbox>
              </v:rect>
            </w:pict>
          </mc:Fallback>
        </mc:AlternateContent>
      </w:r>
    </w:p>
    <w:p w14:paraId="4397B3CA" w14:textId="77777777" w:rsidR="00A15CB3" w:rsidRPr="00DE2C8C" w:rsidRDefault="00A15CB3" w:rsidP="00A15CB3">
      <w:pPr>
        <w:pStyle w:val="SingleTxt"/>
        <w:rPr>
          <w:color w:val="000000" w:themeColor="text1"/>
          <w:highlight w:val="yellow"/>
        </w:rPr>
      </w:pPr>
    </w:p>
    <w:p w14:paraId="2DD93043" w14:textId="77777777" w:rsidR="00A15CB3" w:rsidRPr="00DE2C8C" w:rsidRDefault="00A15CB3" w:rsidP="00A15CB3">
      <w:pPr>
        <w:pStyle w:val="SingleTxt"/>
        <w:rPr>
          <w:color w:val="000000" w:themeColor="text1"/>
          <w:highlight w:val="yellow"/>
        </w:rPr>
      </w:pPr>
      <w:r w:rsidRPr="00DE2C8C">
        <w:rPr>
          <w:noProof/>
          <w:color w:val="000000" w:themeColor="text1"/>
          <w:w w:val="100"/>
        </w:rPr>
        <mc:AlternateContent>
          <mc:Choice Requires="wps">
            <w:drawing>
              <wp:anchor distT="0" distB="0" distL="114300" distR="114300" simplePos="0" relativeHeight="251658274" behindDoc="0" locked="0" layoutInCell="1" allowOverlap="1" wp14:anchorId="12D4F8D9" wp14:editId="0F5B5EEC">
                <wp:simplePos x="0" y="0"/>
                <wp:positionH relativeFrom="column">
                  <wp:posOffset>6781882</wp:posOffset>
                </wp:positionH>
                <wp:positionV relativeFrom="paragraph">
                  <wp:posOffset>29210</wp:posOffset>
                </wp:positionV>
                <wp:extent cx="53975" cy="0"/>
                <wp:effectExtent l="0" t="0" r="0" b="0"/>
                <wp:wrapNone/>
                <wp:docPr id="1679395441" name="Straight Connector 1679395441"/>
                <wp:cNvGraphicFramePr/>
                <a:graphic xmlns:a="http://schemas.openxmlformats.org/drawingml/2006/main">
                  <a:graphicData uri="http://schemas.microsoft.com/office/word/2010/wordprocessingShape">
                    <wps:wsp>
                      <wps:cNvCnPr/>
                      <wps:spPr>
                        <a:xfrm flipH="1">
                          <a:off x="0" y="0"/>
                          <a:ext cx="53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991EC8" id="Straight Connector 1679395441" o:spid="_x0000_s1026" style="position:absolute;flip:x;z-index:251658276;visibility:visible;mso-wrap-style:square;mso-wrap-distance-left:9pt;mso-wrap-distance-top:0;mso-wrap-distance-right:9pt;mso-wrap-distance-bottom:0;mso-position-horizontal:absolute;mso-position-horizontal-relative:text;mso-position-vertical:absolute;mso-position-vertical-relative:text" from="534pt,2.3pt" to="538.2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" strokecolor="black [3200]" strokeweight=".5pt">
                <v:stroke joinstyle="miter"/>
              </v:line>
            </w:pict>
          </mc:Fallback>
        </mc:AlternateContent>
      </w:r>
    </w:p>
    <w:p w14:paraId="001D590E" w14:textId="77777777" w:rsidR="00A15CB3" w:rsidRPr="00DE2C8C" w:rsidRDefault="00A15CB3" w:rsidP="00A15CB3">
      <w:pPr>
        <w:pStyle w:val="SingleTxt"/>
        <w:rPr>
          <w:color w:val="000000" w:themeColor="text1"/>
          <w:highlight w:val="yellow"/>
        </w:rPr>
      </w:pPr>
    </w:p>
    <w:p w14:paraId="00EE11FB" w14:textId="3117EFF1" w:rsidR="00A15CB3" w:rsidRPr="00DE2C8C" w:rsidRDefault="00D76D58"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249" behindDoc="0" locked="0" layoutInCell="1" allowOverlap="1" wp14:anchorId="3F553F27" wp14:editId="2F9003E0">
                <wp:simplePos x="0" y="0"/>
                <wp:positionH relativeFrom="column">
                  <wp:posOffset>6941490</wp:posOffset>
                </wp:positionH>
                <wp:positionV relativeFrom="paragraph">
                  <wp:posOffset>58586</wp:posOffset>
                </wp:positionV>
                <wp:extent cx="1701744" cy="853979"/>
                <wp:effectExtent l="0" t="0" r="13335" b="22860"/>
                <wp:wrapNone/>
                <wp:docPr id="1112688762" name="Rectangle 11126887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1744" cy="853979"/>
                        </a:xfrm>
                        <a:prstGeom prst="rect">
                          <a:avLst/>
                        </a:prstGeom>
                        <a:noFill/>
                        <a:ln w="12700" cap="flat" cmpd="sng" algn="ctr">
                          <a:solidFill>
                            <a:sysClr val="windowText" lastClr="000000"/>
                          </a:solidFill>
                          <a:prstDash val="solid"/>
                          <a:miter lim="800000"/>
                        </a:ln>
                        <a:effectLst/>
                      </wps:spPr>
                      <wps:txbx>
                        <w:txbxContent>
                          <w:p w14:paraId="4CD72EF5" w14:textId="77777777" w:rsidR="00A15CB3" w:rsidRPr="000D28D9" w:rsidRDefault="00A15CB3" w:rsidP="00A15CB3">
                            <w:pPr>
                              <w:pStyle w:val="BodyText3"/>
                              <w:contextualSpacing/>
                              <w:jc w:val="center"/>
                              <w:rPr>
                                <w:b/>
                                <w:bCs/>
                                <w:sz w:val="14"/>
                                <w:szCs w:val="14"/>
                              </w:rPr>
                            </w:pPr>
                            <w:r w:rsidRPr="000D28D9">
                              <w:rPr>
                                <w:b/>
                                <w:bCs/>
                              </w:rPr>
                              <w:t>Risk Management Coordination Section</w:t>
                            </w:r>
                            <w:r w:rsidRPr="000D28D9">
                              <w:rPr>
                                <w:b/>
                                <w:bCs/>
                                <w:sz w:val="14"/>
                                <w:szCs w:val="14"/>
                              </w:rPr>
                              <w:t xml:space="preserve"> </w:t>
                            </w:r>
                          </w:p>
                          <w:p w14:paraId="76313E73" w14:textId="77777777" w:rsidR="00A15CB3" w:rsidRPr="006E5091" w:rsidRDefault="00A15CB3" w:rsidP="00A15CB3">
                            <w:pPr>
                              <w:pStyle w:val="BodyText3"/>
                              <w:contextualSpacing/>
                              <w:jc w:val="center"/>
                              <w:rPr>
                                <w:b/>
                                <w:bCs/>
                              </w:rPr>
                            </w:pPr>
                            <w:r w:rsidRPr="00D1450B">
                              <w:rPr>
                                <w:b/>
                                <w:bCs/>
                              </w:rPr>
                              <w:t>RB</w:t>
                            </w:r>
                            <w:r>
                              <w:t xml:space="preserve"> </w:t>
                            </w:r>
                            <w:r w:rsidRPr="00E11CF8">
                              <w:t>(</w:t>
                            </w:r>
                            <w:r>
                              <w:t>7</w:t>
                            </w:r>
                            <w:r w:rsidRPr="00E11CF8">
                              <w:t xml:space="preserve"> pos</w:t>
                            </w:r>
                            <w:r>
                              <w:t>t</w:t>
                            </w:r>
                            <w:r w:rsidRPr="00E11CF8">
                              <w:t>s)</w:t>
                            </w:r>
                          </w:p>
                          <w:p w14:paraId="5A35ACA0" w14:textId="3308828A" w:rsidR="00A15CB3" w:rsidRPr="00291AA9" w:rsidRDefault="00A15CB3" w:rsidP="00A15CB3">
                            <w:pPr>
                              <w:pStyle w:val="BodyText3"/>
                              <w:jc w:val="center"/>
                              <w:rPr>
                                <w:vertAlign w:val="superscript"/>
                                <w:lang w:val="en-US"/>
                              </w:rPr>
                            </w:pPr>
                            <w:r w:rsidRPr="006E5091">
                              <w:rPr>
                                <w:lang w:val="en-US"/>
                              </w:rPr>
                              <w:t xml:space="preserve">1 P-5, </w:t>
                            </w:r>
                            <w:r>
                              <w:rPr>
                                <w:lang w:val="en-US"/>
                              </w:rPr>
                              <w:t>1</w:t>
                            </w:r>
                            <w:r w:rsidRPr="006E5091">
                              <w:rPr>
                                <w:lang w:val="en-US"/>
                              </w:rPr>
                              <w:t xml:space="preserve"> P-4,</w:t>
                            </w:r>
                            <w:r>
                              <w:rPr>
                                <w:lang w:val="en-US"/>
                              </w:rPr>
                              <w:t xml:space="preserve"> 1 P-4</w:t>
                            </w:r>
                            <w:r>
                              <w:rPr>
                                <w:vertAlign w:val="superscript"/>
                              </w:rPr>
                              <w:t>a</w:t>
                            </w:r>
                            <w:r>
                              <w:rPr>
                                <w:lang w:val="en-US"/>
                              </w:rPr>
                              <w:t xml:space="preserve">, </w:t>
                            </w:r>
                            <w:r w:rsidRPr="006E5091">
                              <w:rPr>
                                <w:lang w:val="en-US"/>
                              </w:rPr>
                              <w:t xml:space="preserve">2 NPO, </w:t>
                            </w:r>
                            <w:r>
                              <w:rPr>
                                <w:lang w:val="en-US"/>
                              </w:rPr>
                              <w:t xml:space="preserve">2 </w:t>
                            </w:r>
                            <w:r w:rsidR="00560B7E">
                              <w:rPr>
                                <w:lang w:val="en-US"/>
                              </w:rPr>
                              <w:t>LL</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53F27" id="Rectangle 1112688762" o:spid="_x0000_s1041" style="position:absolute;left:0;text-align:left;margin-left:546.55pt;margin-top:4.6pt;width:134pt;height:67.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" filled="f" strokecolor="windowText" strokeweight="1pt">
                <v:path arrowok="t"/>
                <v:textbox>
                  <w:txbxContent>
                    <w:p w14:paraId="4CD72EF5" w14:textId="77777777" w:rsidR="00A15CB3" w:rsidRPr="000D28D9" w:rsidRDefault="00A15CB3" w:rsidP="00A15CB3">
                      <w:pPr>
                        <w:pStyle w:val="BodyText3"/>
                        <w:contextualSpacing/>
                        <w:jc w:val="center"/>
                        <w:rPr>
                          <w:b/>
                          <w:bCs/>
                          <w:sz w:val="14"/>
                          <w:szCs w:val="14"/>
                        </w:rPr>
                      </w:pPr>
                      <w:r w:rsidRPr="000D28D9">
                        <w:rPr>
                          <w:b/>
                          <w:bCs/>
                        </w:rPr>
                        <w:t>Risk Management Coordination Section</w:t>
                      </w:r>
                      <w:r w:rsidRPr="000D28D9">
                        <w:rPr>
                          <w:b/>
                          <w:bCs/>
                          <w:sz w:val="14"/>
                          <w:szCs w:val="14"/>
                        </w:rPr>
                        <w:t xml:space="preserve"> </w:t>
                      </w:r>
                    </w:p>
                    <w:p w14:paraId="76313E73" w14:textId="77777777" w:rsidR="00A15CB3" w:rsidRPr="006E5091" w:rsidRDefault="00A15CB3" w:rsidP="00A15CB3">
                      <w:pPr>
                        <w:pStyle w:val="BodyText3"/>
                        <w:contextualSpacing/>
                        <w:jc w:val="center"/>
                        <w:rPr>
                          <w:b/>
                          <w:bCs/>
                        </w:rPr>
                      </w:pPr>
                      <w:r w:rsidRPr="00D1450B">
                        <w:rPr>
                          <w:b/>
                          <w:bCs/>
                        </w:rPr>
                        <w:t>RB</w:t>
                      </w:r>
                      <w:r>
                        <w:t xml:space="preserve"> </w:t>
                      </w:r>
                      <w:r w:rsidRPr="00E11CF8">
                        <w:t>(</w:t>
                      </w:r>
                      <w:r>
                        <w:t>7</w:t>
                      </w:r>
                      <w:r w:rsidRPr="00E11CF8">
                        <w:t xml:space="preserve"> pos</w:t>
                      </w:r>
                      <w:r>
                        <w:t>t</w:t>
                      </w:r>
                      <w:r w:rsidRPr="00E11CF8">
                        <w:t>s)</w:t>
                      </w:r>
                    </w:p>
                    <w:p w14:paraId="5A35ACA0" w14:textId="3308828A" w:rsidR="00A15CB3" w:rsidRPr="00291AA9" w:rsidRDefault="00A15CB3" w:rsidP="00A15CB3">
                      <w:pPr>
                        <w:pStyle w:val="BodyText3"/>
                        <w:jc w:val="center"/>
                        <w:rPr>
                          <w:vertAlign w:val="superscript"/>
                          <w:lang w:val="en-US"/>
                        </w:rPr>
                      </w:pPr>
                      <w:r w:rsidRPr="006E5091">
                        <w:rPr>
                          <w:lang w:val="en-US"/>
                        </w:rPr>
                        <w:t xml:space="preserve">1 P-5, </w:t>
                      </w:r>
                      <w:r>
                        <w:rPr>
                          <w:lang w:val="en-US"/>
                        </w:rPr>
                        <w:t>1</w:t>
                      </w:r>
                      <w:r w:rsidRPr="006E5091">
                        <w:rPr>
                          <w:lang w:val="en-US"/>
                        </w:rPr>
                        <w:t xml:space="preserve"> P-4,</w:t>
                      </w:r>
                      <w:r>
                        <w:rPr>
                          <w:lang w:val="en-US"/>
                        </w:rPr>
                        <w:t xml:space="preserve"> 1 P-4</w:t>
                      </w:r>
                      <w:r>
                        <w:rPr>
                          <w:vertAlign w:val="superscript"/>
                        </w:rPr>
                        <w:t>a</w:t>
                      </w:r>
                      <w:r>
                        <w:rPr>
                          <w:lang w:val="en-US"/>
                        </w:rPr>
                        <w:t xml:space="preserve">, </w:t>
                      </w:r>
                      <w:r w:rsidRPr="006E5091">
                        <w:rPr>
                          <w:lang w:val="en-US"/>
                        </w:rPr>
                        <w:t xml:space="preserve">2 NPO, </w:t>
                      </w:r>
                      <w:r>
                        <w:rPr>
                          <w:lang w:val="en-US"/>
                        </w:rPr>
                        <w:t xml:space="preserve">2 </w:t>
                      </w:r>
                      <w:r w:rsidR="00560B7E">
                        <w:rPr>
                          <w:lang w:val="en-US"/>
                        </w:rPr>
                        <w:t>LL</w:t>
                      </w:r>
                    </w:p>
                  </w:txbxContent>
                </v:textbox>
              </v:rect>
            </w:pict>
          </mc:Fallback>
        </mc:AlternateContent>
      </w:r>
      <w:r w:rsidRPr="00DE2C8C">
        <w:rPr>
          <w:noProof/>
          <w:color w:val="000000" w:themeColor="text1"/>
          <w:w w:val="100"/>
        </w:rPr>
        <mc:AlternateContent>
          <mc:Choice Requires="wps">
            <w:drawing>
              <wp:anchor distT="0" distB="0" distL="114300" distR="114300" simplePos="0" relativeHeight="251658252" behindDoc="0" locked="0" layoutInCell="1" allowOverlap="1" wp14:anchorId="57520CA3" wp14:editId="33D0DCC0">
                <wp:simplePos x="0" y="0"/>
                <wp:positionH relativeFrom="column">
                  <wp:posOffset>4915535</wp:posOffset>
                </wp:positionH>
                <wp:positionV relativeFrom="paragraph">
                  <wp:posOffset>172720</wp:posOffset>
                </wp:positionV>
                <wp:extent cx="1871345" cy="742315"/>
                <wp:effectExtent l="0" t="0" r="0" b="0"/>
                <wp:wrapNone/>
                <wp:docPr id="749125429" name="Rectangle 749125429"/>
                <wp:cNvGraphicFramePr/>
                <a:graphic xmlns:a="http://schemas.openxmlformats.org/drawingml/2006/main">
                  <a:graphicData uri="http://schemas.microsoft.com/office/word/2010/wordprocessingShape">
                    <wps:wsp>
                      <wps:cNvSpPr/>
                      <wps:spPr>
                        <a:xfrm>
                          <a:off x="0" y="0"/>
                          <a:ext cx="1871345" cy="742315"/>
                        </a:xfrm>
                        <a:prstGeom prst="rect">
                          <a:avLst/>
                        </a:prstGeom>
                        <a:noFill/>
                        <a:ln w="12700" cap="flat" cmpd="sng" algn="ctr">
                          <a:solidFill>
                            <a:sysClr val="windowText" lastClr="000000"/>
                          </a:solidFill>
                          <a:prstDash val="solid"/>
                          <a:miter lim="800000"/>
                        </a:ln>
                        <a:effectLst/>
                      </wps:spPr>
                      <wps:txbx>
                        <w:txbxContent>
                          <w:p w14:paraId="6F3EA77E" w14:textId="77777777" w:rsidR="00A15CB3" w:rsidRDefault="00A15CB3" w:rsidP="00A15CB3">
                            <w:pPr>
                              <w:spacing w:after="40" w:line="240" w:lineRule="auto"/>
                              <w:jc w:val="center"/>
                              <w:rPr>
                                <w:b/>
                                <w:sz w:val="16"/>
                                <w:szCs w:val="16"/>
                              </w:rPr>
                            </w:pPr>
                            <w:r w:rsidRPr="00136C78">
                              <w:rPr>
                                <w:b/>
                                <w:sz w:val="16"/>
                                <w:szCs w:val="16"/>
                              </w:rPr>
                              <w:t xml:space="preserve">Aid Coordination Coherence Section </w:t>
                            </w:r>
                          </w:p>
                          <w:p w14:paraId="51AC85DB" w14:textId="77777777" w:rsidR="00A15CB3" w:rsidRPr="00D51E81" w:rsidRDefault="00A15CB3" w:rsidP="00A15CB3">
                            <w:pPr>
                              <w:spacing w:after="40" w:line="240" w:lineRule="auto"/>
                              <w:jc w:val="center"/>
                              <w:rPr>
                                <w:b/>
                                <w:sz w:val="16"/>
                                <w:szCs w:val="16"/>
                              </w:rPr>
                            </w:pPr>
                            <w:r w:rsidRPr="00D1450B">
                              <w:rPr>
                                <w:b/>
                                <w:sz w:val="16"/>
                                <w:szCs w:val="16"/>
                              </w:rPr>
                              <w:t xml:space="preserve">RB </w:t>
                            </w:r>
                            <w:r w:rsidRPr="00D1450B">
                              <w:rPr>
                                <w:bCs/>
                                <w:sz w:val="16"/>
                                <w:szCs w:val="16"/>
                              </w:rPr>
                              <w:t>(</w:t>
                            </w:r>
                            <w:r>
                              <w:rPr>
                                <w:bCs/>
                                <w:sz w:val="16"/>
                                <w:szCs w:val="16"/>
                              </w:rPr>
                              <w:t>5</w:t>
                            </w:r>
                            <w:r w:rsidRPr="00D1450B">
                              <w:rPr>
                                <w:bCs/>
                                <w:sz w:val="16"/>
                                <w:szCs w:val="16"/>
                              </w:rPr>
                              <w:t xml:space="preserve"> pos</w:t>
                            </w:r>
                            <w:r>
                              <w:rPr>
                                <w:bCs/>
                                <w:sz w:val="16"/>
                                <w:szCs w:val="16"/>
                              </w:rPr>
                              <w:t>t</w:t>
                            </w:r>
                            <w:r w:rsidRPr="00D1450B">
                              <w:rPr>
                                <w:bCs/>
                                <w:sz w:val="16"/>
                                <w:szCs w:val="16"/>
                              </w:rPr>
                              <w:t>s)</w:t>
                            </w:r>
                          </w:p>
                          <w:p w14:paraId="629810C7" w14:textId="6884B994" w:rsidR="00A15CB3" w:rsidRPr="00B57334" w:rsidRDefault="00A15CB3" w:rsidP="00A15CB3">
                            <w:pPr>
                              <w:spacing w:line="240" w:lineRule="auto"/>
                              <w:jc w:val="center"/>
                              <w:rPr>
                                <w:sz w:val="16"/>
                                <w:szCs w:val="16"/>
                                <w:lang w:val="es-ES"/>
                              </w:rPr>
                            </w:pPr>
                            <w:r w:rsidRPr="00B57334">
                              <w:rPr>
                                <w:sz w:val="16"/>
                                <w:szCs w:val="16"/>
                                <w:lang w:val="es-ES"/>
                              </w:rPr>
                              <w:t>1 P-5, 1 P-4, 1 P-3, 1 NPO, 1 </w:t>
                            </w:r>
                            <w:r w:rsidR="00560B7E">
                              <w:rPr>
                                <w:sz w:val="16"/>
                                <w:szCs w:val="16"/>
                                <w:lang w:val="es-ES"/>
                              </w:rPr>
                              <w:t>LL</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520CA3" id="Rectangle 749125429" o:spid="_x0000_s1042" style="position:absolute;left:0;text-align:left;margin-left:387.05pt;margin-top:13.6pt;width:147.35pt;height:58.4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" filled="f" strokecolor="windowText" strokeweight="1pt">
                <v:textbox>
                  <w:txbxContent>
                    <w:p w14:paraId="6F3EA77E" w14:textId="77777777" w:rsidR="00A15CB3" w:rsidRDefault="00A15CB3" w:rsidP="00A15CB3">
                      <w:pPr>
                        <w:spacing w:after="40" w:line="240" w:lineRule="auto"/>
                        <w:jc w:val="center"/>
                        <w:rPr>
                          <w:b/>
                          <w:sz w:val="16"/>
                          <w:szCs w:val="16"/>
                        </w:rPr>
                      </w:pPr>
                      <w:r w:rsidRPr="00136C78">
                        <w:rPr>
                          <w:b/>
                          <w:sz w:val="16"/>
                          <w:szCs w:val="16"/>
                        </w:rPr>
                        <w:t xml:space="preserve">Aid Coordination Coherence Section </w:t>
                      </w:r>
                    </w:p>
                    <w:p w14:paraId="51AC85DB" w14:textId="77777777" w:rsidR="00A15CB3" w:rsidRPr="00D51E81" w:rsidRDefault="00A15CB3" w:rsidP="00A15CB3">
                      <w:pPr>
                        <w:spacing w:after="40" w:line="240" w:lineRule="auto"/>
                        <w:jc w:val="center"/>
                        <w:rPr>
                          <w:b/>
                          <w:sz w:val="16"/>
                          <w:szCs w:val="16"/>
                        </w:rPr>
                      </w:pPr>
                      <w:r w:rsidRPr="00D1450B">
                        <w:rPr>
                          <w:b/>
                          <w:sz w:val="16"/>
                          <w:szCs w:val="16"/>
                        </w:rPr>
                        <w:t xml:space="preserve">RB </w:t>
                      </w:r>
                      <w:r w:rsidRPr="00D1450B">
                        <w:rPr>
                          <w:bCs/>
                          <w:sz w:val="16"/>
                          <w:szCs w:val="16"/>
                        </w:rPr>
                        <w:t>(</w:t>
                      </w:r>
                      <w:r>
                        <w:rPr>
                          <w:bCs/>
                          <w:sz w:val="16"/>
                          <w:szCs w:val="16"/>
                        </w:rPr>
                        <w:t>5</w:t>
                      </w:r>
                      <w:r w:rsidRPr="00D1450B">
                        <w:rPr>
                          <w:bCs/>
                          <w:sz w:val="16"/>
                          <w:szCs w:val="16"/>
                        </w:rPr>
                        <w:t xml:space="preserve"> pos</w:t>
                      </w:r>
                      <w:r>
                        <w:rPr>
                          <w:bCs/>
                          <w:sz w:val="16"/>
                          <w:szCs w:val="16"/>
                        </w:rPr>
                        <w:t>t</w:t>
                      </w:r>
                      <w:r w:rsidRPr="00D1450B">
                        <w:rPr>
                          <w:bCs/>
                          <w:sz w:val="16"/>
                          <w:szCs w:val="16"/>
                        </w:rPr>
                        <w:t>s)</w:t>
                      </w:r>
                    </w:p>
                    <w:p w14:paraId="629810C7" w14:textId="6884B994" w:rsidR="00A15CB3" w:rsidRPr="00B57334" w:rsidRDefault="00A15CB3" w:rsidP="00A15CB3">
                      <w:pPr>
                        <w:spacing w:line="240" w:lineRule="auto"/>
                        <w:jc w:val="center"/>
                        <w:rPr>
                          <w:sz w:val="16"/>
                          <w:szCs w:val="16"/>
                          <w:lang w:val="es-ES"/>
                        </w:rPr>
                      </w:pPr>
                      <w:r w:rsidRPr="00B57334">
                        <w:rPr>
                          <w:sz w:val="16"/>
                          <w:szCs w:val="16"/>
                          <w:lang w:val="es-ES"/>
                        </w:rPr>
                        <w:t>1 P-5, 1 P-4, 1 P-3, 1 NPO, 1 </w:t>
                      </w:r>
                      <w:r w:rsidR="00560B7E">
                        <w:rPr>
                          <w:sz w:val="16"/>
                          <w:szCs w:val="16"/>
                          <w:lang w:val="es-ES"/>
                        </w:rPr>
                        <w:t>LL</w:t>
                      </w:r>
                    </w:p>
                  </w:txbxContent>
                </v:textbox>
              </v:rect>
            </w:pict>
          </mc:Fallback>
        </mc:AlternateContent>
      </w:r>
      <w:r w:rsidR="00A15CB3" w:rsidRPr="00DE2C8C">
        <w:rPr>
          <w:noProof/>
          <w:color w:val="000000" w:themeColor="text1"/>
          <w:w w:val="100"/>
        </w:rPr>
        <mc:AlternateContent>
          <mc:Choice Requires="wps">
            <w:drawing>
              <wp:anchor distT="0" distB="0" distL="114300" distR="114300" simplePos="0" relativeHeight="251658349" behindDoc="0" locked="0" layoutInCell="1" allowOverlap="1" wp14:anchorId="61F19CAE" wp14:editId="0D14B527">
                <wp:simplePos x="0" y="0"/>
                <wp:positionH relativeFrom="column">
                  <wp:posOffset>1355304</wp:posOffset>
                </wp:positionH>
                <wp:positionV relativeFrom="paragraph">
                  <wp:posOffset>21464</wp:posOffset>
                </wp:positionV>
                <wp:extent cx="0" cy="118569"/>
                <wp:effectExtent l="0" t="0" r="38100" b="34290"/>
                <wp:wrapNone/>
                <wp:docPr id="416301415" name="Straight Connector 416301415"/>
                <wp:cNvGraphicFramePr/>
                <a:graphic xmlns:a="http://schemas.openxmlformats.org/drawingml/2006/main">
                  <a:graphicData uri="http://schemas.microsoft.com/office/word/2010/wordprocessingShape">
                    <wps:wsp>
                      <wps:cNvCnPr/>
                      <wps:spPr>
                        <a:xfrm>
                          <a:off x="0" y="0"/>
                          <a:ext cx="0" cy="1185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A66C0B" id="Straight Connector 416301415" o:spid="_x0000_s1026" style="position:absolute;z-index:251658351;visibility:visible;mso-wrap-style:square;mso-wrap-distance-left:9pt;mso-wrap-distance-top:0;mso-wrap-distance-right:9pt;mso-wrap-distance-bottom:0;mso-position-horizontal:absolute;mso-position-horizontal-relative:text;mso-position-vertical:absolute;mso-position-vertical-relative:text" from="106.7pt,1.7pt" to="106.7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" strokecolor="black [3200]" strokeweight=".5pt">
                <v:stroke joinstyle="miter"/>
              </v:line>
            </w:pict>
          </mc:Fallback>
        </mc:AlternateContent>
      </w:r>
      <w:r w:rsidR="00A15CB3" w:rsidRPr="00DE2C8C">
        <w:rPr>
          <w:noProof/>
          <w:color w:val="000000" w:themeColor="text1"/>
          <w:w w:val="100"/>
        </w:rPr>
        <mc:AlternateContent>
          <mc:Choice Requires="wps">
            <w:drawing>
              <wp:anchor distT="0" distB="0" distL="114300" distR="114300" simplePos="0" relativeHeight="251658348" behindDoc="0" locked="0" layoutInCell="1" allowOverlap="1" wp14:anchorId="6E7648E5" wp14:editId="4AD76E14">
                <wp:simplePos x="0" y="0"/>
                <wp:positionH relativeFrom="column">
                  <wp:posOffset>2237903</wp:posOffset>
                </wp:positionH>
                <wp:positionV relativeFrom="paragraph">
                  <wp:posOffset>135506</wp:posOffset>
                </wp:positionV>
                <wp:extent cx="0" cy="113169"/>
                <wp:effectExtent l="0" t="0" r="38100" b="20320"/>
                <wp:wrapNone/>
                <wp:docPr id="961652368" name="Straight Connector 961652368"/>
                <wp:cNvGraphicFramePr/>
                <a:graphic xmlns:a="http://schemas.openxmlformats.org/drawingml/2006/main">
                  <a:graphicData uri="http://schemas.microsoft.com/office/word/2010/wordprocessingShape">
                    <wps:wsp>
                      <wps:cNvCnPr/>
                      <wps:spPr>
                        <a:xfrm>
                          <a:off x="0" y="0"/>
                          <a:ext cx="0" cy="1131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ACDDD9" id="Straight Connector 961652368" o:spid="_x0000_s1026" style="position:absolute;z-index:251658350;visibility:visible;mso-wrap-style:square;mso-wrap-distance-left:9pt;mso-wrap-distance-top:0;mso-wrap-distance-right:9pt;mso-wrap-distance-bottom:0;mso-position-horizontal:absolute;mso-position-horizontal-relative:text;mso-position-vertical:absolute;mso-position-vertical-relative:text" from="176.2pt,10.65pt" to="176.2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" strokecolor="black [3200]" strokeweight=".5pt">
                <v:stroke joinstyle="miter"/>
              </v:line>
            </w:pict>
          </mc:Fallback>
        </mc:AlternateContent>
      </w:r>
      <w:r w:rsidR="00A15CB3" w:rsidRPr="00DE2C8C">
        <w:rPr>
          <w:noProof/>
          <w:color w:val="000000" w:themeColor="text1"/>
          <w:w w:val="100"/>
        </w:rPr>
        <mc:AlternateContent>
          <mc:Choice Requires="wps">
            <w:drawing>
              <wp:anchor distT="0" distB="0" distL="114300" distR="114300" simplePos="0" relativeHeight="251658347" behindDoc="0" locked="0" layoutInCell="1" allowOverlap="1" wp14:anchorId="45A6DCE4" wp14:editId="019686A9">
                <wp:simplePos x="0" y="0"/>
                <wp:positionH relativeFrom="column">
                  <wp:posOffset>649133</wp:posOffset>
                </wp:positionH>
                <wp:positionV relativeFrom="paragraph">
                  <wp:posOffset>135506</wp:posOffset>
                </wp:positionV>
                <wp:extent cx="0" cy="104115"/>
                <wp:effectExtent l="0" t="0" r="38100" b="29845"/>
                <wp:wrapNone/>
                <wp:docPr id="2037791671" name="Straight Connector 2037791671"/>
                <wp:cNvGraphicFramePr/>
                <a:graphic xmlns:a="http://schemas.openxmlformats.org/drawingml/2006/main">
                  <a:graphicData uri="http://schemas.microsoft.com/office/word/2010/wordprocessingShape">
                    <wps:wsp>
                      <wps:cNvCnPr/>
                      <wps:spPr>
                        <a:xfrm>
                          <a:off x="0" y="0"/>
                          <a:ext cx="0" cy="1041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D2A1B" id="Straight Connector 2037791671" o:spid="_x0000_s1026" style="position:absolute;z-index:251658349;visibility:visible;mso-wrap-style:square;mso-wrap-distance-left:9pt;mso-wrap-distance-top:0;mso-wrap-distance-right:9pt;mso-wrap-distance-bottom:0;mso-position-horizontal:absolute;mso-position-horizontal-relative:text;mso-position-vertical:absolute;mso-position-vertical-relative:text" from="51.1pt,10.65pt" to="51.1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" strokecolor="black [3200]" strokeweight=".5pt">
                <v:stroke joinstyle="miter"/>
              </v:line>
            </w:pict>
          </mc:Fallback>
        </mc:AlternateContent>
      </w:r>
      <w:r w:rsidR="00A15CB3" w:rsidRPr="00DE2C8C">
        <w:rPr>
          <w:noProof/>
          <w:color w:val="000000" w:themeColor="text1"/>
          <w:w w:val="100"/>
        </w:rPr>
        <mc:AlternateContent>
          <mc:Choice Requires="wps">
            <w:drawing>
              <wp:anchor distT="0" distB="0" distL="114300" distR="114300" simplePos="0" relativeHeight="251658346" behindDoc="0" locked="0" layoutInCell="1" allowOverlap="1" wp14:anchorId="7B7533F4" wp14:editId="45B9936F">
                <wp:simplePos x="0" y="0"/>
                <wp:positionH relativeFrom="column">
                  <wp:posOffset>649133</wp:posOffset>
                </wp:positionH>
                <wp:positionV relativeFrom="paragraph">
                  <wp:posOffset>135506</wp:posOffset>
                </wp:positionV>
                <wp:extent cx="1588884" cy="0"/>
                <wp:effectExtent l="0" t="0" r="0" b="0"/>
                <wp:wrapNone/>
                <wp:docPr id="286689879" name="Straight Connector 286689879"/>
                <wp:cNvGraphicFramePr/>
                <a:graphic xmlns:a="http://schemas.openxmlformats.org/drawingml/2006/main">
                  <a:graphicData uri="http://schemas.microsoft.com/office/word/2010/wordprocessingShape">
                    <wps:wsp>
                      <wps:cNvCnPr/>
                      <wps:spPr>
                        <a:xfrm>
                          <a:off x="0" y="0"/>
                          <a:ext cx="15888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BF113C" id="Straight Connector 286689879" o:spid="_x0000_s1026" style="position:absolute;z-index:251658348;visibility:visible;mso-wrap-style:square;mso-wrap-distance-left:9pt;mso-wrap-distance-top:0;mso-wrap-distance-right:9pt;mso-wrap-distance-bottom:0;mso-position-horizontal:absolute;mso-position-horizontal-relative:text;mso-position-vertical:absolute;mso-position-vertical-relative:text" from="51.1pt,10.65pt" to="176.2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" strokecolor="black [3200]" strokeweight=".5pt">
                <v:stroke joinstyle="miter"/>
              </v:line>
            </w:pict>
          </mc:Fallback>
        </mc:AlternateContent>
      </w:r>
    </w:p>
    <w:p w14:paraId="48347DE3" w14:textId="705D83FB" w:rsidR="00A15CB3" w:rsidRPr="00DE2C8C" w:rsidRDefault="00A15CB3" w:rsidP="00A15CB3">
      <w:pPr>
        <w:pStyle w:val="SingleTxt"/>
        <w:rPr>
          <w:color w:val="000000" w:themeColor="text1"/>
          <w:highlight w:val="yellow"/>
        </w:rPr>
      </w:pPr>
      <w:r w:rsidRPr="00DE2C8C">
        <w:rPr>
          <w:rFonts w:eastAsia="SimSun"/>
          <w:b/>
          <w:noProof/>
          <w:color w:val="000000" w:themeColor="text1"/>
          <w:w w:val="100"/>
          <w:lang w:val="en-US"/>
        </w:rPr>
        <mc:AlternateContent>
          <mc:Choice Requires="wps">
            <w:drawing>
              <wp:anchor distT="0" distB="0" distL="114300" distR="114300" simplePos="0" relativeHeight="251658272" behindDoc="0" locked="0" layoutInCell="1" allowOverlap="1" wp14:anchorId="15544E4E" wp14:editId="5E4CC979">
                <wp:simplePos x="0" y="0"/>
                <wp:positionH relativeFrom="column">
                  <wp:posOffset>6784661</wp:posOffset>
                </wp:positionH>
                <wp:positionV relativeFrom="paragraph">
                  <wp:posOffset>209996</wp:posOffset>
                </wp:positionV>
                <wp:extent cx="161158" cy="0"/>
                <wp:effectExtent l="0" t="0" r="0" b="0"/>
                <wp:wrapNone/>
                <wp:docPr id="288199057" name="Straight Connector 288199057"/>
                <wp:cNvGraphicFramePr/>
                <a:graphic xmlns:a="http://schemas.openxmlformats.org/drawingml/2006/main">
                  <a:graphicData uri="http://schemas.microsoft.com/office/word/2010/wordprocessingShape">
                    <wps:wsp>
                      <wps:cNvCnPr/>
                      <wps:spPr>
                        <a:xfrm>
                          <a:off x="0" y="0"/>
                          <a:ext cx="1611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BC7C90" id="Straight Connector 288199057" o:spid="_x0000_s1026" style="position:absolute;z-index:251658274;visibility:visible;mso-wrap-style:square;mso-wrap-distance-left:9pt;mso-wrap-distance-top:0;mso-wrap-distance-right:9pt;mso-wrap-distance-bottom:0;mso-position-horizontal:absolute;mso-position-horizontal-relative:text;mso-position-vertical:absolute;mso-position-vertical-relative:text" from="534.25pt,16.55pt" to="546.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" strokecolor="black [3200]" strokeweight=".5pt">
                <v:stroke joinstyle="miter"/>
              </v:line>
            </w:pict>
          </mc:Fallback>
        </mc:AlternateContent>
      </w:r>
      <w:r w:rsidRPr="00DE2C8C">
        <w:rPr>
          <w:rFonts w:eastAsia="SimSun"/>
          <w:b/>
          <w:noProof/>
          <w:color w:val="000000" w:themeColor="text1"/>
          <w:lang w:val="en-US"/>
        </w:rPr>
        <mc:AlternateContent>
          <mc:Choice Requires="wps">
            <w:drawing>
              <wp:anchor distT="0" distB="0" distL="114300" distR="114300" simplePos="0" relativeHeight="251658268" behindDoc="0" locked="0" layoutInCell="1" allowOverlap="1" wp14:anchorId="42DA0E35" wp14:editId="425FECA2">
                <wp:simplePos x="0" y="0"/>
                <wp:positionH relativeFrom="margin">
                  <wp:posOffset>3312568</wp:posOffset>
                </wp:positionH>
                <wp:positionV relativeFrom="paragraph">
                  <wp:posOffset>10009</wp:posOffset>
                </wp:positionV>
                <wp:extent cx="920750" cy="894715"/>
                <wp:effectExtent l="0" t="0" r="0" b="635"/>
                <wp:wrapNone/>
                <wp:docPr id="130830836" name="Text Box 130830836"/>
                <wp:cNvGraphicFramePr/>
                <a:graphic xmlns:a="http://schemas.openxmlformats.org/drawingml/2006/main">
                  <a:graphicData uri="http://schemas.microsoft.com/office/word/2010/wordprocessingShape">
                    <wps:wsp>
                      <wps:cNvSpPr txBox="1"/>
                      <wps:spPr>
                        <a:xfrm>
                          <a:off x="0" y="0"/>
                          <a:ext cx="920750" cy="894715"/>
                        </a:xfrm>
                        <a:prstGeom prst="rect">
                          <a:avLst/>
                        </a:prstGeom>
                        <a:solidFill>
                          <a:sysClr val="window" lastClr="FFFFFF"/>
                        </a:solidFill>
                        <a:ln w="6350">
                          <a:noFill/>
                        </a:ln>
                      </wps:spPr>
                      <wps:txbx>
                        <w:txbxContent>
                          <w:p w14:paraId="6D6B8938" w14:textId="77777777" w:rsidR="00A15CB3" w:rsidRPr="00AA4C76" w:rsidRDefault="00A15CB3" w:rsidP="00A15CB3">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517C10D2"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1F9E1C49" w14:textId="77777777" w:rsidR="00A15CB3" w:rsidRPr="00AA4C76" w:rsidRDefault="00A15CB3" w:rsidP="00A15CB3">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0FAFE7C0"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6A5A724F"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p w14:paraId="2AE03E6E" w14:textId="77777777" w:rsidR="00A15CB3" w:rsidRPr="00AA4C76" w:rsidRDefault="00A15CB3" w:rsidP="00A15CB3">
                            <w:pPr>
                              <w:shd w:val="clear" w:color="auto" w:fill="FFFFFF"/>
                              <w:tabs>
                                <w:tab w:val="left" w:pos="1260"/>
                              </w:tabs>
                              <w:spacing w:line="240" w:lineRule="auto"/>
                              <w:ind w:right="-86"/>
                              <w:rPr>
                                <w:sz w:val="16"/>
                                <w:szCs w:val="16"/>
                              </w:rPr>
                            </w:pPr>
                          </w:p>
                          <w:p w14:paraId="77C7D3DB" w14:textId="77777777" w:rsidR="00A15CB3" w:rsidRPr="00AA4C76" w:rsidRDefault="00A15CB3" w:rsidP="00A15C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DA0E35" id="_x0000_t202" coordsize="21600,21600" o:spt="202" path="m,l,21600r21600,l21600,xe">
                <v:stroke joinstyle="miter"/>
                <v:path gradientshapeok="t" o:connecttype="rect"/>
              </v:shapetype>
              <v:shape id="Text Box 130830836" o:spid="_x0000_s1043" type="#_x0000_t202" style="position:absolute;left:0;text-align:left;margin-left:260.85pt;margin-top:.8pt;width:72.5pt;height:70.45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" fillcolor="window" stroked="f" strokeweight=".5pt">
                <v:textbox>
                  <w:txbxContent>
                    <w:p w14:paraId="6D6B8938" w14:textId="77777777" w:rsidR="00A15CB3" w:rsidRPr="00AA4C76" w:rsidRDefault="00A15CB3" w:rsidP="00A15CB3">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517C10D2"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1F9E1C49" w14:textId="77777777" w:rsidR="00A15CB3" w:rsidRPr="00AA4C76" w:rsidRDefault="00A15CB3" w:rsidP="00A15CB3">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0FAFE7C0"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6A5A724F"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p w14:paraId="2AE03E6E" w14:textId="77777777" w:rsidR="00A15CB3" w:rsidRPr="00AA4C76" w:rsidRDefault="00A15CB3" w:rsidP="00A15CB3">
                      <w:pPr>
                        <w:shd w:val="clear" w:color="auto" w:fill="FFFFFF"/>
                        <w:tabs>
                          <w:tab w:val="left" w:pos="1260"/>
                        </w:tabs>
                        <w:spacing w:line="240" w:lineRule="auto"/>
                        <w:ind w:right="-86"/>
                        <w:rPr>
                          <w:sz w:val="16"/>
                          <w:szCs w:val="16"/>
                        </w:rPr>
                      </w:pPr>
                    </w:p>
                    <w:p w14:paraId="77C7D3DB" w14:textId="77777777" w:rsidR="00A15CB3" w:rsidRPr="00AA4C76" w:rsidRDefault="00A15CB3" w:rsidP="00A15CB3"/>
                  </w:txbxContent>
                </v:textbox>
                <w10:wrap anchorx="margin"/>
              </v:shape>
            </w:pict>
          </mc:Fallback>
        </mc:AlternateContent>
      </w:r>
      <w:r w:rsidRPr="00DE2C8C">
        <w:rPr>
          <w:noProof/>
          <w:color w:val="000000" w:themeColor="text1"/>
        </w:rPr>
        <mc:AlternateContent>
          <mc:Choice Requires="wps">
            <w:drawing>
              <wp:anchor distT="0" distB="0" distL="114300" distR="114300" simplePos="0" relativeHeight="251658263" behindDoc="0" locked="0" layoutInCell="1" allowOverlap="1" wp14:anchorId="7505D379" wp14:editId="7B8EB3E0">
                <wp:simplePos x="0" y="0"/>
                <wp:positionH relativeFrom="column">
                  <wp:posOffset>1545118</wp:posOffset>
                </wp:positionH>
                <wp:positionV relativeFrom="paragraph">
                  <wp:posOffset>12216</wp:posOffset>
                </wp:positionV>
                <wp:extent cx="1304290" cy="673735"/>
                <wp:effectExtent l="0" t="0" r="10160" b="12065"/>
                <wp:wrapNone/>
                <wp:docPr id="1753408822" name="Rectangle 17534088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4290" cy="673735"/>
                        </a:xfrm>
                        <a:prstGeom prst="rect">
                          <a:avLst/>
                        </a:prstGeom>
                        <a:noFill/>
                        <a:ln w="12700" cap="flat" cmpd="sng" algn="ctr">
                          <a:solidFill>
                            <a:sysClr val="windowText" lastClr="000000"/>
                          </a:solidFill>
                          <a:prstDash val="solid"/>
                          <a:miter lim="800000"/>
                        </a:ln>
                        <a:effectLst/>
                      </wps:spPr>
                      <wps:txbx>
                        <w:txbxContent>
                          <w:p w14:paraId="44D1A16C" w14:textId="77777777" w:rsidR="00A15CB3" w:rsidRDefault="00A15CB3" w:rsidP="00A15CB3">
                            <w:pPr>
                              <w:spacing w:after="40" w:line="240" w:lineRule="auto"/>
                              <w:jc w:val="center"/>
                              <w:rPr>
                                <w:b/>
                                <w:sz w:val="16"/>
                                <w:szCs w:val="16"/>
                              </w:rPr>
                            </w:pPr>
                            <w:r w:rsidRPr="003040DB">
                              <w:rPr>
                                <w:b/>
                                <w:sz w:val="16"/>
                                <w:szCs w:val="16"/>
                              </w:rPr>
                              <w:t xml:space="preserve">Liaison Office in Tehran </w:t>
                            </w:r>
                          </w:p>
                          <w:p w14:paraId="392A791D" w14:textId="77777777" w:rsidR="00A15CB3" w:rsidRPr="00D1450B" w:rsidRDefault="00A15CB3" w:rsidP="00A15CB3">
                            <w:pPr>
                              <w:spacing w:after="40" w:line="240" w:lineRule="auto"/>
                              <w:jc w:val="center"/>
                              <w:rPr>
                                <w:b/>
                                <w:sz w:val="16"/>
                                <w:szCs w:val="16"/>
                              </w:rPr>
                            </w:pPr>
                            <w:r w:rsidRPr="00D1450B">
                              <w:rPr>
                                <w:b/>
                                <w:sz w:val="16"/>
                                <w:szCs w:val="16"/>
                              </w:rPr>
                              <w:t xml:space="preserve">RB </w:t>
                            </w:r>
                            <w:r w:rsidRPr="00D1450B">
                              <w:rPr>
                                <w:bCs/>
                                <w:sz w:val="16"/>
                                <w:szCs w:val="16"/>
                              </w:rPr>
                              <w:t>(4 p</w:t>
                            </w:r>
                            <w:r>
                              <w:rPr>
                                <w:bCs/>
                                <w:sz w:val="16"/>
                                <w:szCs w:val="16"/>
                              </w:rPr>
                              <w:t>osts</w:t>
                            </w:r>
                            <w:r w:rsidRPr="00D1450B">
                              <w:rPr>
                                <w:bCs/>
                                <w:sz w:val="16"/>
                                <w:szCs w:val="16"/>
                              </w:rPr>
                              <w:t>)</w:t>
                            </w:r>
                          </w:p>
                          <w:p w14:paraId="2D750EF3" w14:textId="46D04D9D" w:rsidR="00A15CB3" w:rsidRPr="003040DB" w:rsidRDefault="00A15CB3" w:rsidP="00A15CB3">
                            <w:pPr>
                              <w:spacing w:line="240" w:lineRule="auto"/>
                              <w:jc w:val="center"/>
                              <w:rPr>
                                <w:sz w:val="16"/>
                                <w:szCs w:val="16"/>
                              </w:rPr>
                            </w:pPr>
                            <w:r w:rsidRPr="003040DB">
                              <w:rPr>
                                <w:sz w:val="16"/>
                                <w:szCs w:val="16"/>
                              </w:rPr>
                              <w:t xml:space="preserve">1 P-4, 1 NPO, 2 </w:t>
                            </w:r>
                            <w:r w:rsidR="00560B7E">
                              <w:rPr>
                                <w:sz w:val="16"/>
                                <w:szCs w:val="16"/>
                                <w:lang w:val="es-ES"/>
                              </w:rPr>
                              <w:t>LL</w:t>
                            </w:r>
                            <w:r w:rsidRPr="003040DB">
                              <w:rPr>
                                <w:sz w:val="16"/>
                                <w:szCs w:val="16"/>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5D379" id="Rectangle 1753408822" o:spid="_x0000_s1044" style="position:absolute;left:0;text-align:left;margin-left:121.65pt;margin-top:.95pt;width:102.7pt;height:53.0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" filled="f" strokecolor="windowText" strokeweight="1pt">
                <v:path arrowok="t"/>
                <v:textbox>
                  <w:txbxContent>
                    <w:p w14:paraId="44D1A16C" w14:textId="77777777" w:rsidR="00A15CB3" w:rsidRDefault="00A15CB3" w:rsidP="00A15CB3">
                      <w:pPr>
                        <w:spacing w:after="40" w:line="240" w:lineRule="auto"/>
                        <w:jc w:val="center"/>
                        <w:rPr>
                          <w:b/>
                          <w:sz w:val="16"/>
                          <w:szCs w:val="16"/>
                        </w:rPr>
                      </w:pPr>
                      <w:r w:rsidRPr="003040DB">
                        <w:rPr>
                          <w:b/>
                          <w:sz w:val="16"/>
                          <w:szCs w:val="16"/>
                        </w:rPr>
                        <w:t xml:space="preserve">Liaison Office in Tehran </w:t>
                      </w:r>
                    </w:p>
                    <w:p w14:paraId="392A791D" w14:textId="77777777" w:rsidR="00A15CB3" w:rsidRPr="00D1450B" w:rsidRDefault="00A15CB3" w:rsidP="00A15CB3">
                      <w:pPr>
                        <w:spacing w:after="40" w:line="240" w:lineRule="auto"/>
                        <w:jc w:val="center"/>
                        <w:rPr>
                          <w:b/>
                          <w:sz w:val="16"/>
                          <w:szCs w:val="16"/>
                        </w:rPr>
                      </w:pPr>
                      <w:r w:rsidRPr="00D1450B">
                        <w:rPr>
                          <w:b/>
                          <w:sz w:val="16"/>
                          <w:szCs w:val="16"/>
                        </w:rPr>
                        <w:t xml:space="preserve">RB </w:t>
                      </w:r>
                      <w:r w:rsidRPr="00D1450B">
                        <w:rPr>
                          <w:bCs/>
                          <w:sz w:val="16"/>
                          <w:szCs w:val="16"/>
                        </w:rPr>
                        <w:t>(4 p</w:t>
                      </w:r>
                      <w:r>
                        <w:rPr>
                          <w:bCs/>
                          <w:sz w:val="16"/>
                          <w:szCs w:val="16"/>
                        </w:rPr>
                        <w:t>osts</w:t>
                      </w:r>
                      <w:r w:rsidRPr="00D1450B">
                        <w:rPr>
                          <w:bCs/>
                          <w:sz w:val="16"/>
                          <w:szCs w:val="16"/>
                        </w:rPr>
                        <w:t>)</w:t>
                      </w:r>
                    </w:p>
                    <w:p w14:paraId="2D750EF3" w14:textId="46D04D9D" w:rsidR="00A15CB3" w:rsidRPr="003040DB" w:rsidRDefault="00A15CB3" w:rsidP="00A15CB3">
                      <w:pPr>
                        <w:spacing w:line="240" w:lineRule="auto"/>
                        <w:jc w:val="center"/>
                        <w:rPr>
                          <w:sz w:val="16"/>
                          <w:szCs w:val="16"/>
                        </w:rPr>
                      </w:pPr>
                      <w:r w:rsidRPr="003040DB">
                        <w:rPr>
                          <w:sz w:val="16"/>
                          <w:szCs w:val="16"/>
                        </w:rPr>
                        <w:t xml:space="preserve">1 P-4, 1 NPO, 2 </w:t>
                      </w:r>
                      <w:r w:rsidR="00560B7E">
                        <w:rPr>
                          <w:sz w:val="16"/>
                          <w:szCs w:val="16"/>
                          <w:lang w:val="es-ES"/>
                        </w:rPr>
                        <w:t>LL</w:t>
                      </w:r>
                      <w:r w:rsidRPr="003040DB">
                        <w:rPr>
                          <w:sz w:val="16"/>
                          <w:szCs w:val="16"/>
                        </w:rPr>
                        <w:t xml:space="preserve"> </w:t>
                      </w:r>
                    </w:p>
                  </w:txbxContent>
                </v:textbox>
              </v:rect>
            </w:pict>
          </mc:Fallback>
        </mc:AlternateContent>
      </w:r>
      <w:r w:rsidRPr="00DE2C8C">
        <w:rPr>
          <w:noProof/>
          <w:color w:val="000000" w:themeColor="text1"/>
        </w:rPr>
        <mc:AlternateContent>
          <mc:Choice Requires="wps">
            <w:drawing>
              <wp:anchor distT="0" distB="0" distL="114300" distR="114300" simplePos="0" relativeHeight="251658264" behindDoc="0" locked="0" layoutInCell="1" allowOverlap="1" wp14:anchorId="2C97A05F" wp14:editId="4FF02A10">
                <wp:simplePos x="0" y="0"/>
                <wp:positionH relativeFrom="margin">
                  <wp:align>left</wp:align>
                </wp:positionH>
                <wp:positionV relativeFrom="paragraph">
                  <wp:posOffset>11581</wp:posOffset>
                </wp:positionV>
                <wp:extent cx="1382573" cy="667385"/>
                <wp:effectExtent l="0" t="0" r="27305" b="18415"/>
                <wp:wrapNone/>
                <wp:docPr id="1488198805" name="Rectangle 14881988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2573" cy="667385"/>
                        </a:xfrm>
                        <a:prstGeom prst="rect">
                          <a:avLst/>
                        </a:prstGeom>
                        <a:noFill/>
                        <a:ln w="12700" cap="flat" cmpd="sng" algn="ctr">
                          <a:solidFill>
                            <a:sysClr val="windowText" lastClr="000000"/>
                          </a:solidFill>
                          <a:prstDash val="solid"/>
                          <a:miter lim="800000"/>
                        </a:ln>
                        <a:effectLst/>
                      </wps:spPr>
                      <wps:txbx>
                        <w:txbxContent>
                          <w:p w14:paraId="012BDE74" w14:textId="77777777" w:rsidR="00A15CB3" w:rsidRPr="00E11CF8" w:rsidRDefault="00A15CB3" w:rsidP="00A15CB3">
                            <w:pPr>
                              <w:spacing w:line="240" w:lineRule="auto"/>
                              <w:jc w:val="center"/>
                              <w:rPr>
                                <w:bCs/>
                                <w:sz w:val="16"/>
                                <w:szCs w:val="16"/>
                              </w:rPr>
                            </w:pPr>
                            <w:r w:rsidRPr="00DC0D4E">
                              <w:rPr>
                                <w:sz w:val="18"/>
                                <w:szCs w:val="18"/>
                              </w:rPr>
                              <w:t xml:space="preserve"> </w:t>
                            </w:r>
                            <w:r w:rsidRPr="003040DB">
                              <w:rPr>
                                <w:b/>
                                <w:sz w:val="16"/>
                                <w:szCs w:val="16"/>
                              </w:rPr>
                              <w:t>Liaison Office in</w:t>
                            </w:r>
                            <w:r>
                              <w:rPr>
                                <w:b/>
                                <w:sz w:val="16"/>
                                <w:szCs w:val="16"/>
                              </w:rPr>
                              <w:t xml:space="preserve"> </w:t>
                            </w:r>
                            <w:r w:rsidRPr="003040DB">
                              <w:rPr>
                                <w:b/>
                                <w:sz w:val="16"/>
                                <w:szCs w:val="16"/>
                              </w:rPr>
                              <w:t xml:space="preserve">Islamabad </w:t>
                            </w:r>
                            <w:r>
                              <w:rPr>
                                <w:b/>
                                <w:sz w:val="16"/>
                                <w:szCs w:val="16"/>
                              </w:rPr>
                              <w:t xml:space="preserve">                     </w:t>
                            </w:r>
                            <w:r w:rsidRPr="00BB4866">
                              <w:rPr>
                                <w:b/>
                                <w:sz w:val="16"/>
                                <w:szCs w:val="16"/>
                              </w:rPr>
                              <w:t xml:space="preserve">RB </w:t>
                            </w:r>
                            <w:r w:rsidRPr="00BB4866">
                              <w:rPr>
                                <w:bCs/>
                                <w:sz w:val="16"/>
                                <w:szCs w:val="16"/>
                              </w:rPr>
                              <w:t>(</w:t>
                            </w:r>
                            <w:r>
                              <w:rPr>
                                <w:bCs/>
                                <w:sz w:val="16"/>
                                <w:szCs w:val="16"/>
                              </w:rPr>
                              <w:t>4</w:t>
                            </w:r>
                            <w:r w:rsidRPr="00BB4866">
                              <w:rPr>
                                <w:bCs/>
                                <w:sz w:val="16"/>
                                <w:szCs w:val="16"/>
                              </w:rPr>
                              <w:t xml:space="preserve"> pos</w:t>
                            </w:r>
                            <w:r>
                              <w:rPr>
                                <w:bCs/>
                                <w:sz w:val="16"/>
                                <w:szCs w:val="16"/>
                              </w:rPr>
                              <w:t>ts)</w:t>
                            </w:r>
                          </w:p>
                          <w:p w14:paraId="5B091F45" w14:textId="403E5AA0" w:rsidR="00A15CB3" w:rsidRPr="00DC0D4E" w:rsidRDefault="00A15CB3" w:rsidP="00291AA9">
                            <w:pPr>
                              <w:spacing w:line="240" w:lineRule="auto"/>
                              <w:jc w:val="center"/>
                              <w:rPr>
                                <w:sz w:val="18"/>
                                <w:szCs w:val="18"/>
                              </w:rPr>
                            </w:pPr>
                            <w:r w:rsidRPr="003040DB">
                              <w:rPr>
                                <w:sz w:val="16"/>
                                <w:szCs w:val="16"/>
                              </w:rPr>
                              <w:t xml:space="preserve">1 P-4, 1 NPO, </w:t>
                            </w:r>
                            <w:r>
                              <w:rPr>
                                <w:sz w:val="16"/>
                                <w:szCs w:val="16"/>
                              </w:rPr>
                              <w:t>2</w:t>
                            </w:r>
                            <w:r w:rsidRPr="003040DB">
                              <w:rPr>
                                <w:sz w:val="16"/>
                                <w:szCs w:val="16"/>
                              </w:rPr>
                              <w:t xml:space="preserve"> </w:t>
                            </w:r>
                            <w:r w:rsidR="00560B7E">
                              <w:rPr>
                                <w:sz w:val="16"/>
                                <w:szCs w:val="16"/>
                                <w:lang w:val="es-ES"/>
                              </w:rPr>
                              <w:t>LL</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7A05F" id="Rectangle 1488198805" o:spid="_x0000_s1045" style="position:absolute;left:0;text-align:left;margin-left:0;margin-top:.9pt;width:108.85pt;height:52.55pt;z-index:251658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" filled="f" strokecolor="windowText" strokeweight="1pt">
                <v:path arrowok="t"/>
                <v:textbox>
                  <w:txbxContent>
                    <w:p w14:paraId="012BDE74" w14:textId="77777777" w:rsidR="00A15CB3" w:rsidRPr="00E11CF8" w:rsidRDefault="00A15CB3" w:rsidP="00A15CB3">
                      <w:pPr>
                        <w:spacing w:line="240" w:lineRule="auto"/>
                        <w:jc w:val="center"/>
                        <w:rPr>
                          <w:bCs/>
                          <w:sz w:val="16"/>
                          <w:szCs w:val="16"/>
                        </w:rPr>
                      </w:pPr>
                      <w:r w:rsidRPr="00DC0D4E">
                        <w:rPr>
                          <w:sz w:val="18"/>
                          <w:szCs w:val="18"/>
                        </w:rPr>
                        <w:t xml:space="preserve"> </w:t>
                      </w:r>
                      <w:r w:rsidRPr="003040DB">
                        <w:rPr>
                          <w:b/>
                          <w:sz w:val="16"/>
                          <w:szCs w:val="16"/>
                        </w:rPr>
                        <w:t>Liaison Office in</w:t>
                      </w:r>
                      <w:r>
                        <w:rPr>
                          <w:b/>
                          <w:sz w:val="16"/>
                          <w:szCs w:val="16"/>
                        </w:rPr>
                        <w:t xml:space="preserve"> </w:t>
                      </w:r>
                      <w:r w:rsidRPr="003040DB">
                        <w:rPr>
                          <w:b/>
                          <w:sz w:val="16"/>
                          <w:szCs w:val="16"/>
                        </w:rPr>
                        <w:t xml:space="preserve">Islamabad </w:t>
                      </w:r>
                      <w:r>
                        <w:rPr>
                          <w:b/>
                          <w:sz w:val="16"/>
                          <w:szCs w:val="16"/>
                        </w:rPr>
                        <w:t xml:space="preserve">                     </w:t>
                      </w:r>
                      <w:r w:rsidRPr="00BB4866">
                        <w:rPr>
                          <w:b/>
                          <w:sz w:val="16"/>
                          <w:szCs w:val="16"/>
                        </w:rPr>
                        <w:t xml:space="preserve">RB </w:t>
                      </w:r>
                      <w:r w:rsidRPr="00BB4866">
                        <w:rPr>
                          <w:bCs/>
                          <w:sz w:val="16"/>
                          <w:szCs w:val="16"/>
                        </w:rPr>
                        <w:t>(</w:t>
                      </w:r>
                      <w:r>
                        <w:rPr>
                          <w:bCs/>
                          <w:sz w:val="16"/>
                          <w:szCs w:val="16"/>
                        </w:rPr>
                        <w:t>4</w:t>
                      </w:r>
                      <w:r w:rsidRPr="00BB4866">
                        <w:rPr>
                          <w:bCs/>
                          <w:sz w:val="16"/>
                          <w:szCs w:val="16"/>
                        </w:rPr>
                        <w:t xml:space="preserve"> pos</w:t>
                      </w:r>
                      <w:r>
                        <w:rPr>
                          <w:bCs/>
                          <w:sz w:val="16"/>
                          <w:szCs w:val="16"/>
                        </w:rPr>
                        <w:t>ts)</w:t>
                      </w:r>
                    </w:p>
                    <w:p w14:paraId="5B091F45" w14:textId="403E5AA0" w:rsidR="00A15CB3" w:rsidRPr="00DC0D4E" w:rsidRDefault="00A15CB3" w:rsidP="00291AA9">
                      <w:pPr>
                        <w:spacing w:line="240" w:lineRule="auto"/>
                        <w:jc w:val="center"/>
                        <w:rPr>
                          <w:sz w:val="18"/>
                          <w:szCs w:val="18"/>
                        </w:rPr>
                      </w:pPr>
                      <w:r w:rsidRPr="003040DB">
                        <w:rPr>
                          <w:sz w:val="16"/>
                          <w:szCs w:val="16"/>
                        </w:rPr>
                        <w:t xml:space="preserve">1 P-4, 1 NPO, </w:t>
                      </w:r>
                      <w:r>
                        <w:rPr>
                          <w:sz w:val="16"/>
                          <w:szCs w:val="16"/>
                        </w:rPr>
                        <w:t>2</w:t>
                      </w:r>
                      <w:r w:rsidRPr="003040DB">
                        <w:rPr>
                          <w:sz w:val="16"/>
                          <w:szCs w:val="16"/>
                        </w:rPr>
                        <w:t xml:space="preserve"> </w:t>
                      </w:r>
                      <w:r w:rsidR="00560B7E">
                        <w:rPr>
                          <w:sz w:val="16"/>
                          <w:szCs w:val="16"/>
                          <w:lang w:val="es-ES"/>
                        </w:rPr>
                        <w:t>LL</w:t>
                      </w:r>
                    </w:p>
                  </w:txbxContent>
                </v:textbox>
                <w10:wrap anchorx="margin"/>
              </v:rect>
            </w:pict>
          </mc:Fallback>
        </mc:AlternateContent>
      </w:r>
    </w:p>
    <w:p w14:paraId="20CE3C0E" w14:textId="77777777" w:rsidR="00A15CB3" w:rsidRPr="00DE2C8C" w:rsidRDefault="00A15CB3" w:rsidP="00A15CB3">
      <w:pPr>
        <w:pStyle w:val="SingleTxt"/>
        <w:rPr>
          <w:color w:val="000000" w:themeColor="text1"/>
          <w:highlight w:val="yellow"/>
        </w:rPr>
      </w:pPr>
    </w:p>
    <w:p w14:paraId="7612654D" w14:textId="77777777" w:rsidR="000005A9" w:rsidRDefault="000005A9" w:rsidP="000005A9">
      <w:pPr>
        <w:pStyle w:val="H1"/>
        <w:ind w:left="1260" w:right="1260" w:firstLine="0"/>
        <w:rPr>
          <w:color w:val="000000" w:themeColor="text1"/>
        </w:rPr>
      </w:pPr>
    </w:p>
    <w:p w14:paraId="22E2A1EE" w14:textId="7A67AADA" w:rsidR="00A15CB3" w:rsidRPr="00DE2C8C" w:rsidRDefault="00D76D58" w:rsidP="0019488B">
      <w:pPr>
        <w:pStyle w:val="H1"/>
        <w:numPr>
          <w:ilvl w:val="0"/>
          <w:numId w:val="24"/>
        </w:numPr>
        <w:ind w:right="1260"/>
        <w:rPr>
          <w:color w:val="000000" w:themeColor="text1"/>
        </w:rPr>
      </w:pPr>
      <w:r w:rsidRPr="00DE2C8C">
        <w:rPr>
          <w:noProof/>
          <w:color w:val="000000" w:themeColor="text1"/>
        </w:rPr>
        <mc:AlternateContent>
          <mc:Choice Requires="wps">
            <w:drawing>
              <wp:anchor distT="0" distB="0" distL="114300" distR="114300" simplePos="0" relativeHeight="251658355" behindDoc="0" locked="0" layoutInCell="1" allowOverlap="1" wp14:anchorId="4B8A8194" wp14:editId="6BAB9463">
                <wp:simplePos x="0" y="0"/>
                <wp:positionH relativeFrom="margin">
                  <wp:posOffset>2866390</wp:posOffset>
                </wp:positionH>
                <wp:positionV relativeFrom="paragraph">
                  <wp:posOffset>123825</wp:posOffset>
                </wp:positionV>
                <wp:extent cx="2633345" cy="902335"/>
                <wp:effectExtent l="0" t="0" r="14605" b="12065"/>
                <wp:wrapNone/>
                <wp:docPr id="1005069062" name="Rectangle 10050690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3345" cy="902335"/>
                        </a:xfrm>
                        <a:prstGeom prst="rect">
                          <a:avLst/>
                        </a:prstGeom>
                        <a:noFill/>
                        <a:ln w="12700" cap="flat" cmpd="sng" algn="ctr">
                          <a:solidFill>
                            <a:sysClr val="windowText" lastClr="000000"/>
                          </a:solidFill>
                          <a:prstDash val="solid"/>
                          <a:miter lim="800000"/>
                        </a:ln>
                        <a:effectLst/>
                      </wps:spPr>
                      <wps:txbx>
                        <w:txbxContent>
                          <w:p w14:paraId="3E16E6D4" w14:textId="77777777" w:rsidR="00A15CB3" w:rsidRPr="00442EA1" w:rsidRDefault="00A15CB3" w:rsidP="00A15CB3">
                            <w:pPr>
                              <w:spacing w:after="40"/>
                              <w:jc w:val="center"/>
                              <w:rPr>
                                <w:b/>
                                <w:sz w:val="16"/>
                                <w:szCs w:val="16"/>
                              </w:rPr>
                            </w:pPr>
                            <w:r w:rsidRPr="00442EA1">
                              <w:rPr>
                                <w:b/>
                                <w:sz w:val="16"/>
                                <w:szCs w:val="16"/>
                              </w:rPr>
                              <w:t>Office of the Chief of Mission Support</w:t>
                            </w:r>
                            <w:r>
                              <w:rPr>
                                <w:b/>
                                <w:sz w:val="16"/>
                                <w:szCs w:val="16"/>
                              </w:rPr>
                              <w:t xml:space="preserve">                   RB </w:t>
                            </w:r>
                            <w:r w:rsidRPr="00BA480A">
                              <w:rPr>
                                <w:bCs/>
                                <w:sz w:val="16"/>
                                <w:szCs w:val="16"/>
                              </w:rPr>
                              <w:t>(1</w:t>
                            </w:r>
                            <w:r>
                              <w:rPr>
                                <w:bCs/>
                                <w:sz w:val="16"/>
                                <w:szCs w:val="16"/>
                              </w:rPr>
                              <w:t>1</w:t>
                            </w:r>
                            <w:r w:rsidRPr="00BA480A">
                              <w:rPr>
                                <w:bCs/>
                                <w:sz w:val="16"/>
                                <w:szCs w:val="16"/>
                              </w:rPr>
                              <w:t xml:space="preserve"> pos</w:t>
                            </w:r>
                            <w:r>
                              <w:rPr>
                                <w:bCs/>
                                <w:sz w:val="16"/>
                                <w:szCs w:val="16"/>
                              </w:rPr>
                              <w:t>t</w:t>
                            </w:r>
                            <w:r w:rsidRPr="00BA480A">
                              <w:rPr>
                                <w:bCs/>
                                <w:sz w:val="16"/>
                                <w:szCs w:val="16"/>
                              </w:rPr>
                              <w:t>s)</w:t>
                            </w:r>
                          </w:p>
                          <w:p w14:paraId="0FA236E6" w14:textId="77777777" w:rsidR="00A15CB3" w:rsidRDefault="00A15CB3" w:rsidP="00A15CB3">
                            <w:pPr>
                              <w:jc w:val="center"/>
                              <w:rPr>
                                <w:sz w:val="16"/>
                                <w:szCs w:val="16"/>
                              </w:rPr>
                            </w:pPr>
                            <w:r w:rsidRPr="00442EA1">
                              <w:rPr>
                                <w:sz w:val="16"/>
                                <w:szCs w:val="16"/>
                              </w:rPr>
                              <w:t xml:space="preserve">1 </w:t>
                            </w:r>
                            <w:r>
                              <w:rPr>
                                <w:sz w:val="16"/>
                                <w:szCs w:val="16"/>
                              </w:rPr>
                              <w:t>D-1</w:t>
                            </w:r>
                            <w:r w:rsidRPr="00442EA1">
                              <w:rPr>
                                <w:sz w:val="16"/>
                                <w:szCs w:val="16"/>
                              </w:rPr>
                              <w:t xml:space="preserve">, 1 P-4, </w:t>
                            </w:r>
                            <w:r>
                              <w:rPr>
                                <w:sz w:val="16"/>
                                <w:szCs w:val="16"/>
                              </w:rPr>
                              <w:t>2</w:t>
                            </w:r>
                            <w:r w:rsidRPr="00442EA1">
                              <w:rPr>
                                <w:sz w:val="16"/>
                                <w:szCs w:val="16"/>
                              </w:rPr>
                              <w:t xml:space="preserve"> P-3</w:t>
                            </w:r>
                            <w:r w:rsidRPr="00E656C1">
                              <w:rPr>
                                <w:sz w:val="16"/>
                                <w:szCs w:val="16"/>
                              </w:rPr>
                              <w:t>, 2</w:t>
                            </w:r>
                            <w:r w:rsidRPr="00442EA1">
                              <w:rPr>
                                <w:sz w:val="16"/>
                                <w:szCs w:val="16"/>
                              </w:rPr>
                              <w:t xml:space="preserve"> FS, 1 NPO,</w:t>
                            </w:r>
                            <w:r>
                              <w:rPr>
                                <w:sz w:val="16"/>
                                <w:szCs w:val="16"/>
                              </w:rPr>
                              <w:t xml:space="preserve"> </w:t>
                            </w:r>
                          </w:p>
                          <w:p w14:paraId="5D20CDE6" w14:textId="332776C1" w:rsidR="00A15CB3" w:rsidRDefault="00A15CB3" w:rsidP="00A15CB3">
                            <w:pPr>
                              <w:jc w:val="center"/>
                              <w:rPr>
                                <w:sz w:val="16"/>
                                <w:szCs w:val="16"/>
                              </w:rPr>
                            </w:pPr>
                            <w:r>
                              <w:rPr>
                                <w:sz w:val="16"/>
                                <w:szCs w:val="16"/>
                              </w:rPr>
                              <w:t xml:space="preserve">1 </w:t>
                            </w:r>
                            <w:r w:rsidR="00560B7E">
                              <w:rPr>
                                <w:sz w:val="16"/>
                                <w:szCs w:val="16"/>
                              </w:rPr>
                              <w:t>LL</w:t>
                            </w:r>
                            <w:r w:rsidRPr="00442EA1">
                              <w:rPr>
                                <w:sz w:val="16"/>
                                <w:szCs w:val="16"/>
                              </w:rPr>
                              <w:t xml:space="preserve">, 3 </w:t>
                            </w:r>
                            <w:r>
                              <w:rPr>
                                <w:sz w:val="16"/>
                                <w:szCs w:val="16"/>
                              </w:rPr>
                              <w:t>i</w:t>
                            </w:r>
                            <w:r w:rsidRPr="00442EA1">
                              <w:rPr>
                                <w:sz w:val="16"/>
                                <w:szCs w:val="16"/>
                              </w:rPr>
                              <w:t>UNV</w:t>
                            </w:r>
                          </w:p>
                          <w:p w14:paraId="4E87E12C" w14:textId="77777777" w:rsidR="00A15CB3" w:rsidRPr="00442EA1" w:rsidRDefault="00A15CB3" w:rsidP="00A15CB3">
                            <w:pPr>
                              <w:jc w:val="center"/>
                              <w:rPr>
                                <w:sz w:val="16"/>
                                <w:szCs w:val="16"/>
                              </w:rPr>
                            </w:pPr>
                            <w:r w:rsidRPr="008601F6">
                              <w:rPr>
                                <w:b/>
                                <w:bCs/>
                                <w:sz w:val="16"/>
                                <w:szCs w:val="16"/>
                                <w:lang w:val="en-US"/>
                              </w:rPr>
                              <w:t>XB</w:t>
                            </w:r>
                            <w:r w:rsidRPr="008601F6">
                              <w:rPr>
                                <w:sz w:val="16"/>
                                <w:szCs w:val="16"/>
                                <w:lang w:val="en-US"/>
                              </w:rPr>
                              <w:t xml:space="preserve"> (</w:t>
                            </w:r>
                            <w:r>
                              <w:rPr>
                                <w:sz w:val="16"/>
                                <w:szCs w:val="16"/>
                                <w:lang w:val="en-US"/>
                              </w:rPr>
                              <w:t>1</w:t>
                            </w:r>
                            <w:r w:rsidRPr="008601F6">
                              <w:rPr>
                                <w:sz w:val="16"/>
                                <w:szCs w:val="16"/>
                                <w:lang w:val="en-US"/>
                              </w:rPr>
                              <w:t xml:space="preserve"> p</w:t>
                            </w:r>
                            <w:r>
                              <w:rPr>
                                <w:sz w:val="16"/>
                                <w:szCs w:val="16"/>
                                <w:lang w:val="en-US"/>
                              </w:rPr>
                              <w:t>ost</w:t>
                            </w:r>
                            <w:r w:rsidRPr="008601F6">
                              <w:rPr>
                                <w:sz w:val="16"/>
                                <w:szCs w:val="16"/>
                                <w:lang w:val="en-US"/>
                              </w:rPr>
                              <w:t>):</w:t>
                            </w:r>
                            <w:r>
                              <w:rPr>
                                <w:sz w:val="16"/>
                                <w:szCs w:val="16"/>
                                <w:lang w:val="en-US"/>
                              </w:rPr>
                              <w:t xml:space="preserve"> 1 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A8194" id="Rectangle 1005069062" o:spid="_x0000_s1046" style="position:absolute;left:0;text-align:left;margin-left:225.7pt;margin-top:9.75pt;width:207.35pt;height:71.05pt;z-index:2516583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" filled="f" strokecolor="windowText" strokeweight="1pt">
                <v:path arrowok="t"/>
                <v:textbox>
                  <w:txbxContent>
                    <w:p w14:paraId="3E16E6D4" w14:textId="77777777" w:rsidR="00A15CB3" w:rsidRPr="00442EA1" w:rsidRDefault="00A15CB3" w:rsidP="00A15CB3">
                      <w:pPr>
                        <w:spacing w:after="40"/>
                        <w:jc w:val="center"/>
                        <w:rPr>
                          <w:b/>
                          <w:sz w:val="16"/>
                          <w:szCs w:val="16"/>
                        </w:rPr>
                      </w:pPr>
                      <w:r w:rsidRPr="00442EA1">
                        <w:rPr>
                          <w:b/>
                          <w:sz w:val="16"/>
                          <w:szCs w:val="16"/>
                        </w:rPr>
                        <w:t>Office of the Chief of Mission Support</w:t>
                      </w:r>
                      <w:r>
                        <w:rPr>
                          <w:b/>
                          <w:sz w:val="16"/>
                          <w:szCs w:val="16"/>
                        </w:rPr>
                        <w:t xml:space="preserve">                   RB </w:t>
                      </w:r>
                      <w:r w:rsidRPr="00BA480A">
                        <w:rPr>
                          <w:bCs/>
                          <w:sz w:val="16"/>
                          <w:szCs w:val="16"/>
                        </w:rPr>
                        <w:t>(1</w:t>
                      </w:r>
                      <w:r>
                        <w:rPr>
                          <w:bCs/>
                          <w:sz w:val="16"/>
                          <w:szCs w:val="16"/>
                        </w:rPr>
                        <w:t>1</w:t>
                      </w:r>
                      <w:r w:rsidRPr="00BA480A">
                        <w:rPr>
                          <w:bCs/>
                          <w:sz w:val="16"/>
                          <w:szCs w:val="16"/>
                        </w:rPr>
                        <w:t xml:space="preserve"> pos</w:t>
                      </w:r>
                      <w:r>
                        <w:rPr>
                          <w:bCs/>
                          <w:sz w:val="16"/>
                          <w:szCs w:val="16"/>
                        </w:rPr>
                        <w:t>t</w:t>
                      </w:r>
                      <w:r w:rsidRPr="00BA480A">
                        <w:rPr>
                          <w:bCs/>
                          <w:sz w:val="16"/>
                          <w:szCs w:val="16"/>
                        </w:rPr>
                        <w:t>s)</w:t>
                      </w:r>
                    </w:p>
                    <w:p w14:paraId="0FA236E6" w14:textId="77777777" w:rsidR="00A15CB3" w:rsidRDefault="00A15CB3" w:rsidP="00A15CB3">
                      <w:pPr>
                        <w:jc w:val="center"/>
                        <w:rPr>
                          <w:sz w:val="16"/>
                          <w:szCs w:val="16"/>
                        </w:rPr>
                      </w:pPr>
                      <w:r w:rsidRPr="00442EA1">
                        <w:rPr>
                          <w:sz w:val="16"/>
                          <w:szCs w:val="16"/>
                        </w:rPr>
                        <w:t xml:space="preserve">1 </w:t>
                      </w:r>
                      <w:r>
                        <w:rPr>
                          <w:sz w:val="16"/>
                          <w:szCs w:val="16"/>
                        </w:rPr>
                        <w:t>D-1</w:t>
                      </w:r>
                      <w:r w:rsidRPr="00442EA1">
                        <w:rPr>
                          <w:sz w:val="16"/>
                          <w:szCs w:val="16"/>
                        </w:rPr>
                        <w:t xml:space="preserve">, 1 P-4, </w:t>
                      </w:r>
                      <w:r>
                        <w:rPr>
                          <w:sz w:val="16"/>
                          <w:szCs w:val="16"/>
                        </w:rPr>
                        <w:t>2</w:t>
                      </w:r>
                      <w:r w:rsidRPr="00442EA1">
                        <w:rPr>
                          <w:sz w:val="16"/>
                          <w:szCs w:val="16"/>
                        </w:rPr>
                        <w:t xml:space="preserve"> P-3</w:t>
                      </w:r>
                      <w:r w:rsidRPr="00E656C1">
                        <w:rPr>
                          <w:sz w:val="16"/>
                          <w:szCs w:val="16"/>
                        </w:rPr>
                        <w:t>, 2</w:t>
                      </w:r>
                      <w:r w:rsidRPr="00442EA1">
                        <w:rPr>
                          <w:sz w:val="16"/>
                          <w:szCs w:val="16"/>
                        </w:rPr>
                        <w:t xml:space="preserve"> FS, 1 NPO,</w:t>
                      </w:r>
                      <w:r>
                        <w:rPr>
                          <w:sz w:val="16"/>
                          <w:szCs w:val="16"/>
                        </w:rPr>
                        <w:t xml:space="preserve"> </w:t>
                      </w:r>
                    </w:p>
                    <w:p w14:paraId="5D20CDE6" w14:textId="332776C1" w:rsidR="00A15CB3" w:rsidRDefault="00A15CB3" w:rsidP="00A15CB3">
                      <w:pPr>
                        <w:jc w:val="center"/>
                        <w:rPr>
                          <w:sz w:val="16"/>
                          <w:szCs w:val="16"/>
                        </w:rPr>
                      </w:pPr>
                      <w:r>
                        <w:rPr>
                          <w:sz w:val="16"/>
                          <w:szCs w:val="16"/>
                        </w:rPr>
                        <w:t xml:space="preserve">1 </w:t>
                      </w:r>
                      <w:r w:rsidR="00560B7E">
                        <w:rPr>
                          <w:sz w:val="16"/>
                          <w:szCs w:val="16"/>
                        </w:rPr>
                        <w:t>LL</w:t>
                      </w:r>
                      <w:r w:rsidRPr="00442EA1">
                        <w:rPr>
                          <w:sz w:val="16"/>
                          <w:szCs w:val="16"/>
                        </w:rPr>
                        <w:t xml:space="preserve">, 3 </w:t>
                      </w:r>
                      <w:r>
                        <w:rPr>
                          <w:sz w:val="16"/>
                          <w:szCs w:val="16"/>
                        </w:rPr>
                        <w:t>i</w:t>
                      </w:r>
                      <w:r w:rsidRPr="00442EA1">
                        <w:rPr>
                          <w:sz w:val="16"/>
                          <w:szCs w:val="16"/>
                        </w:rPr>
                        <w:t>UNV</w:t>
                      </w:r>
                    </w:p>
                    <w:p w14:paraId="4E87E12C" w14:textId="77777777" w:rsidR="00A15CB3" w:rsidRPr="00442EA1" w:rsidRDefault="00A15CB3" w:rsidP="00A15CB3">
                      <w:pPr>
                        <w:jc w:val="center"/>
                        <w:rPr>
                          <w:sz w:val="16"/>
                          <w:szCs w:val="16"/>
                        </w:rPr>
                      </w:pPr>
                      <w:r w:rsidRPr="008601F6">
                        <w:rPr>
                          <w:b/>
                          <w:bCs/>
                          <w:sz w:val="16"/>
                          <w:szCs w:val="16"/>
                          <w:lang w:val="en-US"/>
                        </w:rPr>
                        <w:t>XB</w:t>
                      </w:r>
                      <w:r w:rsidRPr="008601F6">
                        <w:rPr>
                          <w:sz w:val="16"/>
                          <w:szCs w:val="16"/>
                          <w:lang w:val="en-US"/>
                        </w:rPr>
                        <w:t xml:space="preserve"> (</w:t>
                      </w:r>
                      <w:r>
                        <w:rPr>
                          <w:sz w:val="16"/>
                          <w:szCs w:val="16"/>
                          <w:lang w:val="en-US"/>
                        </w:rPr>
                        <w:t>1</w:t>
                      </w:r>
                      <w:r w:rsidRPr="008601F6">
                        <w:rPr>
                          <w:sz w:val="16"/>
                          <w:szCs w:val="16"/>
                          <w:lang w:val="en-US"/>
                        </w:rPr>
                        <w:t xml:space="preserve"> p</w:t>
                      </w:r>
                      <w:r>
                        <w:rPr>
                          <w:sz w:val="16"/>
                          <w:szCs w:val="16"/>
                          <w:lang w:val="en-US"/>
                        </w:rPr>
                        <w:t>ost</w:t>
                      </w:r>
                      <w:r w:rsidRPr="008601F6">
                        <w:rPr>
                          <w:sz w:val="16"/>
                          <w:szCs w:val="16"/>
                          <w:lang w:val="en-US"/>
                        </w:rPr>
                        <w:t>):</w:t>
                      </w:r>
                      <w:r>
                        <w:rPr>
                          <w:sz w:val="16"/>
                          <w:szCs w:val="16"/>
                          <w:lang w:val="en-US"/>
                        </w:rPr>
                        <w:t xml:space="preserve"> 1 FS</w:t>
                      </w:r>
                    </w:p>
                  </w:txbxContent>
                </v:textbox>
                <w10:wrap anchorx="margin"/>
              </v:rect>
            </w:pict>
          </mc:Fallback>
        </mc:AlternateContent>
      </w:r>
      <w:r w:rsidR="00A15CB3" w:rsidRPr="00DE2C8C">
        <w:rPr>
          <w:color w:val="000000" w:themeColor="text1"/>
        </w:rPr>
        <w:t xml:space="preserve"> Mission Support</w:t>
      </w:r>
    </w:p>
    <w:p w14:paraId="6B6AEDD1" w14:textId="41E42F7B" w:rsidR="00A15CB3" w:rsidRPr="00DE2C8C" w:rsidRDefault="00A15CB3" w:rsidP="00A15C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right="1260"/>
        <w:outlineLvl w:val="0"/>
        <w:rPr>
          <w:b/>
          <w:color w:val="000000" w:themeColor="text1"/>
          <w:sz w:val="24"/>
        </w:rPr>
      </w:pPr>
    </w:p>
    <w:p w14:paraId="00325A46"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26BDDFE9" w14:textId="77777777" w:rsidR="00A15CB3" w:rsidRPr="00DE2C8C" w:rsidRDefault="00A15CB3" w:rsidP="00A15CB3">
      <w:pPr>
        <w:pStyle w:val="H1"/>
        <w:ind w:right="1260"/>
        <w:rPr>
          <w:color w:val="000000" w:themeColor="text1"/>
        </w:rPr>
      </w:pPr>
    </w:p>
    <w:p w14:paraId="5D43B520" w14:textId="77777777" w:rsidR="00A15CB3" w:rsidRPr="00DE2C8C" w:rsidRDefault="00A15CB3" w:rsidP="00A15CB3">
      <w:pPr>
        <w:pStyle w:val="SingleTxt"/>
        <w:spacing w:after="0" w:line="120" w:lineRule="exact"/>
        <w:rPr>
          <w:color w:val="000000" w:themeColor="text1"/>
          <w:sz w:val="10"/>
          <w:highlight w:val="yellow"/>
        </w:rPr>
      </w:pPr>
    </w:p>
    <w:p w14:paraId="09887FCB" w14:textId="77777777" w:rsidR="00A15CB3" w:rsidRPr="00DE2C8C" w:rsidRDefault="00A15CB3" w:rsidP="00A15CB3">
      <w:pPr>
        <w:pStyle w:val="SingleTxt"/>
        <w:spacing w:after="0" w:line="120" w:lineRule="exact"/>
        <w:rPr>
          <w:color w:val="000000" w:themeColor="text1"/>
          <w:sz w:val="10"/>
          <w:highlight w:val="yellow"/>
        </w:rPr>
      </w:pPr>
    </w:p>
    <w:p w14:paraId="549B4930" w14:textId="77777777" w:rsidR="00A15CB3" w:rsidRPr="00DE2C8C" w:rsidRDefault="00A15CB3" w:rsidP="00A15CB3">
      <w:pPr>
        <w:pStyle w:val="SingleTxt"/>
        <w:rPr>
          <w:color w:val="000000" w:themeColor="text1"/>
          <w:highlight w:val="yellow"/>
        </w:rPr>
      </w:pPr>
    </w:p>
    <w:p w14:paraId="6453AA5A"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299" distR="114299" simplePos="0" relativeHeight="251658320" behindDoc="0" locked="0" layoutInCell="1" allowOverlap="1" wp14:anchorId="779F3A1A" wp14:editId="3284EBA9">
                <wp:simplePos x="0" y="0"/>
                <wp:positionH relativeFrom="margin">
                  <wp:posOffset>4187190</wp:posOffset>
                </wp:positionH>
                <wp:positionV relativeFrom="paragraph">
                  <wp:posOffset>72694</wp:posOffset>
                </wp:positionV>
                <wp:extent cx="0" cy="184785"/>
                <wp:effectExtent l="0" t="0" r="38100" b="24765"/>
                <wp:wrapNone/>
                <wp:docPr id="1739804264" name="Straight Connector 17398042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0" cy="18478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FDA377D" id="Straight Connector 1739804264" o:spid="_x0000_s1026" style="position:absolute;flip:x y;z-index:25165832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329.7pt,5.7pt" to="329.7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">
                <o:lock v:ext="edit" shapetype="f"/>
                <w10:wrap anchorx="margin"/>
              </v:line>
            </w:pict>
          </mc:Fallback>
        </mc:AlternateContent>
      </w:r>
      <w:r w:rsidRPr="00DE2C8C">
        <w:rPr>
          <w:noProof/>
          <w:color w:val="000000" w:themeColor="text1"/>
        </w:rPr>
        <mc:AlternateContent>
          <mc:Choice Requires="wps">
            <w:drawing>
              <wp:anchor distT="0" distB="0" distL="114300" distR="114300" simplePos="0" relativeHeight="251658296" behindDoc="0" locked="0" layoutInCell="1" allowOverlap="1" wp14:anchorId="305181BF" wp14:editId="41EB3D93">
                <wp:simplePos x="0" y="0"/>
                <wp:positionH relativeFrom="column">
                  <wp:posOffset>0</wp:posOffset>
                </wp:positionH>
                <wp:positionV relativeFrom="paragraph">
                  <wp:posOffset>458470</wp:posOffset>
                </wp:positionV>
                <wp:extent cx="2286000" cy="457200"/>
                <wp:effectExtent l="0" t="0" r="0" b="0"/>
                <wp:wrapNone/>
                <wp:docPr id="1154839763" name="Rectangle 11548397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457200"/>
                        </a:xfrm>
                        <a:prstGeom prst="rect">
                          <a:avLst/>
                        </a:prstGeom>
                        <a:noFill/>
                        <a:ln w="12700" cap="flat" cmpd="sng" algn="ctr">
                          <a:solidFill>
                            <a:sysClr val="windowText" lastClr="000000"/>
                          </a:solidFill>
                          <a:prstDash val="solid"/>
                          <a:miter lim="800000"/>
                        </a:ln>
                        <a:effectLst/>
                      </wps:spPr>
                      <wps:txbx>
                        <w:txbxContent>
                          <w:p w14:paraId="2CD7C5F0" w14:textId="77777777" w:rsidR="00A15CB3" w:rsidRDefault="00A15CB3" w:rsidP="00A15CB3">
                            <w:pPr>
                              <w:jc w:val="center"/>
                              <w:rPr>
                                <w:b/>
                                <w:sz w:val="16"/>
                                <w:szCs w:val="16"/>
                              </w:rPr>
                            </w:pPr>
                            <w:r w:rsidRPr="009645DD">
                              <w:rPr>
                                <w:b/>
                                <w:sz w:val="16"/>
                                <w:szCs w:val="16"/>
                              </w:rPr>
                              <w:t xml:space="preserve">Operations and </w:t>
                            </w:r>
                            <w:r>
                              <w:rPr>
                                <w:b/>
                                <w:sz w:val="16"/>
                                <w:szCs w:val="16"/>
                              </w:rPr>
                              <w:t>R</w:t>
                            </w:r>
                            <w:r w:rsidRPr="009645DD">
                              <w:rPr>
                                <w:b/>
                                <w:sz w:val="16"/>
                                <w:szCs w:val="16"/>
                              </w:rPr>
                              <w:t xml:space="preserve">esource </w:t>
                            </w:r>
                            <w:r>
                              <w:rPr>
                                <w:b/>
                                <w:sz w:val="16"/>
                                <w:szCs w:val="16"/>
                              </w:rPr>
                              <w:t>M</w:t>
                            </w:r>
                            <w:r w:rsidRPr="009645DD">
                              <w:rPr>
                                <w:b/>
                                <w:sz w:val="16"/>
                                <w:szCs w:val="16"/>
                              </w:rPr>
                              <w:t>anagement</w:t>
                            </w:r>
                            <w:r>
                              <w:rPr>
                                <w:b/>
                                <w:sz w:val="16"/>
                                <w:szCs w:val="16"/>
                              </w:rPr>
                              <w:t xml:space="preserve"> </w:t>
                            </w:r>
                          </w:p>
                          <w:p w14:paraId="6CD15536" w14:textId="77777777" w:rsidR="00A15CB3" w:rsidRPr="009645DD" w:rsidRDefault="00A15CB3" w:rsidP="00A15CB3">
                            <w:pPr>
                              <w:jc w:val="center"/>
                              <w:rPr>
                                <w:b/>
                                <w:sz w:val="16"/>
                                <w:szCs w:val="16"/>
                              </w:rPr>
                            </w:pPr>
                            <w:r>
                              <w:rPr>
                                <w:b/>
                                <w:sz w:val="16"/>
                                <w:szCs w:val="16"/>
                              </w:rPr>
                              <w:t>RB: 93</w:t>
                            </w:r>
                            <w:r w:rsidRPr="008601F6">
                              <w:rPr>
                                <w:bCs/>
                                <w:sz w:val="16"/>
                                <w:szCs w:val="16"/>
                              </w:rPr>
                              <w:t xml:space="preserve"> p</w:t>
                            </w:r>
                            <w:r>
                              <w:rPr>
                                <w:bCs/>
                                <w:sz w:val="16"/>
                                <w:szCs w:val="16"/>
                              </w:rPr>
                              <w:t>osts</w:t>
                            </w:r>
                            <w:r>
                              <w:rPr>
                                <w:b/>
                                <w:sz w:val="16"/>
                                <w:szCs w:val="16"/>
                              </w:rPr>
                              <w:t xml:space="preserve"> XB: 1</w:t>
                            </w:r>
                            <w:r w:rsidRPr="008601F6">
                              <w:rPr>
                                <w:bCs/>
                                <w:sz w:val="16"/>
                                <w:szCs w:val="16"/>
                              </w:rPr>
                              <w:t xml:space="preserve"> pos</w:t>
                            </w:r>
                            <w:r>
                              <w:rPr>
                                <w:bCs/>
                                <w:sz w:val="16"/>
                                <w:szCs w:val="16"/>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05181BF" id="Rectangle 1154839763" o:spid="_x0000_s1047" style="position:absolute;left:0;text-align:left;margin-left:0;margin-top:36.1pt;width:180pt;height:36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" filled="f" strokecolor="windowText" strokeweight="1pt">
                <v:path arrowok="t"/>
                <v:textbox>
                  <w:txbxContent>
                    <w:p w14:paraId="2CD7C5F0" w14:textId="77777777" w:rsidR="00A15CB3" w:rsidRDefault="00A15CB3" w:rsidP="00A15CB3">
                      <w:pPr>
                        <w:jc w:val="center"/>
                        <w:rPr>
                          <w:b/>
                          <w:sz w:val="16"/>
                          <w:szCs w:val="16"/>
                        </w:rPr>
                      </w:pPr>
                      <w:r w:rsidRPr="009645DD">
                        <w:rPr>
                          <w:b/>
                          <w:sz w:val="16"/>
                          <w:szCs w:val="16"/>
                        </w:rPr>
                        <w:t xml:space="preserve">Operations and </w:t>
                      </w:r>
                      <w:r>
                        <w:rPr>
                          <w:b/>
                          <w:sz w:val="16"/>
                          <w:szCs w:val="16"/>
                        </w:rPr>
                        <w:t>R</w:t>
                      </w:r>
                      <w:r w:rsidRPr="009645DD">
                        <w:rPr>
                          <w:b/>
                          <w:sz w:val="16"/>
                          <w:szCs w:val="16"/>
                        </w:rPr>
                        <w:t xml:space="preserve">esource </w:t>
                      </w:r>
                      <w:r>
                        <w:rPr>
                          <w:b/>
                          <w:sz w:val="16"/>
                          <w:szCs w:val="16"/>
                        </w:rPr>
                        <w:t>M</w:t>
                      </w:r>
                      <w:r w:rsidRPr="009645DD">
                        <w:rPr>
                          <w:b/>
                          <w:sz w:val="16"/>
                          <w:szCs w:val="16"/>
                        </w:rPr>
                        <w:t>anagement</w:t>
                      </w:r>
                      <w:r>
                        <w:rPr>
                          <w:b/>
                          <w:sz w:val="16"/>
                          <w:szCs w:val="16"/>
                        </w:rPr>
                        <w:t xml:space="preserve"> </w:t>
                      </w:r>
                    </w:p>
                    <w:p w14:paraId="6CD15536" w14:textId="77777777" w:rsidR="00A15CB3" w:rsidRPr="009645DD" w:rsidRDefault="00A15CB3" w:rsidP="00A15CB3">
                      <w:pPr>
                        <w:jc w:val="center"/>
                        <w:rPr>
                          <w:b/>
                          <w:sz w:val="16"/>
                          <w:szCs w:val="16"/>
                        </w:rPr>
                      </w:pPr>
                      <w:r>
                        <w:rPr>
                          <w:b/>
                          <w:sz w:val="16"/>
                          <w:szCs w:val="16"/>
                        </w:rPr>
                        <w:t>RB: 93</w:t>
                      </w:r>
                      <w:r w:rsidRPr="008601F6">
                        <w:rPr>
                          <w:bCs/>
                          <w:sz w:val="16"/>
                          <w:szCs w:val="16"/>
                        </w:rPr>
                        <w:t xml:space="preserve"> p</w:t>
                      </w:r>
                      <w:r>
                        <w:rPr>
                          <w:bCs/>
                          <w:sz w:val="16"/>
                          <w:szCs w:val="16"/>
                        </w:rPr>
                        <w:t>osts</w:t>
                      </w:r>
                      <w:r>
                        <w:rPr>
                          <w:b/>
                          <w:sz w:val="16"/>
                          <w:szCs w:val="16"/>
                        </w:rPr>
                        <w:t xml:space="preserve"> XB: 1</w:t>
                      </w:r>
                      <w:r w:rsidRPr="008601F6">
                        <w:rPr>
                          <w:bCs/>
                          <w:sz w:val="16"/>
                          <w:szCs w:val="16"/>
                        </w:rPr>
                        <w:t xml:space="preserve"> pos</w:t>
                      </w:r>
                      <w:r>
                        <w:rPr>
                          <w:bCs/>
                          <w:sz w:val="16"/>
                          <w:szCs w:val="16"/>
                        </w:rPr>
                        <w:t>t</w:t>
                      </w:r>
                    </w:p>
                  </w:txbxContent>
                </v:textbox>
              </v:rect>
            </w:pict>
          </mc:Fallback>
        </mc:AlternateContent>
      </w:r>
      <w:r w:rsidRPr="00DE2C8C">
        <w:rPr>
          <w:noProof/>
          <w:color w:val="000000" w:themeColor="text1"/>
        </w:rPr>
        <mc:AlternateContent>
          <mc:Choice Requires="wps">
            <w:drawing>
              <wp:anchor distT="0" distB="0" distL="114300" distR="114300" simplePos="0" relativeHeight="251658300" behindDoc="0" locked="0" layoutInCell="1" allowOverlap="1" wp14:anchorId="78A60B4A" wp14:editId="150BFC63">
                <wp:simplePos x="0" y="0"/>
                <wp:positionH relativeFrom="column">
                  <wp:posOffset>19050</wp:posOffset>
                </wp:positionH>
                <wp:positionV relativeFrom="paragraph">
                  <wp:posOffset>3081655</wp:posOffset>
                </wp:positionV>
                <wp:extent cx="2286000" cy="807720"/>
                <wp:effectExtent l="0" t="0" r="0" b="0"/>
                <wp:wrapNone/>
                <wp:docPr id="1084405840" name="Rectangle 10844058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807720"/>
                        </a:xfrm>
                        <a:prstGeom prst="rect">
                          <a:avLst/>
                        </a:prstGeom>
                        <a:noFill/>
                        <a:ln w="12700" cap="flat" cmpd="sng" algn="ctr">
                          <a:solidFill>
                            <a:sysClr val="windowText" lastClr="000000"/>
                          </a:solidFill>
                          <a:prstDash val="solid"/>
                          <a:miter lim="800000"/>
                        </a:ln>
                        <a:effectLst/>
                      </wps:spPr>
                      <wps:txbx>
                        <w:txbxContent>
                          <w:p w14:paraId="78C9F423" w14:textId="77777777" w:rsidR="00A15CB3" w:rsidRDefault="00A15CB3" w:rsidP="00A15CB3">
                            <w:pPr>
                              <w:spacing w:after="40"/>
                              <w:jc w:val="center"/>
                              <w:rPr>
                                <w:b/>
                                <w:sz w:val="16"/>
                                <w:szCs w:val="16"/>
                              </w:rPr>
                            </w:pPr>
                            <w:r w:rsidRPr="00C84E97">
                              <w:rPr>
                                <w:b/>
                                <w:sz w:val="16"/>
                                <w:szCs w:val="16"/>
                              </w:rPr>
                              <w:t>Budget and Finance Unit</w:t>
                            </w:r>
                          </w:p>
                          <w:p w14:paraId="76A7EAEE" w14:textId="0C03A0A9" w:rsidR="00A15CB3" w:rsidRDefault="00A15CB3" w:rsidP="00A15CB3">
                            <w:pPr>
                              <w:spacing w:after="40"/>
                              <w:jc w:val="center"/>
                              <w:rPr>
                                <w:sz w:val="16"/>
                                <w:szCs w:val="16"/>
                                <w:lang w:val="en-US"/>
                              </w:rPr>
                            </w:pPr>
                            <w:r>
                              <w:rPr>
                                <w:b/>
                                <w:sz w:val="16"/>
                                <w:szCs w:val="16"/>
                              </w:rPr>
                              <w:t xml:space="preserve">RB </w:t>
                            </w:r>
                            <w:r w:rsidRPr="00E11CF8">
                              <w:rPr>
                                <w:bCs/>
                                <w:sz w:val="16"/>
                                <w:szCs w:val="16"/>
                              </w:rPr>
                              <w:t xml:space="preserve">(7 </w:t>
                            </w:r>
                            <w:r>
                              <w:rPr>
                                <w:bCs/>
                                <w:sz w:val="16"/>
                                <w:szCs w:val="16"/>
                              </w:rPr>
                              <w:t>posts</w:t>
                            </w:r>
                            <w:r w:rsidRPr="00E11CF8">
                              <w:rPr>
                                <w:bCs/>
                                <w:sz w:val="16"/>
                                <w:szCs w:val="16"/>
                              </w:rPr>
                              <w:t>)</w:t>
                            </w:r>
                            <w:r>
                              <w:rPr>
                                <w:bCs/>
                                <w:sz w:val="16"/>
                                <w:szCs w:val="16"/>
                              </w:rPr>
                              <w:t xml:space="preserve">: </w:t>
                            </w:r>
                            <w:r w:rsidRPr="00EB613F">
                              <w:rPr>
                                <w:sz w:val="16"/>
                                <w:szCs w:val="16"/>
                                <w:lang w:val="en-US"/>
                              </w:rPr>
                              <w:t>1 P-4, 1 P-3, 1 FS, 1 NPO, 1</w:t>
                            </w:r>
                            <w:r>
                              <w:rPr>
                                <w:sz w:val="16"/>
                                <w:szCs w:val="16"/>
                                <w:lang w:val="en-US"/>
                              </w:rPr>
                              <w:t> </w:t>
                            </w:r>
                            <w:r w:rsidR="00560B7E">
                              <w:rPr>
                                <w:sz w:val="16"/>
                                <w:szCs w:val="16"/>
                              </w:rPr>
                              <w:t>LL</w:t>
                            </w:r>
                            <w:r w:rsidRPr="00C84E97">
                              <w:rPr>
                                <w:sz w:val="16"/>
                                <w:szCs w:val="16"/>
                                <w:lang w:val="en-US"/>
                              </w:rPr>
                              <w:t xml:space="preserve">, </w:t>
                            </w:r>
                            <w:r>
                              <w:rPr>
                                <w:sz w:val="16"/>
                                <w:szCs w:val="16"/>
                                <w:lang w:val="en-US"/>
                              </w:rPr>
                              <w:t>1 i</w:t>
                            </w:r>
                            <w:r w:rsidRPr="00C84E97">
                              <w:rPr>
                                <w:sz w:val="16"/>
                                <w:szCs w:val="16"/>
                                <w:lang w:val="en-US"/>
                              </w:rPr>
                              <w:t>UNV</w:t>
                            </w:r>
                            <w:r>
                              <w:rPr>
                                <w:sz w:val="16"/>
                                <w:szCs w:val="16"/>
                                <w:lang w:val="en-US"/>
                              </w:rPr>
                              <w:t>, 1 nUNV</w:t>
                            </w:r>
                          </w:p>
                          <w:p w14:paraId="22ECB55B" w14:textId="77777777" w:rsidR="00A15CB3" w:rsidRPr="00442EA1" w:rsidRDefault="00A15CB3" w:rsidP="00A15CB3">
                            <w:pPr>
                              <w:jc w:val="center"/>
                              <w:rPr>
                                <w:sz w:val="16"/>
                                <w:szCs w:val="16"/>
                              </w:rPr>
                            </w:pPr>
                            <w:r w:rsidRPr="008601F6">
                              <w:rPr>
                                <w:b/>
                                <w:bCs/>
                                <w:sz w:val="16"/>
                                <w:szCs w:val="16"/>
                                <w:lang w:val="en-US"/>
                              </w:rPr>
                              <w:t>XB</w:t>
                            </w:r>
                            <w:r w:rsidRPr="008601F6">
                              <w:rPr>
                                <w:sz w:val="16"/>
                                <w:szCs w:val="16"/>
                                <w:lang w:val="en-US"/>
                              </w:rPr>
                              <w:t xml:space="preserve"> (</w:t>
                            </w:r>
                            <w:r>
                              <w:rPr>
                                <w:sz w:val="16"/>
                                <w:szCs w:val="16"/>
                                <w:lang w:val="en-US"/>
                              </w:rPr>
                              <w:t>1</w:t>
                            </w:r>
                            <w:r w:rsidRPr="008601F6">
                              <w:rPr>
                                <w:sz w:val="16"/>
                                <w:szCs w:val="16"/>
                                <w:lang w:val="en-US"/>
                              </w:rPr>
                              <w:t xml:space="preserve"> pos</w:t>
                            </w:r>
                            <w:r>
                              <w:rPr>
                                <w:sz w:val="16"/>
                                <w:szCs w:val="16"/>
                                <w:lang w:val="en-US"/>
                              </w:rPr>
                              <w:t>t</w:t>
                            </w:r>
                            <w:r w:rsidRPr="008601F6">
                              <w:rPr>
                                <w:sz w:val="16"/>
                                <w:szCs w:val="16"/>
                                <w:lang w:val="en-US"/>
                              </w:rPr>
                              <w:t>):</w:t>
                            </w:r>
                            <w:r>
                              <w:rPr>
                                <w:sz w:val="16"/>
                                <w:szCs w:val="16"/>
                                <w:lang w:val="en-US"/>
                              </w:rPr>
                              <w:t xml:space="preserve"> 1 FS</w:t>
                            </w:r>
                          </w:p>
                          <w:p w14:paraId="6DF63880" w14:textId="77777777" w:rsidR="00A15CB3" w:rsidRDefault="00A15CB3" w:rsidP="00A15CB3">
                            <w:pPr>
                              <w:spacing w:after="40"/>
                              <w:jc w:val="center"/>
                              <w:rPr>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8A60B4A" id="Rectangle 1084405840" o:spid="_x0000_s1048" style="position:absolute;left:0;text-align:left;margin-left:1.5pt;margin-top:242.65pt;width:180pt;height:63.6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" filled="f" strokecolor="windowText" strokeweight="1pt">
                <v:path arrowok="t"/>
                <v:textbox>
                  <w:txbxContent>
                    <w:p w14:paraId="78C9F423" w14:textId="77777777" w:rsidR="00A15CB3" w:rsidRDefault="00A15CB3" w:rsidP="00A15CB3">
                      <w:pPr>
                        <w:spacing w:after="40"/>
                        <w:jc w:val="center"/>
                        <w:rPr>
                          <w:b/>
                          <w:sz w:val="16"/>
                          <w:szCs w:val="16"/>
                        </w:rPr>
                      </w:pPr>
                      <w:r w:rsidRPr="00C84E97">
                        <w:rPr>
                          <w:b/>
                          <w:sz w:val="16"/>
                          <w:szCs w:val="16"/>
                        </w:rPr>
                        <w:t>Budget and Finance Unit</w:t>
                      </w:r>
                    </w:p>
                    <w:p w14:paraId="76A7EAEE" w14:textId="0C03A0A9" w:rsidR="00A15CB3" w:rsidRDefault="00A15CB3" w:rsidP="00A15CB3">
                      <w:pPr>
                        <w:spacing w:after="40"/>
                        <w:jc w:val="center"/>
                        <w:rPr>
                          <w:sz w:val="16"/>
                          <w:szCs w:val="16"/>
                          <w:lang w:val="en-US"/>
                        </w:rPr>
                      </w:pPr>
                      <w:r>
                        <w:rPr>
                          <w:b/>
                          <w:sz w:val="16"/>
                          <w:szCs w:val="16"/>
                        </w:rPr>
                        <w:t xml:space="preserve">RB </w:t>
                      </w:r>
                      <w:r w:rsidRPr="00E11CF8">
                        <w:rPr>
                          <w:bCs/>
                          <w:sz w:val="16"/>
                          <w:szCs w:val="16"/>
                        </w:rPr>
                        <w:t xml:space="preserve">(7 </w:t>
                      </w:r>
                      <w:r>
                        <w:rPr>
                          <w:bCs/>
                          <w:sz w:val="16"/>
                          <w:szCs w:val="16"/>
                        </w:rPr>
                        <w:t>posts</w:t>
                      </w:r>
                      <w:r w:rsidRPr="00E11CF8">
                        <w:rPr>
                          <w:bCs/>
                          <w:sz w:val="16"/>
                          <w:szCs w:val="16"/>
                        </w:rPr>
                        <w:t>)</w:t>
                      </w:r>
                      <w:r>
                        <w:rPr>
                          <w:bCs/>
                          <w:sz w:val="16"/>
                          <w:szCs w:val="16"/>
                        </w:rPr>
                        <w:t xml:space="preserve">: </w:t>
                      </w:r>
                      <w:r w:rsidRPr="00EB613F">
                        <w:rPr>
                          <w:sz w:val="16"/>
                          <w:szCs w:val="16"/>
                          <w:lang w:val="en-US"/>
                        </w:rPr>
                        <w:t>1 P-4, 1 P-3, 1 FS, 1 NPO, 1</w:t>
                      </w:r>
                      <w:r>
                        <w:rPr>
                          <w:sz w:val="16"/>
                          <w:szCs w:val="16"/>
                          <w:lang w:val="en-US"/>
                        </w:rPr>
                        <w:t> </w:t>
                      </w:r>
                      <w:r w:rsidR="00560B7E">
                        <w:rPr>
                          <w:sz w:val="16"/>
                          <w:szCs w:val="16"/>
                        </w:rPr>
                        <w:t>LL</w:t>
                      </w:r>
                      <w:r w:rsidRPr="00C84E97">
                        <w:rPr>
                          <w:sz w:val="16"/>
                          <w:szCs w:val="16"/>
                          <w:lang w:val="en-US"/>
                        </w:rPr>
                        <w:t xml:space="preserve">, </w:t>
                      </w:r>
                      <w:r>
                        <w:rPr>
                          <w:sz w:val="16"/>
                          <w:szCs w:val="16"/>
                          <w:lang w:val="en-US"/>
                        </w:rPr>
                        <w:t>1 i</w:t>
                      </w:r>
                      <w:r w:rsidRPr="00C84E97">
                        <w:rPr>
                          <w:sz w:val="16"/>
                          <w:szCs w:val="16"/>
                          <w:lang w:val="en-US"/>
                        </w:rPr>
                        <w:t>UNV</w:t>
                      </w:r>
                      <w:r>
                        <w:rPr>
                          <w:sz w:val="16"/>
                          <w:szCs w:val="16"/>
                          <w:lang w:val="en-US"/>
                        </w:rPr>
                        <w:t>, 1 nUNV</w:t>
                      </w:r>
                    </w:p>
                    <w:p w14:paraId="22ECB55B" w14:textId="77777777" w:rsidR="00A15CB3" w:rsidRPr="00442EA1" w:rsidRDefault="00A15CB3" w:rsidP="00A15CB3">
                      <w:pPr>
                        <w:jc w:val="center"/>
                        <w:rPr>
                          <w:sz w:val="16"/>
                          <w:szCs w:val="16"/>
                        </w:rPr>
                      </w:pPr>
                      <w:r w:rsidRPr="008601F6">
                        <w:rPr>
                          <w:b/>
                          <w:bCs/>
                          <w:sz w:val="16"/>
                          <w:szCs w:val="16"/>
                          <w:lang w:val="en-US"/>
                        </w:rPr>
                        <w:t>XB</w:t>
                      </w:r>
                      <w:r w:rsidRPr="008601F6">
                        <w:rPr>
                          <w:sz w:val="16"/>
                          <w:szCs w:val="16"/>
                          <w:lang w:val="en-US"/>
                        </w:rPr>
                        <w:t xml:space="preserve"> (</w:t>
                      </w:r>
                      <w:r>
                        <w:rPr>
                          <w:sz w:val="16"/>
                          <w:szCs w:val="16"/>
                          <w:lang w:val="en-US"/>
                        </w:rPr>
                        <w:t>1</w:t>
                      </w:r>
                      <w:r w:rsidRPr="008601F6">
                        <w:rPr>
                          <w:sz w:val="16"/>
                          <w:szCs w:val="16"/>
                          <w:lang w:val="en-US"/>
                        </w:rPr>
                        <w:t xml:space="preserve"> pos</w:t>
                      </w:r>
                      <w:r>
                        <w:rPr>
                          <w:sz w:val="16"/>
                          <w:szCs w:val="16"/>
                          <w:lang w:val="en-US"/>
                        </w:rPr>
                        <w:t>t</w:t>
                      </w:r>
                      <w:r w:rsidRPr="008601F6">
                        <w:rPr>
                          <w:sz w:val="16"/>
                          <w:szCs w:val="16"/>
                          <w:lang w:val="en-US"/>
                        </w:rPr>
                        <w:t>):</w:t>
                      </w:r>
                      <w:r>
                        <w:rPr>
                          <w:sz w:val="16"/>
                          <w:szCs w:val="16"/>
                          <w:lang w:val="en-US"/>
                        </w:rPr>
                        <w:t xml:space="preserve"> 1 FS</w:t>
                      </w:r>
                    </w:p>
                    <w:p w14:paraId="6DF63880" w14:textId="77777777" w:rsidR="00A15CB3" w:rsidRDefault="00A15CB3" w:rsidP="00A15CB3">
                      <w:pPr>
                        <w:spacing w:after="40"/>
                        <w:jc w:val="center"/>
                        <w:rPr>
                          <w:sz w:val="16"/>
                          <w:szCs w:val="16"/>
                          <w:lang w:val="en-US"/>
                        </w:rPr>
                      </w:pPr>
                    </w:p>
                  </w:txbxContent>
                </v:textbox>
              </v:rect>
            </w:pict>
          </mc:Fallback>
        </mc:AlternateContent>
      </w:r>
      <w:r w:rsidRPr="00DE2C8C">
        <w:rPr>
          <w:noProof/>
          <w:color w:val="000000" w:themeColor="text1"/>
        </w:rPr>
        <mc:AlternateContent>
          <mc:Choice Requires="wps">
            <w:drawing>
              <wp:anchor distT="0" distB="0" distL="114300" distR="114300" simplePos="0" relativeHeight="251658312" behindDoc="0" locked="0" layoutInCell="1" allowOverlap="1" wp14:anchorId="07DE2807" wp14:editId="70B241A6">
                <wp:simplePos x="0" y="0"/>
                <wp:positionH relativeFrom="margin">
                  <wp:posOffset>1033780</wp:posOffset>
                </wp:positionH>
                <wp:positionV relativeFrom="paragraph">
                  <wp:posOffset>247015</wp:posOffset>
                </wp:positionV>
                <wp:extent cx="5860415" cy="8255"/>
                <wp:effectExtent l="0" t="0" r="6985" b="10795"/>
                <wp:wrapNone/>
                <wp:docPr id="639373098" name="Straight Connector 6393730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860415" cy="825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ADA31A0" id="Straight Connector 639373098" o:spid="_x0000_s1026" style="position:absolute;flip:x y;z-index:25165831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1.4pt,19.45pt" to="542.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">
                <o:lock v:ext="edit" shapetype="f"/>
                <w10:wrap anchorx="margin"/>
              </v:line>
            </w:pict>
          </mc:Fallback>
        </mc:AlternateContent>
      </w:r>
      <w:r w:rsidRPr="00DE2C8C">
        <w:rPr>
          <w:noProof/>
          <w:color w:val="000000" w:themeColor="text1"/>
        </w:rPr>
        <mc:AlternateContent>
          <mc:Choice Requires="wps">
            <w:drawing>
              <wp:anchor distT="0" distB="0" distL="114299" distR="114299" simplePos="0" relativeHeight="251658313" behindDoc="0" locked="0" layoutInCell="1" allowOverlap="1" wp14:anchorId="018D647C" wp14:editId="2854A12C">
                <wp:simplePos x="0" y="0"/>
                <wp:positionH relativeFrom="column">
                  <wp:posOffset>1025524</wp:posOffset>
                </wp:positionH>
                <wp:positionV relativeFrom="paragraph">
                  <wp:posOffset>247015</wp:posOffset>
                </wp:positionV>
                <wp:extent cx="0" cy="207010"/>
                <wp:effectExtent l="0" t="0" r="19050" b="2540"/>
                <wp:wrapNone/>
                <wp:docPr id="1363241922" name="Straight Connector 13632419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0701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B00F54A" id="Straight Connector 1363241922" o:spid="_x0000_s1026" style="position:absolute;flip:x;z-index:251658315;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80.75pt,19.45pt" to="80.7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">
                <o:lock v:ext="edit" shapetype="f"/>
              </v:line>
            </w:pict>
          </mc:Fallback>
        </mc:AlternateContent>
      </w:r>
      <w:r w:rsidRPr="00DE2C8C">
        <w:rPr>
          <w:noProof/>
          <w:color w:val="000000" w:themeColor="text1"/>
        </w:rPr>
        <mc:AlternateContent>
          <mc:Choice Requires="wps">
            <w:drawing>
              <wp:anchor distT="4294967295" distB="4294967295" distL="114300" distR="114300" simplePos="0" relativeHeight="251658280" behindDoc="0" locked="0" layoutInCell="1" allowOverlap="1" wp14:anchorId="51B7CA55" wp14:editId="12DA10CF">
                <wp:simplePos x="0" y="0"/>
                <wp:positionH relativeFrom="column">
                  <wp:posOffset>2299970</wp:posOffset>
                </wp:positionH>
                <wp:positionV relativeFrom="paragraph">
                  <wp:posOffset>2508884</wp:posOffset>
                </wp:positionV>
                <wp:extent cx="397510" cy="0"/>
                <wp:effectExtent l="0" t="0" r="0" b="0"/>
                <wp:wrapNone/>
                <wp:docPr id="1000409605" name="Straight Connector 10004096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75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BB0DAF4" id="Straight Connector 1000409605" o:spid="_x0000_s1026" style="position:absolute;z-index:25165828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1.1pt,197.55pt" to="212.4pt,1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">
                <o:lock v:ext="edit" shapetype="f"/>
              </v:line>
            </w:pict>
          </mc:Fallback>
        </mc:AlternateContent>
      </w:r>
      <w:r w:rsidRPr="00DE2C8C">
        <w:rPr>
          <w:noProof/>
          <w:color w:val="000000" w:themeColor="text1"/>
        </w:rPr>
        <mc:AlternateContent>
          <mc:Choice Requires="wps">
            <w:drawing>
              <wp:anchor distT="4294967295" distB="4294967295" distL="114300" distR="114300" simplePos="0" relativeHeight="251658282" behindDoc="0" locked="0" layoutInCell="1" allowOverlap="1" wp14:anchorId="52C3A2F9" wp14:editId="36501921">
                <wp:simplePos x="0" y="0"/>
                <wp:positionH relativeFrom="column">
                  <wp:posOffset>2314575</wp:posOffset>
                </wp:positionH>
                <wp:positionV relativeFrom="paragraph">
                  <wp:posOffset>4366259</wp:posOffset>
                </wp:positionV>
                <wp:extent cx="397510" cy="0"/>
                <wp:effectExtent l="0" t="0" r="0" b="0"/>
                <wp:wrapNone/>
                <wp:docPr id="134670401" name="Straight Connector 1346704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75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3813D59" id="Straight Connector 134670401" o:spid="_x0000_s1026" style="position:absolute;z-index:2516582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2.25pt,343.8pt" to="213.55pt,3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">
                <o:lock v:ext="edit" shapetype="f"/>
              </v:line>
            </w:pict>
          </mc:Fallback>
        </mc:AlternateContent>
      </w:r>
    </w:p>
    <w:p w14:paraId="78BB1875"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299" distR="114299" simplePos="0" relativeHeight="251658314" behindDoc="0" locked="0" layoutInCell="1" allowOverlap="1" wp14:anchorId="39E0C554" wp14:editId="7EFF0626">
                <wp:simplePos x="0" y="0"/>
                <wp:positionH relativeFrom="margin">
                  <wp:posOffset>6899606</wp:posOffset>
                </wp:positionH>
                <wp:positionV relativeFrom="paragraph">
                  <wp:posOffset>16510</wp:posOffset>
                </wp:positionV>
                <wp:extent cx="4027" cy="211422"/>
                <wp:effectExtent l="0" t="0" r="34290" b="36830"/>
                <wp:wrapNone/>
                <wp:docPr id="1683233353" name="Straight Connector 1683233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27" cy="211422"/>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91E11C" id="Straight Connector 1683233353" o:spid="_x0000_s1026" style="position:absolute;z-index:25165831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543.3pt,1.3pt" to="543.6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">
                <o:lock v:ext="edit" shapetype="f"/>
                <w10:wrap anchorx="margin"/>
              </v:line>
            </w:pict>
          </mc:Fallback>
        </mc:AlternateContent>
      </w:r>
    </w:p>
    <w:p w14:paraId="3CA63192"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299" distR="114299" simplePos="0" relativeHeight="251658319" behindDoc="0" locked="0" layoutInCell="1" allowOverlap="1" wp14:anchorId="189BC975" wp14:editId="2B8C457A">
                <wp:simplePos x="0" y="0"/>
                <wp:positionH relativeFrom="column">
                  <wp:posOffset>0</wp:posOffset>
                </wp:positionH>
                <wp:positionV relativeFrom="paragraph">
                  <wp:posOffset>0</wp:posOffset>
                </wp:positionV>
                <wp:extent cx="0" cy="184994"/>
                <wp:effectExtent l="0" t="0" r="38100" b="24765"/>
                <wp:wrapNone/>
                <wp:docPr id="1887721886" name="Straight Connector 18877218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0" cy="184994"/>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6794E93" id="Straight Connector 1887721886" o:spid="_x0000_s1026" style="position:absolute;flip:x y;z-index:251658321;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0,0" to="0,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">
                <o:lock v:ext="edit" shapetype="f"/>
              </v:line>
            </w:pict>
          </mc:Fallback>
        </mc:AlternateContent>
      </w:r>
      <w:r w:rsidRPr="00DE2C8C">
        <w:rPr>
          <w:noProof/>
          <w:color w:val="000000" w:themeColor="text1"/>
        </w:rPr>
        <mc:AlternateContent>
          <mc:Choice Requires="wps">
            <w:drawing>
              <wp:anchor distT="0" distB="0" distL="114300" distR="114300" simplePos="0" relativeHeight="251658297" behindDoc="0" locked="0" layoutInCell="1" allowOverlap="1" wp14:anchorId="3F522719" wp14:editId="4DB2B263">
                <wp:simplePos x="0" y="0"/>
                <wp:positionH relativeFrom="column">
                  <wp:posOffset>5378807</wp:posOffset>
                </wp:positionH>
                <wp:positionV relativeFrom="paragraph">
                  <wp:posOffset>9936</wp:posOffset>
                </wp:positionV>
                <wp:extent cx="3144167" cy="430306"/>
                <wp:effectExtent l="0" t="0" r="18415" b="27305"/>
                <wp:wrapNone/>
                <wp:docPr id="433053457" name="Rectangle 433053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4167" cy="430306"/>
                        </a:xfrm>
                        <a:prstGeom prst="rect">
                          <a:avLst/>
                        </a:prstGeom>
                        <a:noFill/>
                        <a:ln w="12700" cap="flat" cmpd="sng" algn="ctr">
                          <a:solidFill>
                            <a:sysClr val="windowText" lastClr="000000"/>
                          </a:solidFill>
                          <a:prstDash val="solid"/>
                          <a:miter lim="800000"/>
                        </a:ln>
                        <a:effectLst/>
                      </wps:spPr>
                      <wps:txbx>
                        <w:txbxContent>
                          <w:p w14:paraId="20AA2C7C" w14:textId="6E17A161" w:rsidR="00A15CB3" w:rsidRDefault="00A15CB3" w:rsidP="00A15CB3">
                            <w:pPr>
                              <w:jc w:val="center"/>
                              <w:rPr>
                                <w:b/>
                                <w:sz w:val="16"/>
                                <w:szCs w:val="16"/>
                              </w:rPr>
                            </w:pPr>
                            <w:r>
                              <w:rPr>
                                <w:b/>
                                <w:sz w:val="16"/>
                                <w:szCs w:val="16"/>
                              </w:rPr>
                              <w:t xml:space="preserve">Supply Chain </w:t>
                            </w:r>
                            <w:r w:rsidR="00BD1F05">
                              <w:rPr>
                                <w:b/>
                                <w:sz w:val="16"/>
                                <w:szCs w:val="16"/>
                              </w:rPr>
                              <w:t xml:space="preserve">and </w:t>
                            </w:r>
                            <w:r w:rsidR="00BD1F05" w:rsidRPr="009645DD">
                              <w:rPr>
                                <w:b/>
                                <w:sz w:val="16"/>
                                <w:szCs w:val="16"/>
                              </w:rPr>
                              <w:t xml:space="preserve">Service </w:t>
                            </w:r>
                            <w:r w:rsidR="00BD1F05">
                              <w:rPr>
                                <w:b/>
                                <w:sz w:val="16"/>
                                <w:szCs w:val="16"/>
                              </w:rPr>
                              <w:t>D</w:t>
                            </w:r>
                            <w:r w:rsidR="00BD1F05" w:rsidRPr="009645DD">
                              <w:rPr>
                                <w:b/>
                                <w:sz w:val="16"/>
                                <w:szCs w:val="16"/>
                              </w:rPr>
                              <w:t>elivery</w:t>
                            </w:r>
                            <w:r w:rsidR="00BD1F05">
                              <w:rPr>
                                <w:b/>
                                <w:sz w:val="16"/>
                                <w:szCs w:val="16"/>
                              </w:rPr>
                              <w:t xml:space="preserve"> </w:t>
                            </w:r>
                            <w:r>
                              <w:rPr>
                                <w:b/>
                                <w:sz w:val="16"/>
                                <w:szCs w:val="16"/>
                              </w:rPr>
                              <w:t>Management</w:t>
                            </w:r>
                            <w:r w:rsidR="00BD1F05">
                              <w:rPr>
                                <w:b/>
                                <w:sz w:val="16"/>
                                <w:szCs w:val="16"/>
                              </w:rPr>
                              <w:t xml:space="preserve"> </w:t>
                            </w:r>
                          </w:p>
                          <w:p w14:paraId="3B79523C" w14:textId="77777777" w:rsidR="00A15CB3" w:rsidRPr="009645DD" w:rsidRDefault="00A15CB3" w:rsidP="00A15CB3">
                            <w:pPr>
                              <w:jc w:val="center"/>
                              <w:rPr>
                                <w:b/>
                                <w:sz w:val="16"/>
                                <w:szCs w:val="16"/>
                              </w:rPr>
                            </w:pPr>
                            <w:r>
                              <w:rPr>
                                <w:b/>
                                <w:sz w:val="16"/>
                                <w:szCs w:val="16"/>
                              </w:rPr>
                              <w:t>RB: 210</w:t>
                            </w:r>
                            <w:r w:rsidRPr="008C64A0">
                              <w:rPr>
                                <w:bCs/>
                                <w:sz w:val="16"/>
                                <w:szCs w:val="16"/>
                              </w:rPr>
                              <w:t xml:space="preserve"> pos</w:t>
                            </w:r>
                            <w:r>
                              <w:rPr>
                                <w:bCs/>
                                <w:sz w:val="16"/>
                                <w:szCs w:val="16"/>
                              </w:rPr>
                              <w:t>t</w:t>
                            </w:r>
                            <w:r w:rsidRPr="008C64A0">
                              <w:rPr>
                                <w:bCs/>
                                <w:sz w:val="16"/>
                                <w:szCs w:val="16"/>
                              </w:rPr>
                              <w:t>s</w:t>
                            </w:r>
                            <w:r>
                              <w:rPr>
                                <w:b/>
                                <w:sz w:val="16"/>
                                <w:szCs w:val="16"/>
                              </w:rPr>
                              <w:t xml:space="preserve"> XB: 2</w:t>
                            </w:r>
                            <w:r w:rsidRPr="008C64A0">
                              <w:rPr>
                                <w:bCs/>
                                <w:sz w:val="16"/>
                                <w:szCs w:val="16"/>
                              </w:rPr>
                              <w:t xml:space="preserve"> p</w:t>
                            </w:r>
                            <w:r>
                              <w:rPr>
                                <w:bCs/>
                                <w:sz w:val="16"/>
                                <w:szCs w:val="16"/>
                              </w:rPr>
                              <w:t>osts</w:t>
                            </w:r>
                          </w:p>
                          <w:p w14:paraId="3854A2B0" w14:textId="77777777" w:rsidR="00A15CB3" w:rsidRPr="009645DD" w:rsidRDefault="00A15CB3" w:rsidP="00A15CB3">
                            <w:pPr>
                              <w:jc w:val="center"/>
                              <w:rPr>
                                <w:b/>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22719" id="Rectangle 433053457" o:spid="_x0000_s1049" style="position:absolute;left:0;text-align:left;margin-left:423.55pt;margin-top:.8pt;width:247.55pt;height:33.9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" filled="f" strokecolor="windowText" strokeweight="1pt">
                <v:path arrowok="t"/>
                <v:textbox>
                  <w:txbxContent>
                    <w:p w14:paraId="20AA2C7C" w14:textId="6E17A161" w:rsidR="00A15CB3" w:rsidRDefault="00A15CB3" w:rsidP="00A15CB3">
                      <w:pPr>
                        <w:jc w:val="center"/>
                        <w:rPr>
                          <w:b/>
                          <w:sz w:val="16"/>
                          <w:szCs w:val="16"/>
                        </w:rPr>
                      </w:pPr>
                      <w:r>
                        <w:rPr>
                          <w:b/>
                          <w:sz w:val="16"/>
                          <w:szCs w:val="16"/>
                        </w:rPr>
                        <w:t xml:space="preserve">Supply Chain </w:t>
                      </w:r>
                      <w:r w:rsidR="00BD1F05">
                        <w:rPr>
                          <w:b/>
                          <w:sz w:val="16"/>
                          <w:szCs w:val="16"/>
                        </w:rPr>
                        <w:t xml:space="preserve">and </w:t>
                      </w:r>
                      <w:r w:rsidR="00BD1F05" w:rsidRPr="009645DD">
                        <w:rPr>
                          <w:b/>
                          <w:sz w:val="16"/>
                          <w:szCs w:val="16"/>
                        </w:rPr>
                        <w:t xml:space="preserve">Service </w:t>
                      </w:r>
                      <w:r w:rsidR="00BD1F05">
                        <w:rPr>
                          <w:b/>
                          <w:sz w:val="16"/>
                          <w:szCs w:val="16"/>
                        </w:rPr>
                        <w:t>D</w:t>
                      </w:r>
                      <w:r w:rsidR="00BD1F05" w:rsidRPr="009645DD">
                        <w:rPr>
                          <w:b/>
                          <w:sz w:val="16"/>
                          <w:szCs w:val="16"/>
                        </w:rPr>
                        <w:t>elivery</w:t>
                      </w:r>
                      <w:r w:rsidR="00BD1F05">
                        <w:rPr>
                          <w:b/>
                          <w:sz w:val="16"/>
                          <w:szCs w:val="16"/>
                        </w:rPr>
                        <w:t xml:space="preserve"> </w:t>
                      </w:r>
                      <w:r>
                        <w:rPr>
                          <w:b/>
                          <w:sz w:val="16"/>
                          <w:szCs w:val="16"/>
                        </w:rPr>
                        <w:t>Management</w:t>
                      </w:r>
                      <w:r w:rsidR="00BD1F05">
                        <w:rPr>
                          <w:b/>
                          <w:sz w:val="16"/>
                          <w:szCs w:val="16"/>
                        </w:rPr>
                        <w:t xml:space="preserve"> </w:t>
                      </w:r>
                    </w:p>
                    <w:p w14:paraId="3B79523C" w14:textId="77777777" w:rsidR="00A15CB3" w:rsidRPr="009645DD" w:rsidRDefault="00A15CB3" w:rsidP="00A15CB3">
                      <w:pPr>
                        <w:jc w:val="center"/>
                        <w:rPr>
                          <w:b/>
                          <w:sz w:val="16"/>
                          <w:szCs w:val="16"/>
                        </w:rPr>
                      </w:pPr>
                      <w:r>
                        <w:rPr>
                          <w:b/>
                          <w:sz w:val="16"/>
                          <w:szCs w:val="16"/>
                        </w:rPr>
                        <w:t>RB: 210</w:t>
                      </w:r>
                      <w:r w:rsidRPr="008C64A0">
                        <w:rPr>
                          <w:bCs/>
                          <w:sz w:val="16"/>
                          <w:szCs w:val="16"/>
                        </w:rPr>
                        <w:t xml:space="preserve"> pos</w:t>
                      </w:r>
                      <w:r>
                        <w:rPr>
                          <w:bCs/>
                          <w:sz w:val="16"/>
                          <w:szCs w:val="16"/>
                        </w:rPr>
                        <w:t>t</w:t>
                      </w:r>
                      <w:r w:rsidRPr="008C64A0">
                        <w:rPr>
                          <w:bCs/>
                          <w:sz w:val="16"/>
                          <w:szCs w:val="16"/>
                        </w:rPr>
                        <w:t>s</w:t>
                      </w:r>
                      <w:r>
                        <w:rPr>
                          <w:b/>
                          <w:sz w:val="16"/>
                          <w:szCs w:val="16"/>
                        </w:rPr>
                        <w:t xml:space="preserve"> XB: 2</w:t>
                      </w:r>
                      <w:r w:rsidRPr="008C64A0">
                        <w:rPr>
                          <w:bCs/>
                          <w:sz w:val="16"/>
                          <w:szCs w:val="16"/>
                        </w:rPr>
                        <w:t xml:space="preserve"> p</w:t>
                      </w:r>
                      <w:r>
                        <w:rPr>
                          <w:bCs/>
                          <w:sz w:val="16"/>
                          <w:szCs w:val="16"/>
                        </w:rPr>
                        <w:t>osts</w:t>
                      </w:r>
                    </w:p>
                    <w:p w14:paraId="3854A2B0" w14:textId="77777777" w:rsidR="00A15CB3" w:rsidRPr="009645DD" w:rsidRDefault="00A15CB3" w:rsidP="00A15CB3">
                      <w:pPr>
                        <w:jc w:val="center"/>
                        <w:rPr>
                          <w:b/>
                          <w:sz w:val="16"/>
                          <w:szCs w:val="16"/>
                        </w:rPr>
                      </w:pPr>
                    </w:p>
                  </w:txbxContent>
                </v:textbox>
              </v:rect>
            </w:pict>
          </mc:Fallback>
        </mc:AlternateContent>
      </w:r>
    </w:p>
    <w:p w14:paraId="4EC88BA0"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299" distR="114299" simplePos="0" relativeHeight="251658291" behindDoc="0" locked="0" layoutInCell="1" allowOverlap="1" wp14:anchorId="5B7264AB" wp14:editId="4E8CD2C1">
                <wp:simplePos x="0" y="0"/>
                <wp:positionH relativeFrom="column">
                  <wp:posOffset>6905969</wp:posOffset>
                </wp:positionH>
                <wp:positionV relativeFrom="paragraph">
                  <wp:posOffset>212172</wp:posOffset>
                </wp:positionV>
                <wp:extent cx="0" cy="74951"/>
                <wp:effectExtent l="0" t="0" r="12700" b="13970"/>
                <wp:wrapNone/>
                <wp:docPr id="824615807" name="Straight Connector 8246158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0" cy="74951"/>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6459100" id="Straight Connector 824615807" o:spid="_x0000_s1026" style="position:absolute;flip:x y;z-index:251658293;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543.8pt,16.7pt" to="543.8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">
                <o:lock v:ext="edit" shapetype="f"/>
              </v:line>
            </w:pict>
          </mc:Fallback>
        </mc:AlternateContent>
      </w:r>
      <w:r w:rsidRPr="00DE2C8C">
        <w:rPr>
          <w:noProof/>
          <w:color w:val="000000" w:themeColor="text1"/>
        </w:rPr>
        <mc:AlternateContent>
          <mc:Choice Requires="wps">
            <w:drawing>
              <wp:anchor distT="0" distB="0" distL="114299" distR="114299" simplePos="0" relativeHeight="251658278" behindDoc="0" locked="0" layoutInCell="1" allowOverlap="1" wp14:anchorId="0B7E1FC4" wp14:editId="00955A07">
                <wp:simplePos x="0" y="0"/>
                <wp:positionH relativeFrom="column">
                  <wp:posOffset>1033144</wp:posOffset>
                </wp:positionH>
                <wp:positionV relativeFrom="paragraph">
                  <wp:posOffset>231775</wp:posOffset>
                </wp:positionV>
                <wp:extent cx="0" cy="222885"/>
                <wp:effectExtent l="0" t="0" r="19050" b="5715"/>
                <wp:wrapNone/>
                <wp:docPr id="42378215" name="Straight Connector 423782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288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2DF9306" id="Straight Connector 42378215" o:spid="_x0000_s1026" style="position:absolute;z-index:2516582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81.35pt,18.25pt" to="81.3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">
                <o:lock v:ext="edit" shapetype="f"/>
              </v:line>
            </w:pict>
          </mc:Fallback>
        </mc:AlternateContent>
      </w:r>
    </w:p>
    <w:p w14:paraId="7EA14DF1"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306" behindDoc="0" locked="0" layoutInCell="1" allowOverlap="1" wp14:anchorId="7CAB7E61" wp14:editId="5A1C4626">
                <wp:simplePos x="0" y="0"/>
                <wp:positionH relativeFrom="column">
                  <wp:posOffset>5721746</wp:posOffset>
                </wp:positionH>
                <wp:positionV relativeFrom="paragraph">
                  <wp:posOffset>58524</wp:posOffset>
                </wp:positionV>
                <wp:extent cx="2380615" cy="545496"/>
                <wp:effectExtent l="0" t="0" r="6985" b="13335"/>
                <wp:wrapNone/>
                <wp:docPr id="1522085016" name="Rectangle 15220850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0615" cy="545496"/>
                        </a:xfrm>
                        <a:prstGeom prst="rect">
                          <a:avLst/>
                        </a:prstGeom>
                        <a:noFill/>
                        <a:ln w="12700" cap="flat" cmpd="sng" algn="ctr">
                          <a:solidFill>
                            <a:sysClr val="windowText" lastClr="000000"/>
                          </a:solidFill>
                          <a:prstDash val="solid"/>
                          <a:miter lim="800000"/>
                        </a:ln>
                        <a:effectLst/>
                      </wps:spPr>
                      <wps:txbx>
                        <w:txbxContent>
                          <w:p w14:paraId="5B139752" w14:textId="59F313F0" w:rsidR="00A15CB3" w:rsidRDefault="00A15CB3" w:rsidP="00FA4D29">
                            <w:pPr>
                              <w:spacing w:after="40"/>
                              <w:jc w:val="center"/>
                              <w:rPr>
                                <w:sz w:val="16"/>
                                <w:szCs w:val="16"/>
                              </w:rPr>
                            </w:pPr>
                            <w:r w:rsidRPr="00C84E97">
                              <w:rPr>
                                <w:b/>
                                <w:sz w:val="16"/>
                                <w:szCs w:val="16"/>
                              </w:rPr>
                              <w:t xml:space="preserve">Office of the Chief of </w:t>
                            </w:r>
                            <w:r>
                              <w:rPr>
                                <w:b/>
                                <w:sz w:val="16"/>
                                <w:szCs w:val="16"/>
                              </w:rPr>
                              <w:t xml:space="preserve">Supply Chain </w:t>
                            </w:r>
                            <w:r w:rsidR="00FA4D29">
                              <w:rPr>
                                <w:b/>
                                <w:sz w:val="16"/>
                                <w:szCs w:val="16"/>
                              </w:rPr>
                              <w:t xml:space="preserve">and </w:t>
                            </w:r>
                            <w:r w:rsidR="00FA4D29" w:rsidRPr="00C84E97">
                              <w:rPr>
                                <w:b/>
                                <w:sz w:val="16"/>
                                <w:szCs w:val="16"/>
                              </w:rPr>
                              <w:t>Service Delivery</w:t>
                            </w:r>
                            <w:r w:rsidR="00FA4D29">
                              <w:rPr>
                                <w:b/>
                                <w:sz w:val="16"/>
                                <w:szCs w:val="16"/>
                              </w:rPr>
                              <w:t xml:space="preserve"> </w:t>
                            </w:r>
                            <w:r>
                              <w:rPr>
                                <w:b/>
                                <w:sz w:val="16"/>
                                <w:szCs w:val="16"/>
                              </w:rPr>
                              <w:t>Management</w:t>
                            </w:r>
                            <w:r>
                              <w:rPr>
                                <w:b/>
                                <w:sz w:val="16"/>
                                <w:szCs w:val="16"/>
                              </w:rPr>
                              <w:br/>
                              <w:t xml:space="preserve">RB </w:t>
                            </w:r>
                            <w:r w:rsidRPr="00E11CF8">
                              <w:rPr>
                                <w:bCs/>
                                <w:sz w:val="16"/>
                                <w:szCs w:val="16"/>
                              </w:rPr>
                              <w:t>(</w:t>
                            </w:r>
                            <w:r>
                              <w:rPr>
                                <w:bCs/>
                                <w:sz w:val="16"/>
                                <w:szCs w:val="16"/>
                              </w:rPr>
                              <w:t>2</w:t>
                            </w:r>
                            <w:r w:rsidRPr="00E11CF8">
                              <w:rPr>
                                <w:bCs/>
                                <w:sz w:val="16"/>
                                <w:szCs w:val="16"/>
                              </w:rPr>
                              <w:t xml:space="preserve"> po</w:t>
                            </w:r>
                            <w:r>
                              <w:rPr>
                                <w:bCs/>
                                <w:sz w:val="16"/>
                                <w:szCs w:val="16"/>
                              </w:rPr>
                              <w:t>sts</w:t>
                            </w:r>
                            <w:r w:rsidRPr="00E11CF8">
                              <w:rPr>
                                <w:bCs/>
                                <w:sz w:val="16"/>
                                <w:szCs w:val="16"/>
                              </w:rPr>
                              <w:t>)</w:t>
                            </w:r>
                            <w:r>
                              <w:rPr>
                                <w:bCs/>
                                <w:sz w:val="16"/>
                                <w:szCs w:val="16"/>
                              </w:rPr>
                              <w:t>:</w:t>
                            </w:r>
                            <w:r>
                              <w:rPr>
                                <w:sz w:val="16"/>
                                <w:szCs w:val="16"/>
                              </w:rPr>
                              <w:t xml:space="preserve"> </w:t>
                            </w:r>
                            <w:r w:rsidRPr="00C84E97">
                              <w:rPr>
                                <w:sz w:val="16"/>
                                <w:szCs w:val="16"/>
                              </w:rPr>
                              <w:t>1 P-5, 1 FS</w:t>
                            </w:r>
                          </w:p>
                          <w:p w14:paraId="19A11EA0" w14:textId="77777777" w:rsidR="00A15CB3" w:rsidRDefault="00A15CB3" w:rsidP="00A15CB3">
                            <w:pPr>
                              <w:spacing w:after="40"/>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CAB7E61" id="Rectangle 1522085016" o:spid="_x0000_s1050" style="position:absolute;left:0;text-align:left;margin-left:450.55pt;margin-top:4.6pt;width:187.45pt;height:42.9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" filled="f" strokecolor="windowText" strokeweight="1pt">
                <v:path arrowok="t"/>
                <v:textbox>
                  <w:txbxContent>
                    <w:p w14:paraId="5B139752" w14:textId="59F313F0" w:rsidR="00A15CB3" w:rsidRDefault="00A15CB3" w:rsidP="00FA4D29">
                      <w:pPr>
                        <w:spacing w:after="40"/>
                        <w:jc w:val="center"/>
                        <w:rPr>
                          <w:sz w:val="16"/>
                          <w:szCs w:val="16"/>
                        </w:rPr>
                      </w:pPr>
                      <w:r w:rsidRPr="00C84E97">
                        <w:rPr>
                          <w:b/>
                          <w:sz w:val="16"/>
                          <w:szCs w:val="16"/>
                        </w:rPr>
                        <w:t xml:space="preserve">Office of the Chief of </w:t>
                      </w:r>
                      <w:r>
                        <w:rPr>
                          <w:b/>
                          <w:sz w:val="16"/>
                          <w:szCs w:val="16"/>
                        </w:rPr>
                        <w:t xml:space="preserve">Supply Chain </w:t>
                      </w:r>
                      <w:r w:rsidR="00FA4D29">
                        <w:rPr>
                          <w:b/>
                          <w:sz w:val="16"/>
                          <w:szCs w:val="16"/>
                        </w:rPr>
                        <w:t xml:space="preserve">and </w:t>
                      </w:r>
                      <w:r w:rsidR="00FA4D29" w:rsidRPr="00C84E97">
                        <w:rPr>
                          <w:b/>
                          <w:sz w:val="16"/>
                          <w:szCs w:val="16"/>
                        </w:rPr>
                        <w:t>Service Delivery</w:t>
                      </w:r>
                      <w:r w:rsidR="00FA4D29">
                        <w:rPr>
                          <w:b/>
                          <w:sz w:val="16"/>
                          <w:szCs w:val="16"/>
                        </w:rPr>
                        <w:t xml:space="preserve"> </w:t>
                      </w:r>
                      <w:r>
                        <w:rPr>
                          <w:b/>
                          <w:sz w:val="16"/>
                          <w:szCs w:val="16"/>
                        </w:rPr>
                        <w:t>Management</w:t>
                      </w:r>
                      <w:r>
                        <w:rPr>
                          <w:b/>
                          <w:sz w:val="16"/>
                          <w:szCs w:val="16"/>
                        </w:rPr>
                        <w:br/>
                        <w:t xml:space="preserve">RB </w:t>
                      </w:r>
                      <w:r w:rsidRPr="00E11CF8">
                        <w:rPr>
                          <w:bCs/>
                          <w:sz w:val="16"/>
                          <w:szCs w:val="16"/>
                        </w:rPr>
                        <w:t>(</w:t>
                      </w:r>
                      <w:r>
                        <w:rPr>
                          <w:bCs/>
                          <w:sz w:val="16"/>
                          <w:szCs w:val="16"/>
                        </w:rPr>
                        <w:t>2</w:t>
                      </w:r>
                      <w:r w:rsidRPr="00E11CF8">
                        <w:rPr>
                          <w:bCs/>
                          <w:sz w:val="16"/>
                          <w:szCs w:val="16"/>
                        </w:rPr>
                        <w:t xml:space="preserve"> po</w:t>
                      </w:r>
                      <w:r>
                        <w:rPr>
                          <w:bCs/>
                          <w:sz w:val="16"/>
                          <w:szCs w:val="16"/>
                        </w:rPr>
                        <w:t>sts</w:t>
                      </w:r>
                      <w:r w:rsidRPr="00E11CF8">
                        <w:rPr>
                          <w:bCs/>
                          <w:sz w:val="16"/>
                          <w:szCs w:val="16"/>
                        </w:rPr>
                        <w:t>)</w:t>
                      </w:r>
                      <w:r>
                        <w:rPr>
                          <w:bCs/>
                          <w:sz w:val="16"/>
                          <w:szCs w:val="16"/>
                        </w:rPr>
                        <w:t>:</w:t>
                      </w:r>
                      <w:r>
                        <w:rPr>
                          <w:sz w:val="16"/>
                          <w:szCs w:val="16"/>
                        </w:rPr>
                        <w:t xml:space="preserve"> </w:t>
                      </w:r>
                      <w:r w:rsidRPr="00C84E97">
                        <w:rPr>
                          <w:sz w:val="16"/>
                          <w:szCs w:val="16"/>
                        </w:rPr>
                        <w:t>1 P-5, 1 FS</w:t>
                      </w:r>
                    </w:p>
                    <w:p w14:paraId="19A11EA0" w14:textId="77777777" w:rsidR="00A15CB3" w:rsidRDefault="00A15CB3" w:rsidP="00A15CB3">
                      <w:pPr>
                        <w:spacing w:after="40"/>
                        <w:jc w:val="center"/>
                        <w:rPr>
                          <w:sz w:val="16"/>
                          <w:szCs w:val="16"/>
                        </w:rPr>
                      </w:pPr>
                    </w:p>
                  </w:txbxContent>
                </v:textbox>
              </v:rect>
            </w:pict>
          </mc:Fallback>
        </mc:AlternateContent>
      </w:r>
      <w:r w:rsidRPr="00DE2C8C">
        <w:rPr>
          <w:noProof/>
          <w:color w:val="000000" w:themeColor="text1"/>
        </w:rPr>
        <mc:AlternateContent>
          <mc:Choice Requires="wps">
            <w:drawing>
              <wp:anchor distT="4294967295" distB="4294967295" distL="114300" distR="114300" simplePos="0" relativeHeight="251658317" behindDoc="0" locked="0" layoutInCell="1" allowOverlap="1" wp14:anchorId="09BC0F60" wp14:editId="0EA69B1D">
                <wp:simplePos x="0" y="0"/>
                <wp:positionH relativeFrom="column">
                  <wp:posOffset>0</wp:posOffset>
                </wp:positionH>
                <wp:positionV relativeFrom="paragraph">
                  <wp:posOffset>227581</wp:posOffset>
                </wp:positionV>
                <wp:extent cx="153035" cy="0"/>
                <wp:effectExtent l="0" t="0" r="0" b="0"/>
                <wp:wrapNone/>
                <wp:docPr id="1718572389" name="Straight Connector 17185723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30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6A2EA54" id="Straight Connector 1718572389" o:spid="_x0000_s1026" style="position:absolute;flip:y;z-index:25165831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17.9pt" to="12.0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">
                <o:lock v:ext="edit" shapetype="f"/>
              </v:line>
            </w:pict>
          </mc:Fallback>
        </mc:AlternateContent>
      </w:r>
      <w:r w:rsidRPr="00DE2C8C">
        <w:rPr>
          <w:noProof/>
          <w:color w:val="000000" w:themeColor="text1"/>
        </w:rPr>
        <mc:AlternateContent>
          <mc:Choice Requires="wps">
            <w:drawing>
              <wp:anchor distT="0" distB="0" distL="114300" distR="114300" simplePos="0" relativeHeight="251658298" behindDoc="0" locked="0" layoutInCell="1" allowOverlap="1" wp14:anchorId="289954B8" wp14:editId="1D53DEA1">
                <wp:simplePos x="0" y="0"/>
                <wp:positionH relativeFrom="margin">
                  <wp:align>left</wp:align>
                </wp:positionH>
                <wp:positionV relativeFrom="paragraph">
                  <wp:posOffset>227736</wp:posOffset>
                </wp:positionV>
                <wp:extent cx="2286000" cy="899770"/>
                <wp:effectExtent l="0" t="0" r="19050" b="15240"/>
                <wp:wrapNone/>
                <wp:docPr id="292561558" name="Rectangle 292561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899770"/>
                        </a:xfrm>
                        <a:prstGeom prst="rect">
                          <a:avLst/>
                        </a:prstGeom>
                        <a:noFill/>
                        <a:ln w="12700" cap="flat" cmpd="sng" algn="ctr">
                          <a:solidFill>
                            <a:sysClr val="windowText" lastClr="000000"/>
                          </a:solidFill>
                          <a:prstDash val="solid"/>
                          <a:miter lim="800000"/>
                        </a:ln>
                        <a:effectLst/>
                      </wps:spPr>
                      <wps:txbx>
                        <w:txbxContent>
                          <w:p w14:paraId="5FCAF598" w14:textId="77777777" w:rsidR="00A15CB3" w:rsidRDefault="00A15CB3" w:rsidP="00A15CB3">
                            <w:pPr>
                              <w:spacing w:after="40"/>
                              <w:jc w:val="center"/>
                              <w:rPr>
                                <w:b/>
                                <w:sz w:val="16"/>
                                <w:szCs w:val="16"/>
                              </w:rPr>
                            </w:pPr>
                            <w:r w:rsidRPr="00C84E97">
                              <w:rPr>
                                <w:b/>
                                <w:sz w:val="16"/>
                                <w:szCs w:val="16"/>
                              </w:rPr>
                              <w:t xml:space="preserve">Office of the Chief of Operations and Resource Management </w:t>
                            </w:r>
                          </w:p>
                          <w:p w14:paraId="083CC354" w14:textId="77777777" w:rsidR="00A15CB3" w:rsidRPr="00183B79" w:rsidRDefault="00A15CB3" w:rsidP="00A15CB3">
                            <w:pPr>
                              <w:spacing w:after="40"/>
                              <w:jc w:val="center"/>
                              <w:rPr>
                                <w:sz w:val="16"/>
                                <w:szCs w:val="16"/>
                                <w:lang w:val="en-US"/>
                              </w:rPr>
                            </w:pPr>
                            <w:r w:rsidRPr="00183B79">
                              <w:rPr>
                                <w:b/>
                                <w:sz w:val="16"/>
                                <w:szCs w:val="16"/>
                                <w:lang w:val="en-US"/>
                              </w:rPr>
                              <w:t xml:space="preserve">RB </w:t>
                            </w:r>
                            <w:r w:rsidRPr="00183B79">
                              <w:rPr>
                                <w:bCs/>
                                <w:sz w:val="16"/>
                                <w:szCs w:val="16"/>
                                <w:lang w:val="en-US"/>
                              </w:rPr>
                              <w:t xml:space="preserve">(4 posts): </w:t>
                            </w:r>
                            <w:r w:rsidRPr="00183B79">
                              <w:rPr>
                                <w:sz w:val="16"/>
                                <w:szCs w:val="16"/>
                                <w:lang w:val="en-US"/>
                              </w:rPr>
                              <w:t>1 P-5, 1 P-3, 1 iUNV, 1 nUNV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89954B8" id="Rectangle 292561558" o:spid="_x0000_s1051" style="position:absolute;left:0;text-align:left;margin-left:0;margin-top:17.95pt;width:180pt;height:70.85pt;z-index:25165829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" filled="f" strokecolor="windowText" strokeweight="1pt">
                <v:path arrowok="t"/>
                <v:textbox>
                  <w:txbxContent>
                    <w:p w14:paraId="5FCAF598" w14:textId="77777777" w:rsidR="00A15CB3" w:rsidRDefault="00A15CB3" w:rsidP="00A15CB3">
                      <w:pPr>
                        <w:spacing w:after="40"/>
                        <w:jc w:val="center"/>
                        <w:rPr>
                          <w:b/>
                          <w:sz w:val="16"/>
                          <w:szCs w:val="16"/>
                        </w:rPr>
                      </w:pPr>
                      <w:r w:rsidRPr="00C84E97">
                        <w:rPr>
                          <w:b/>
                          <w:sz w:val="16"/>
                          <w:szCs w:val="16"/>
                        </w:rPr>
                        <w:t xml:space="preserve">Office of the Chief of Operations and Resource Management </w:t>
                      </w:r>
                    </w:p>
                    <w:p w14:paraId="083CC354" w14:textId="77777777" w:rsidR="00A15CB3" w:rsidRPr="00183B79" w:rsidRDefault="00A15CB3" w:rsidP="00A15CB3">
                      <w:pPr>
                        <w:spacing w:after="40"/>
                        <w:jc w:val="center"/>
                        <w:rPr>
                          <w:sz w:val="16"/>
                          <w:szCs w:val="16"/>
                          <w:lang w:val="en-US"/>
                        </w:rPr>
                      </w:pPr>
                      <w:r w:rsidRPr="00183B79">
                        <w:rPr>
                          <w:b/>
                          <w:sz w:val="16"/>
                          <w:szCs w:val="16"/>
                          <w:lang w:val="en-US"/>
                        </w:rPr>
                        <w:t xml:space="preserve">RB </w:t>
                      </w:r>
                      <w:r w:rsidRPr="00183B79">
                        <w:rPr>
                          <w:bCs/>
                          <w:sz w:val="16"/>
                          <w:szCs w:val="16"/>
                          <w:lang w:val="en-US"/>
                        </w:rPr>
                        <w:t xml:space="preserve">(4 posts): </w:t>
                      </w:r>
                      <w:r w:rsidRPr="00183B79">
                        <w:rPr>
                          <w:sz w:val="16"/>
                          <w:szCs w:val="16"/>
                          <w:lang w:val="en-US"/>
                        </w:rPr>
                        <w:t>1 P-5, 1 P-3, 1 iUNV, 1 nUNV</w:t>
                      </w:r>
                    </w:p>
                  </w:txbxContent>
                </v:textbox>
                <w10:wrap anchorx="margin"/>
              </v:rect>
            </w:pict>
          </mc:Fallback>
        </mc:AlternateContent>
      </w:r>
    </w:p>
    <w:p w14:paraId="0D380812" w14:textId="77777777" w:rsidR="00A15CB3" w:rsidRPr="00DE2C8C" w:rsidRDefault="00A15CB3" w:rsidP="00A15CB3">
      <w:pPr>
        <w:pStyle w:val="SingleTxt"/>
        <w:jc w:val="right"/>
        <w:rPr>
          <w:color w:val="000000" w:themeColor="text1"/>
          <w:highlight w:val="yellow"/>
        </w:rPr>
      </w:pPr>
      <w:r w:rsidRPr="00DE2C8C">
        <w:rPr>
          <w:noProof/>
          <w:color w:val="000000" w:themeColor="text1"/>
        </w:rPr>
        <mc:AlternateContent>
          <mc:Choice Requires="wps">
            <w:drawing>
              <wp:anchor distT="0" distB="0" distL="114300" distR="114300" simplePos="0" relativeHeight="251658289" behindDoc="0" locked="0" layoutInCell="1" allowOverlap="1" wp14:anchorId="35907A6A" wp14:editId="02B509A1">
                <wp:simplePos x="0" y="0"/>
                <wp:positionH relativeFrom="margin">
                  <wp:posOffset>8512637</wp:posOffset>
                </wp:positionH>
                <wp:positionV relativeFrom="paragraph">
                  <wp:posOffset>108824</wp:posOffset>
                </wp:positionV>
                <wp:extent cx="6721" cy="3847605"/>
                <wp:effectExtent l="0" t="0" r="31750" b="19685"/>
                <wp:wrapNone/>
                <wp:docPr id="936180115" name="Straight Connector 936180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721" cy="384760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87CA62F" id="Straight Connector 936180115" o:spid="_x0000_s1026" style="position:absolute;flip:x;z-index:2516582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0.3pt,8.55pt" to="670.85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">
                <o:lock v:ext="edit" shapetype="f"/>
                <w10:wrap anchorx="margin"/>
              </v:line>
            </w:pict>
          </mc:Fallback>
        </mc:AlternateContent>
      </w:r>
      <w:r w:rsidRPr="00DE2C8C">
        <w:rPr>
          <w:noProof/>
          <w:color w:val="000000" w:themeColor="text1"/>
        </w:rPr>
        <mc:AlternateContent>
          <mc:Choice Requires="wps">
            <w:drawing>
              <wp:anchor distT="4294967295" distB="4294967295" distL="114300" distR="114300" simplePos="0" relativeHeight="251658290" behindDoc="0" locked="0" layoutInCell="1" allowOverlap="1" wp14:anchorId="763F2626" wp14:editId="6FA776A4">
                <wp:simplePos x="0" y="0"/>
                <wp:positionH relativeFrom="margin">
                  <wp:posOffset>8115596</wp:posOffset>
                </wp:positionH>
                <wp:positionV relativeFrom="paragraph">
                  <wp:posOffset>108824</wp:posOffset>
                </wp:positionV>
                <wp:extent cx="397823" cy="5938"/>
                <wp:effectExtent l="0" t="0" r="21590" b="32385"/>
                <wp:wrapNone/>
                <wp:docPr id="1978112471" name="Straight Connector 19781124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97823" cy="5938"/>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F7D43F" id="Straight Connector 1978112471" o:spid="_x0000_s1026" style="position:absolute;flip:y;z-index:25165829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639pt,8.55pt" to="670.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">
                <o:lock v:ext="edit" shapetype="f"/>
                <w10:wrap anchorx="margin"/>
              </v:line>
            </w:pict>
          </mc:Fallback>
        </mc:AlternateContent>
      </w:r>
      <w:r w:rsidRPr="00DE2C8C">
        <w:rPr>
          <w:noProof/>
          <w:color w:val="000000" w:themeColor="text1"/>
          <w:w w:val="100"/>
        </w:rPr>
        <mc:AlternateContent>
          <mc:Choice Requires="wps">
            <w:drawing>
              <wp:anchor distT="0" distB="0" distL="114300" distR="114300" simplePos="0" relativeHeight="251658318" behindDoc="0" locked="0" layoutInCell="1" allowOverlap="1" wp14:anchorId="067F65A5" wp14:editId="606B2C5A">
                <wp:simplePos x="0" y="0"/>
                <wp:positionH relativeFrom="column">
                  <wp:posOffset>5716806</wp:posOffset>
                </wp:positionH>
                <wp:positionV relativeFrom="paragraph">
                  <wp:posOffset>149097</wp:posOffset>
                </wp:positionV>
                <wp:extent cx="7444" cy="0"/>
                <wp:effectExtent l="0" t="0" r="0" b="0"/>
                <wp:wrapNone/>
                <wp:docPr id="1556314102" name="Straight Connector 1556314102"/>
                <wp:cNvGraphicFramePr/>
                <a:graphic xmlns:a="http://schemas.openxmlformats.org/drawingml/2006/main">
                  <a:graphicData uri="http://schemas.microsoft.com/office/word/2010/wordprocessingShape">
                    <wps:wsp>
                      <wps:cNvCnPr/>
                      <wps:spPr>
                        <a:xfrm>
                          <a:off x="0" y="0"/>
                          <a:ext cx="74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81C4E2" id="Straight Connector 1556314102" o:spid="_x0000_s1026" style="position:absolute;z-index:25165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0.15pt,11.75pt" to="450.7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" strokecolor="#156082 [3204]" strokeweight=".5pt">
                <v:stroke joinstyle="miter"/>
              </v:line>
            </w:pict>
          </mc:Fallback>
        </mc:AlternateContent>
      </w:r>
    </w:p>
    <w:p w14:paraId="399A5535"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283" behindDoc="0" locked="0" layoutInCell="1" allowOverlap="1" wp14:anchorId="0A91687E" wp14:editId="07625D8D">
                <wp:simplePos x="0" y="0"/>
                <wp:positionH relativeFrom="column">
                  <wp:posOffset>5481114</wp:posOffset>
                </wp:positionH>
                <wp:positionV relativeFrom="paragraph">
                  <wp:posOffset>52635</wp:posOffset>
                </wp:positionV>
                <wp:extent cx="16999" cy="3229471"/>
                <wp:effectExtent l="0" t="0" r="21590" b="28575"/>
                <wp:wrapNone/>
                <wp:docPr id="632553952" name="Straight Connector 6325539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99" cy="3229471"/>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3AC25CF" id="Straight Connector 632553952" o:spid="_x0000_s1026" style="position:absolute;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1.6pt,4.15pt" to="432.95pt,2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">
                <o:lock v:ext="edit" shapetype="f"/>
              </v:line>
            </w:pict>
          </mc:Fallback>
        </mc:AlternateContent>
      </w:r>
      <w:r w:rsidRPr="00DE2C8C">
        <w:rPr>
          <w:noProof/>
          <w:color w:val="000000" w:themeColor="text1"/>
        </w:rPr>
        <mc:AlternateContent>
          <mc:Choice Requires="wps">
            <w:drawing>
              <wp:anchor distT="4294967295" distB="4294967295" distL="114300" distR="114300" simplePos="0" relativeHeight="251658286" behindDoc="0" locked="0" layoutInCell="1" allowOverlap="1" wp14:anchorId="63ABB167" wp14:editId="4CC1ABB0">
                <wp:simplePos x="0" y="0"/>
                <wp:positionH relativeFrom="column">
                  <wp:posOffset>5481510</wp:posOffset>
                </wp:positionH>
                <wp:positionV relativeFrom="paragraph">
                  <wp:posOffset>53863</wp:posOffset>
                </wp:positionV>
                <wp:extent cx="239602" cy="0"/>
                <wp:effectExtent l="0" t="0" r="0" b="0"/>
                <wp:wrapNone/>
                <wp:docPr id="1770355024" name="Straight Connector 17703550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39602"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DE3EE76" id="Straight Connector 1770355024" o:spid="_x0000_s1026" style="position:absolute;flip:x;z-index:251658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31.6pt,4.25pt" to="450.4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">
                <o:lock v:ext="edit" shapetype="f"/>
              </v:line>
            </w:pict>
          </mc:Fallback>
        </mc:AlternateContent>
      </w:r>
      <w:r w:rsidRPr="00DE2C8C">
        <w:rPr>
          <w:noProof/>
          <w:color w:val="000000" w:themeColor="text1"/>
        </w:rPr>
        <mc:AlternateContent>
          <mc:Choice Requires="wps">
            <w:drawing>
              <wp:anchor distT="4294967295" distB="4294967295" distL="114300" distR="114300" simplePos="0" relativeHeight="251658279" behindDoc="0" locked="0" layoutInCell="1" allowOverlap="1" wp14:anchorId="3CE44EA9" wp14:editId="1DAA8D6D">
                <wp:simplePos x="0" y="0"/>
                <wp:positionH relativeFrom="column">
                  <wp:posOffset>2287270</wp:posOffset>
                </wp:positionH>
                <wp:positionV relativeFrom="paragraph">
                  <wp:posOffset>141604</wp:posOffset>
                </wp:positionV>
                <wp:extent cx="397510" cy="0"/>
                <wp:effectExtent l="0" t="0" r="0" b="0"/>
                <wp:wrapNone/>
                <wp:docPr id="80826660" name="Straight Connector 808266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75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F8244EF" id="Straight Connector 80826660" o:spid="_x0000_s1026" style="position:absolute;z-index:25165828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0.1pt,11.15pt" to="211.4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">
                <o:lock v:ext="edit" shapetype="f"/>
              </v:line>
            </w:pict>
          </mc:Fallback>
        </mc:AlternateContent>
      </w:r>
      <w:r w:rsidRPr="00DE2C8C">
        <w:rPr>
          <w:noProof/>
          <w:color w:val="000000" w:themeColor="text1"/>
        </w:rPr>
        <mc:AlternateContent>
          <mc:Choice Requires="wps">
            <w:drawing>
              <wp:anchor distT="0" distB="0" distL="114300" distR="114300" simplePos="0" relativeHeight="251658277" behindDoc="0" locked="0" layoutInCell="1" allowOverlap="1" wp14:anchorId="330054E2" wp14:editId="2EC5241D">
                <wp:simplePos x="0" y="0"/>
                <wp:positionH relativeFrom="column">
                  <wp:posOffset>2687955</wp:posOffset>
                </wp:positionH>
                <wp:positionV relativeFrom="paragraph">
                  <wp:posOffset>140335</wp:posOffset>
                </wp:positionV>
                <wp:extent cx="17145" cy="2855595"/>
                <wp:effectExtent l="0" t="0" r="1905" b="1905"/>
                <wp:wrapNone/>
                <wp:docPr id="1640249787" name="Straight Connector 16402497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45" cy="285559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4E39E45" id="Straight Connector 1640249787" o:spid="_x0000_s1026" style="position:absolute;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65pt,11.05pt" to="213pt,2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">
                <o:lock v:ext="edit" shapetype="f"/>
              </v:line>
            </w:pict>
          </mc:Fallback>
        </mc:AlternateContent>
      </w:r>
    </w:p>
    <w:p w14:paraId="70C3B4B5"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308" behindDoc="0" locked="0" layoutInCell="1" allowOverlap="1" wp14:anchorId="5C074759" wp14:editId="17CFBF6D">
                <wp:simplePos x="0" y="0"/>
                <wp:positionH relativeFrom="column">
                  <wp:posOffset>5686533</wp:posOffset>
                </wp:positionH>
                <wp:positionV relativeFrom="paragraph">
                  <wp:posOffset>13108</wp:posOffset>
                </wp:positionV>
                <wp:extent cx="2503430" cy="621102"/>
                <wp:effectExtent l="0" t="0" r="11430" b="26670"/>
                <wp:wrapNone/>
                <wp:docPr id="1692898348" name="Rectangle 1692898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3430" cy="621102"/>
                        </a:xfrm>
                        <a:prstGeom prst="rect">
                          <a:avLst/>
                        </a:prstGeom>
                        <a:noFill/>
                        <a:ln w="12700" cap="flat" cmpd="sng" algn="ctr">
                          <a:solidFill>
                            <a:sysClr val="windowText" lastClr="000000"/>
                          </a:solidFill>
                          <a:prstDash val="solid"/>
                          <a:miter lim="800000"/>
                        </a:ln>
                        <a:effectLst/>
                      </wps:spPr>
                      <wps:txbx>
                        <w:txbxContent>
                          <w:p w14:paraId="0765851C" w14:textId="77777777" w:rsidR="00A15CB3" w:rsidRPr="00C904EB" w:rsidRDefault="00A15CB3" w:rsidP="00A15CB3">
                            <w:pPr>
                              <w:spacing w:after="40" w:line="240" w:lineRule="auto"/>
                              <w:jc w:val="center"/>
                              <w:rPr>
                                <w:b/>
                                <w:sz w:val="16"/>
                                <w:szCs w:val="16"/>
                                <w:lang w:val="en-US"/>
                              </w:rPr>
                            </w:pPr>
                            <w:r w:rsidRPr="00C904EB">
                              <w:rPr>
                                <w:b/>
                                <w:sz w:val="16"/>
                                <w:szCs w:val="16"/>
                                <w:lang w:val="en-US"/>
                              </w:rPr>
                              <w:t xml:space="preserve">Aviation </w:t>
                            </w:r>
                            <w:r w:rsidRPr="00D54BC8">
                              <w:rPr>
                                <w:b/>
                                <w:sz w:val="16"/>
                                <w:szCs w:val="16"/>
                                <w:lang w:val="en-US"/>
                              </w:rPr>
                              <w:t>and Mov</w:t>
                            </w:r>
                            <w:r>
                              <w:rPr>
                                <w:b/>
                                <w:sz w:val="16"/>
                                <w:szCs w:val="16"/>
                                <w:lang w:val="en-US"/>
                              </w:rPr>
                              <w:t xml:space="preserve">ement Control </w:t>
                            </w:r>
                            <w:r w:rsidRPr="00C904EB">
                              <w:rPr>
                                <w:b/>
                                <w:sz w:val="16"/>
                                <w:szCs w:val="16"/>
                                <w:lang w:val="en-US"/>
                              </w:rPr>
                              <w:t xml:space="preserve">Section  </w:t>
                            </w:r>
                          </w:p>
                          <w:p w14:paraId="5CB037EC" w14:textId="77777777" w:rsidR="00A15CB3" w:rsidRPr="00AA4C76" w:rsidRDefault="00A15CB3" w:rsidP="00A15CB3">
                            <w:pPr>
                              <w:spacing w:after="40" w:line="240" w:lineRule="auto"/>
                              <w:jc w:val="center"/>
                              <w:rPr>
                                <w:b/>
                                <w:sz w:val="16"/>
                                <w:szCs w:val="16"/>
                                <w:lang w:val="en-US"/>
                              </w:rPr>
                            </w:pPr>
                            <w:r w:rsidRPr="00AA4C76">
                              <w:rPr>
                                <w:b/>
                                <w:sz w:val="16"/>
                                <w:szCs w:val="16"/>
                                <w:lang w:val="en-US"/>
                              </w:rPr>
                              <w:t xml:space="preserve">RB </w:t>
                            </w:r>
                            <w:r w:rsidRPr="00AA4C76">
                              <w:rPr>
                                <w:bCs/>
                                <w:sz w:val="16"/>
                                <w:szCs w:val="16"/>
                                <w:lang w:val="en-US"/>
                              </w:rPr>
                              <w:t>(</w:t>
                            </w:r>
                            <w:r>
                              <w:rPr>
                                <w:bCs/>
                                <w:sz w:val="16"/>
                                <w:szCs w:val="16"/>
                              </w:rPr>
                              <w:t>26</w:t>
                            </w:r>
                            <w:r w:rsidRPr="00C904EB">
                              <w:rPr>
                                <w:bCs/>
                                <w:sz w:val="16"/>
                                <w:szCs w:val="16"/>
                              </w:rPr>
                              <w:t xml:space="preserve"> </w:t>
                            </w:r>
                            <w:r w:rsidRPr="00183B79">
                              <w:rPr>
                                <w:bCs/>
                                <w:sz w:val="16"/>
                                <w:szCs w:val="16"/>
                              </w:rPr>
                              <w:t>posts</w:t>
                            </w:r>
                            <w:r w:rsidRPr="00AA4C76">
                              <w:rPr>
                                <w:bCs/>
                                <w:sz w:val="16"/>
                                <w:szCs w:val="16"/>
                                <w:lang w:val="en-US"/>
                              </w:rPr>
                              <w:t>)</w:t>
                            </w:r>
                          </w:p>
                          <w:p w14:paraId="6F5E2DC7" w14:textId="02371F02" w:rsidR="00A15CB3" w:rsidRPr="00C90FD9" w:rsidRDefault="00A15CB3" w:rsidP="00A15CB3">
                            <w:pPr>
                              <w:spacing w:line="240" w:lineRule="auto"/>
                              <w:jc w:val="center"/>
                              <w:rPr>
                                <w:sz w:val="16"/>
                                <w:szCs w:val="16"/>
                                <w:lang w:val="en-US"/>
                              </w:rPr>
                            </w:pPr>
                            <w:r w:rsidRPr="00C90FD9">
                              <w:rPr>
                                <w:sz w:val="16"/>
                                <w:szCs w:val="16"/>
                                <w:lang w:val="en-US"/>
                              </w:rPr>
                              <w:t xml:space="preserve">1 P-4, 1 P-3, 1 FS, 3 NPO, 16 </w:t>
                            </w:r>
                            <w:r w:rsidR="00560B7E">
                              <w:rPr>
                                <w:sz w:val="16"/>
                                <w:szCs w:val="16"/>
                              </w:rPr>
                              <w:t>LL</w:t>
                            </w:r>
                            <w:r w:rsidRPr="00C90FD9">
                              <w:rPr>
                                <w:sz w:val="16"/>
                                <w:szCs w:val="16"/>
                                <w:lang w:val="en-US"/>
                              </w:rPr>
                              <w:t>, 3 iUNV, 1 nUNV</w:t>
                            </w:r>
                            <w:r w:rsidRPr="00071FF8">
                              <w:rPr>
                                <w:sz w:val="16"/>
                                <w:szCs w:val="16"/>
                                <w:vertAlign w:val="superscript"/>
                                <w:lang w:val="en-US"/>
                              </w:rPr>
                              <w:t>e</w:t>
                            </w:r>
                          </w:p>
                          <w:p w14:paraId="0B0F0B5B" w14:textId="77777777" w:rsidR="00A15CB3" w:rsidRPr="00C84E97" w:rsidRDefault="00A15CB3" w:rsidP="00A15CB3">
                            <w:pPr>
                              <w:spacing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074759" id="Rectangle 1692898348" o:spid="_x0000_s1052" style="position:absolute;left:0;text-align:left;margin-left:447.75pt;margin-top:1.05pt;width:197.1pt;height:48.9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" filled="f" strokecolor="windowText" strokeweight="1pt">
                <v:path arrowok="t"/>
                <v:textbox>
                  <w:txbxContent>
                    <w:p w14:paraId="0765851C" w14:textId="77777777" w:rsidR="00A15CB3" w:rsidRPr="00C904EB" w:rsidRDefault="00A15CB3" w:rsidP="00A15CB3">
                      <w:pPr>
                        <w:spacing w:after="40" w:line="240" w:lineRule="auto"/>
                        <w:jc w:val="center"/>
                        <w:rPr>
                          <w:b/>
                          <w:sz w:val="16"/>
                          <w:szCs w:val="16"/>
                          <w:lang w:val="en-US"/>
                        </w:rPr>
                      </w:pPr>
                      <w:r w:rsidRPr="00C904EB">
                        <w:rPr>
                          <w:b/>
                          <w:sz w:val="16"/>
                          <w:szCs w:val="16"/>
                          <w:lang w:val="en-US"/>
                        </w:rPr>
                        <w:t xml:space="preserve">Aviation </w:t>
                      </w:r>
                      <w:r w:rsidRPr="00D54BC8">
                        <w:rPr>
                          <w:b/>
                          <w:sz w:val="16"/>
                          <w:szCs w:val="16"/>
                          <w:lang w:val="en-US"/>
                        </w:rPr>
                        <w:t>and Mov</w:t>
                      </w:r>
                      <w:r>
                        <w:rPr>
                          <w:b/>
                          <w:sz w:val="16"/>
                          <w:szCs w:val="16"/>
                          <w:lang w:val="en-US"/>
                        </w:rPr>
                        <w:t xml:space="preserve">ement Control </w:t>
                      </w:r>
                      <w:r w:rsidRPr="00C904EB">
                        <w:rPr>
                          <w:b/>
                          <w:sz w:val="16"/>
                          <w:szCs w:val="16"/>
                          <w:lang w:val="en-US"/>
                        </w:rPr>
                        <w:t xml:space="preserve">Section  </w:t>
                      </w:r>
                    </w:p>
                    <w:p w14:paraId="5CB037EC" w14:textId="77777777" w:rsidR="00A15CB3" w:rsidRPr="00AA4C76" w:rsidRDefault="00A15CB3" w:rsidP="00A15CB3">
                      <w:pPr>
                        <w:spacing w:after="40" w:line="240" w:lineRule="auto"/>
                        <w:jc w:val="center"/>
                        <w:rPr>
                          <w:b/>
                          <w:sz w:val="16"/>
                          <w:szCs w:val="16"/>
                          <w:lang w:val="en-US"/>
                        </w:rPr>
                      </w:pPr>
                      <w:r w:rsidRPr="00AA4C76">
                        <w:rPr>
                          <w:b/>
                          <w:sz w:val="16"/>
                          <w:szCs w:val="16"/>
                          <w:lang w:val="en-US"/>
                        </w:rPr>
                        <w:t xml:space="preserve">RB </w:t>
                      </w:r>
                      <w:r w:rsidRPr="00AA4C76">
                        <w:rPr>
                          <w:bCs/>
                          <w:sz w:val="16"/>
                          <w:szCs w:val="16"/>
                          <w:lang w:val="en-US"/>
                        </w:rPr>
                        <w:t>(</w:t>
                      </w:r>
                      <w:r>
                        <w:rPr>
                          <w:bCs/>
                          <w:sz w:val="16"/>
                          <w:szCs w:val="16"/>
                        </w:rPr>
                        <w:t>26</w:t>
                      </w:r>
                      <w:r w:rsidRPr="00C904EB">
                        <w:rPr>
                          <w:bCs/>
                          <w:sz w:val="16"/>
                          <w:szCs w:val="16"/>
                        </w:rPr>
                        <w:t xml:space="preserve"> </w:t>
                      </w:r>
                      <w:r w:rsidRPr="00183B79">
                        <w:rPr>
                          <w:bCs/>
                          <w:sz w:val="16"/>
                          <w:szCs w:val="16"/>
                        </w:rPr>
                        <w:t>posts</w:t>
                      </w:r>
                      <w:r w:rsidRPr="00AA4C76">
                        <w:rPr>
                          <w:bCs/>
                          <w:sz w:val="16"/>
                          <w:szCs w:val="16"/>
                          <w:lang w:val="en-US"/>
                        </w:rPr>
                        <w:t>)</w:t>
                      </w:r>
                    </w:p>
                    <w:p w14:paraId="6F5E2DC7" w14:textId="02371F02" w:rsidR="00A15CB3" w:rsidRPr="00C90FD9" w:rsidRDefault="00A15CB3" w:rsidP="00A15CB3">
                      <w:pPr>
                        <w:spacing w:line="240" w:lineRule="auto"/>
                        <w:jc w:val="center"/>
                        <w:rPr>
                          <w:sz w:val="16"/>
                          <w:szCs w:val="16"/>
                          <w:lang w:val="en-US"/>
                        </w:rPr>
                      </w:pPr>
                      <w:r w:rsidRPr="00C90FD9">
                        <w:rPr>
                          <w:sz w:val="16"/>
                          <w:szCs w:val="16"/>
                          <w:lang w:val="en-US"/>
                        </w:rPr>
                        <w:t xml:space="preserve">1 P-4, 1 P-3, 1 FS, 3 NPO, 16 </w:t>
                      </w:r>
                      <w:r w:rsidR="00560B7E">
                        <w:rPr>
                          <w:sz w:val="16"/>
                          <w:szCs w:val="16"/>
                        </w:rPr>
                        <w:t>LL</w:t>
                      </w:r>
                      <w:r w:rsidRPr="00C90FD9">
                        <w:rPr>
                          <w:sz w:val="16"/>
                          <w:szCs w:val="16"/>
                          <w:lang w:val="en-US"/>
                        </w:rPr>
                        <w:t>, 3 iUNV, 1 nUNV</w:t>
                      </w:r>
                      <w:r w:rsidRPr="00071FF8">
                        <w:rPr>
                          <w:sz w:val="16"/>
                          <w:szCs w:val="16"/>
                          <w:vertAlign w:val="superscript"/>
                          <w:lang w:val="en-US"/>
                        </w:rPr>
                        <w:t>e</w:t>
                      </w:r>
                    </w:p>
                    <w:p w14:paraId="0B0F0B5B" w14:textId="77777777" w:rsidR="00A15CB3" w:rsidRPr="00C84E97" w:rsidRDefault="00A15CB3" w:rsidP="00A15CB3">
                      <w:pPr>
                        <w:spacing w:line="240" w:lineRule="auto"/>
                        <w:jc w:val="center"/>
                        <w:rPr>
                          <w:sz w:val="16"/>
                          <w:szCs w:val="16"/>
                        </w:rPr>
                      </w:pPr>
                    </w:p>
                  </w:txbxContent>
                </v:textbox>
              </v:rect>
            </w:pict>
          </mc:Fallback>
        </mc:AlternateContent>
      </w:r>
      <w:r w:rsidRPr="00DE2C8C">
        <w:rPr>
          <w:noProof/>
          <w:color w:val="000000" w:themeColor="text1"/>
        </w:rPr>
        <mc:AlternateContent>
          <mc:Choice Requires="wps">
            <w:drawing>
              <wp:anchor distT="0" distB="0" distL="114300" distR="114300" simplePos="0" relativeHeight="251658305" behindDoc="0" locked="0" layoutInCell="1" allowOverlap="1" wp14:anchorId="71B30ED3" wp14:editId="7D4CAE1C">
                <wp:simplePos x="0" y="0"/>
                <wp:positionH relativeFrom="margin">
                  <wp:posOffset>2848911</wp:posOffset>
                </wp:positionH>
                <wp:positionV relativeFrom="paragraph">
                  <wp:posOffset>9029</wp:posOffset>
                </wp:positionV>
                <wp:extent cx="2082506" cy="572135"/>
                <wp:effectExtent l="0" t="0" r="13335" b="18415"/>
                <wp:wrapNone/>
                <wp:docPr id="1353835754" name="Rectangle 13538357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2506" cy="572135"/>
                        </a:xfrm>
                        <a:prstGeom prst="rect">
                          <a:avLst/>
                        </a:prstGeom>
                        <a:noFill/>
                        <a:ln w="12700" cap="flat" cmpd="sng" algn="ctr">
                          <a:solidFill>
                            <a:sysClr val="windowText" lastClr="000000"/>
                          </a:solidFill>
                          <a:prstDash val="solid"/>
                          <a:miter lim="800000"/>
                        </a:ln>
                        <a:effectLst/>
                      </wps:spPr>
                      <wps:txbx>
                        <w:txbxContent>
                          <w:p w14:paraId="5AA1C33C" w14:textId="77777777" w:rsidR="00A15CB3" w:rsidRPr="00C84E97" w:rsidRDefault="00A15CB3" w:rsidP="00A15CB3">
                            <w:pPr>
                              <w:spacing w:after="40"/>
                              <w:jc w:val="center"/>
                              <w:rPr>
                                <w:b/>
                                <w:sz w:val="16"/>
                                <w:szCs w:val="16"/>
                                <w:lang w:val="fr-FR"/>
                              </w:rPr>
                            </w:pPr>
                            <w:r w:rsidRPr="00C84E97">
                              <w:rPr>
                                <w:b/>
                                <w:sz w:val="16"/>
                                <w:szCs w:val="16"/>
                                <w:lang w:val="fr-FR"/>
                              </w:rPr>
                              <w:t>Acquisition Management Unit</w:t>
                            </w:r>
                            <w:r>
                              <w:rPr>
                                <w:b/>
                                <w:sz w:val="16"/>
                                <w:szCs w:val="16"/>
                                <w:lang w:val="fr-FR"/>
                              </w:rPr>
                              <w:t xml:space="preserve">                    RB </w:t>
                            </w:r>
                            <w:r w:rsidRPr="00E11CF8">
                              <w:rPr>
                                <w:bCs/>
                                <w:sz w:val="16"/>
                                <w:szCs w:val="16"/>
                                <w:lang w:val="fr-FR"/>
                              </w:rPr>
                              <w:t>(</w:t>
                            </w:r>
                            <w:r>
                              <w:rPr>
                                <w:bCs/>
                                <w:sz w:val="16"/>
                                <w:szCs w:val="16"/>
                                <w:lang w:val="fr-FR"/>
                              </w:rPr>
                              <w:t>4</w:t>
                            </w:r>
                            <w:r w:rsidRPr="00E11CF8">
                              <w:rPr>
                                <w:bCs/>
                                <w:sz w:val="16"/>
                                <w:szCs w:val="16"/>
                                <w:lang w:val="fr-FR"/>
                              </w:rPr>
                              <w:t xml:space="preserve"> pos</w:t>
                            </w:r>
                            <w:r>
                              <w:rPr>
                                <w:bCs/>
                                <w:sz w:val="16"/>
                                <w:szCs w:val="16"/>
                                <w:lang w:val="fr-FR"/>
                              </w:rPr>
                              <w:t>ts</w:t>
                            </w:r>
                            <w:r w:rsidRPr="00E11CF8">
                              <w:rPr>
                                <w:bCs/>
                                <w:sz w:val="16"/>
                                <w:szCs w:val="16"/>
                                <w:lang w:val="fr-FR"/>
                              </w:rPr>
                              <w:t>)</w:t>
                            </w:r>
                          </w:p>
                          <w:p w14:paraId="0ACBB9E1" w14:textId="4A7F6E0B" w:rsidR="00A15CB3" w:rsidRPr="00C84E97" w:rsidRDefault="00A15CB3" w:rsidP="00A15CB3">
                            <w:pPr>
                              <w:jc w:val="center"/>
                              <w:rPr>
                                <w:sz w:val="16"/>
                                <w:szCs w:val="16"/>
                                <w:lang w:val="fr-FR"/>
                              </w:rPr>
                            </w:pPr>
                            <w:r>
                              <w:rPr>
                                <w:sz w:val="16"/>
                                <w:szCs w:val="16"/>
                                <w:lang w:val="fr-FR"/>
                              </w:rPr>
                              <w:t xml:space="preserve">1 FS, </w:t>
                            </w:r>
                            <w:r w:rsidRPr="00C84E97">
                              <w:rPr>
                                <w:sz w:val="16"/>
                                <w:szCs w:val="16"/>
                                <w:lang w:val="fr-FR"/>
                              </w:rPr>
                              <w:t xml:space="preserve">2 </w:t>
                            </w:r>
                            <w:r w:rsidR="00560B7E">
                              <w:rPr>
                                <w:sz w:val="16"/>
                                <w:szCs w:val="16"/>
                                <w:lang w:val="es-ES"/>
                              </w:rPr>
                              <w:t>LL</w:t>
                            </w:r>
                            <w:r w:rsidRPr="00C84E97">
                              <w:rPr>
                                <w:sz w:val="16"/>
                                <w:szCs w:val="16"/>
                                <w:lang w:val="fr-FR"/>
                              </w:rPr>
                              <w:t xml:space="preserve">, </w:t>
                            </w:r>
                            <w:r>
                              <w:rPr>
                                <w:sz w:val="16"/>
                                <w:szCs w:val="16"/>
                                <w:lang w:val="fr-FR"/>
                              </w:rPr>
                              <w:t>1</w:t>
                            </w:r>
                            <w:r w:rsidRPr="00C84E97">
                              <w:rPr>
                                <w:sz w:val="16"/>
                                <w:szCs w:val="16"/>
                                <w:lang w:val="fr-FR"/>
                              </w:rPr>
                              <w:t xml:space="preserve"> </w:t>
                            </w:r>
                            <w:r>
                              <w:rPr>
                                <w:sz w:val="16"/>
                                <w:szCs w:val="16"/>
                                <w:lang w:val="fr-FR"/>
                              </w:rPr>
                              <w:t>i</w:t>
                            </w:r>
                            <w:r w:rsidRPr="00C84E97">
                              <w:rPr>
                                <w:sz w:val="16"/>
                                <w:szCs w:val="16"/>
                                <w:lang w:val="fr-FR"/>
                              </w:rPr>
                              <w:t xml:space="preserve">UNV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1B30ED3" id="Rectangle 1353835754" o:spid="_x0000_s1053" style="position:absolute;left:0;text-align:left;margin-left:224.3pt;margin-top:.7pt;width:164pt;height:45.05pt;z-index:2516583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" filled="f" strokecolor="windowText" strokeweight="1pt">
                <v:path arrowok="t"/>
                <v:textbox>
                  <w:txbxContent>
                    <w:p w14:paraId="5AA1C33C" w14:textId="77777777" w:rsidR="00A15CB3" w:rsidRPr="00C84E97" w:rsidRDefault="00A15CB3" w:rsidP="00A15CB3">
                      <w:pPr>
                        <w:spacing w:after="40"/>
                        <w:jc w:val="center"/>
                        <w:rPr>
                          <w:b/>
                          <w:sz w:val="16"/>
                          <w:szCs w:val="16"/>
                          <w:lang w:val="fr-FR"/>
                        </w:rPr>
                      </w:pPr>
                      <w:r w:rsidRPr="00C84E97">
                        <w:rPr>
                          <w:b/>
                          <w:sz w:val="16"/>
                          <w:szCs w:val="16"/>
                          <w:lang w:val="fr-FR"/>
                        </w:rPr>
                        <w:t>Acquisition Management Unit</w:t>
                      </w:r>
                      <w:r>
                        <w:rPr>
                          <w:b/>
                          <w:sz w:val="16"/>
                          <w:szCs w:val="16"/>
                          <w:lang w:val="fr-FR"/>
                        </w:rPr>
                        <w:t xml:space="preserve">                    RB </w:t>
                      </w:r>
                      <w:r w:rsidRPr="00E11CF8">
                        <w:rPr>
                          <w:bCs/>
                          <w:sz w:val="16"/>
                          <w:szCs w:val="16"/>
                          <w:lang w:val="fr-FR"/>
                        </w:rPr>
                        <w:t>(</w:t>
                      </w:r>
                      <w:r>
                        <w:rPr>
                          <w:bCs/>
                          <w:sz w:val="16"/>
                          <w:szCs w:val="16"/>
                          <w:lang w:val="fr-FR"/>
                        </w:rPr>
                        <w:t>4</w:t>
                      </w:r>
                      <w:r w:rsidRPr="00E11CF8">
                        <w:rPr>
                          <w:bCs/>
                          <w:sz w:val="16"/>
                          <w:szCs w:val="16"/>
                          <w:lang w:val="fr-FR"/>
                        </w:rPr>
                        <w:t xml:space="preserve"> pos</w:t>
                      </w:r>
                      <w:r>
                        <w:rPr>
                          <w:bCs/>
                          <w:sz w:val="16"/>
                          <w:szCs w:val="16"/>
                          <w:lang w:val="fr-FR"/>
                        </w:rPr>
                        <w:t>ts</w:t>
                      </w:r>
                      <w:r w:rsidRPr="00E11CF8">
                        <w:rPr>
                          <w:bCs/>
                          <w:sz w:val="16"/>
                          <w:szCs w:val="16"/>
                          <w:lang w:val="fr-FR"/>
                        </w:rPr>
                        <w:t>)</w:t>
                      </w:r>
                    </w:p>
                    <w:p w14:paraId="0ACBB9E1" w14:textId="4A7F6E0B" w:rsidR="00A15CB3" w:rsidRPr="00C84E97" w:rsidRDefault="00A15CB3" w:rsidP="00A15CB3">
                      <w:pPr>
                        <w:jc w:val="center"/>
                        <w:rPr>
                          <w:sz w:val="16"/>
                          <w:szCs w:val="16"/>
                          <w:lang w:val="fr-FR"/>
                        </w:rPr>
                      </w:pPr>
                      <w:r>
                        <w:rPr>
                          <w:sz w:val="16"/>
                          <w:szCs w:val="16"/>
                          <w:lang w:val="fr-FR"/>
                        </w:rPr>
                        <w:t xml:space="preserve">1 FS, </w:t>
                      </w:r>
                      <w:r w:rsidRPr="00C84E97">
                        <w:rPr>
                          <w:sz w:val="16"/>
                          <w:szCs w:val="16"/>
                          <w:lang w:val="fr-FR"/>
                        </w:rPr>
                        <w:t xml:space="preserve">2 </w:t>
                      </w:r>
                      <w:r w:rsidR="00560B7E">
                        <w:rPr>
                          <w:sz w:val="16"/>
                          <w:szCs w:val="16"/>
                          <w:lang w:val="es-ES"/>
                        </w:rPr>
                        <w:t>LL</w:t>
                      </w:r>
                      <w:r w:rsidRPr="00C84E97">
                        <w:rPr>
                          <w:sz w:val="16"/>
                          <w:szCs w:val="16"/>
                          <w:lang w:val="fr-FR"/>
                        </w:rPr>
                        <w:t xml:space="preserve">, </w:t>
                      </w:r>
                      <w:r>
                        <w:rPr>
                          <w:sz w:val="16"/>
                          <w:szCs w:val="16"/>
                          <w:lang w:val="fr-FR"/>
                        </w:rPr>
                        <w:t>1</w:t>
                      </w:r>
                      <w:r w:rsidRPr="00C84E97">
                        <w:rPr>
                          <w:sz w:val="16"/>
                          <w:szCs w:val="16"/>
                          <w:lang w:val="fr-FR"/>
                        </w:rPr>
                        <w:t xml:space="preserve"> </w:t>
                      </w:r>
                      <w:r>
                        <w:rPr>
                          <w:sz w:val="16"/>
                          <w:szCs w:val="16"/>
                          <w:lang w:val="fr-FR"/>
                        </w:rPr>
                        <w:t>i</w:t>
                      </w:r>
                      <w:r w:rsidRPr="00C84E97">
                        <w:rPr>
                          <w:sz w:val="16"/>
                          <w:szCs w:val="16"/>
                          <w:lang w:val="fr-FR"/>
                        </w:rPr>
                        <w:t xml:space="preserve">UNV </w:t>
                      </w:r>
                    </w:p>
                  </w:txbxContent>
                </v:textbox>
                <w10:wrap anchorx="margin"/>
              </v:rect>
            </w:pict>
          </mc:Fallback>
        </mc:AlternateContent>
      </w:r>
    </w:p>
    <w:p w14:paraId="1EF87785"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4294967295" distB="4294967295" distL="114300" distR="114300" simplePos="0" relativeHeight="251658292" behindDoc="0" locked="0" layoutInCell="1" allowOverlap="1" wp14:anchorId="01C052F3" wp14:editId="4A3AE19C">
                <wp:simplePos x="0" y="0"/>
                <wp:positionH relativeFrom="margin">
                  <wp:posOffset>8180911</wp:posOffset>
                </wp:positionH>
                <wp:positionV relativeFrom="paragraph">
                  <wp:posOffset>88041</wp:posOffset>
                </wp:positionV>
                <wp:extent cx="332196" cy="223"/>
                <wp:effectExtent l="0" t="0" r="0" b="0"/>
                <wp:wrapNone/>
                <wp:docPr id="2077030562" name="Straight Connector 20770305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2196" cy="223"/>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7C5C08" id="Straight Connector 2077030562" o:spid="_x0000_s1026" style="position:absolute;flip:y;z-index:25165829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644.15pt,6.95pt" to="670.3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">
                <o:lock v:ext="edit" shapetype="f"/>
                <w10:wrap anchorx="margin"/>
              </v:line>
            </w:pict>
          </mc:Fallback>
        </mc:AlternateContent>
      </w:r>
      <w:r w:rsidRPr="00DE2C8C">
        <w:rPr>
          <w:noProof/>
          <w:color w:val="000000" w:themeColor="text1"/>
        </w:rPr>
        <mc:AlternateContent>
          <mc:Choice Requires="wps">
            <w:drawing>
              <wp:anchor distT="4294967295" distB="4294967295" distL="114300" distR="114300" simplePos="0" relativeHeight="251658287" behindDoc="0" locked="0" layoutInCell="1" allowOverlap="1" wp14:anchorId="4FEDF364" wp14:editId="769F2C60">
                <wp:simplePos x="0" y="0"/>
                <wp:positionH relativeFrom="column">
                  <wp:posOffset>2695735</wp:posOffset>
                </wp:positionH>
                <wp:positionV relativeFrom="paragraph">
                  <wp:posOffset>95556</wp:posOffset>
                </wp:positionV>
                <wp:extent cx="153310" cy="0"/>
                <wp:effectExtent l="0" t="0" r="0" b="0"/>
                <wp:wrapNone/>
                <wp:docPr id="725481684" name="Straight Connector 7254816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33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390BEE3" id="Straight Connector 725481684" o:spid="_x0000_s1026" style="position:absolute;flip:y;z-index:25165828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12.25pt,7.5pt" to="224.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">
                <o:lock v:ext="edit" shapetype="f"/>
              </v:line>
            </w:pict>
          </mc:Fallback>
        </mc:AlternateContent>
      </w:r>
    </w:p>
    <w:p w14:paraId="3D0DF538"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301" behindDoc="0" locked="0" layoutInCell="1" allowOverlap="1" wp14:anchorId="5376520A" wp14:editId="7D362A83">
                <wp:simplePos x="0" y="0"/>
                <wp:positionH relativeFrom="margin">
                  <wp:posOffset>0</wp:posOffset>
                </wp:positionH>
                <wp:positionV relativeFrom="paragraph">
                  <wp:posOffset>38099</wp:posOffset>
                </wp:positionV>
                <wp:extent cx="2286000" cy="907339"/>
                <wp:effectExtent l="0" t="0" r="19050" b="26670"/>
                <wp:wrapNone/>
                <wp:docPr id="1199589007" name="Rectangle 11995890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907339"/>
                        </a:xfrm>
                        <a:prstGeom prst="rect">
                          <a:avLst/>
                        </a:prstGeom>
                        <a:noFill/>
                        <a:ln w="12700" cap="flat" cmpd="sng" algn="ctr">
                          <a:solidFill>
                            <a:sysClr val="windowText" lastClr="000000"/>
                          </a:solidFill>
                          <a:prstDash val="solid"/>
                          <a:miter lim="800000"/>
                        </a:ln>
                        <a:effectLst/>
                      </wps:spPr>
                      <wps:txbx>
                        <w:txbxContent>
                          <w:p w14:paraId="478E0D74" w14:textId="1B1F67AC" w:rsidR="00A15CB3" w:rsidRDefault="00A15CB3" w:rsidP="00A15CB3">
                            <w:pPr>
                              <w:spacing w:after="40"/>
                              <w:jc w:val="center"/>
                              <w:rPr>
                                <w:sz w:val="16"/>
                                <w:szCs w:val="16"/>
                              </w:rPr>
                            </w:pPr>
                            <w:r w:rsidRPr="00C84E97">
                              <w:rPr>
                                <w:b/>
                                <w:sz w:val="16"/>
                                <w:szCs w:val="16"/>
                              </w:rPr>
                              <w:t>Human Resources and Training Section</w:t>
                            </w:r>
                            <w:r>
                              <w:rPr>
                                <w:b/>
                                <w:sz w:val="16"/>
                                <w:szCs w:val="16"/>
                              </w:rPr>
                              <w:t xml:space="preserve">   RB </w:t>
                            </w:r>
                            <w:r w:rsidRPr="00E11CF8">
                              <w:rPr>
                                <w:bCs/>
                                <w:sz w:val="16"/>
                                <w:szCs w:val="16"/>
                              </w:rPr>
                              <w:t>(2</w:t>
                            </w:r>
                            <w:r>
                              <w:rPr>
                                <w:bCs/>
                                <w:sz w:val="16"/>
                                <w:szCs w:val="16"/>
                              </w:rPr>
                              <w:t>3</w:t>
                            </w:r>
                            <w:r w:rsidRPr="00E11CF8">
                              <w:rPr>
                                <w:bCs/>
                                <w:sz w:val="16"/>
                                <w:szCs w:val="16"/>
                              </w:rPr>
                              <w:t xml:space="preserve"> </w:t>
                            </w:r>
                            <w:r>
                              <w:rPr>
                                <w:bCs/>
                                <w:sz w:val="16"/>
                                <w:szCs w:val="16"/>
                              </w:rPr>
                              <w:t>posts</w:t>
                            </w:r>
                            <w:r w:rsidRPr="00E11CF8">
                              <w:rPr>
                                <w:bCs/>
                                <w:sz w:val="16"/>
                                <w:szCs w:val="16"/>
                              </w:rPr>
                              <w:t>)</w:t>
                            </w:r>
                            <w:r>
                              <w:rPr>
                                <w:bCs/>
                                <w:sz w:val="16"/>
                                <w:szCs w:val="16"/>
                              </w:rPr>
                              <w:t>:</w:t>
                            </w:r>
                            <w:r w:rsidRPr="00C84E97">
                              <w:rPr>
                                <w:sz w:val="16"/>
                                <w:szCs w:val="16"/>
                              </w:rPr>
                              <w:t xml:space="preserve">1 P-4, 1 P-3, 3 FS, </w:t>
                            </w:r>
                            <w:r>
                              <w:rPr>
                                <w:sz w:val="16"/>
                                <w:szCs w:val="16"/>
                              </w:rPr>
                              <w:t>2</w:t>
                            </w:r>
                            <w:r w:rsidRPr="00C84E97">
                              <w:rPr>
                                <w:sz w:val="16"/>
                                <w:szCs w:val="16"/>
                              </w:rPr>
                              <w:t xml:space="preserve"> NPO, 9 </w:t>
                            </w:r>
                            <w:r w:rsidR="00560B7E">
                              <w:rPr>
                                <w:sz w:val="16"/>
                                <w:szCs w:val="16"/>
                                <w:lang w:val="en-US"/>
                              </w:rPr>
                              <w:t>LL</w:t>
                            </w:r>
                            <w:r w:rsidRPr="00C84E97">
                              <w:rPr>
                                <w:sz w:val="16"/>
                                <w:szCs w:val="16"/>
                              </w:rPr>
                              <w:t xml:space="preserve">, </w:t>
                            </w:r>
                            <w:r>
                              <w:rPr>
                                <w:sz w:val="16"/>
                                <w:szCs w:val="16"/>
                              </w:rPr>
                              <w:t xml:space="preserve">2 </w:t>
                            </w:r>
                            <w:r w:rsidR="00560B7E">
                              <w:rPr>
                                <w:sz w:val="16"/>
                                <w:szCs w:val="16"/>
                                <w:lang w:val="en-US"/>
                              </w:rPr>
                              <w:t>LL</w:t>
                            </w:r>
                            <w:r w:rsidR="00291AA9">
                              <w:rPr>
                                <w:sz w:val="16"/>
                                <w:szCs w:val="16"/>
                                <w:vertAlign w:val="superscript"/>
                              </w:rPr>
                              <w:t xml:space="preserve"> </w:t>
                            </w:r>
                            <w:r>
                              <w:rPr>
                                <w:sz w:val="16"/>
                                <w:szCs w:val="16"/>
                                <w:vertAlign w:val="superscript"/>
                              </w:rPr>
                              <w:t>b</w:t>
                            </w:r>
                            <w:r>
                              <w:rPr>
                                <w:sz w:val="16"/>
                                <w:szCs w:val="16"/>
                              </w:rPr>
                              <w:t>, 2</w:t>
                            </w:r>
                            <w:r w:rsidRPr="00C84E97">
                              <w:rPr>
                                <w:sz w:val="16"/>
                                <w:szCs w:val="16"/>
                              </w:rPr>
                              <w:t xml:space="preserve"> </w:t>
                            </w:r>
                            <w:r>
                              <w:rPr>
                                <w:sz w:val="16"/>
                                <w:szCs w:val="16"/>
                              </w:rPr>
                              <w:t>i</w:t>
                            </w:r>
                            <w:r w:rsidRPr="00C84E97">
                              <w:rPr>
                                <w:sz w:val="16"/>
                                <w:szCs w:val="16"/>
                              </w:rPr>
                              <w:t>UNV</w:t>
                            </w:r>
                            <w:r>
                              <w:rPr>
                                <w:sz w:val="16"/>
                                <w:szCs w:val="16"/>
                              </w:rPr>
                              <w:t>, 3 n</w:t>
                            </w:r>
                            <w:r w:rsidRPr="00E656C1">
                              <w:rPr>
                                <w:sz w:val="16"/>
                                <w:szCs w:val="16"/>
                              </w:rPr>
                              <w:t>UNV</w:t>
                            </w:r>
                          </w:p>
                          <w:p w14:paraId="2FA6FB33" w14:textId="77777777" w:rsidR="00A15CB3" w:rsidRDefault="00A15CB3" w:rsidP="00A15CB3">
                            <w:pPr>
                              <w:spacing w:after="4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376520A" id="Rectangle 1199589007" o:spid="_x0000_s1054" style="position:absolute;left:0;text-align:left;margin-left:0;margin-top:3pt;width:180pt;height:71.45pt;z-index:2516583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" filled="f" strokecolor="windowText" strokeweight="1pt">
                <v:path arrowok="t"/>
                <v:textbox>
                  <w:txbxContent>
                    <w:p w14:paraId="478E0D74" w14:textId="1B1F67AC" w:rsidR="00A15CB3" w:rsidRDefault="00A15CB3" w:rsidP="00A15CB3">
                      <w:pPr>
                        <w:spacing w:after="40"/>
                        <w:jc w:val="center"/>
                        <w:rPr>
                          <w:sz w:val="16"/>
                          <w:szCs w:val="16"/>
                        </w:rPr>
                      </w:pPr>
                      <w:r w:rsidRPr="00C84E97">
                        <w:rPr>
                          <w:b/>
                          <w:sz w:val="16"/>
                          <w:szCs w:val="16"/>
                        </w:rPr>
                        <w:t>Human Resources and Training Section</w:t>
                      </w:r>
                      <w:r>
                        <w:rPr>
                          <w:b/>
                          <w:sz w:val="16"/>
                          <w:szCs w:val="16"/>
                        </w:rPr>
                        <w:t xml:space="preserve">   RB </w:t>
                      </w:r>
                      <w:r w:rsidRPr="00E11CF8">
                        <w:rPr>
                          <w:bCs/>
                          <w:sz w:val="16"/>
                          <w:szCs w:val="16"/>
                        </w:rPr>
                        <w:t>(2</w:t>
                      </w:r>
                      <w:r>
                        <w:rPr>
                          <w:bCs/>
                          <w:sz w:val="16"/>
                          <w:szCs w:val="16"/>
                        </w:rPr>
                        <w:t>3</w:t>
                      </w:r>
                      <w:r w:rsidRPr="00E11CF8">
                        <w:rPr>
                          <w:bCs/>
                          <w:sz w:val="16"/>
                          <w:szCs w:val="16"/>
                        </w:rPr>
                        <w:t xml:space="preserve"> </w:t>
                      </w:r>
                      <w:r>
                        <w:rPr>
                          <w:bCs/>
                          <w:sz w:val="16"/>
                          <w:szCs w:val="16"/>
                        </w:rPr>
                        <w:t>posts</w:t>
                      </w:r>
                      <w:r w:rsidRPr="00E11CF8">
                        <w:rPr>
                          <w:bCs/>
                          <w:sz w:val="16"/>
                          <w:szCs w:val="16"/>
                        </w:rPr>
                        <w:t>)</w:t>
                      </w:r>
                      <w:r>
                        <w:rPr>
                          <w:bCs/>
                          <w:sz w:val="16"/>
                          <w:szCs w:val="16"/>
                        </w:rPr>
                        <w:t>:</w:t>
                      </w:r>
                      <w:r w:rsidRPr="00C84E97">
                        <w:rPr>
                          <w:sz w:val="16"/>
                          <w:szCs w:val="16"/>
                        </w:rPr>
                        <w:t xml:space="preserve">1 P-4, 1 P-3, 3 FS, </w:t>
                      </w:r>
                      <w:r>
                        <w:rPr>
                          <w:sz w:val="16"/>
                          <w:szCs w:val="16"/>
                        </w:rPr>
                        <w:t>2</w:t>
                      </w:r>
                      <w:r w:rsidRPr="00C84E97">
                        <w:rPr>
                          <w:sz w:val="16"/>
                          <w:szCs w:val="16"/>
                        </w:rPr>
                        <w:t xml:space="preserve"> NPO, 9 </w:t>
                      </w:r>
                      <w:r w:rsidR="00560B7E">
                        <w:rPr>
                          <w:sz w:val="16"/>
                          <w:szCs w:val="16"/>
                          <w:lang w:val="en-US"/>
                        </w:rPr>
                        <w:t>LL</w:t>
                      </w:r>
                      <w:r w:rsidRPr="00C84E97">
                        <w:rPr>
                          <w:sz w:val="16"/>
                          <w:szCs w:val="16"/>
                        </w:rPr>
                        <w:t xml:space="preserve">, </w:t>
                      </w:r>
                      <w:r>
                        <w:rPr>
                          <w:sz w:val="16"/>
                          <w:szCs w:val="16"/>
                        </w:rPr>
                        <w:t xml:space="preserve">2 </w:t>
                      </w:r>
                      <w:r w:rsidR="00560B7E">
                        <w:rPr>
                          <w:sz w:val="16"/>
                          <w:szCs w:val="16"/>
                          <w:lang w:val="en-US"/>
                        </w:rPr>
                        <w:t>LL</w:t>
                      </w:r>
                      <w:r w:rsidR="00291AA9">
                        <w:rPr>
                          <w:sz w:val="16"/>
                          <w:szCs w:val="16"/>
                          <w:vertAlign w:val="superscript"/>
                        </w:rPr>
                        <w:t xml:space="preserve"> </w:t>
                      </w:r>
                      <w:r>
                        <w:rPr>
                          <w:sz w:val="16"/>
                          <w:szCs w:val="16"/>
                          <w:vertAlign w:val="superscript"/>
                        </w:rPr>
                        <w:t>b</w:t>
                      </w:r>
                      <w:r>
                        <w:rPr>
                          <w:sz w:val="16"/>
                          <w:szCs w:val="16"/>
                        </w:rPr>
                        <w:t>, 2</w:t>
                      </w:r>
                      <w:r w:rsidRPr="00C84E97">
                        <w:rPr>
                          <w:sz w:val="16"/>
                          <w:szCs w:val="16"/>
                        </w:rPr>
                        <w:t xml:space="preserve"> </w:t>
                      </w:r>
                      <w:r>
                        <w:rPr>
                          <w:sz w:val="16"/>
                          <w:szCs w:val="16"/>
                        </w:rPr>
                        <w:t>i</w:t>
                      </w:r>
                      <w:r w:rsidRPr="00C84E97">
                        <w:rPr>
                          <w:sz w:val="16"/>
                          <w:szCs w:val="16"/>
                        </w:rPr>
                        <w:t>UNV</w:t>
                      </w:r>
                      <w:r>
                        <w:rPr>
                          <w:sz w:val="16"/>
                          <w:szCs w:val="16"/>
                        </w:rPr>
                        <w:t>, 3 n</w:t>
                      </w:r>
                      <w:r w:rsidRPr="00E656C1">
                        <w:rPr>
                          <w:sz w:val="16"/>
                          <w:szCs w:val="16"/>
                        </w:rPr>
                        <w:t>UNV</w:t>
                      </w:r>
                    </w:p>
                    <w:p w14:paraId="2FA6FB33" w14:textId="77777777" w:rsidR="00A15CB3" w:rsidRDefault="00A15CB3" w:rsidP="00A15CB3">
                      <w:pPr>
                        <w:spacing w:after="40"/>
                      </w:pPr>
                    </w:p>
                  </w:txbxContent>
                </v:textbox>
                <w10:wrap anchorx="margin"/>
              </v:rect>
            </w:pict>
          </mc:Fallback>
        </mc:AlternateContent>
      </w:r>
    </w:p>
    <w:p w14:paraId="5B853F42"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311" behindDoc="0" locked="0" layoutInCell="1" allowOverlap="1" wp14:anchorId="2209DE79" wp14:editId="4F94C3FD">
                <wp:simplePos x="0" y="0"/>
                <wp:positionH relativeFrom="column">
                  <wp:posOffset>5695159</wp:posOffset>
                </wp:positionH>
                <wp:positionV relativeFrom="paragraph">
                  <wp:posOffset>146817</wp:posOffset>
                </wp:positionV>
                <wp:extent cx="2503170" cy="570350"/>
                <wp:effectExtent l="0" t="0" r="11430" b="20320"/>
                <wp:wrapNone/>
                <wp:docPr id="1997393835" name="Rectangle 19973938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3170" cy="570350"/>
                        </a:xfrm>
                        <a:prstGeom prst="rect">
                          <a:avLst/>
                        </a:prstGeom>
                        <a:noFill/>
                        <a:ln w="12700" cap="flat" cmpd="sng" algn="ctr">
                          <a:solidFill>
                            <a:sysClr val="windowText" lastClr="000000"/>
                          </a:solidFill>
                          <a:prstDash val="solid"/>
                          <a:miter lim="800000"/>
                        </a:ln>
                        <a:effectLst/>
                      </wps:spPr>
                      <wps:txbx>
                        <w:txbxContent>
                          <w:p w14:paraId="71E189DF" w14:textId="77777777" w:rsidR="00A15CB3" w:rsidRPr="007003F9" w:rsidRDefault="00A15CB3" w:rsidP="00A15CB3">
                            <w:pPr>
                              <w:spacing w:after="40" w:line="240" w:lineRule="auto"/>
                              <w:jc w:val="center"/>
                              <w:rPr>
                                <w:b/>
                                <w:sz w:val="16"/>
                                <w:szCs w:val="16"/>
                              </w:rPr>
                            </w:pPr>
                            <w:r w:rsidRPr="007C1BE0">
                              <w:rPr>
                                <w:b/>
                                <w:sz w:val="16"/>
                                <w:szCs w:val="16"/>
                              </w:rPr>
                              <w:t xml:space="preserve">General Supply and Fuel Unit                                </w:t>
                            </w:r>
                          </w:p>
                          <w:p w14:paraId="74731D54" w14:textId="77777777" w:rsidR="00A15CB3" w:rsidRPr="00AA4C76" w:rsidRDefault="00A15CB3" w:rsidP="00A15CB3">
                            <w:pPr>
                              <w:spacing w:after="40" w:line="240" w:lineRule="auto"/>
                              <w:jc w:val="center"/>
                              <w:rPr>
                                <w:b/>
                                <w:sz w:val="16"/>
                                <w:szCs w:val="16"/>
                              </w:rPr>
                            </w:pPr>
                            <w:r w:rsidRPr="00AA4C76">
                              <w:rPr>
                                <w:b/>
                                <w:sz w:val="16"/>
                                <w:szCs w:val="16"/>
                              </w:rPr>
                              <w:t xml:space="preserve"> RB </w:t>
                            </w:r>
                            <w:r w:rsidRPr="00AA4C76">
                              <w:rPr>
                                <w:bCs/>
                                <w:sz w:val="16"/>
                                <w:szCs w:val="16"/>
                              </w:rPr>
                              <w:t>(</w:t>
                            </w:r>
                            <w:r w:rsidRPr="00183B79">
                              <w:rPr>
                                <w:bCs/>
                                <w:sz w:val="16"/>
                                <w:szCs w:val="16"/>
                              </w:rPr>
                              <w:t>1</w:t>
                            </w:r>
                            <w:r>
                              <w:rPr>
                                <w:bCs/>
                                <w:sz w:val="16"/>
                                <w:szCs w:val="16"/>
                              </w:rPr>
                              <w:t>2</w:t>
                            </w:r>
                            <w:r w:rsidRPr="00183B79">
                              <w:rPr>
                                <w:bCs/>
                                <w:sz w:val="16"/>
                                <w:szCs w:val="16"/>
                              </w:rPr>
                              <w:t xml:space="preserve"> posts)</w:t>
                            </w:r>
                          </w:p>
                          <w:p w14:paraId="7F392050" w14:textId="1ED8E676" w:rsidR="00A15CB3" w:rsidRPr="00071FF8" w:rsidRDefault="00A15CB3" w:rsidP="00A15CB3">
                            <w:pPr>
                              <w:spacing w:line="240" w:lineRule="auto"/>
                              <w:jc w:val="center"/>
                              <w:rPr>
                                <w:sz w:val="16"/>
                                <w:szCs w:val="16"/>
                                <w:lang w:val="en-US"/>
                              </w:rPr>
                            </w:pPr>
                            <w:r w:rsidRPr="00071FF8">
                              <w:rPr>
                                <w:sz w:val="16"/>
                                <w:szCs w:val="16"/>
                                <w:lang w:val="en-US"/>
                              </w:rPr>
                              <w:t xml:space="preserve">1 P-3, 1 FS, 6 </w:t>
                            </w:r>
                            <w:r w:rsidR="00560B7E">
                              <w:rPr>
                                <w:sz w:val="16"/>
                                <w:szCs w:val="16"/>
                              </w:rPr>
                              <w:t>LL</w:t>
                            </w:r>
                            <w:r w:rsidRPr="00071FF8">
                              <w:rPr>
                                <w:sz w:val="16"/>
                                <w:szCs w:val="16"/>
                                <w:lang w:val="en-US"/>
                              </w:rPr>
                              <w:t>, 3 iUNV, 1 nUNV</w:t>
                            </w:r>
                            <w:r w:rsidRPr="00071FF8">
                              <w:rPr>
                                <w:sz w:val="16"/>
                                <w:szCs w:val="16"/>
                                <w:vertAlign w:val="superscript"/>
                                <w:lang w:val="en-US"/>
                              </w:rPr>
                              <w:t>e</w:t>
                            </w:r>
                          </w:p>
                          <w:p w14:paraId="4D99A68E" w14:textId="77777777" w:rsidR="00A15CB3" w:rsidRPr="00367A4A" w:rsidRDefault="00A15CB3" w:rsidP="00A15CB3">
                            <w:pPr>
                              <w:spacing w:line="240" w:lineRule="auto"/>
                              <w:jc w:val="center"/>
                              <w:rPr>
                                <w:sz w:val="16"/>
                                <w:szCs w:val="16"/>
                              </w:rPr>
                            </w:pPr>
                          </w:p>
                          <w:p w14:paraId="1A977B6B" w14:textId="77777777" w:rsidR="00A15CB3" w:rsidRPr="00AA4C76" w:rsidRDefault="00A15CB3" w:rsidP="00A15CB3">
                            <w:pPr>
                              <w:spacing w:line="240" w:lineRule="auto"/>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209DE79" id="Rectangle 1997393835" o:spid="_x0000_s1055" style="position:absolute;left:0;text-align:left;margin-left:448.45pt;margin-top:11.55pt;width:197.1pt;height:44.9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" filled="f" strokecolor="windowText" strokeweight="1pt">
                <v:path arrowok="t"/>
                <v:textbox>
                  <w:txbxContent>
                    <w:p w14:paraId="71E189DF" w14:textId="77777777" w:rsidR="00A15CB3" w:rsidRPr="007003F9" w:rsidRDefault="00A15CB3" w:rsidP="00A15CB3">
                      <w:pPr>
                        <w:spacing w:after="40" w:line="240" w:lineRule="auto"/>
                        <w:jc w:val="center"/>
                        <w:rPr>
                          <w:b/>
                          <w:sz w:val="16"/>
                          <w:szCs w:val="16"/>
                        </w:rPr>
                      </w:pPr>
                      <w:r w:rsidRPr="007C1BE0">
                        <w:rPr>
                          <w:b/>
                          <w:sz w:val="16"/>
                          <w:szCs w:val="16"/>
                        </w:rPr>
                        <w:t xml:space="preserve">General Supply and Fuel Unit                                </w:t>
                      </w:r>
                    </w:p>
                    <w:p w14:paraId="74731D54" w14:textId="77777777" w:rsidR="00A15CB3" w:rsidRPr="00AA4C76" w:rsidRDefault="00A15CB3" w:rsidP="00A15CB3">
                      <w:pPr>
                        <w:spacing w:after="40" w:line="240" w:lineRule="auto"/>
                        <w:jc w:val="center"/>
                        <w:rPr>
                          <w:b/>
                          <w:sz w:val="16"/>
                          <w:szCs w:val="16"/>
                        </w:rPr>
                      </w:pPr>
                      <w:r w:rsidRPr="00AA4C76">
                        <w:rPr>
                          <w:b/>
                          <w:sz w:val="16"/>
                          <w:szCs w:val="16"/>
                        </w:rPr>
                        <w:t xml:space="preserve"> RB </w:t>
                      </w:r>
                      <w:r w:rsidRPr="00AA4C76">
                        <w:rPr>
                          <w:bCs/>
                          <w:sz w:val="16"/>
                          <w:szCs w:val="16"/>
                        </w:rPr>
                        <w:t>(</w:t>
                      </w:r>
                      <w:r w:rsidRPr="00183B79">
                        <w:rPr>
                          <w:bCs/>
                          <w:sz w:val="16"/>
                          <w:szCs w:val="16"/>
                        </w:rPr>
                        <w:t>1</w:t>
                      </w:r>
                      <w:r>
                        <w:rPr>
                          <w:bCs/>
                          <w:sz w:val="16"/>
                          <w:szCs w:val="16"/>
                        </w:rPr>
                        <w:t>2</w:t>
                      </w:r>
                      <w:r w:rsidRPr="00183B79">
                        <w:rPr>
                          <w:bCs/>
                          <w:sz w:val="16"/>
                          <w:szCs w:val="16"/>
                        </w:rPr>
                        <w:t xml:space="preserve"> posts)</w:t>
                      </w:r>
                    </w:p>
                    <w:p w14:paraId="7F392050" w14:textId="1ED8E676" w:rsidR="00A15CB3" w:rsidRPr="00071FF8" w:rsidRDefault="00A15CB3" w:rsidP="00A15CB3">
                      <w:pPr>
                        <w:spacing w:line="240" w:lineRule="auto"/>
                        <w:jc w:val="center"/>
                        <w:rPr>
                          <w:sz w:val="16"/>
                          <w:szCs w:val="16"/>
                          <w:lang w:val="en-US"/>
                        </w:rPr>
                      </w:pPr>
                      <w:r w:rsidRPr="00071FF8">
                        <w:rPr>
                          <w:sz w:val="16"/>
                          <w:szCs w:val="16"/>
                          <w:lang w:val="en-US"/>
                        </w:rPr>
                        <w:t xml:space="preserve">1 P-3, 1 FS, 6 </w:t>
                      </w:r>
                      <w:r w:rsidR="00560B7E">
                        <w:rPr>
                          <w:sz w:val="16"/>
                          <w:szCs w:val="16"/>
                        </w:rPr>
                        <w:t>LL</w:t>
                      </w:r>
                      <w:r w:rsidRPr="00071FF8">
                        <w:rPr>
                          <w:sz w:val="16"/>
                          <w:szCs w:val="16"/>
                          <w:lang w:val="en-US"/>
                        </w:rPr>
                        <w:t>, 3 iUNV, 1 nUNV</w:t>
                      </w:r>
                      <w:r w:rsidRPr="00071FF8">
                        <w:rPr>
                          <w:sz w:val="16"/>
                          <w:szCs w:val="16"/>
                          <w:vertAlign w:val="superscript"/>
                          <w:lang w:val="en-US"/>
                        </w:rPr>
                        <w:t>e</w:t>
                      </w:r>
                    </w:p>
                    <w:p w14:paraId="4D99A68E" w14:textId="77777777" w:rsidR="00A15CB3" w:rsidRPr="00367A4A" w:rsidRDefault="00A15CB3" w:rsidP="00A15CB3">
                      <w:pPr>
                        <w:spacing w:line="240" w:lineRule="auto"/>
                        <w:jc w:val="center"/>
                        <w:rPr>
                          <w:sz w:val="16"/>
                          <w:szCs w:val="16"/>
                        </w:rPr>
                      </w:pPr>
                    </w:p>
                    <w:p w14:paraId="1A977B6B" w14:textId="77777777" w:rsidR="00A15CB3" w:rsidRPr="00AA4C76" w:rsidRDefault="00A15CB3" w:rsidP="00A15CB3">
                      <w:pPr>
                        <w:spacing w:line="240" w:lineRule="auto"/>
                        <w:rPr>
                          <w:sz w:val="16"/>
                          <w:szCs w:val="16"/>
                        </w:rPr>
                      </w:pPr>
                    </w:p>
                  </w:txbxContent>
                </v:textbox>
              </v:rect>
            </w:pict>
          </mc:Fallback>
        </mc:AlternateContent>
      </w:r>
      <w:r w:rsidRPr="00DE2C8C">
        <w:rPr>
          <w:noProof/>
          <w:color w:val="000000" w:themeColor="text1"/>
        </w:rPr>
        <mc:AlternateContent>
          <mc:Choice Requires="wps">
            <w:drawing>
              <wp:anchor distT="0" distB="0" distL="114300" distR="114300" simplePos="0" relativeHeight="251658304" behindDoc="0" locked="0" layoutInCell="1" allowOverlap="1" wp14:anchorId="32B2E806" wp14:editId="147C0852">
                <wp:simplePos x="0" y="0"/>
                <wp:positionH relativeFrom="margin">
                  <wp:posOffset>2844177</wp:posOffset>
                </wp:positionH>
                <wp:positionV relativeFrom="paragraph">
                  <wp:posOffset>61943</wp:posOffset>
                </wp:positionV>
                <wp:extent cx="2087451" cy="654338"/>
                <wp:effectExtent l="0" t="0" r="27305" b="12700"/>
                <wp:wrapNone/>
                <wp:docPr id="1052751415" name="Rectangle 1052751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7451" cy="654338"/>
                        </a:xfrm>
                        <a:prstGeom prst="rect">
                          <a:avLst/>
                        </a:prstGeom>
                        <a:noFill/>
                        <a:ln w="12700" cap="flat" cmpd="sng" algn="ctr">
                          <a:solidFill>
                            <a:sysClr val="windowText" lastClr="000000"/>
                          </a:solidFill>
                          <a:prstDash val="solid"/>
                          <a:miter lim="800000"/>
                        </a:ln>
                        <a:effectLst/>
                      </wps:spPr>
                      <wps:txbx>
                        <w:txbxContent>
                          <w:p w14:paraId="3353B0F7" w14:textId="77777777" w:rsidR="00A15CB3" w:rsidRDefault="00A15CB3" w:rsidP="00A15CB3">
                            <w:pPr>
                              <w:spacing w:after="40"/>
                              <w:jc w:val="center"/>
                              <w:rPr>
                                <w:b/>
                                <w:sz w:val="16"/>
                                <w:szCs w:val="16"/>
                                <w:lang w:val="fr-FR"/>
                              </w:rPr>
                            </w:pPr>
                            <w:r w:rsidRPr="008601F6">
                              <w:rPr>
                                <w:b/>
                                <w:sz w:val="16"/>
                                <w:szCs w:val="16"/>
                                <w:lang w:val="fr-FR"/>
                              </w:rPr>
                              <w:t>Procurement</w:t>
                            </w:r>
                            <w:r w:rsidRPr="00C84E97">
                              <w:rPr>
                                <w:b/>
                                <w:sz w:val="16"/>
                                <w:szCs w:val="16"/>
                                <w:lang w:val="fr-FR"/>
                              </w:rPr>
                              <w:t xml:space="preserve"> Unit</w:t>
                            </w:r>
                            <w:r>
                              <w:rPr>
                                <w:b/>
                                <w:sz w:val="16"/>
                                <w:szCs w:val="16"/>
                                <w:lang w:val="fr-FR"/>
                              </w:rPr>
                              <w:t xml:space="preserve"> </w:t>
                            </w:r>
                          </w:p>
                          <w:p w14:paraId="2CB8B12C" w14:textId="77777777" w:rsidR="00A15CB3" w:rsidRPr="00071FF8" w:rsidRDefault="00A15CB3" w:rsidP="00A15CB3">
                            <w:pPr>
                              <w:spacing w:after="40"/>
                              <w:jc w:val="center"/>
                              <w:rPr>
                                <w:b/>
                                <w:sz w:val="16"/>
                                <w:szCs w:val="16"/>
                                <w:lang w:val="en-US"/>
                              </w:rPr>
                            </w:pPr>
                            <w:r w:rsidRPr="00071FF8">
                              <w:rPr>
                                <w:b/>
                                <w:sz w:val="16"/>
                                <w:szCs w:val="16"/>
                                <w:lang w:val="en-US"/>
                              </w:rPr>
                              <w:t xml:space="preserve">RB </w:t>
                            </w:r>
                            <w:r w:rsidRPr="00071FF8">
                              <w:rPr>
                                <w:bCs/>
                                <w:sz w:val="16"/>
                                <w:szCs w:val="16"/>
                                <w:lang w:val="en-US"/>
                              </w:rPr>
                              <w:t>(7 posts)</w:t>
                            </w:r>
                          </w:p>
                          <w:p w14:paraId="4471BCBA" w14:textId="020E0075" w:rsidR="00A15CB3" w:rsidRPr="00291AA9" w:rsidRDefault="00A15CB3" w:rsidP="00A15CB3">
                            <w:pPr>
                              <w:jc w:val="center"/>
                              <w:rPr>
                                <w:sz w:val="16"/>
                                <w:szCs w:val="16"/>
                                <w:lang w:val="es-ES"/>
                              </w:rPr>
                            </w:pPr>
                            <w:r w:rsidRPr="00291AA9">
                              <w:rPr>
                                <w:sz w:val="16"/>
                                <w:szCs w:val="16"/>
                                <w:lang w:val="es-ES"/>
                              </w:rPr>
                              <w:t>1 P-4, 1 P-3, 1 FS, 1 NPO, 2</w:t>
                            </w:r>
                            <w:r w:rsidR="00291AA9" w:rsidRPr="00291AA9">
                              <w:rPr>
                                <w:sz w:val="16"/>
                                <w:szCs w:val="16"/>
                                <w:lang w:val="es-ES"/>
                              </w:rPr>
                              <w:t xml:space="preserve"> </w:t>
                            </w:r>
                            <w:r w:rsidR="00560B7E">
                              <w:rPr>
                                <w:sz w:val="16"/>
                                <w:szCs w:val="16"/>
                                <w:lang w:val="es-ES"/>
                              </w:rPr>
                              <w:t>LL</w:t>
                            </w:r>
                            <w:r w:rsidRPr="00291AA9">
                              <w:rPr>
                                <w:sz w:val="16"/>
                                <w:szCs w:val="16"/>
                                <w:lang w:val="es-ES"/>
                              </w:rPr>
                              <w:t>, 1 nUNV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2B2E806" id="Rectangle 1052751415" o:spid="_x0000_s1056" style="position:absolute;left:0;text-align:left;margin-left:223.95pt;margin-top:4.9pt;width:164.35pt;height:51.5pt;z-index:25165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" filled="f" strokecolor="windowText" strokeweight="1pt">
                <v:path arrowok="t"/>
                <v:textbox>
                  <w:txbxContent>
                    <w:p w14:paraId="3353B0F7" w14:textId="77777777" w:rsidR="00A15CB3" w:rsidRDefault="00A15CB3" w:rsidP="00A15CB3">
                      <w:pPr>
                        <w:spacing w:after="40"/>
                        <w:jc w:val="center"/>
                        <w:rPr>
                          <w:b/>
                          <w:sz w:val="16"/>
                          <w:szCs w:val="16"/>
                          <w:lang w:val="fr-FR"/>
                        </w:rPr>
                      </w:pPr>
                      <w:r w:rsidRPr="008601F6">
                        <w:rPr>
                          <w:b/>
                          <w:sz w:val="16"/>
                          <w:szCs w:val="16"/>
                          <w:lang w:val="fr-FR"/>
                        </w:rPr>
                        <w:t>Procurement</w:t>
                      </w:r>
                      <w:r w:rsidRPr="00C84E97">
                        <w:rPr>
                          <w:b/>
                          <w:sz w:val="16"/>
                          <w:szCs w:val="16"/>
                          <w:lang w:val="fr-FR"/>
                        </w:rPr>
                        <w:t xml:space="preserve"> Unit</w:t>
                      </w:r>
                      <w:r>
                        <w:rPr>
                          <w:b/>
                          <w:sz w:val="16"/>
                          <w:szCs w:val="16"/>
                          <w:lang w:val="fr-FR"/>
                        </w:rPr>
                        <w:t xml:space="preserve"> </w:t>
                      </w:r>
                    </w:p>
                    <w:p w14:paraId="2CB8B12C" w14:textId="77777777" w:rsidR="00A15CB3" w:rsidRPr="00071FF8" w:rsidRDefault="00A15CB3" w:rsidP="00A15CB3">
                      <w:pPr>
                        <w:spacing w:after="40"/>
                        <w:jc w:val="center"/>
                        <w:rPr>
                          <w:b/>
                          <w:sz w:val="16"/>
                          <w:szCs w:val="16"/>
                          <w:lang w:val="en-US"/>
                        </w:rPr>
                      </w:pPr>
                      <w:r w:rsidRPr="00071FF8">
                        <w:rPr>
                          <w:b/>
                          <w:sz w:val="16"/>
                          <w:szCs w:val="16"/>
                          <w:lang w:val="en-US"/>
                        </w:rPr>
                        <w:t xml:space="preserve">RB </w:t>
                      </w:r>
                      <w:r w:rsidRPr="00071FF8">
                        <w:rPr>
                          <w:bCs/>
                          <w:sz w:val="16"/>
                          <w:szCs w:val="16"/>
                          <w:lang w:val="en-US"/>
                        </w:rPr>
                        <w:t>(7 posts)</w:t>
                      </w:r>
                    </w:p>
                    <w:p w14:paraId="4471BCBA" w14:textId="020E0075" w:rsidR="00A15CB3" w:rsidRPr="00291AA9" w:rsidRDefault="00A15CB3" w:rsidP="00A15CB3">
                      <w:pPr>
                        <w:jc w:val="center"/>
                        <w:rPr>
                          <w:sz w:val="16"/>
                          <w:szCs w:val="16"/>
                          <w:lang w:val="es-ES"/>
                        </w:rPr>
                      </w:pPr>
                      <w:r w:rsidRPr="00291AA9">
                        <w:rPr>
                          <w:sz w:val="16"/>
                          <w:szCs w:val="16"/>
                          <w:lang w:val="es-ES"/>
                        </w:rPr>
                        <w:t>1 P-4, 1 P-3, 1 FS, 1 NPO, 2</w:t>
                      </w:r>
                      <w:r w:rsidR="00291AA9" w:rsidRPr="00291AA9">
                        <w:rPr>
                          <w:sz w:val="16"/>
                          <w:szCs w:val="16"/>
                          <w:lang w:val="es-ES"/>
                        </w:rPr>
                        <w:t xml:space="preserve"> </w:t>
                      </w:r>
                      <w:r w:rsidR="00560B7E">
                        <w:rPr>
                          <w:sz w:val="16"/>
                          <w:szCs w:val="16"/>
                          <w:lang w:val="es-ES"/>
                        </w:rPr>
                        <w:t>LL</w:t>
                      </w:r>
                      <w:r w:rsidRPr="00291AA9">
                        <w:rPr>
                          <w:sz w:val="16"/>
                          <w:szCs w:val="16"/>
                          <w:lang w:val="es-ES"/>
                        </w:rPr>
                        <w:t>, 1 nUNV</w:t>
                      </w:r>
                    </w:p>
                  </w:txbxContent>
                </v:textbox>
                <w10:wrap anchorx="margin"/>
              </v:rect>
            </w:pict>
          </mc:Fallback>
        </mc:AlternateContent>
      </w:r>
    </w:p>
    <w:p w14:paraId="21D89F9E"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4294967295" distB="4294967295" distL="114300" distR="114300" simplePos="0" relativeHeight="251658288" behindDoc="0" locked="0" layoutInCell="1" allowOverlap="1" wp14:anchorId="7557F8F8" wp14:editId="4AF7315D">
                <wp:simplePos x="0" y="0"/>
                <wp:positionH relativeFrom="column">
                  <wp:posOffset>2684522</wp:posOffset>
                </wp:positionH>
                <wp:positionV relativeFrom="paragraph">
                  <wp:posOffset>182350</wp:posOffset>
                </wp:positionV>
                <wp:extent cx="162815" cy="0"/>
                <wp:effectExtent l="0" t="0" r="0" b="0"/>
                <wp:wrapNone/>
                <wp:docPr id="1525360597" name="Straight Connector 15253605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AE0B503" id="Straight Connector 1525360597" o:spid="_x0000_s1026" style="position:absolute;z-index:25165829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11.4pt,14.35pt" to="224.2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">
                <o:lock v:ext="edit" shapetype="f"/>
              </v:line>
            </w:pict>
          </mc:Fallback>
        </mc:AlternateContent>
      </w:r>
    </w:p>
    <w:p w14:paraId="0E7045AC"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4294967295" distB="4294967295" distL="114300" distR="114300" simplePos="0" relativeHeight="251658293" behindDoc="0" locked="0" layoutInCell="1" allowOverlap="1" wp14:anchorId="082D8C96" wp14:editId="56771B20">
                <wp:simplePos x="0" y="0"/>
                <wp:positionH relativeFrom="margin">
                  <wp:posOffset>8204662</wp:posOffset>
                </wp:positionH>
                <wp:positionV relativeFrom="paragraph">
                  <wp:posOffset>10853</wp:posOffset>
                </wp:positionV>
                <wp:extent cx="314696" cy="0"/>
                <wp:effectExtent l="0" t="0" r="0" b="0"/>
                <wp:wrapNone/>
                <wp:docPr id="1366624852" name="Straight Connector 13666248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4696"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9479AF1" id="Straight Connector 1366624852" o:spid="_x0000_s1026" style="position:absolute;flip:y;z-index:251658295;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646.05pt,.85pt" to="670.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">
                <o:lock v:ext="edit" shapetype="f"/>
                <w10:wrap anchorx="margin"/>
              </v:line>
            </w:pict>
          </mc:Fallback>
        </mc:AlternateContent>
      </w:r>
    </w:p>
    <w:p w14:paraId="042D7FBA" w14:textId="0675159D" w:rsidR="00A15CB3" w:rsidRPr="00DE2C8C" w:rsidRDefault="003B7125"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310" behindDoc="0" locked="0" layoutInCell="1" allowOverlap="1" wp14:anchorId="50F5EBE0" wp14:editId="03FA2AC5">
                <wp:simplePos x="0" y="0"/>
                <wp:positionH relativeFrom="column">
                  <wp:posOffset>5697831</wp:posOffset>
                </wp:positionH>
                <wp:positionV relativeFrom="paragraph">
                  <wp:posOffset>109999</wp:posOffset>
                </wp:positionV>
                <wp:extent cx="2525975" cy="665018"/>
                <wp:effectExtent l="0" t="0" r="27305" b="20955"/>
                <wp:wrapNone/>
                <wp:docPr id="1129192927" name="Rectangle 11291929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5975" cy="665018"/>
                        </a:xfrm>
                        <a:prstGeom prst="rect">
                          <a:avLst/>
                        </a:prstGeom>
                        <a:noFill/>
                        <a:ln w="12700" cap="flat" cmpd="sng" algn="ctr">
                          <a:solidFill>
                            <a:sysClr val="windowText" lastClr="000000"/>
                          </a:solidFill>
                          <a:prstDash val="solid"/>
                          <a:miter lim="800000"/>
                        </a:ln>
                        <a:effectLst/>
                      </wps:spPr>
                      <wps:txbx>
                        <w:txbxContent>
                          <w:p w14:paraId="17541687" w14:textId="77777777" w:rsidR="00A15CB3" w:rsidRPr="00C84E97" w:rsidRDefault="00A15CB3" w:rsidP="00A15CB3">
                            <w:pPr>
                              <w:spacing w:after="40"/>
                              <w:jc w:val="center"/>
                              <w:rPr>
                                <w:b/>
                                <w:sz w:val="16"/>
                                <w:szCs w:val="16"/>
                              </w:rPr>
                            </w:pPr>
                            <w:r w:rsidRPr="00C84E97">
                              <w:rPr>
                                <w:b/>
                                <w:sz w:val="16"/>
                                <w:szCs w:val="16"/>
                              </w:rPr>
                              <w:t>Engineering and Facilities Maintenance Section</w:t>
                            </w:r>
                            <w:r>
                              <w:rPr>
                                <w:b/>
                                <w:sz w:val="16"/>
                                <w:szCs w:val="16"/>
                              </w:rPr>
                              <w:t xml:space="preserve"> RB </w:t>
                            </w:r>
                            <w:r w:rsidRPr="00E11CF8">
                              <w:rPr>
                                <w:bCs/>
                                <w:sz w:val="16"/>
                                <w:szCs w:val="16"/>
                              </w:rPr>
                              <w:t>(3</w:t>
                            </w:r>
                            <w:r>
                              <w:rPr>
                                <w:bCs/>
                                <w:sz w:val="16"/>
                                <w:szCs w:val="16"/>
                              </w:rPr>
                              <w:t>4</w:t>
                            </w:r>
                            <w:r w:rsidRPr="00E11CF8">
                              <w:rPr>
                                <w:bCs/>
                                <w:sz w:val="16"/>
                                <w:szCs w:val="16"/>
                              </w:rPr>
                              <w:t xml:space="preserve"> pos</w:t>
                            </w:r>
                            <w:r>
                              <w:rPr>
                                <w:bCs/>
                                <w:sz w:val="16"/>
                                <w:szCs w:val="16"/>
                              </w:rPr>
                              <w:t>ts</w:t>
                            </w:r>
                            <w:r w:rsidRPr="00E11CF8">
                              <w:rPr>
                                <w:bCs/>
                                <w:sz w:val="16"/>
                                <w:szCs w:val="16"/>
                              </w:rPr>
                              <w:t>)</w:t>
                            </w:r>
                          </w:p>
                          <w:p w14:paraId="0FF107DF" w14:textId="6E3435D5" w:rsidR="00A15CB3" w:rsidRPr="00833FB1" w:rsidRDefault="00A15CB3" w:rsidP="00A15CB3">
                            <w:pPr>
                              <w:jc w:val="center"/>
                              <w:rPr>
                                <w:sz w:val="14"/>
                                <w:szCs w:val="14"/>
                              </w:rPr>
                            </w:pPr>
                            <w:r w:rsidRPr="00CE46F1">
                              <w:rPr>
                                <w:sz w:val="14"/>
                                <w:szCs w:val="14"/>
                                <w:lang w:val="en-US"/>
                              </w:rPr>
                              <w:t xml:space="preserve">1 P-4, 1 P-3, </w:t>
                            </w:r>
                            <w:r>
                              <w:rPr>
                                <w:sz w:val="14"/>
                                <w:szCs w:val="14"/>
                                <w:lang w:val="en-US"/>
                              </w:rPr>
                              <w:t>3</w:t>
                            </w:r>
                            <w:r w:rsidRPr="00CE46F1">
                              <w:rPr>
                                <w:sz w:val="14"/>
                                <w:szCs w:val="14"/>
                                <w:lang w:val="en-US"/>
                              </w:rPr>
                              <w:t xml:space="preserve"> FS, 5 NPO, 12 </w:t>
                            </w:r>
                            <w:r w:rsidR="00560B7E">
                              <w:rPr>
                                <w:sz w:val="16"/>
                                <w:szCs w:val="16"/>
                              </w:rPr>
                              <w:t>LL</w:t>
                            </w:r>
                            <w:r w:rsidRPr="00CE46F1">
                              <w:rPr>
                                <w:sz w:val="14"/>
                                <w:szCs w:val="14"/>
                                <w:lang w:val="en-US"/>
                              </w:rPr>
                              <w:t>, 1</w:t>
                            </w:r>
                            <w:r>
                              <w:rPr>
                                <w:sz w:val="14"/>
                                <w:szCs w:val="14"/>
                                <w:lang w:val="en-US"/>
                              </w:rPr>
                              <w:t>1 i</w:t>
                            </w:r>
                            <w:r w:rsidRPr="00C84E97">
                              <w:rPr>
                                <w:sz w:val="16"/>
                                <w:szCs w:val="16"/>
                                <w:lang w:val="en-US"/>
                              </w:rPr>
                              <w:t>UNV</w:t>
                            </w:r>
                            <w:r>
                              <w:rPr>
                                <w:sz w:val="16"/>
                                <w:szCs w:val="16"/>
                                <w:lang w:val="en-US"/>
                              </w:rPr>
                              <w:t>,</w:t>
                            </w:r>
                            <w:r>
                              <w:rPr>
                                <w:sz w:val="14"/>
                                <w:szCs w:val="14"/>
                              </w:rPr>
                              <w:t xml:space="preserve"> </w:t>
                            </w:r>
                            <w:r w:rsidRPr="00833FB1">
                              <w:rPr>
                                <w:sz w:val="14"/>
                                <w:szCs w:val="14"/>
                              </w:rPr>
                              <w:t xml:space="preserve">1 </w:t>
                            </w:r>
                            <w:r>
                              <w:rPr>
                                <w:sz w:val="14"/>
                                <w:szCs w:val="14"/>
                              </w:rPr>
                              <w:t>nU</w:t>
                            </w:r>
                            <w:r w:rsidRPr="00833FB1">
                              <w:rPr>
                                <w:sz w:val="14"/>
                                <w:szCs w:val="14"/>
                              </w:rPr>
                              <w:t xml:space="preserve">NV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F5EBE0" id="Rectangle 1129192927" o:spid="_x0000_s1057" style="position:absolute;left:0;text-align:left;margin-left:448.65pt;margin-top:8.65pt;width:198.9pt;height:52.35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" filled="f" strokecolor="windowText" strokeweight="1pt">
                <v:path arrowok="t"/>
                <v:textbox>
                  <w:txbxContent>
                    <w:p w14:paraId="17541687" w14:textId="77777777" w:rsidR="00A15CB3" w:rsidRPr="00C84E97" w:rsidRDefault="00A15CB3" w:rsidP="00A15CB3">
                      <w:pPr>
                        <w:spacing w:after="40"/>
                        <w:jc w:val="center"/>
                        <w:rPr>
                          <w:b/>
                          <w:sz w:val="16"/>
                          <w:szCs w:val="16"/>
                        </w:rPr>
                      </w:pPr>
                      <w:r w:rsidRPr="00C84E97">
                        <w:rPr>
                          <w:b/>
                          <w:sz w:val="16"/>
                          <w:szCs w:val="16"/>
                        </w:rPr>
                        <w:t>Engineering and Facilities Maintenance Section</w:t>
                      </w:r>
                      <w:r>
                        <w:rPr>
                          <w:b/>
                          <w:sz w:val="16"/>
                          <w:szCs w:val="16"/>
                        </w:rPr>
                        <w:t xml:space="preserve"> RB </w:t>
                      </w:r>
                      <w:r w:rsidRPr="00E11CF8">
                        <w:rPr>
                          <w:bCs/>
                          <w:sz w:val="16"/>
                          <w:szCs w:val="16"/>
                        </w:rPr>
                        <w:t>(3</w:t>
                      </w:r>
                      <w:r>
                        <w:rPr>
                          <w:bCs/>
                          <w:sz w:val="16"/>
                          <w:szCs w:val="16"/>
                        </w:rPr>
                        <w:t>4</w:t>
                      </w:r>
                      <w:r w:rsidRPr="00E11CF8">
                        <w:rPr>
                          <w:bCs/>
                          <w:sz w:val="16"/>
                          <w:szCs w:val="16"/>
                        </w:rPr>
                        <w:t xml:space="preserve"> pos</w:t>
                      </w:r>
                      <w:r>
                        <w:rPr>
                          <w:bCs/>
                          <w:sz w:val="16"/>
                          <w:szCs w:val="16"/>
                        </w:rPr>
                        <w:t>ts</w:t>
                      </w:r>
                      <w:r w:rsidRPr="00E11CF8">
                        <w:rPr>
                          <w:bCs/>
                          <w:sz w:val="16"/>
                          <w:szCs w:val="16"/>
                        </w:rPr>
                        <w:t>)</w:t>
                      </w:r>
                    </w:p>
                    <w:p w14:paraId="0FF107DF" w14:textId="6E3435D5" w:rsidR="00A15CB3" w:rsidRPr="00833FB1" w:rsidRDefault="00A15CB3" w:rsidP="00A15CB3">
                      <w:pPr>
                        <w:jc w:val="center"/>
                        <w:rPr>
                          <w:sz w:val="14"/>
                          <w:szCs w:val="14"/>
                        </w:rPr>
                      </w:pPr>
                      <w:r w:rsidRPr="00CE46F1">
                        <w:rPr>
                          <w:sz w:val="14"/>
                          <w:szCs w:val="14"/>
                          <w:lang w:val="en-US"/>
                        </w:rPr>
                        <w:t xml:space="preserve">1 P-4, 1 P-3, </w:t>
                      </w:r>
                      <w:r>
                        <w:rPr>
                          <w:sz w:val="14"/>
                          <w:szCs w:val="14"/>
                          <w:lang w:val="en-US"/>
                        </w:rPr>
                        <w:t>3</w:t>
                      </w:r>
                      <w:r w:rsidRPr="00CE46F1">
                        <w:rPr>
                          <w:sz w:val="14"/>
                          <w:szCs w:val="14"/>
                          <w:lang w:val="en-US"/>
                        </w:rPr>
                        <w:t xml:space="preserve"> FS, 5 NPO, 12 </w:t>
                      </w:r>
                      <w:r w:rsidR="00560B7E">
                        <w:rPr>
                          <w:sz w:val="16"/>
                          <w:szCs w:val="16"/>
                        </w:rPr>
                        <w:t>LL</w:t>
                      </w:r>
                      <w:r w:rsidRPr="00CE46F1">
                        <w:rPr>
                          <w:sz w:val="14"/>
                          <w:szCs w:val="14"/>
                          <w:lang w:val="en-US"/>
                        </w:rPr>
                        <w:t>, 1</w:t>
                      </w:r>
                      <w:r>
                        <w:rPr>
                          <w:sz w:val="14"/>
                          <w:szCs w:val="14"/>
                          <w:lang w:val="en-US"/>
                        </w:rPr>
                        <w:t>1 i</w:t>
                      </w:r>
                      <w:r w:rsidRPr="00C84E97">
                        <w:rPr>
                          <w:sz w:val="16"/>
                          <w:szCs w:val="16"/>
                          <w:lang w:val="en-US"/>
                        </w:rPr>
                        <w:t>UNV</w:t>
                      </w:r>
                      <w:r>
                        <w:rPr>
                          <w:sz w:val="16"/>
                          <w:szCs w:val="16"/>
                          <w:lang w:val="en-US"/>
                        </w:rPr>
                        <w:t>,</w:t>
                      </w:r>
                      <w:r>
                        <w:rPr>
                          <w:sz w:val="14"/>
                          <w:szCs w:val="14"/>
                        </w:rPr>
                        <w:t xml:space="preserve"> </w:t>
                      </w:r>
                      <w:r w:rsidRPr="00833FB1">
                        <w:rPr>
                          <w:sz w:val="14"/>
                          <w:szCs w:val="14"/>
                        </w:rPr>
                        <w:t xml:space="preserve">1 </w:t>
                      </w:r>
                      <w:r>
                        <w:rPr>
                          <w:sz w:val="14"/>
                          <w:szCs w:val="14"/>
                        </w:rPr>
                        <w:t>nU</w:t>
                      </w:r>
                      <w:r w:rsidRPr="00833FB1">
                        <w:rPr>
                          <w:sz w:val="14"/>
                          <w:szCs w:val="14"/>
                        </w:rPr>
                        <w:t xml:space="preserve">NV </w:t>
                      </w:r>
                    </w:p>
                  </w:txbxContent>
                </v:textbox>
              </v:rect>
            </w:pict>
          </mc:Fallback>
        </mc:AlternateContent>
      </w:r>
    </w:p>
    <w:p w14:paraId="6089A470" w14:textId="433C386C" w:rsidR="00A15CB3" w:rsidRPr="00DE2C8C" w:rsidRDefault="003B7125" w:rsidP="00A15CB3">
      <w:pPr>
        <w:pStyle w:val="SingleTxt"/>
        <w:rPr>
          <w:color w:val="000000" w:themeColor="text1"/>
          <w:highlight w:val="yellow"/>
        </w:rPr>
      </w:pPr>
      <w:r w:rsidRPr="00DE2C8C">
        <w:rPr>
          <w:noProof/>
          <w:color w:val="000000" w:themeColor="text1"/>
        </w:rPr>
        <mc:AlternateContent>
          <mc:Choice Requires="wps">
            <w:drawing>
              <wp:anchor distT="4294967295" distB="4294967295" distL="114300" distR="114300" simplePos="0" relativeHeight="251658294" behindDoc="0" locked="0" layoutInCell="1" allowOverlap="1" wp14:anchorId="06CD3625" wp14:editId="791A1B9A">
                <wp:simplePos x="0" y="0"/>
                <wp:positionH relativeFrom="column">
                  <wp:posOffset>8221453</wp:posOffset>
                </wp:positionH>
                <wp:positionV relativeFrom="paragraph">
                  <wp:posOffset>200576</wp:posOffset>
                </wp:positionV>
                <wp:extent cx="308354" cy="0"/>
                <wp:effectExtent l="0" t="0" r="0" b="0"/>
                <wp:wrapNone/>
                <wp:docPr id="256222565" name="Straight Connector 2562225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08354"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97068F8" id="Straight Connector 256222565" o:spid="_x0000_s1026" style="position:absolute;flip:y;z-index:251658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47.35pt,15.8pt" to="671.6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">
                <o:lock v:ext="edit" shapetype="f"/>
              </v:line>
            </w:pict>
          </mc:Fallback>
        </mc:AlternateContent>
      </w:r>
      <w:r w:rsidR="00A15CB3" w:rsidRPr="00DE2C8C">
        <w:rPr>
          <w:noProof/>
          <w:color w:val="000000" w:themeColor="text1"/>
        </w:rPr>
        <mc:AlternateContent>
          <mc:Choice Requires="wps">
            <w:drawing>
              <wp:anchor distT="0" distB="0" distL="114300" distR="114300" simplePos="0" relativeHeight="251658303" behindDoc="0" locked="0" layoutInCell="1" allowOverlap="1" wp14:anchorId="32588327" wp14:editId="1B503543">
                <wp:simplePos x="0" y="0"/>
                <wp:positionH relativeFrom="margin">
                  <wp:posOffset>3223895</wp:posOffset>
                </wp:positionH>
                <wp:positionV relativeFrom="paragraph">
                  <wp:posOffset>54279</wp:posOffset>
                </wp:positionV>
                <wp:extent cx="2078355" cy="760730"/>
                <wp:effectExtent l="0" t="0" r="17145" b="20320"/>
                <wp:wrapNone/>
                <wp:docPr id="885168643" name="Rectangle 885168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8355" cy="760730"/>
                        </a:xfrm>
                        <a:prstGeom prst="rect">
                          <a:avLst/>
                        </a:prstGeom>
                        <a:noFill/>
                        <a:ln w="12700" cap="flat" cmpd="sng" algn="ctr">
                          <a:solidFill>
                            <a:sysClr val="windowText" lastClr="000000"/>
                          </a:solidFill>
                          <a:prstDash val="solid"/>
                          <a:miter lim="800000"/>
                        </a:ln>
                        <a:effectLst/>
                      </wps:spPr>
                      <wps:txbx>
                        <w:txbxContent>
                          <w:p w14:paraId="7BBE929A" w14:textId="77777777" w:rsidR="00A15CB3" w:rsidRDefault="00A15CB3" w:rsidP="00A15CB3">
                            <w:pPr>
                              <w:spacing w:after="40"/>
                              <w:jc w:val="center"/>
                              <w:rPr>
                                <w:b/>
                                <w:sz w:val="16"/>
                                <w:szCs w:val="16"/>
                              </w:rPr>
                            </w:pPr>
                            <w:r w:rsidRPr="00C84E97">
                              <w:rPr>
                                <w:b/>
                                <w:sz w:val="16"/>
                                <w:szCs w:val="16"/>
                              </w:rPr>
                              <w:t>Centralized Warehousing Unit</w:t>
                            </w:r>
                          </w:p>
                          <w:p w14:paraId="590B080B" w14:textId="04B08035" w:rsidR="00A15CB3" w:rsidRPr="00C84E97" w:rsidRDefault="00A15CB3" w:rsidP="00A15CB3">
                            <w:pPr>
                              <w:spacing w:after="40"/>
                              <w:jc w:val="center"/>
                              <w:rPr>
                                <w:b/>
                                <w:sz w:val="16"/>
                                <w:szCs w:val="16"/>
                              </w:rPr>
                            </w:pPr>
                            <w:r>
                              <w:rPr>
                                <w:b/>
                                <w:sz w:val="16"/>
                                <w:szCs w:val="16"/>
                              </w:rPr>
                              <w:t xml:space="preserve">RB </w:t>
                            </w:r>
                            <w:r w:rsidRPr="00E11CF8">
                              <w:rPr>
                                <w:bCs/>
                                <w:sz w:val="16"/>
                                <w:szCs w:val="16"/>
                              </w:rPr>
                              <w:t>(</w:t>
                            </w:r>
                            <w:r w:rsidR="00C85411" w:rsidRPr="00E11CF8">
                              <w:rPr>
                                <w:bCs/>
                                <w:sz w:val="16"/>
                                <w:szCs w:val="16"/>
                              </w:rPr>
                              <w:t>2</w:t>
                            </w:r>
                            <w:r w:rsidR="00C85411">
                              <w:rPr>
                                <w:bCs/>
                                <w:sz w:val="16"/>
                                <w:szCs w:val="16"/>
                              </w:rPr>
                              <w:t>6</w:t>
                            </w:r>
                            <w:r w:rsidR="00C85411" w:rsidRPr="00E11CF8">
                              <w:rPr>
                                <w:bCs/>
                                <w:sz w:val="16"/>
                                <w:szCs w:val="16"/>
                              </w:rPr>
                              <w:t xml:space="preserve"> </w:t>
                            </w:r>
                            <w:r>
                              <w:rPr>
                                <w:bCs/>
                                <w:sz w:val="16"/>
                                <w:szCs w:val="16"/>
                              </w:rPr>
                              <w:t>posts)</w:t>
                            </w:r>
                          </w:p>
                          <w:p w14:paraId="17406FA1" w14:textId="7E8AF1CF" w:rsidR="00A15CB3" w:rsidRPr="00C84E97" w:rsidRDefault="00A15CB3" w:rsidP="00A15CB3">
                            <w:pPr>
                              <w:jc w:val="center"/>
                              <w:rPr>
                                <w:sz w:val="16"/>
                                <w:szCs w:val="16"/>
                              </w:rPr>
                            </w:pPr>
                            <w:r w:rsidRPr="00C84E97">
                              <w:rPr>
                                <w:sz w:val="16"/>
                                <w:szCs w:val="16"/>
                                <w:lang w:val="en-US"/>
                              </w:rPr>
                              <w:t>1 P-</w:t>
                            </w:r>
                            <w:r w:rsidRPr="001F2E30">
                              <w:rPr>
                                <w:sz w:val="16"/>
                                <w:szCs w:val="16"/>
                                <w:lang w:val="en-US"/>
                              </w:rPr>
                              <w:t xml:space="preserve">4, </w:t>
                            </w:r>
                            <w:r w:rsidR="00C85411">
                              <w:rPr>
                                <w:sz w:val="16"/>
                                <w:szCs w:val="16"/>
                                <w:lang w:val="en-US"/>
                              </w:rPr>
                              <w:t>3</w:t>
                            </w:r>
                            <w:r w:rsidR="00C85411" w:rsidRPr="00C84E97">
                              <w:rPr>
                                <w:sz w:val="16"/>
                                <w:szCs w:val="16"/>
                                <w:lang w:val="en-US"/>
                              </w:rPr>
                              <w:t xml:space="preserve"> </w:t>
                            </w:r>
                            <w:r w:rsidRPr="00C84E97">
                              <w:rPr>
                                <w:sz w:val="16"/>
                                <w:szCs w:val="16"/>
                                <w:lang w:val="en-US"/>
                              </w:rPr>
                              <w:t>FS,</w:t>
                            </w:r>
                            <w:r w:rsidR="00B97222">
                              <w:rPr>
                                <w:sz w:val="16"/>
                                <w:szCs w:val="16"/>
                                <w:lang w:val="en-US"/>
                              </w:rPr>
                              <w:t xml:space="preserve"> </w:t>
                            </w:r>
                            <w:r w:rsidRPr="00C84E97">
                              <w:rPr>
                                <w:sz w:val="16"/>
                                <w:szCs w:val="16"/>
                                <w:lang w:val="en-US"/>
                              </w:rPr>
                              <w:t>1 NPO, 1</w:t>
                            </w:r>
                            <w:r>
                              <w:rPr>
                                <w:sz w:val="16"/>
                                <w:szCs w:val="16"/>
                                <w:lang w:val="en-US"/>
                              </w:rPr>
                              <w:t>5</w:t>
                            </w:r>
                            <w:r w:rsidRPr="00C84E97">
                              <w:rPr>
                                <w:sz w:val="16"/>
                                <w:szCs w:val="16"/>
                                <w:lang w:val="en-US"/>
                              </w:rPr>
                              <w:t xml:space="preserve"> </w:t>
                            </w:r>
                            <w:r w:rsidR="00560B7E">
                              <w:rPr>
                                <w:sz w:val="16"/>
                                <w:szCs w:val="16"/>
                              </w:rPr>
                              <w:t>LL</w:t>
                            </w:r>
                            <w:r w:rsidRPr="00C84E97">
                              <w:rPr>
                                <w:sz w:val="16"/>
                                <w:szCs w:val="16"/>
                                <w:lang w:val="en-US"/>
                              </w:rPr>
                              <w:t>,</w:t>
                            </w:r>
                            <w:r w:rsidRPr="00C84E97">
                              <w:rPr>
                                <w:i/>
                                <w:iCs/>
                                <w:sz w:val="16"/>
                                <w:szCs w:val="16"/>
                                <w:vertAlign w:val="superscript"/>
                                <w:lang w:val="en-US"/>
                              </w:rPr>
                              <w:t xml:space="preserve"> </w:t>
                            </w:r>
                            <w:r w:rsidRPr="00C84E97">
                              <w:rPr>
                                <w:sz w:val="16"/>
                                <w:szCs w:val="16"/>
                                <w:lang w:val="en-US"/>
                              </w:rPr>
                              <w:t>6</w:t>
                            </w:r>
                            <w:r w:rsidRPr="00C84E97">
                              <w:rPr>
                                <w:sz w:val="16"/>
                                <w:szCs w:val="16"/>
                              </w:rPr>
                              <w:t xml:space="preserve"> </w:t>
                            </w:r>
                            <w:r>
                              <w:rPr>
                                <w:sz w:val="16"/>
                                <w:szCs w:val="16"/>
                              </w:rPr>
                              <w:t>i</w:t>
                            </w:r>
                            <w:r w:rsidRPr="00C84E97">
                              <w:rPr>
                                <w:sz w:val="16"/>
                                <w:szCs w:val="16"/>
                              </w:rPr>
                              <w:t xml:space="preserve">UNV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2588327" id="Rectangle 885168643" o:spid="_x0000_s1058" style="position:absolute;left:0;text-align:left;margin-left:253.85pt;margin-top:4.25pt;width:163.65pt;height:59.9pt;z-index:2516583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" filled="f" strokecolor="windowText" strokeweight="1pt">
                <v:path arrowok="t"/>
                <v:textbox>
                  <w:txbxContent>
                    <w:p w14:paraId="7BBE929A" w14:textId="77777777" w:rsidR="00A15CB3" w:rsidRDefault="00A15CB3" w:rsidP="00A15CB3">
                      <w:pPr>
                        <w:spacing w:after="40"/>
                        <w:jc w:val="center"/>
                        <w:rPr>
                          <w:b/>
                          <w:sz w:val="16"/>
                          <w:szCs w:val="16"/>
                        </w:rPr>
                      </w:pPr>
                      <w:r w:rsidRPr="00C84E97">
                        <w:rPr>
                          <w:b/>
                          <w:sz w:val="16"/>
                          <w:szCs w:val="16"/>
                        </w:rPr>
                        <w:t>Centralized Warehousing Unit</w:t>
                      </w:r>
                    </w:p>
                    <w:p w14:paraId="590B080B" w14:textId="04B08035" w:rsidR="00A15CB3" w:rsidRPr="00C84E97" w:rsidRDefault="00A15CB3" w:rsidP="00A15CB3">
                      <w:pPr>
                        <w:spacing w:after="40"/>
                        <w:jc w:val="center"/>
                        <w:rPr>
                          <w:b/>
                          <w:sz w:val="16"/>
                          <w:szCs w:val="16"/>
                        </w:rPr>
                      </w:pPr>
                      <w:r>
                        <w:rPr>
                          <w:b/>
                          <w:sz w:val="16"/>
                          <w:szCs w:val="16"/>
                        </w:rPr>
                        <w:t xml:space="preserve">RB </w:t>
                      </w:r>
                      <w:r w:rsidRPr="00E11CF8">
                        <w:rPr>
                          <w:bCs/>
                          <w:sz w:val="16"/>
                          <w:szCs w:val="16"/>
                        </w:rPr>
                        <w:t>(</w:t>
                      </w:r>
                      <w:r w:rsidR="00C85411" w:rsidRPr="00E11CF8">
                        <w:rPr>
                          <w:bCs/>
                          <w:sz w:val="16"/>
                          <w:szCs w:val="16"/>
                        </w:rPr>
                        <w:t>2</w:t>
                      </w:r>
                      <w:r w:rsidR="00C85411">
                        <w:rPr>
                          <w:bCs/>
                          <w:sz w:val="16"/>
                          <w:szCs w:val="16"/>
                        </w:rPr>
                        <w:t>6</w:t>
                      </w:r>
                      <w:r w:rsidR="00C85411" w:rsidRPr="00E11CF8">
                        <w:rPr>
                          <w:bCs/>
                          <w:sz w:val="16"/>
                          <w:szCs w:val="16"/>
                        </w:rPr>
                        <w:t xml:space="preserve"> </w:t>
                      </w:r>
                      <w:r>
                        <w:rPr>
                          <w:bCs/>
                          <w:sz w:val="16"/>
                          <w:szCs w:val="16"/>
                        </w:rPr>
                        <w:t>posts)</w:t>
                      </w:r>
                    </w:p>
                    <w:p w14:paraId="17406FA1" w14:textId="7E8AF1CF" w:rsidR="00A15CB3" w:rsidRPr="00C84E97" w:rsidRDefault="00A15CB3" w:rsidP="00A15CB3">
                      <w:pPr>
                        <w:jc w:val="center"/>
                        <w:rPr>
                          <w:sz w:val="16"/>
                          <w:szCs w:val="16"/>
                        </w:rPr>
                      </w:pPr>
                      <w:r w:rsidRPr="00C84E97">
                        <w:rPr>
                          <w:sz w:val="16"/>
                          <w:szCs w:val="16"/>
                          <w:lang w:val="en-US"/>
                        </w:rPr>
                        <w:t>1 P-</w:t>
                      </w:r>
                      <w:r w:rsidRPr="001F2E30">
                        <w:rPr>
                          <w:sz w:val="16"/>
                          <w:szCs w:val="16"/>
                          <w:lang w:val="en-US"/>
                        </w:rPr>
                        <w:t xml:space="preserve">4, </w:t>
                      </w:r>
                      <w:r w:rsidR="00C85411">
                        <w:rPr>
                          <w:sz w:val="16"/>
                          <w:szCs w:val="16"/>
                          <w:lang w:val="en-US"/>
                        </w:rPr>
                        <w:t>3</w:t>
                      </w:r>
                      <w:r w:rsidR="00C85411" w:rsidRPr="00C84E97">
                        <w:rPr>
                          <w:sz w:val="16"/>
                          <w:szCs w:val="16"/>
                          <w:lang w:val="en-US"/>
                        </w:rPr>
                        <w:t xml:space="preserve"> </w:t>
                      </w:r>
                      <w:r w:rsidRPr="00C84E97">
                        <w:rPr>
                          <w:sz w:val="16"/>
                          <w:szCs w:val="16"/>
                          <w:lang w:val="en-US"/>
                        </w:rPr>
                        <w:t>FS,</w:t>
                      </w:r>
                      <w:r w:rsidR="00B97222">
                        <w:rPr>
                          <w:sz w:val="16"/>
                          <w:szCs w:val="16"/>
                          <w:lang w:val="en-US"/>
                        </w:rPr>
                        <w:t xml:space="preserve"> </w:t>
                      </w:r>
                      <w:r w:rsidRPr="00C84E97">
                        <w:rPr>
                          <w:sz w:val="16"/>
                          <w:szCs w:val="16"/>
                          <w:lang w:val="en-US"/>
                        </w:rPr>
                        <w:t>1 NPO, 1</w:t>
                      </w:r>
                      <w:r>
                        <w:rPr>
                          <w:sz w:val="16"/>
                          <w:szCs w:val="16"/>
                          <w:lang w:val="en-US"/>
                        </w:rPr>
                        <w:t>5</w:t>
                      </w:r>
                      <w:r w:rsidRPr="00C84E97">
                        <w:rPr>
                          <w:sz w:val="16"/>
                          <w:szCs w:val="16"/>
                          <w:lang w:val="en-US"/>
                        </w:rPr>
                        <w:t xml:space="preserve"> </w:t>
                      </w:r>
                      <w:r w:rsidR="00560B7E">
                        <w:rPr>
                          <w:sz w:val="16"/>
                          <w:szCs w:val="16"/>
                        </w:rPr>
                        <w:t>LL</w:t>
                      </w:r>
                      <w:r w:rsidRPr="00C84E97">
                        <w:rPr>
                          <w:sz w:val="16"/>
                          <w:szCs w:val="16"/>
                          <w:lang w:val="en-US"/>
                        </w:rPr>
                        <w:t>,</w:t>
                      </w:r>
                      <w:r w:rsidRPr="00C84E97">
                        <w:rPr>
                          <w:i/>
                          <w:iCs/>
                          <w:sz w:val="16"/>
                          <w:szCs w:val="16"/>
                          <w:vertAlign w:val="superscript"/>
                          <w:lang w:val="en-US"/>
                        </w:rPr>
                        <w:t xml:space="preserve"> </w:t>
                      </w:r>
                      <w:r w:rsidRPr="00C84E97">
                        <w:rPr>
                          <w:sz w:val="16"/>
                          <w:szCs w:val="16"/>
                          <w:lang w:val="en-US"/>
                        </w:rPr>
                        <w:t>6</w:t>
                      </w:r>
                      <w:r w:rsidRPr="00C84E97">
                        <w:rPr>
                          <w:sz w:val="16"/>
                          <w:szCs w:val="16"/>
                        </w:rPr>
                        <w:t xml:space="preserve"> </w:t>
                      </w:r>
                      <w:r>
                        <w:rPr>
                          <w:sz w:val="16"/>
                          <w:szCs w:val="16"/>
                        </w:rPr>
                        <w:t>i</w:t>
                      </w:r>
                      <w:r w:rsidRPr="00C84E97">
                        <w:rPr>
                          <w:sz w:val="16"/>
                          <w:szCs w:val="16"/>
                        </w:rPr>
                        <w:t xml:space="preserve">UNV </w:t>
                      </w:r>
                    </w:p>
                  </w:txbxContent>
                </v:textbox>
                <w10:wrap anchorx="margin"/>
              </v:rect>
            </w:pict>
          </mc:Fallback>
        </mc:AlternateContent>
      </w:r>
    </w:p>
    <w:p w14:paraId="1B763A6D" w14:textId="72CD3B32"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4294967295" distB="4294967295" distL="114300" distR="114300" simplePos="0" relativeHeight="251658281" behindDoc="0" locked="0" layoutInCell="1" allowOverlap="1" wp14:anchorId="56EC292C" wp14:editId="3CF464D6">
                <wp:simplePos x="0" y="0"/>
                <wp:positionH relativeFrom="column">
                  <wp:posOffset>2301240</wp:posOffset>
                </wp:positionH>
                <wp:positionV relativeFrom="paragraph">
                  <wp:posOffset>75564</wp:posOffset>
                </wp:positionV>
                <wp:extent cx="397510" cy="0"/>
                <wp:effectExtent l="0" t="0" r="0" b="0"/>
                <wp:wrapNone/>
                <wp:docPr id="719173958" name="Straight Connector 7191739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75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FF14F12" id="Straight Connector 719173958" o:spid="_x0000_s1026" style="position:absolute;z-index:25165828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1.2pt,5.95pt" to="21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">
                <o:lock v:ext="edit" shapetype="f"/>
              </v:line>
            </w:pict>
          </mc:Fallback>
        </mc:AlternateContent>
      </w:r>
      <w:r w:rsidRPr="00DE2C8C">
        <w:rPr>
          <w:color w:val="000000" w:themeColor="text1"/>
          <w:highlight w:val="yellow"/>
        </w:rPr>
        <w:t xml:space="preserve"> </w:t>
      </w:r>
    </w:p>
    <w:p w14:paraId="21AC23FE" w14:textId="3E9E3112" w:rsidR="00A15CB3" w:rsidRPr="00DE2C8C" w:rsidRDefault="003B7125"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309" behindDoc="0" locked="0" layoutInCell="1" allowOverlap="1" wp14:anchorId="49B9BA56" wp14:editId="3B4BA478">
                <wp:simplePos x="0" y="0"/>
                <wp:positionH relativeFrom="column">
                  <wp:posOffset>5643401</wp:posOffset>
                </wp:positionH>
                <wp:positionV relativeFrom="paragraph">
                  <wp:posOffset>207202</wp:posOffset>
                </wp:positionV>
                <wp:extent cx="2540804" cy="633730"/>
                <wp:effectExtent l="0" t="0" r="12065" b="13970"/>
                <wp:wrapNone/>
                <wp:docPr id="1591829562" name="Rectangle 1591829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804" cy="633730"/>
                        </a:xfrm>
                        <a:prstGeom prst="rect">
                          <a:avLst/>
                        </a:prstGeom>
                        <a:noFill/>
                        <a:ln w="12700" cap="flat" cmpd="sng" algn="ctr">
                          <a:solidFill>
                            <a:sysClr val="windowText" lastClr="000000"/>
                          </a:solidFill>
                          <a:prstDash val="solid"/>
                          <a:miter lim="800000"/>
                        </a:ln>
                        <a:effectLst/>
                      </wps:spPr>
                      <wps:txbx>
                        <w:txbxContent>
                          <w:p w14:paraId="57A7A1E8" w14:textId="77777777" w:rsidR="00A15CB3" w:rsidRDefault="00A15CB3" w:rsidP="00A15CB3">
                            <w:pPr>
                              <w:spacing w:after="40"/>
                              <w:jc w:val="center"/>
                              <w:rPr>
                                <w:b/>
                                <w:sz w:val="16"/>
                                <w:szCs w:val="16"/>
                                <w:lang w:val="de-DE"/>
                              </w:rPr>
                            </w:pPr>
                            <w:r w:rsidRPr="00C84E97">
                              <w:rPr>
                                <w:b/>
                                <w:sz w:val="16"/>
                                <w:szCs w:val="16"/>
                                <w:lang w:val="de-DE"/>
                              </w:rPr>
                              <w:t>Transport Unit</w:t>
                            </w:r>
                            <w:r>
                              <w:rPr>
                                <w:b/>
                                <w:sz w:val="16"/>
                                <w:szCs w:val="16"/>
                                <w:lang w:val="de-DE"/>
                              </w:rPr>
                              <w:t xml:space="preserve"> </w:t>
                            </w:r>
                          </w:p>
                          <w:p w14:paraId="54FB28AE" w14:textId="77777777" w:rsidR="00A15CB3" w:rsidRPr="00C84E97" w:rsidRDefault="00A15CB3" w:rsidP="00A15CB3">
                            <w:pPr>
                              <w:spacing w:after="40"/>
                              <w:jc w:val="center"/>
                              <w:rPr>
                                <w:b/>
                                <w:sz w:val="16"/>
                                <w:szCs w:val="16"/>
                                <w:lang w:val="de-DE"/>
                              </w:rPr>
                            </w:pPr>
                            <w:r>
                              <w:rPr>
                                <w:b/>
                                <w:sz w:val="16"/>
                                <w:szCs w:val="16"/>
                                <w:lang w:val="de-DE"/>
                              </w:rPr>
                              <w:t xml:space="preserve">RB </w:t>
                            </w:r>
                            <w:r w:rsidRPr="00E11CF8">
                              <w:rPr>
                                <w:bCs/>
                                <w:sz w:val="16"/>
                                <w:szCs w:val="16"/>
                                <w:lang w:val="de-DE"/>
                              </w:rPr>
                              <w:t>(</w:t>
                            </w:r>
                            <w:r>
                              <w:rPr>
                                <w:bCs/>
                                <w:sz w:val="16"/>
                                <w:szCs w:val="16"/>
                                <w:lang w:val="de-DE"/>
                              </w:rPr>
                              <w:t xml:space="preserve">80 </w:t>
                            </w:r>
                            <w:r w:rsidRPr="005A4D18">
                              <w:rPr>
                                <w:bCs/>
                                <w:sz w:val="16"/>
                                <w:szCs w:val="16"/>
                                <w:lang w:val="en-US"/>
                              </w:rPr>
                              <w:t>pos</w:t>
                            </w:r>
                            <w:r>
                              <w:rPr>
                                <w:bCs/>
                                <w:sz w:val="16"/>
                                <w:szCs w:val="16"/>
                                <w:lang w:val="en-US"/>
                              </w:rPr>
                              <w:t>ts</w:t>
                            </w:r>
                            <w:r w:rsidRPr="00E11CF8">
                              <w:rPr>
                                <w:bCs/>
                                <w:sz w:val="16"/>
                                <w:szCs w:val="16"/>
                                <w:lang w:val="de-DE"/>
                              </w:rPr>
                              <w:t>)</w:t>
                            </w:r>
                          </w:p>
                          <w:p w14:paraId="42548E87" w14:textId="41D71FFE" w:rsidR="00A15CB3" w:rsidRPr="00C84E97" w:rsidRDefault="00A15CB3" w:rsidP="00A15CB3">
                            <w:pPr>
                              <w:jc w:val="center"/>
                              <w:rPr>
                                <w:sz w:val="16"/>
                                <w:szCs w:val="16"/>
                                <w:lang w:val="de-DE"/>
                              </w:rPr>
                            </w:pPr>
                            <w:r w:rsidRPr="00C84E97">
                              <w:rPr>
                                <w:sz w:val="16"/>
                                <w:szCs w:val="16"/>
                                <w:lang w:val="de-DE"/>
                              </w:rPr>
                              <w:t xml:space="preserve">3 FS, 1 NPO, </w:t>
                            </w:r>
                            <w:r>
                              <w:rPr>
                                <w:sz w:val="16"/>
                                <w:szCs w:val="16"/>
                                <w:lang w:val="de-DE"/>
                              </w:rPr>
                              <w:t>73</w:t>
                            </w:r>
                            <w:r w:rsidRPr="00C84E97">
                              <w:rPr>
                                <w:sz w:val="16"/>
                                <w:szCs w:val="16"/>
                                <w:lang w:val="de-DE"/>
                              </w:rPr>
                              <w:t xml:space="preserve"> </w:t>
                            </w:r>
                            <w:r w:rsidR="00560B7E">
                              <w:rPr>
                                <w:sz w:val="16"/>
                                <w:szCs w:val="16"/>
                              </w:rPr>
                              <w:t>LL</w:t>
                            </w:r>
                            <w:r w:rsidRPr="00E656C1">
                              <w:rPr>
                                <w:sz w:val="16"/>
                                <w:szCs w:val="16"/>
                                <w:lang w:val="en-US"/>
                              </w:rPr>
                              <w:t>,</w:t>
                            </w:r>
                            <w:r>
                              <w:rPr>
                                <w:sz w:val="16"/>
                                <w:szCs w:val="16"/>
                                <w:lang w:val="en-US"/>
                              </w:rPr>
                              <w:t xml:space="preserve"> </w:t>
                            </w:r>
                            <w:r w:rsidRPr="00E656C1">
                              <w:rPr>
                                <w:sz w:val="16"/>
                                <w:szCs w:val="16"/>
                                <w:lang w:val="de-DE"/>
                              </w:rPr>
                              <w:t>3 iUNV</w:t>
                            </w:r>
                            <w:r w:rsidRPr="00C84E97">
                              <w:rPr>
                                <w:sz w:val="16"/>
                                <w:szCs w:val="16"/>
                                <w:lang w:val="de-D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B9BA56" id="Rectangle 1591829562" o:spid="_x0000_s1059" style="position:absolute;left:0;text-align:left;margin-left:444.35pt;margin-top:16.3pt;width:200.05pt;height:49.9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" filled="f" strokecolor="windowText" strokeweight="1pt">
                <v:path arrowok="t"/>
                <v:textbox>
                  <w:txbxContent>
                    <w:p w14:paraId="57A7A1E8" w14:textId="77777777" w:rsidR="00A15CB3" w:rsidRDefault="00A15CB3" w:rsidP="00A15CB3">
                      <w:pPr>
                        <w:spacing w:after="40"/>
                        <w:jc w:val="center"/>
                        <w:rPr>
                          <w:b/>
                          <w:sz w:val="16"/>
                          <w:szCs w:val="16"/>
                          <w:lang w:val="de-DE"/>
                        </w:rPr>
                      </w:pPr>
                      <w:r w:rsidRPr="00C84E97">
                        <w:rPr>
                          <w:b/>
                          <w:sz w:val="16"/>
                          <w:szCs w:val="16"/>
                          <w:lang w:val="de-DE"/>
                        </w:rPr>
                        <w:t>Transport Unit</w:t>
                      </w:r>
                      <w:r>
                        <w:rPr>
                          <w:b/>
                          <w:sz w:val="16"/>
                          <w:szCs w:val="16"/>
                          <w:lang w:val="de-DE"/>
                        </w:rPr>
                        <w:t xml:space="preserve"> </w:t>
                      </w:r>
                    </w:p>
                    <w:p w14:paraId="54FB28AE" w14:textId="77777777" w:rsidR="00A15CB3" w:rsidRPr="00C84E97" w:rsidRDefault="00A15CB3" w:rsidP="00A15CB3">
                      <w:pPr>
                        <w:spacing w:after="40"/>
                        <w:jc w:val="center"/>
                        <w:rPr>
                          <w:b/>
                          <w:sz w:val="16"/>
                          <w:szCs w:val="16"/>
                          <w:lang w:val="de-DE"/>
                        </w:rPr>
                      </w:pPr>
                      <w:r>
                        <w:rPr>
                          <w:b/>
                          <w:sz w:val="16"/>
                          <w:szCs w:val="16"/>
                          <w:lang w:val="de-DE"/>
                        </w:rPr>
                        <w:t xml:space="preserve">RB </w:t>
                      </w:r>
                      <w:r w:rsidRPr="00E11CF8">
                        <w:rPr>
                          <w:bCs/>
                          <w:sz w:val="16"/>
                          <w:szCs w:val="16"/>
                          <w:lang w:val="de-DE"/>
                        </w:rPr>
                        <w:t>(</w:t>
                      </w:r>
                      <w:r>
                        <w:rPr>
                          <w:bCs/>
                          <w:sz w:val="16"/>
                          <w:szCs w:val="16"/>
                          <w:lang w:val="de-DE"/>
                        </w:rPr>
                        <w:t xml:space="preserve">80 </w:t>
                      </w:r>
                      <w:r w:rsidRPr="005A4D18">
                        <w:rPr>
                          <w:bCs/>
                          <w:sz w:val="16"/>
                          <w:szCs w:val="16"/>
                          <w:lang w:val="en-US"/>
                        </w:rPr>
                        <w:t>pos</w:t>
                      </w:r>
                      <w:r>
                        <w:rPr>
                          <w:bCs/>
                          <w:sz w:val="16"/>
                          <w:szCs w:val="16"/>
                          <w:lang w:val="en-US"/>
                        </w:rPr>
                        <w:t>ts</w:t>
                      </w:r>
                      <w:r w:rsidRPr="00E11CF8">
                        <w:rPr>
                          <w:bCs/>
                          <w:sz w:val="16"/>
                          <w:szCs w:val="16"/>
                          <w:lang w:val="de-DE"/>
                        </w:rPr>
                        <w:t>)</w:t>
                      </w:r>
                    </w:p>
                    <w:p w14:paraId="42548E87" w14:textId="41D71FFE" w:rsidR="00A15CB3" w:rsidRPr="00C84E97" w:rsidRDefault="00A15CB3" w:rsidP="00A15CB3">
                      <w:pPr>
                        <w:jc w:val="center"/>
                        <w:rPr>
                          <w:sz w:val="16"/>
                          <w:szCs w:val="16"/>
                          <w:lang w:val="de-DE"/>
                        </w:rPr>
                      </w:pPr>
                      <w:r w:rsidRPr="00C84E97">
                        <w:rPr>
                          <w:sz w:val="16"/>
                          <w:szCs w:val="16"/>
                          <w:lang w:val="de-DE"/>
                        </w:rPr>
                        <w:t xml:space="preserve">3 FS, 1 NPO, </w:t>
                      </w:r>
                      <w:r>
                        <w:rPr>
                          <w:sz w:val="16"/>
                          <w:szCs w:val="16"/>
                          <w:lang w:val="de-DE"/>
                        </w:rPr>
                        <w:t>73</w:t>
                      </w:r>
                      <w:r w:rsidRPr="00C84E97">
                        <w:rPr>
                          <w:sz w:val="16"/>
                          <w:szCs w:val="16"/>
                          <w:lang w:val="de-DE"/>
                        </w:rPr>
                        <w:t xml:space="preserve"> </w:t>
                      </w:r>
                      <w:r w:rsidR="00560B7E">
                        <w:rPr>
                          <w:sz w:val="16"/>
                          <w:szCs w:val="16"/>
                        </w:rPr>
                        <w:t>LL</w:t>
                      </w:r>
                      <w:r w:rsidRPr="00E656C1">
                        <w:rPr>
                          <w:sz w:val="16"/>
                          <w:szCs w:val="16"/>
                          <w:lang w:val="en-US"/>
                        </w:rPr>
                        <w:t>,</w:t>
                      </w:r>
                      <w:r>
                        <w:rPr>
                          <w:sz w:val="16"/>
                          <w:szCs w:val="16"/>
                          <w:lang w:val="en-US"/>
                        </w:rPr>
                        <w:t xml:space="preserve"> </w:t>
                      </w:r>
                      <w:r w:rsidRPr="00E656C1">
                        <w:rPr>
                          <w:sz w:val="16"/>
                          <w:szCs w:val="16"/>
                          <w:lang w:val="de-DE"/>
                        </w:rPr>
                        <w:t>3 iUNV</w:t>
                      </w:r>
                      <w:r w:rsidRPr="00C84E97">
                        <w:rPr>
                          <w:sz w:val="16"/>
                          <w:szCs w:val="16"/>
                          <w:lang w:val="de-DE"/>
                        </w:rPr>
                        <w:t xml:space="preserve"> </w:t>
                      </w:r>
                    </w:p>
                  </w:txbxContent>
                </v:textbox>
              </v:rect>
            </w:pict>
          </mc:Fallback>
        </mc:AlternateContent>
      </w:r>
      <w:r w:rsidR="00A15CB3" w:rsidRPr="00DE2C8C">
        <w:rPr>
          <w:noProof/>
          <w:color w:val="000000" w:themeColor="text1"/>
        </w:rPr>
        <mc:AlternateContent>
          <mc:Choice Requires="wps">
            <w:drawing>
              <wp:anchor distT="4294967295" distB="4294967295" distL="114300" distR="114300" simplePos="0" relativeHeight="251658285" behindDoc="0" locked="0" layoutInCell="1" allowOverlap="1" wp14:anchorId="476F5BA3" wp14:editId="161B67F7">
                <wp:simplePos x="0" y="0"/>
                <wp:positionH relativeFrom="column">
                  <wp:posOffset>5289348</wp:posOffset>
                </wp:positionH>
                <wp:positionV relativeFrom="paragraph">
                  <wp:posOffset>76046</wp:posOffset>
                </wp:positionV>
                <wp:extent cx="191543" cy="0"/>
                <wp:effectExtent l="0" t="0" r="0" b="0"/>
                <wp:wrapNone/>
                <wp:docPr id="215601814" name="Straight Connector 2156018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154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40478B9" id="Straight Connector 215601814" o:spid="_x0000_s1026" style="position:absolute;flip:y;z-index:25165828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16.5pt,6pt" to="431.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">
                <o:lock v:ext="edit" shapetype="f"/>
              </v:line>
            </w:pict>
          </mc:Fallback>
        </mc:AlternateContent>
      </w:r>
    </w:p>
    <w:p w14:paraId="63ED8A2F" w14:textId="18EC5C50"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0" distB="0" distL="114300" distR="114300" simplePos="0" relativeHeight="251658302" behindDoc="0" locked="0" layoutInCell="1" allowOverlap="1" wp14:anchorId="347029DA" wp14:editId="00988C96">
                <wp:simplePos x="0" y="0"/>
                <wp:positionH relativeFrom="margin">
                  <wp:posOffset>3223895</wp:posOffset>
                </wp:positionH>
                <wp:positionV relativeFrom="paragraph">
                  <wp:posOffset>204139</wp:posOffset>
                </wp:positionV>
                <wp:extent cx="2065655" cy="776605"/>
                <wp:effectExtent l="0" t="0" r="10795" b="23495"/>
                <wp:wrapNone/>
                <wp:docPr id="1589698078" name="Rectangle 15896980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5655" cy="776605"/>
                        </a:xfrm>
                        <a:prstGeom prst="rect">
                          <a:avLst/>
                        </a:prstGeom>
                        <a:noFill/>
                        <a:ln w="12700" cap="flat" cmpd="sng" algn="ctr">
                          <a:solidFill>
                            <a:sysClr val="windowText" lastClr="000000"/>
                          </a:solidFill>
                          <a:prstDash val="solid"/>
                          <a:miter lim="800000"/>
                        </a:ln>
                        <a:effectLst/>
                      </wps:spPr>
                      <wps:txbx>
                        <w:txbxContent>
                          <w:p w14:paraId="033C6C65" w14:textId="77777777" w:rsidR="00A15CB3" w:rsidRDefault="00A15CB3" w:rsidP="00A15CB3">
                            <w:pPr>
                              <w:spacing w:after="40"/>
                              <w:jc w:val="center"/>
                              <w:rPr>
                                <w:b/>
                                <w:sz w:val="16"/>
                                <w:szCs w:val="16"/>
                              </w:rPr>
                            </w:pPr>
                            <w:r w:rsidRPr="00C84E97">
                              <w:rPr>
                                <w:b/>
                                <w:sz w:val="16"/>
                                <w:szCs w:val="16"/>
                              </w:rPr>
                              <w:t>Property Management Unit</w:t>
                            </w:r>
                            <w:r>
                              <w:rPr>
                                <w:b/>
                                <w:sz w:val="16"/>
                                <w:szCs w:val="16"/>
                              </w:rPr>
                              <w:t xml:space="preserve"> </w:t>
                            </w:r>
                          </w:p>
                          <w:p w14:paraId="40171C35" w14:textId="77777777" w:rsidR="00A15CB3" w:rsidRPr="00C84E97" w:rsidRDefault="00A15CB3" w:rsidP="00A15CB3">
                            <w:pPr>
                              <w:spacing w:after="40"/>
                              <w:jc w:val="center"/>
                              <w:rPr>
                                <w:b/>
                                <w:sz w:val="16"/>
                                <w:szCs w:val="16"/>
                              </w:rPr>
                            </w:pPr>
                            <w:r>
                              <w:rPr>
                                <w:b/>
                                <w:sz w:val="16"/>
                                <w:szCs w:val="16"/>
                              </w:rPr>
                              <w:t xml:space="preserve">RB </w:t>
                            </w:r>
                            <w:r w:rsidRPr="00E11CF8">
                              <w:rPr>
                                <w:bCs/>
                                <w:sz w:val="16"/>
                                <w:szCs w:val="16"/>
                              </w:rPr>
                              <w:t>(</w:t>
                            </w:r>
                            <w:r>
                              <w:rPr>
                                <w:bCs/>
                                <w:sz w:val="16"/>
                                <w:szCs w:val="16"/>
                              </w:rPr>
                              <w:t>6</w:t>
                            </w:r>
                            <w:r w:rsidRPr="00E11CF8">
                              <w:rPr>
                                <w:bCs/>
                                <w:sz w:val="16"/>
                                <w:szCs w:val="16"/>
                              </w:rPr>
                              <w:t xml:space="preserve"> pos</w:t>
                            </w:r>
                            <w:r>
                              <w:rPr>
                                <w:bCs/>
                                <w:sz w:val="16"/>
                                <w:szCs w:val="16"/>
                              </w:rPr>
                              <w:t>ts</w:t>
                            </w:r>
                            <w:r w:rsidRPr="00E11CF8">
                              <w:rPr>
                                <w:bCs/>
                                <w:sz w:val="16"/>
                                <w:szCs w:val="16"/>
                              </w:rPr>
                              <w:t>)</w:t>
                            </w:r>
                          </w:p>
                          <w:p w14:paraId="51A1FBF7" w14:textId="74F3270A" w:rsidR="00A15CB3" w:rsidRPr="00C84E97" w:rsidRDefault="00A15CB3" w:rsidP="00A15CB3">
                            <w:pPr>
                              <w:jc w:val="center"/>
                              <w:rPr>
                                <w:sz w:val="16"/>
                                <w:szCs w:val="16"/>
                              </w:rPr>
                            </w:pPr>
                            <w:r w:rsidRPr="00C84E97">
                              <w:rPr>
                                <w:sz w:val="16"/>
                                <w:szCs w:val="16"/>
                              </w:rPr>
                              <w:t xml:space="preserve">1 FS, </w:t>
                            </w:r>
                            <w:r>
                              <w:rPr>
                                <w:sz w:val="16"/>
                                <w:szCs w:val="16"/>
                              </w:rPr>
                              <w:t>4</w:t>
                            </w:r>
                            <w:r w:rsidR="00B97222">
                              <w:rPr>
                                <w:sz w:val="16"/>
                                <w:szCs w:val="16"/>
                              </w:rPr>
                              <w:t xml:space="preserve"> </w:t>
                            </w:r>
                            <w:r w:rsidR="00560B7E">
                              <w:rPr>
                                <w:sz w:val="16"/>
                                <w:szCs w:val="16"/>
                              </w:rPr>
                              <w:t>LL</w:t>
                            </w:r>
                            <w:r w:rsidRPr="00C84E97">
                              <w:rPr>
                                <w:sz w:val="16"/>
                                <w:szCs w:val="16"/>
                              </w:rPr>
                              <w:t xml:space="preserve">, 1 </w:t>
                            </w:r>
                            <w:r>
                              <w:rPr>
                                <w:sz w:val="16"/>
                                <w:szCs w:val="16"/>
                              </w:rPr>
                              <w:t>i</w:t>
                            </w:r>
                            <w:r w:rsidRPr="00C84E97">
                              <w:rPr>
                                <w:sz w:val="16"/>
                                <w:szCs w:val="16"/>
                              </w:rPr>
                              <w:t>UNV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47029DA" id="Rectangle 1589698078" o:spid="_x0000_s1060" style="position:absolute;left:0;text-align:left;margin-left:253.85pt;margin-top:16.05pt;width:162.65pt;height:61.15pt;z-index:2516583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" filled="f" strokecolor="windowText" strokeweight="1pt">
                <v:path arrowok="t"/>
                <v:textbox>
                  <w:txbxContent>
                    <w:p w14:paraId="033C6C65" w14:textId="77777777" w:rsidR="00A15CB3" w:rsidRDefault="00A15CB3" w:rsidP="00A15CB3">
                      <w:pPr>
                        <w:spacing w:after="40"/>
                        <w:jc w:val="center"/>
                        <w:rPr>
                          <w:b/>
                          <w:sz w:val="16"/>
                          <w:szCs w:val="16"/>
                        </w:rPr>
                      </w:pPr>
                      <w:r w:rsidRPr="00C84E97">
                        <w:rPr>
                          <w:b/>
                          <w:sz w:val="16"/>
                          <w:szCs w:val="16"/>
                        </w:rPr>
                        <w:t>Property Management Unit</w:t>
                      </w:r>
                      <w:r>
                        <w:rPr>
                          <w:b/>
                          <w:sz w:val="16"/>
                          <w:szCs w:val="16"/>
                        </w:rPr>
                        <w:t xml:space="preserve"> </w:t>
                      </w:r>
                    </w:p>
                    <w:p w14:paraId="40171C35" w14:textId="77777777" w:rsidR="00A15CB3" w:rsidRPr="00C84E97" w:rsidRDefault="00A15CB3" w:rsidP="00A15CB3">
                      <w:pPr>
                        <w:spacing w:after="40"/>
                        <w:jc w:val="center"/>
                        <w:rPr>
                          <w:b/>
                          <w:sz w:val="16"/>
                          <w:szCs w:val="16"/>
                        </w:rPr>
                      </w:pPr>
                      <w:r>
                        <w:rPr>
                          <w:b/>
                          <w:sz w:val="16"/>
                          <w:szCs w:val="16"/>
                        </w:rPr>
                        <w:t xml:space="preserve">RB </w:t>
                      </w:r>
                      <w:r w:rsidRPr="00E11CF8">
                        <w:rPr>
                          <w:bCs/>
                          <w:sz w:val="16"/>
                          <w:szCs w:val="16"/>
                        </w:rPr>
                        <w:t>(</w:t>
                      </w:r>
                      <w:r>
                        <w:rPr>
                          <w:bCs/>
                          <w:sz w:val="16"/>
                          <w:szCs w:val="16"/>
                        </w:rPr>
                        <w:t>6</w:t>
                      </w:r>
                      <w:r w:rsidRPr="00E11CF8">
                        <w:rPr>
                          <w:bCs/>
                          <w:sz w:val="16"/>
                          <w:szCs w:val="16"/>
                        </w:rPr>
                        <w:t xml:space="preserve"> pos</w:t>
                      </w:r>
                      <w:r>
                        <w:rPr>
                          <w:bCs/>
                          <w:sz w:val="16"/>
                          <w:szCs w:val="16"/>
                        </w:rPr>
                        <w:t>ts</w:t>
                      </w:r>
                      <w:r w:rsidRPr="00E11CF8">
                        <w:rPr>
                          <w:bCs/>
                          <w:sz w:val="16"/>
                          <w:szCs w:val="16"/>
                        </w:rPr>
                        <w:t>)</w:t>
                      </w:r>
                    </w:p>
                    <w:p w14:paraId="51A1FBF7" w14:textId="74F3270A" w:rsidR="00A15CB3" w:rsidRPr="00C84E97" w:rsidRDefault="00A15CB3" w:rsidP="00A15CB3">
                      <w:pPr>
                        <w:jc w:val="center"/>
                        <w:rPr>
                          <w:sz w:val="16"/>
                          <w:szCs w:val="16"/>
                        </w:rPr>
                      </w:pPr>
                      <w:r w:rsidRPr="00C84E97">
                        <w:rPr>
                          <w:sz w:val="16"/>
                          <w:szCs w:val="16"/>
                        </w:rPr>
                        <w:t xml:space="preserve">1 FS, </w:t>
                      </w:r>
                      <w:r>
                        <w:rPr>
                          <w:sz w:val="16"/>
                          <w:szCs w:val="16"/>
                        </w:rPr>
                        <w:t>4</w:t>
                      </w:r>
                      <w:r w:rsidR="00B97222">
                        <w:rPr>
                          <w:sz w:val="16"/>
                          <w:szCs w:val="16"/>
                        </w:rPr>
                        <w:t xml:space="preserve"> </w:t>
                      </w:r>
                      <w:r w:rsidR="00560B7E">
                        <w:rPr>
                          <w:sz w:val="16"/>
                          <w:szCs w:val="16"/>
                        </w:rPr>
                        <w:t>LL</w:t>
                      </w:r>
                      <w:r w:rsidRPr="00C84E97">
                        <w:rPr>
                          <w:sz w:val="16"/>
                          <w:szCs w:val="16"/>
                        </w:rPr>
                        <w:t xml:space="preserve">, 1 </w:t>
                      </w:r>
                      <w:r>
                        <w:rPr>
                          <w:sz w:val="16"/>
                          <w:szCs w:val="16"/>
                        </w:rPr>
                        <w:t>i</w:t>
                      </w:r>
                      <w:r w:rsidRPr="00C84E97">
                        <w:rPr>
                          <w:sz w:val="16"/>
                          <w:szCs w:val="16"/>
                        </w:rPr>
                        <w:t>UNV</w:t>
                      </w:r>
                    </w:p>
                  </w:txbxContent>
                </v:textbox>
                <w10:wrap anchorx="margin"/>
              </v:rect>
            </w:pict>
          </mc:Fallback>
        </mc:AlternateContent>
      </w:r>
      <w:r w:rsidRPr="00DE2C8C">
        <w:rPr>
          <w:noProof/>
          <w:color w:val="000000" w:themeColor="text1"/>
        </w:rPr>
        <mc:AlternateContent>
          <mc:Choice Requires="wps">
            <w:drawing>
              <wp:anchor distT="0" distB="0" distL="114300" distR="114300" simplePos="0" relativeHeight="251658299" behindDoc="0" locked="0" layoutInCell="1" allowOverlap="1" wp14:anchorId="0AD95E9C" wp14:editId="500F349A">
                <wp:simplePos x="0" y="0"/>
                <wp:positionH relativeFrom="column">
                  <wp:posOffset>29261</wp:posOffset>
                </wp:positionH>
                <wp:positionV relativeFrom="paragraph">
                  <wp:posOffset>167386</wp:posOffset>
                </wp:positionV>
                <wp:extent cx="2286000" cy="936346"/>
                <wp:effectExtent l="0" t="0" r="19050" b="16510"/>
                <wp:wrapNone/>
                <wp:docPr id="666715076" name="Rectangle 6667150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936346"/>
                        </a:xfrm>
                        <a:prstGeom prst="rect">
                          <a:avLst/>
                        </a:prstGeom>
                        <a:noFill/>
                        <a:ln w="12700" cap="flat" cmpd="sng" algn="ctr">
                          <a:solidFill>
                            <a:sysClr val="windowText" lastClr="000000"/>
                          </a:solidFill>
                          <a:prstDash val="solid"/>
                          <a:miter lim="800000"/>
                        </a:ln>
                        <a:effectLst/>
                      </wps:spPr>
                      <wps:txbx>
                        <w:txbxContent>
                          <w:p w14:paraId="4FC6AFE8" w14:textId="77777777" w:rsidR="00A15CB3" w:rsidRDefault="00A15CB3" w:rsidP="00A15CB3">
                            <w:pPr>
                              <w:spacing w:after="40"/>
                              <w:jc w:val="center"/>
                              <w:rPr>
                                <w:b/>
                                <w:sz w:val="16"/>
                                <w:szCs w:val="16"/>
                              </w:rPr>
                            </w:pPr>
                            <w:r w:rsidRPr="00C84E97">
                              <w:rPr>
                                <w:b/>
                                <w:sz w:val="16"/>
                                <w:szCs w:val="16"/>
                              </w:rPr>
                              <w:t>Field Technology Section</w:t>
                            </w:r>
                            <w:r>
                              <w:rPr>
                                <w:b/>
                                <w:sz w:val="16"/>
                                <w:szCs w:val="16"/>
                              </w:rPr>
                              <w:t xml:space="preserve"> </w:t>
                            </w:r>
                          </w:p>
                          <w:p w14:paraId="145731CC" w14:textId="77777777" w:rsidR="00A15CB3" w:rsidRPr="00C84E97" w:rsidRDefault="00A15CB3" w:rsidP="00A15CB3">
                            <w:pPr>
                              <w:spacing w:after="40"/>
                              <w:jc w:val="center"/>
                              <w:rPr>
                                <w:b/>
                                <w:sz w:val="16"/>
                                <w:szCs w:val="16"/>
                              </w:rPr>
                            </w:pPr>
                            <w:r>
                              <w:rPr>
                                <w:b/>
                                <w:sz w:val="16"/>
                                <w:szCs w:val="16"/>
                              </w:rPr>
                              <w:t xml:space="preserve">RB </w:t>
                            </w:r>
                            <w:r w:rsidRPr="00E11CF8">
                              <w:rPr>
                                <w:bCs/>
                                <w:sz w:val="16"/>
                                <w:szCs w:val="16"/>
                              </w:rPr>
                              <w:t>(</w:t>
                            </w:r>
                            <w:r>
                              <w:rPr>
                                <w:bCs/>
                                <w:sz w:val="16"/>
                                <w:szCs w:val="16"/>
                              </w:rPr>
                              <w:t>48</w:t>
                            </w:r>
                            <w:r w:rsidRPr="00E11CF8">
                              <w:rPr>
                                <w:bCs/>
                                <w:sz w:val="16"/>
                                <w:szCs w:val="16"/>
                              </w:rPr>
                              <w:t xml:space="preserve"> pos</w:t>
                            </w:r>
                            <w:r>
                              <w:rPr>
                                <w:bCs/>
                                <w:sz w:val="16"/>
                                <w:szCs w:val="16"/>
                              </w:rPr>
                              <w:t>ts</w:t>
                            </w:r>
                            <w:r w:rsidRPr="00E11CF8">
                              <w:rPr>
                                <w:bCs/>
                                <w:sz w:val="16"/>
                                <w:szCs w:val="16"/>
                              </w:rPr>
                              <w:t>)</w:t>
                            </w:r>
                          </w:p>
                          <w:p w14:paraId="701E22C4" w14:textId="2F2DADAF" w:rsidR="00A15CB3" w:rsidRPr="00C90FD9" w:rsidRDefault="00A15CB3" w:rsidP="00A15CB3">
                            <w:pPr>
                              <w:jc w:val="center"/>
                              <w:rPr>
                                <w:sz w:val="16"/>
                                <w:szCs w:val="16"/>
                              </w:rPr>
                            </w:pPr>
                            <w:r w:rsidRPr="00C90FD9">
                              <w:rPr>
                                <w:sz w:val="16"/>
                                <w:szCs w:val="16"/>
                              </w:rPr>
                              <w:t xml:space="preserve">1 P-4, 10 FS, 5 NPO, 24 </w:t>
                            </w:r>
                            <w:r w:rsidR="00560B7E">
                              <w:rPr>
                                <w:sz w:val="16"/>
                                <w:szCs w:val="16"/>
                              </w:rPr>
                              <w:t>LL</w:t>
                            </w:r>
                            <w:r w:rsidRPr="00C90FD9">
                              <w:rPr>
                                <w:sz w:val="16"/>
                                <w:szCs w:val="16"/>
                              </w:rPr>
                              <w:t>, 5 iUNV, 2 nUNV, 1 nUNV</w:t>
                            </w:r>
                            <w:r w:rsidRPr="00C90FD9">
                              <w:rPr>
                                <w:sz w:val="16"/>
                                <w:szCs w:val="16"/>
                                <w:vertAlign w:val="superscript"/>
                              </w:rPr>
                              <w:t>e</w:t>
                            </w:r>
                          </w:p>
                          <w:p w14:paraId="4F28BA3B" w14:textId="77777777" w:rsidR="00A15CB3" w:rsidRDefault="00A15CB3" w:rsidP="00A15CB3">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D95E9C" id="Rectangle 666715076" o:spid="_x0000_s1061" style="position:absolute;left:0;text-align:left;margin-left:2.3pt;margin-top:13.2pt;width:180pt;height:73.7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" filled="f" strokecolor="windowText" strokeweight="1pt">
                <v:path arrowok="t"/>
                <v:textbox>
                  <w:txbxContent>
                    <w:p w14:paraId="4FC6AFE8" w14:textId="77777777" w:rsidR="00A15CB3" w:rsidRDefault="00A15CB3" w:rsidP="00A15CB3">
                      <w:pPr>
                        <w:spacing w:after="40"/>
                        <w:jc w:val="center"/>
                        <w:rPr>
                          <w:b/>
                          <w:sz w:val="16"/>
                          <w:szCs w:val="16"/>
                        </w:rPr>
                      </w:pPr>
                      <w:r w:rsidRPr="00C84E97">
                        <w:rPr>
                          <w:b/>
                          <w:sz w:val="16"/>
                          <w:szCs w:val="16"/>
                        </w:rPr>
                        <w:t>Field Technology Section</w:t>
                      </w:r>
                      <w:r>
                        <w:rPr>
                          <w:b/>
                          <w:sz w:val="16"/>
                          <w:szCs w:val="16"/>
                        </w:rPr>
                        <w:t xml:space="preserve"> </w:t>
                      </w:r>
                    </w:p>
                    <w:p w14:paraId="145731CC" w14:textId="77777777" w:rsidR="00A15CB3" w:rsidRPr="00C84E97" w:rsidRDefault="00A15CB3" w:rsidP="00A15CB3">
                      <w:pPr>
                        <w:spacing w:after="40"/>
                        <w:jc w:val="center"/>
                        <w:rPr>
                          <w:b/>
                          <w:sz w:val="16"/>
                          <w:szCs w:val="16"/>
                        </w:rPr>
                      </w:pPr>
                      <w:r>
                        <w:rPr>
                          <w:b/>
                          <w:sz w:val="16"/>
                          <w:szCs w:val="16"/>
                        </w:rPr>
                        <w:t xml:space="preserve">RB </w:t>
                      </w:r>
                      <w:r w:rsidRPr="00E11CF8">
                        <w:rPr>
                          <w:bCs/>
                          <w:sz w:val="16"/>
                          <w:szCs w:val="16"/>
                        </w:rPr>
                        <w:t>(</w:t>
                      </w:r>
                      <w:r>
                        <w:rPr>
                          <w:bCs/>
                          <w:sz w:val="16"/>
                          <w:szCs w:val="16"/>
                        </w:rPr>
                        <w:t>48</w:t>
                      </w:r>
                      <w:r w:rsidRPr="00E11CF8">
                        <w:rPr>
                          <w:bCs/>
                          <w:sz w:val="16"/>
                          <w:szCs w:val="16"/>
                        </w:rPr>
                        <w:t xml:space="preserve"> pos</w:t>
                      </w:r>
                      <w:r>
                        <w:rPr>
                          <w:bCs/>
                          <w:sz w:val="16"/>
                          <w:szCs w:val="16"/>
                        </w:rPr>
                        <w:t>ts</w:t>
                      </w:r>
                      <w:r w:rsidRPr="00E11CF8">
                        <w:rPr>
                          <w:bCs/>
                          <w:sz w:val="16"/>
                          <w:szCs w:val="16"/>
                        </w:rPr>
                        <w:t>)</w:t>
                      </w:r>
                    </w:p>
                    <w:p w14:paraId="701E22C4" w14:textId="2F2DADAF" w:rsidR="00A15CB3" w:rsidRPr="00C90FD9" w:rsidRDefault="00A15CB3" w:rsidP="00A15CB3">
                      <w:pPr>
                        <w:jc w:val="center"/>
                        <w:rPr>
                          <w:sz w:val="16"/>
                          <w:szCs w:val="16"/>
                        </w:rPr>
                      </w:pPr>
                      <w:r w:rsidRPr="00C90FD9">
                        <w:rPr>
                          <w:sz w:val="16"/>
                          <w:szCs w:val="16"/>
                        </w:rPr>
                        <w:t xml:space="preserve">1 P-4, 10 FS, 5 NPO, 24 </w:t>
                      </w:r>
                      <w:r w:rsidR="00560B7E">
                        <w:rPr>
                          <w:sz w:val="16"/>
                          <w:szCs w:val="16"/>
                        </w:rPr>
                        <w:t>LL</w:t>
                      </w:r>
                      <w:r w:rsidRPr="00C90FD9">
                        <w:rPr>
                          <w:sz w:val="16"/>
                          <w:szCs w:val="16"/>
                        </w:rPr>
                        <w:t>, 5 iUNV, 2 nUNV, 1 nUNV</w:t>
                      </w:r>
                      <w:r w:rsidRPr="00C90FD9">
                        <w:rPr>
                          <w:sz w:val="16"/>
                          <w:szCs w:val="16"/>
                          <w:vertAlign w:val="superscript"/>
                        </w:rPr>
                        <w:t>e</w:t>
                      </w:r>
                    </w:p>
                    <w:p w14:paraId="4F28BA3B" w14:textId="77777777" w:rsidR="00A15CB3" w:rsidRDefault="00A15CB3" w:rsidP="00A15CB3">
                      <w:pPr>
                        <w:jc w:val="center"/>
                        <w:rPr>
                          <w:sz w:val="16"/>
                          <w:szCs w:val="16"/>
                        </w:rPr>
                      </w:pPr>
                    </w:p>
                  </w:txbxContent>
                </v:textbox>
              </v:rect>
            </w:pict>
          </mc:Fallback>
        </mc:AlternateContent>
      </w:r>
    </w:p>
    <w:p w14:paraId="2ADB0EC8" w14:textId="77777777" w:rsidR="00A15CB3" w:rsidRPr="00DE2C8C" w:rsidRDefault="00A15CB3" w:rsidP="00A15CB3">
      <w:pPr>
        <w:pStyle w:val="SingleTxt"/>
        <w:rPr>
          <w:color w:val="000000" w:themeColor="text1"/>
          <w:highlight w:val="yellow"/>
        </w:rPr>
      </w:pPr>
      <w:r w:rsidRPr="00DE2C8C">
        <w:rPr>
          <w:noProof/>
          <w:color w:val="000000" w:themeColor="text1"/>
        </w:rPr>
        <mc:AlternateContent>
          <mc:Choice Requires="wps">
            <w:drawing>
              <wp:anchor distT="4294967295" distB="4294967295" distL="114300" distR="114300" simplePos="0" relativeHeight="251658295" behindDoc="0" locked="0" layoutInCell="1" allowOverlap="1" wp14:anchorId="7261DF0B" wp14:editId="2FB6A6CD">
                <wp:simplePos x="0" y="0"/>
                <wp:positionH relativeFrom="margin">
                  <wp:posOffset>8223581</wp:posOffset>
                </wp:positionH>
                <wp:positionV relativeFrom="paragraph">
                  <wp:posOffset>63500</wp:posOffset>
                </wp:positionV>
                <wp:extent cx="287812" cy="0"/>
                <wp:effectExtent l="0" t="0" r="0" b="0"/>
                <wp:wrapNone/>
                <wp:docPr id="295415195" name="Straight Connector 2954151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87812"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266A6C" id="Straight Connector 295415195" o:spid="_x0000_s1026" style="position:absolute;flip:y;z-index:25165829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647.55pt,5pt" to="670.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">
                <o:lock v:ext="edit" shapetype="f"/>
                <w10:wrap anchorx="margin"/>
              </v:line>
            </w:pict>
          </mc:Fallback>
        </mc:AlternateContent>
      </w:r>
    </w:p>
    <w:p w14:paraId="30D2E31A" w14:textId="77777777" w:rsidR="00A15CB3" w:rsidRPr="00DE2C8C" w:rsidRDefault="00A15CB3" w:rsidP="00A15CB3">
      <w:pPr>
        <w:pStyle w:val="FootnoteText"/>
        <w:tabs>
          <w:tab w:val="clear" w:pos="418"/>
          <w:tab w:val="right" w:pos="216"/>
          <w:tab w:val="left" w:pos="288"/>
          <w:tab w:val="right" w:pos="576"/>
          <w:tab w:val="left" w:pos="648"/>
        </w:tabs>
        <w:ind w:left="288" w:hanging="288"/>
        <w:rPr>
          <w:color w:val="000000" w:themeColor="text1"/>
          <w:szCs w:val="17"/>
        </w:rPr>
      </w:pPr>
      <w:r w:rsidRPr="00DE2C8C">
        <w:rPr>
          <w:color w:val="000000" w:themeColor="text1"/>
          <w:szCs w:val="17"/>
        </w:rPr>
        <w:tab/>
      </w:r>
    </w:p>
    <w:p w14:paraId="255F2B1F" w14:textId="77777777" w:rsidR="00A15CB3" w:rsidRPr="00DE2C8C" w:rsidRDefault="00A15CB3" w:rsidP="00A15CB3">
      <w:pPr>
        <w:suppressAutoHyphens w:val="0"/>
        <w:spacing w:after="200" w:line="276" w:lineRule="auto"/>
        <w:rPr>
          <w:b/>
          <w:color w:val="000000" w:themeColor="text1"/>
          <w:sz w:val="24"/>
        </w:rPr>
      </w:pPr>
      <w:r w:rsidRPr="00DE2C8C">
        <w:rPr>
          <w:noProof/>
          <w:color w:val="000000" w:themeColor="text1"/>
        </w:rPr>
        <mc:AlternateContent>
          <mc:Choice Requires="wps">
            <w:drawing>
              <wp:anchor distT="0" distB="0" distL="114300" distR="114300" simplePos="0" relativeHeight="251658307" behindDoc="0" locked="0" layoutInCell="1" allowOverlap="1" wp14:anchorId="0D29DF6A" wp14:editId="55B7C0CA">
                <wp:simplePos x="0" y="0"/>
                <wp:positionH relativeFrom="column">
                  <wp:posOffset>5664476</wp:posOffset>
                </wp:positionH>
                <wp:positionV relativeFrom="paragraph">
                  <wp:posOffset>138596</wp:posOffset>
                </wp:positionV>
                <wp:extent cx="2541905" cy="789305"/>
                <wp:effectExtent l="0" t="0" r="10795" b="10795"/>
                <wp:wrapNone/>
                <wp:docPr id="1339557482" name="Rectangle 1339557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1905" cy="789305"/>
                        </a:xfrm>
                        <a:prstGeom prst="rect">
                          <a:avLst/>
                        </a:prstGeom>
                        <a:noFill/>
                        <a:ln w="12700" cap="flat" cmpd="sng" algn="ctr">
                          <a:solidFill>
                            <a:sysClr val="windowText" lastClr="000000"/>
                          </a:solidFill>
                          <a:prstDash val="solid"/>
                          <a:miter lim="800000"/>
                        </a:ln>
                        <a:effectLst/>
                      </wps:spPr>
                      <wps:txbx>
                        <w:txbxContent>
                          <w:p w14:paraId="27543412" w14:textId="77777777" w:rsidR="00A15CB3" w:rsidRDefault="00A15CB3" w:rsidP="00A15CB3">
                            <w:pPr>
                              <w:spacing w:after="40"/>
                              <w:jc w:val="center"/>
                              <w:rPr>
                                <w:b/>
                                <w:sz w:val="16"/>
                                <w:szCs w:val="16"/>
                              </w:rPr>
                            </w:pPr>
                            <w:r w:rsidRPr="00C84E97">
                              <w:rPr>
                                <w:b/>
                                <w:sz w:val="16"/>
                                <w:szCs w:val="16"/>
                              </w:rPr>
                              <w:t>Medical, Staff Counselling and Welfare Section</w:t>
                            </w:r>
                            <w:r>
                              <w:rPr>
                                <w:b/>
                                <w:sz w:val="16"/>
                                <w:szCs w:val="16"/>
                              </w:rPr>
                              <w:t xml:space="preserve"> </w:t>
                            </w:r>
                          </w:p>
                          <w:p w14:paraId="645E60A4" w14:textId="066CE094" w:rsidR="00A15CB3" w:rsidRDefault="00A15CB3" w:rsidP="00A15CB3">
                            <w:pPr>
                              <w:spacing w:after="40"/>
                              <w:jc w:val="center"/>
                              <w:rPr>
                                <w:sz w:val="16"/>
                                <w:szCs w:val="16"/>
                                <w:lang w:val="en-US"/>
                              </w:rPr>
                            </w:pPr>
                            <w:r>
                              <w:rPr>
                                <w:b/>
                                <w:sz w:val="16"/>
                                <w:szCs w:val="16"/>
                              </w:rPr>
                              <w:t xml:space="preserve">RB </w:t>
                            </w:r>
                            <w:r w:rsidRPr="00E11CF8">
                              <w:rPr>
                                <w:bCs/>
                                <w:sz w:val="16"/>
                                <w:szCs w:val="16"/>
                              </w:rPr>
                              <w:t>(</w:t>
                            </w:r>
                            <w:r>
                              <w:rPr>
                                <w:bCs/>
                                <w:sz w:val="16"/>
                                <w:szCs w:val="16"/>
                              </w:rPr>
                              <w:t>24</w:t>
                            </w:r>
                            <w:r w:rsidRPr="00E11CF8">
                              <w:rPr>
                                <w:bCs/>
                                <w:sz w:val="16"/>
                                <w:szCs w:val="16"/>
                              </w:rPr>
                              <w:t xml:space="preserve"> pos</w:t>
                            </w:r>
                            <w:r>
                              <w:rPr>
                                <w:bCs/>
                                <w:sz w:val="16"/>
                                <w:szCs w:val="16"/>
                              </w:rPr>
                              <w:t>ts</w:t>
                            </w:r>
                            <w:r w:rsidRPr="00E11CF8">
                              <w:rPr>
                                <w:bCs/>
                                <w:sz w:val="16"/>
                                <w:szCs w:val="16"/>
                              </w:rPr>
                              <w:t>)</w:t>
                            </w:r>
                            <w:r>
                              <w:rPr>
                                <w:bCs/>
                                <w:sz w:val="16"/>
                                <w:szCs w:val="16"/>
                              </w:rPr>
                              <w:t xml:space="preserve">: </w:t>
                            </w:r>
                            <w:r w:rsidRPr="008601F6">
                              <w:rPr>
                                <w:sz w:val="16"/>
                                <w:szCs w:val="16"/>
                                <w:lang w:val="en-US"/>
                              </w:rPr>
                              <w:t xml:space="preserve">1 P-4, </w:t>
                            </w:r>
                            <w:r>
                              <w:rPr>
                                <w:sz w:val="16"/>
                                <w:szCs w:val="16"/>
                                <w:lang w:val="en-US"/>
                              </w:rPr>
                              <w:t>1</w:t>
                            </w:r>
                            <w:r w:rsidRPr="008601F6">
                              <w:rPr>
                                <w:sz w:val="16"/>
                                <w:szCs w:val="16"/>
                                <w:lang w:val="en-US"/>
                              </w:rPr>
                              <w:t xml:space="preserve"> P-3, </w:t>
                            </w:r>
                            <w:r>
                              <w:rPr>
                                <w:sz w:val="16"/>
                                <w:szCs w:val="16"/>
                                <w:lang w:val="en-US"/>
                              </w:rPr>
                              <w:t>4</w:t>
                            </w:r>
                            <w:r w:rsidRPr="008601F6">
                              <w:rPr>
                                <w:sz w:val="16"/>
                                <w:szCs w:val="16"/>
                                <w:lang w:val="en-US"/>
                              </w:rPr>
                              <w:t xml:space="preserve"> NPO, </w:t>
                            </w:r>
                            <w:r>
                              <w:rPr>
                                <w:sz w:val="16"/>
                                <w:szCs w:val="16"/>
                                <w:lang w:val="en-US"/>
                              </w:rPr>
                              <w:t>4</w:t>
                            </w:r>
                            <w:r w:rsidRPr="008601F6">
                              <w:rPr>
                                <w:sz w:val="16"/>
                                <w:szCs w:val="16"/>
                                <w:lang w:val="en-US"/>
                              </w:rPr>
                              <w:t xml:space="preserve"> </w:t>
                            </w:r>
                            <w:r w:rsidR="00560B7E">
                              <w:rPr>
                                <w:sz w:val="16"/>
                                <w:szCs w:val="16"/>
                              </w:rPr>
                              <w:t>LL</w:t>
                            </w:r>
                            <w:r w:rsidRPr="008601F6">
                              <w:rPr>
                                <w:sz w:val="16"/>
                                <w:szCs w:val="16"/>
                                <w:lang w:val="en-US"/>
                              </w:rPr>
                              <w:t>, 1</w:t>
                            </w:r>
                            <w:r>
                              <w:rPr>
                                <w:sz w:val="16"/>
                                <w:szCs w:val="16"/>
                                <w:lang w:val="en-US"/>
                              </w:rPr>
                              <w:t>1</w:t>
                            </w:r>
                            <w:r w:rsidRPr="008601F6">
                              <w:rPr>
                                <w:sz w:val="16"/>
                                <w:szCs w:val="16"/>
                                <w:lang w:val="en-US"/>
                              </w:rPr>
                              <w:t xml:space="preserve"> iUNV, </w:t>
                            </w:r>
                            <w:r>
                              <w:rPr>
                                <w:sz w:val="16"/>
                                <w:szCs w:val="16"/>
                                <w:lang w:val="en-US"/>
                              </w:rPr>
                              <w:t>2 iUNV</w:t>
                            </w:r>
                            <w:r>
                              <w:rPr>
                                <w:sz w:val="16"/>
                                <w:szCs w:val="16"/>
                                <w:vertAlign w:val="superscript"/>
                              </w:rPr>
                              <w:t>a</w:t>
                            </w:r>
                            <w:r>
                              <w:rPr>
                                <w:sz w:val="16"/>
                                <w:szCs w:val="16"/>
                                <w:lang w:val="en-US"/>
                              </w:rPr>
                              <w:t>,</w:t>
                            </w:r>
                            <w:r w:rsidRPr="008601F6">
                              <w:rPr>
                                <w:sz w:val="16"/>
                                <w:szCs w:val="16"/>
                                <w:lang w:val="en-US"/>
                              </w:rPr>
                              <w:t xml:space="preserve"> 1 nUNV</w:t>
                            </w:r>
                          </w:p>
                          <w:p w14:paraId="13AE6612" w14:textId="77777777" w:rsidR="00A15CB3" w:rsidRPr="008601F6" w:rsidRDefault="00A15CB3" w:rsidP="00A15CB3">
                            <w:pPr>
                              <w:spacing w:after="40"/>
                              <w:jc w:val="center"/>
                              <w:rPr>
                                <w:sz w:val="16"/>
                                <w:szCs w:val="16"/>
                                <w:lang w:val="en-US"/>
                              </w:rPr>
                            </w:pPr>
                            <w:r w:rsidRPr="008601F6">
                              <w:rPr>
                                <w:b/>
                                <w:bCs/>
                                <w:sz w:val="16"/>
                                <w:szCs w:val="16"/>
                                <w:lang w:val="en-US"/>
                              </w:rPr>
                              <w:t>XB</w:t>
                            </w:r>
                            <w:r w:rsidRPr="008601F6">
                              <w:rPr>
                                <w:sz w:val="16"/>
                                <w:szCs w:val="16"/>
                                <w:lang w:val="en-US"/>
                              </w:rPr>
                              <w:t xml:space="preserve"> (</w:t>
                            </w:r>
                            <w:r>
                              <w:rPr>
                                <w:sz w:val="16"/>
                                <w:szCs w:val="16"/>
                                <w:lang w:val="en-US"/>
                              </w:rPr>
                              <w:t>2</w:t>
                            </w:r>
                            <w:r w:rsidRPr="008601F6">
                              <w:rPr>
                                <w:sz w:val="16"/>
                                <w:szCs w:val="16"/>
                                <w:lang w:val="en-US"/>
                              </w:rPr>
                              <w:t xml:space="preserve"> pos</w:t>
                            </w:r>
                            <w:r>
                              <w:rPr>
                                <w:sz w:val="16"/>
                                <w:szCs w:val="16"/>
                                <w:lang w:val="en-US"/>
                              </w:rPr>
                              <w:t>ts</w:t>
                            </w:r>
                            <w:r w:rsidRPr="008601F6">
                              <w:rPr>
                                <w:sz w:val="16"/>
                                <w:szCs w:val="16"/>
                                <w:lang w:val="en-US"/>
                              </w:rPr>
                              <w:t>):</w:t>
                            </w:r>
                            <w:r>
                              <w:rPr>
                                <w:sz w:val="16"/>
                                <w:szCs w:val="16"/>
                                <w:lang w:val="en-US"/>
                              </w:rPr>
                              <w:t xml:space="preserve"> 1 P-3, 1 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9DF6A" id="Rectangle 1339557482" o:spid="_x0000_s1062" style="position:absolute;margin-left:446pt;margin-top:10.9pt;width:200.15pt;height:62.1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" filled="f" strokecolor="windowText" strokeweight="1pt">
                <v:path arrowok="t"/>
                <v:textbox>
                  <w:txbxContent>
                    <w:p w14:paraId="27543412" w14:textId="77777777" w:rsidR="00A15CB3" w:rsidRDefault="00A15CB3" w:rsidP="00A15CB3">
                      <w:pPr>
                        <w:spacing w:after="40"/>
                        <w:jc w:val="center"/>
                        <w:rPr>
                          <w:b/>
                          <w:sz w:val="16"/>
                          <w:szCs w:val="16"/>
                        </w:rPr>
                      </w:pPr>
                      <w:r w:rsidRPr="00C84E97">
                        <w:rPr>
                          <w:b/>
                          <w:sz w:val="16"/>
                          <w:szCs w:val="16"/>
                        </w:rPr>
                        <w:t>Medical, Staff Counselling and Welfare Section</w:t>
                      </w:r>
                      <w:r>
                        <w:rPr>
                          <w:b/>
                          <w:sz w:val="16"/>
                          <w:szCs w:val="16"/>
                        </w:rPr>
                        <w:t xml:space="preserve"> </w:t>
                      </w:r>
                    </w:p>
                    <w:p w14:paraId="645E60A4" w14:textId="066CE094" w:rsidR="00A15CB3" w:rsidRDefault="00A15CB3" w:rsidP="00A15CB3">
                      <w:pPr>
                        <w:spacing w:after="40"/>
                        <w:jc w:val="center"/>
                        <w:rPr>
                          <w:sz w:val="16"/>
                          <w:szCs w:val="16"/>
                          <w:lang w:val="en-US"/>
                        </w:rPr>
                      </w:pPr>
                      <w:r>
                        <w:rPr>
                          <w:b/>
                          <w:sz w:val="16"/>
                          <w:szCs w:val="16"/>
                        </w:rPr>
                        <w:t xml:space="preserve">RB </w:t>
                      </w:r>
                      <w:r w:rsidRPr="00E11CF8">
                        <w:rPr>
                          <w:bCs/>
                          <w:sz w:val="16"/>
                          <w:szCs w:val="16"/>
                        </w:rPr>
                        <w:t>(</w:t>
                      </w:r>
                      <w:r>
                        <w:rPr>
                          <w:bCs/>
                          <w:sz w:val="16"/>
                          <w:szCs w:val="16"/>
                        </w:rPr>
                        <w:t>24</w:t>
                      </w:r>
                      <w:r w:rsidRPr="00E11CF8">
                        <w:rPr>
                          <w:bCs/>
                          <w:sz w:val="16"/>
                          <w:szCs w:val="16"/>
                        </w:rPr>
                        <w:t xml:space="preserve"> pos</w:t>
                      </w:r>
                      <w:r>
                        <w:rPr>
                          <w:bCs/>
                          <w:sz w:val="16"/>
                          <w:szCs w:val="16"/>
                        </w:rPr>
                        <w:t>ts</w:t>
                      </w:r>
                      <w:r w:rsidRPr="00E11CF8">
                        <w:rPr>
                          <w:bCs/>
                          <w:sz w:val="16"/>
                          <w:szCs w:val="16"/>
                        </w:rPr>
                        <w:t>)</w:t>
                      </w:r>
                      <w:r>
                        <w:rPr>
                          <w:bCs/>
                          <w:sz w:val="16"/>
                          <w:szCs w:val="16"/>
                        </w:rPr>
                        <w:t xml:space="preserve">: </w:t>
                      </w:r>
                      <w:r w:rsidRPr="008601F6">
                        <w:rPr>
                          <w:sz w:val="16"/>
                          <w:szCs w:val="16"/>
                          <w:lang w:val="en-US"/>
                        </w:rPr>
                        <w:t xml:space="preserve">1 P-4, </w:t>
                      </w:r>
                      <w:r>
                        <w:rPr>
                          <w:sz w:val="16"/>
                          <w:szCs w:val="16"/>
                          <w:lang w:val="en-US"/>
                        </w:rPr>
                        <w:t>1</w:t>
                      </w:r>
                      <w:r w:rsidRPr="008601F6">
                        <w:rPr>
                          <w:sz w:val="16"/>
                          <w:szCs w:val="16"/>
                          <w:lang w:val="en-US"/>
                        </w:rPr>
                        <w:t xml:space="preserve"> P-3, </w:t>
                      </w:r>
                      <w:r>
                        <w:rPr>
                          <w:sz w:val="16"/>
                          <w:szCs w:val="16"/>
                          <w:lang w:val="en-US"/>
                        </w:rPr>
                        <w:t>4</w:t>
                      </w:r>
                      <w:r w:rsidRPr="008601F6">
                        <w:rPr>
                          <w:sz w:val="16"/>
                          <w:szCs w:val="16"/>
                          <w:lang w:val="en-US"/>
                        </w:rPr>
                        <w:t xml:space="preserve"> NPO, </w:t>
                      </w:r>
                      <w:r>
                        <w:rPr>
                          <w:sz w:val="16"/>
                          <w:szCs w:val="16"/>
                          <w:lang w:val="en-US"/>
                        </w:rPr>
                        <w:t>4</w:t>
                      </w:r>
                      <w:r w:rsidRPr="008601F6">
                        <w:rPr>
                          <w:sz w:val="16"/>
                          <w:szCs w:val="16"/>
                          <w:lang w:val="en-US"/>
                        </w:rPr>
                        <w:t xml:space="preserve"> </w:t>
                      </w:r>
                      <w:r w:rsidR="00560B7E">
                        <w:rPr>
                          <w:sz w:val="16"/>
                          <w:szCs w:val="16"/>
                        </w:rPr>
                        <w:t>LL</w:t>
                      </w:r>
                      <w:r w:rsidRPr="008601F6">
                        <w:rPr>
                          <w:sz w:val="16"/>
                          <w:szCs w:val="16"/>
                          <w:lang w:val="en-US"/>
                        </w:rPr>
                        <w:t>, 1</w:t>
                      </w:r>
                      <w:r>
                        <w:rPr>
                          <w:sz w:val="16"/>
                          <w:szCs w:val="16"/>
                          <w:lang w:val="en-US"/>
                        </w:rPr>
                        <w:t>1</w:t>
                      </w:r>
                      <w:r w:rsidRPr="008601F6">
                        <w:rPr>
                          <w:sz w:val="16"/>
                          <w:szCs w:val="16"/>
                          <w:lang w:val="en-US"/>
                        </w:rPr>
                        <w:t xml:space="preserve"> iUNV, </w:t>
                      </w:r>
                      <w:r>
                        <w:rPr>
                          <w:sz w:val="16"/>
                          <w:szCs w:val="16"/>
                          <w:lang w:val="en-US"/>
                        </w:rPr>
                        <w:t>2 iUNV</w:t>
                      </w:r>
                      <w:r>
                        <w:rPr>
                          <w:sz w:val="16"/>
                          <w:szCs w:val="16"/>
                          <w:vertAlign w:val="superscript"/>
                        </w:rPr>
                        <w:t>a</w:t>
                      </w:r>
                      <w:r>
                        <w:rPr>
                          <w:sz w:val="16"/>
                          <w:szCs w:val="16"/>
                          <w:lang w:val="en-US"/>
                        </w:rPr>
                        <w:t>,</w:t>
                      </w:r>
                      <w:r w:rsidRPr="008601F6">
                        <w:rPr>
                          <w:sz w:val="16"/>
                          <w:szCs w:val="16"/>
                          <w:lang w:val="en-US"/>
                        </w:rPr>
                        <w:t xml:space="preserve"> 1 nUNV</w:t>
                      </w:r>
                    </w:p>
                    <w:p w14:paraId="13AE6612" w14:textId="77777777" w:rsidR="00A15CB3" w:rsidRPr="008601F6" w:rsidRDefault="00A15CB3" w:rsidP="00A15CB3">
                      <w:pPr>
                        <w:spacing w:after="40"/>
                        <w:jc w:val="center"/>
                        <w:rPr>
                          <w:sz w:val="16"/>
                          <w:szCs w:val="16"/>
                          <w:lang w:val="en-US"/>
                        </w:rPr>
                      </w:pPr>
                      <w:r w:rsidRPr="008601F6">
                        <w:rPr>
                          <w:b/>
                          <w:bCs/>
                          <w:sz w:val="16"/>
                          <w:szCs w:val="16"/>
                          <w:lang w:val="en-US"/>
                        </w:rPr>
                        <w:t>XB</w:t>
                      </w:r>
                      <w:r w:rsidRPr="008601F6">
                        <w:rPr>
                          <w:sz w:val="16"/>
                          <w:szCs w:val="16"/>
                          <w:lang w:val="en-US"/>
                        </w:rPr>
                        <w:t xml:space="preserve"> (</w:t>
                      </w:r>
                      <w:r>
                        <w:rPr>
                          <w:sz w:val="16"/>
                          <w:szCs w:val="16"/>
                          <w:lang w:val="en-US"/>
                        </w:rPr>
                        <w:t>2</w:t>
                      </w:r>
                      <w:r w:rsidRPr="008601F6">
                        <w:rPr>
                          <w:sz w:val="16"/>
                          <w:szCs w:val="16"/>
                          <w:lang w:val="en-US"/>
                        </w:rPr>
                        <w:t xml:space="preserve"> pos</w:t>
                      </w:r>
                      <w:r>
                        <w:rPr>
                          <w:sz w:val="16"/>
                          <w:szCs w:val="16"/>
                          <w:lang w:val="en-US"/>
                        </w:rPr>
                        <w:t>ts</w:t>
                      </w:r>
                      <w:r w:rsidRPr="008601F6">
                        <w:rPr>
                          <w:sz w:val="16"/>
                          <w:szCs w:val="16"/>
                          <w:lang w:val="en-US"/>
                        </w:rPr>
                        <w:t>):</w:t>
                      </w:r>
                      <w:r>
                        <w:rPr>
                          <w:sz w:val="16"/>
                          <w:szCs w:val="16"/>
                          <w:lang w:val="en-US"/>
                        </w:rPr>
                        <w:t xml:space="preserve"> 1 P-3, 1 FS</w:t>
                      </w:r>
                    </w:p>
                  </w:txbxContent>
                </v:textbox>
              </v:rect>
            </w:pict>
          </mc:Fallback>
        </mc:AlternateContent>
      </w:r>
      <w:r w:rsidRPr="00DE2C8C">
        <w:rPr>
          <w:rFonts w:eastAsia="SimSun"/>
          <w:b/>
          <w:noProof/>
          <w:color w:val="000000" w:themeColor="text1"/>
          <w:lang w:val="en-US"/>
        </w:rPr>
        <mc:AlternateContent>
          <mc:Choice Requires="wps">
            <w:drawing>
              <wp:anchor distT="0" distB="0" distL="114300" distR="114300" simplePos="0" relativeHeight="251658316" behindDoc="0" locked="0" layoutInCell="1" allowOverlap="1" wp14:anchorId="56B3C4FF" wp14:editId="49995ABB">
                <wp:simplePos x="0" y="0"/>
                <wp:positionH relativeFrom="margin">
                  <wp:posOffset>2337683</wp:posOffset>
                </wp:positionH>
                <wp:positionV relativeFrom="paragraph">
                  <wp:posOffset>411867</wp:posOffset>
                </wp:positionV>
                <wp:extent cx="946068" cy="699714"/>
                <wp:effectExtent l="0" t="0" r="6985" b="5715"/>
                <wp:wrapNone/>
                <wp:docPr id="1311444671" name="Text Box 1311444671"/>
                <wp:cNvGraphicFramePr/>
                <a:graphic xmlns:a="http://schemas.openxmlformats.org/drawingml/2006/main">
                  <a:graphicData uri="http://schemas.microsoft.com/office/word/2010/wordprocessingShape">
                    <wps:wsp>
                      <wps:cNvSpPr txBox="1"/>
                      <wps:spPr>
                        <a:xfrm>
                          <a:off x="0" y="0"/>
                          <a:ext cx="946068" cy="699714"/>
                        </a:xfrm>
                        <a:prstGeom prst="rect">
                          <a:avLst/>
                        </a:prstGeom>
                        <a:solidFill>
                          <a:sysClr val="window" lastClr="FFFFFF"/>
                        </a:solidFill>
                        <a:ln w="6350">
                          <a:noFill/>
                        </a:ln>
                      </wps:spPr>
                      <wps:txbx>
                        <w:txbxContent>
                          <w:p w14:paraId="0B2A6AEB" w14:textId="77777777" w:rsidR="00A15CB3" w:rsidRPr="00AA4C76" w:rsidRDefault="00A15CB3" w:rsidP="00A15CB3">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75546966"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425C5874" w14:textId="77777777" w:rsidR="00A15CB3" w:rsidRPr="00AA4C76" w:rsidRDefault="00A15CB3" w:rsidP="00A15CB3">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6BBA3148"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61017A82"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3C4FF" id="Text Box 1311444671" o:spid="_x0000_s1063" type="#_x0000_t202" style="position:absolute;margin-left:184.05pt;margin-top:32.45pt;width:74.5pt;height:55.1pt;z-index:2516583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" fillcolor="window" stroked="f" strokeweight=".5pt">
                <v:textbox>
                  <w:txbxContent>
                    <w:p w14:paraId="0B2A6AEB" w14:textId="77777777" w:rsidR="00A15CB3" w:rsidRPr="00AA4C76" w:rsidRDefault="00A15CB3" w:rsidP="00A15CB3">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75546966"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425C5874" w14:textId="77777777" w:rsidR="00A15CB3" w:rsidRPr="00AA4C76" w:rsidRDefault="00A15CB3" w:rsidP="00A15CB3">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6BBA3148"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61017A82"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txbxContent>
                </v:textbox>
                <w10:wrap anchorx="margin"/>
              </v:shape>
            </w:pict>
          </mc:Fallback>
        </mc:AlternateContent>
      </w:r>
      <w:r w:rsidRPr="00DE2C8C">
        <w:rPr>
          <w:noProof/>
          <w:color w:val="000000" w:themeColor="text1"/>
        </w:rPr>
        <mc:AlternateContent>
          <mc:Choice Requires="wps">
            <w:drawing>
              <wp:anchor distT="4294967295" distB="4294967295" distL="114300" distR="114300" simplePos="0" relativeHeight="251658284" behindDoc="0" locked="0" layoutInCell="1" allowOverlap="1" wp14:anchorId="1B3A8796" wp14:editId="2F703C31">
                <wp:simplePos x="0" y="0"/>
                <wp:positionH relativeFrom="column">
                  <wp:posOffset>5289550</wp:posOffset>
                </wp:positionH>
                <wp:positionV relativeFrom="paragraph">
                  <wp:posOffset>176226</wp:posOffset>
                </wp:positionV>
                <wp:extent cx="207645" cy="0"/>
                <wp:effectExtent l="0" t="0" r="0" b="0"/>
                <wp:wrapNone/>
                <wp:docPr id="1850132700" name="Straight Connector 18501327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764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6812785" id="Straight Connector 1850132700" o:spid="_x0000_s1026" style="position:absolute;z-index:25165828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16.5pt,13.9pt" to="432.8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">
                <o:lock v:ext="edit" shapetype="f"/>
              </v:line>
            </w:pict>
          </mc:Fallback>
        </mc:AlternateContent>
      </w:r>
      <w:r w:rsidRPr="00DE2C8C">
        <w:rPr>
          <w:noProof/>
          <w:color w:val="000000" w:themeColor="text1"/>
        </w:rPr>
        <mc:AlternateContent>
          <mc:Choice Requires="wps">
            <w:drawing>
              <wp:anchor distT="4294967295" distB="4294967295" distL="114300" distR="114300" simplePos="0" relativeHeight="251658315" behindDoc="0" locked="0" layoutInCell="1" allowOverlap="1" wp14:anchorId="7FC1EE33" wp14:editId="4DDC28E4">
                <wp:simplePos x="0" y="0"/>
                <wp:positionH relativeFrom="margin">
                  <wp:posOffset>8204200</wp:posOffset>
                </wp:positionH>
                <wp:positionV relativeFrom="paragraph">
                  <wp:posOffset>628650</wp:posOffset>
                </wp:positionV>
                <wp:extent cx="314325" cy="0"/>
                <wp:effectExtent l="0" t="0" r="0" b="0"/>
                <wp:wrapNone/>
                <wp:docPr id="441841525" name="Straight Connector 4418415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43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6BD844" id="Straight Connector 441841525" o:spid="_x0000_s1026" style="position:absolute;z-index:25165831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646pt,49.5pt" to="670.7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">
                <o:lock v:ext="edit" shapetype="f"/>
                <w10:wrap anchorx="margin"/>
              </v:line>
            </w:pict>
          </mc:Fallback>
        </mc:AlternateContent>
      </w:r>
      <w:r w:rsidRPr="00DE2C8C">
        <w:rPr>
          <w:color w:val="000000" w:themeColor="text1"/>
        </w:rPr>
        <w:br w:type="page"/>
      </w:r>
    </w:p>
    <w:p w14:paraId="4F061376" w14:textId="77777777" w:rsidR="00A15CB3" w:rsidRPr="00DE2C8C" w:rsidRDefault="00A15CB3" w:rsidP="00A15CB3">
      <w:pPr>
        <w:pStyle w:val="H1"/>
        <w:ind w:right="1260"/>
        <w:rPr>
          <w:color w:val="000000" w:themeColor="text1"/>
        </w:rPr>
      </w:pPr>
      <w:r w:rsidRPr="00DE2C8C">
        <w:rPr>
          <w:color w:val="000000" w:themeColor="text1"/>
        </w:rPr>
        <w:lastRenderedPageBreak/>
        <w:tab/>
        <w:t>C.</w:t>
      </w:r>
      <w:r w:rsidRPr="00DE2C8C">
        <w:rPr>
          <w:color w:val="000000" w:themeColor="text1"/>
        </w:rPr>
        <w:tab/>
        <w:t>Field offices in regions and provinces</w:t>
      </w:r>
    </w:p>
    <w:p w14:paraId="37256F7B" w14:textId="77777777" w:rsidR="00A15CB3" w:rsidRPr="00DE2C8C" w:rsidRDefault="00A15CB3" w:rsidP="00A15CB3">
      <w:pPr>
        <w:suppressAutoHyphens w:val="0"/>
        <w:spacing w:line="120" w:lineRule="exact"/>
        <w:rPr>
          <w:rFonts w:ascii="Calibri" w:eastAsia="Calibri" w:hAnsi="Calibri" w:cs="Arial"/>
          <w:b/>
          <w:color w:val="000000" w:themeColor="text1"/>
          <w:spacing w:val="0"/>
          <w:w w:val="100"/>
          <w:kern w:val="0"/>
          <w:sz w:val="10"/>
          <w:szCs w:val="22"/>
          <w14:ligatures w14:val="none"/>
        </w:rPr>
      </w:pPr>
    </w:p>
    <w:p w14:paraId="3232A4D1" w14:textId="77777777" w:rsidR="00A15CB3" w:rsidRPr="00DE2C8C" w:rsidRDefault="00A15CB3" w:rsidP="00A15CB3">
      <w:pPr>
        <w:suppressAutoHyphens w:val="0"/>
        <w:spacing w:line="240" w:lineRule="auto"/>
        <w:rPr>
          <w:rFonts w:ascii="Calibri" w:eastAsia="Calibri" w:hAnsi="Calibri" w:cs="Arial"/>
          <w:b/>
          <w:color w:val="000000" w:themeColor="text1"/>
          <w:spacing w:val="0"/>
          <w:w w:val="100"/>
          <w:kern w:val="0"/>
          <w:sz w:val="30"/>
          <w:szCs w:val="22"/>
          <w:highlight w:val="yellow"/>
          <w:lang w:val="en-US"/>
        </w:rPr>
      </w:pPr>
      <w:r w:rsidRPr="00DE2C8C">
        <w:rPr>
          <w:noProof/>
          <w:color w:val="000000" w:themeColor="text1"/>
        </w:rPr>
        <mc:AlternateContent>
          <mc:Choice Requires="wps">
            <w:drawing>
              <wp:anchor distT="0" distB="0" distL="114300" distR="114300" simplePos="0" relativeHeight="251658323" behindDoc="0" locked="0" layoutInCell="1" allowOverlap="1" wp14:anchorId="1219912A" wp14:editId="79E2C608">
                <wp:simplePos x="0" y="0"/>
                <wp:positionH relativeFrom="column">
                  <wp:posOffset>2911636</wp:posOffset>
                </wp:positionH>
                <wp:positionV relativeFrom="paragraph">
                  <wp:posOffset>75565</wp:posOffset>
                </wp:positionV>
                <wp:extent cx="2286000" cy="914400"/>
                <wp:effectExtent l="0" t="0" r="19050" b="19050"/>
                <wp:wrapNone/>
                <wp:docPr id="483981615" name="Rectangle 483981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914400"/>
                        </a:xfrm>
                        <a:prstGeom prst="rect">
                          <a:avLst/>
                        </a:prstGeom>
                        <a:noFill/>
                        <a:ln w="12700" cap="flat" cmpd="sng" algn="ctr">
                          <a:solidFill>
                            <a:sysClr val="windowText" lastClr="000000"/>
                          </a:solidFill>
                          <a:prstDash val="solid"/>
                          <a:miter lim="800000"/>
                        </a:ln>
                        <a:effectLst/>
                      </wps:spPr>
                      <wps:txbx>
                        <w:txbxContent>
                          <w:p w14:paraId="0E97CFF3" w14:textId="77777777" w:rsidR="00A15CB3" w:rsidRPr="00EE0871" w:rsidRDefault="00A15CB3" w:rsidP="00A15CB3">
                            <w:pPr>
                              <w:jc w:val="center"/>
                              <w:rPr>
                                <w:b/>
                                <w:sz w:val="16"/>
                                <w:szCs w:val="16"/>
                              </w:rPr>
                            </w:pPr>
                            <w:r w:rsidRPr="00EE0871">
                              <w:rPr>
                                <w:b/>
                                <w:sz w:val="16"/>
                                <w:szCs w:val="16"/>
                              </w:rPr>
                              <w:t>Chief of Staff</w:t>
                            </w:r>
                          </w:p>
                          <w:p w14:paraId="7111461C" w14:textId="77777777" w:rsidR="00A15CB3" w:rsidRPr="00EE0871" w:rsidRDefault="00A15CB3" w:rsidP="00A15CB3">
                            <w:pPr>
                              <w:jc w:val="center"/>
                              <w:rPr>
                                <w:b/>
                                <w:sz w:val="16"/>
                                <w:szCs w:val="16"/>
                              </w:rPr>
                            </w:pPr>
                            <w:r w:rsidRPr="00EE0871">
                              <w:rPr>
                                <w:b/>
                                <w:sz w:val="16"/>
                                <w:szCs w:val="16"/>
                              </w:rPr>
                              <w:t>(Kabul)</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219912A" id="Rectangle 483981615" o:spid="_x0000_s1064" style="position:absolute;margin-left:229.25pt;margin-top:5.95pt;width:180pt;height:1in;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" filled="f" strokecolor="windowText" strokeweight="1pt">
                <v:path arrowok="t"/>
                <v:textbox>
                  <w:txbxContent>
                    <w:p w14:paraId="0E97CFF3" w14:textId="77777777" w:rsidR="00A15CB3" w:rsidRPr="00EE0871" w:rsidRDefault="00A15CB3" w:rsidP="00A15CB3">
                      <w:pPr>
                        <w:jc w:val="center"/>
                        <w:rPr>
                          <w:b/>
                          <w:sz w:val="16"/>
                          <w:szCs w:val="16"/>
                        </w:rPr>
                      </w:pPr>
                      <w:r w:rsidRPr="00EE0871">
                        <w:rPr>
                          <w:b/>
                          <w:sz w:val="16"/>
                          <w:szCs w:val="16"/>
                        </w:rPr>
                        <w:t>Chief of Staff</w:t>
                      </w:r>
                    </w:p>
                    <w:p w14:paraId="7111461C" w14:textId="77777777" w:rsidR="00A15CB3" w:rsidRPr="00EE0871" w:rsidRDefault="00A15CB3" w:rsidP="00A15CB3">
                      <w:pPr>
                        <w:jc w:val="center"/>
                        <w:rPr>
                          <w:b/>
                          <w:sz w:val="16"/>
                          <w:szCs w:val="16"/>
                        </w:rPr>
                      </w:pPr>
                      <w:r w:rsidRPr="00EE0871">
                        <w:rPr>
                          <w:b/>
                          <w:sz w:val="16"/>
                          <w:szCs w:val="16"/>
                        </w:rPr>
                        <w:t>(Kabul)</w:t>
                      </w:r>
                    </w:p>
                  </w:txbxContent>
                </v:textbox>
              </v:rect>
            </w:pict>
          </mc:Fallback>
        </mc:AlternateContent>
      </w:r>
    </w:p>
    <w:p w14:paraId="5BE9A550"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2D77E187"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6B13CE5C" w14:textId="355D4B7A"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71E082D9" w14:textId="5227F58E"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DE2C8C">
        <w:rPr>
          <w:noProof/>
          <w:color w:val="000000" w:themeColor="text1"/>
        </w:rPr>
        <mc:AlternateContent>
          <mc:Choice Requires="wps">
            <w:drawing>
              <wp:anchor distT="0" distB="0" distL="114299" distR="114299" simplePos="0" relativeHeight="251658324" behindDoc="0" locked="0" layoutInCell="1" allowOverlap="1" wp14:anchorId="0BD40F94" wp14:editId="258BE88E">
                <wp:simplePos x="0" y="0"/>
                <wp:positionH relativeFrom="column">
                  <wp:posOffset>4050664</wp:posOffset>
                </wp:positionH>
                <wp:positionV relativeFrom="paragraph">
                  <wp:posOffset>76200</wp:posOffset>
                </wp:positionV>
                <wp:extent cx="0" cy="244475"/>
                <wp:effectExtent l="0" t="0" r="19050" b="3175"/>
                <wp:wrapNone/>
                <wp:docPr id="525172928" name="Straight Connector 5251729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447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08F5B89" id="Straight Connector 525172928" o:spid="_x0000_s1026" style="position:absolute;z-index:25165832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8.95pt,6pt" to="318.9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">
                <o:lock v:ext="edit" shapetype="f"/>
              </v:line>
            </w:pict>
          </mc:Fallback>
        </mc:AlternateContent>
      </w:r>
    </w:p>
    <w:p w14:paraId="4D08C088" w14:textId="088D8FF1" w:rsidR="00A15CB3" w:rsidRPr="00DE2C8C" w:rsidRDefault="00BA00C4"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DE2C8C">
        <w:rPr>
          <w:noProof/>
          <w:color w:val="000000" w:themeColor="text1"/>
        </w:rPr>
        <mc:AlternateContent>
          <mc:Choice Requires="wpg">
            <w:drawing>
              <wp:anchor distT="0" distB="0" distL="114300" distR="114300" simplePos="0" relativeHeight="251658344" behindDoc="0" locked="0" layoutInCell="1" allowOverlap="1" wp14:anchorId="2F5E4D51" wp14:editId="5D6AC434">
                <wp:simplePos x="0" y="0"/>
                <wp:positionH relativeFrom="column">
                  <wp:posOffset>5193792</wp:posOffset>
                </wp:positionH>
                <wp:positionV relativeFrom="paragraph">
                  <wp:posOffset>206959</wp:posOffset>
                </wp:positionV>
                <wp:extent cx="3211356" cy="2823667"/>
                <wp:effectExtent l="0" t="0" r="27305" b="15240"/>
                <wp:wrapNone/>
                <wp:docPr id="117703087" name="Group 1177030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1356" cy="2823667"/>
                          <a:chOff x="4886325" y="1435808"/>
                          <a:chExt cx="3211643" cy="3187718"/>
                        </a:xfrm>
                      </wpg:grpSpPr>
                      <wps:wsp>
                        <wps:cNvPr id="1024214622" name="Rectangle 1024214622"/>
                        <wps:cNvSpPr/>
                        <wps:spPr>
                          <a:xfrm>
                            <a:off x="5175884" y="1435808"/>
                            <a:ext cx="2854607" cy="847316"/>
                          </a:xfrm>
                          <a:prstGeom prst="rect">
                            <a:avLst/>
                          </a:prstGeom>
                          <a:noFill/>
                          <a:ln w="12700" cap="flat" cmpd="sng" algn="ctr">
                            <a:solidFill>
                              <a:sysClr val="windowText" lastClr="000000"/>
                            </a:solidFill>
                            <a:prstDash val="solid"/>
                            <a:miter lim="800000"/>
                          </a:ln>
                          <a:effectLst/>
                        </wps:spPr>
                        <wps:txbx>
                          <w:txbxContent>
                            <w:p w14:paraId="3EFBB4EF" w14:textId="77777777" w:rsidR="00A15CB3" w:rsidRPr="002D5089" w:rsidRDefault="00A15CB3" w:rsidP="00A15CB3">
                              <w:pPr>
                                <w:jc w:val="center"/>
                                <w:rPr>
                                  <w:b/>
                                  <w:bCs/>
                                  <w:sz w:val="16"/>
                                  <w:szCs w:val="16"/>
                                  <w:lang w:val="es-ES"/>
                                </w:rPr>
                              </w:pPr>
                              <w:r w:rsidRPr="002D5089">
                                <w:rPr>
                                  <w:b/>
                                  <w:bCs/>
                                  <w:sz w:val="16"/>
                                  <w:szCs w:val="16"/>
                                  <w:lang w:val="es-ES"/>
                                </w:rPr>
                                <w:t xml:space="preserve">Bamyan </w:t>
                              </w:r>
                            </w:p>
                            <w:p w14:paraId="59591A93" w14:textId="77777777" w:rsidR="00A15CB3" w:rsidRPr="002D5089" w:rsidRDefault="00A15CB3" w:rsidP="00A15CB3">
                              <w:pPr>
                                <w:jc w:val="center"/>
                                <w:rPr>
                                  <w:b/>
                                  <w:bCs/>
                                  <w:sz w:val="16"/>
                                  <w:szCs w:val="16"/>
                                  <w:lang w:val="es-ES"/>
                                </w:rPr>
                              </w:pPr>
                              <w:r w:rsidRPr="002D5089">
                                <w:rPr>
                                  <w:b/>
                                  <w:bCs/>
                                  <w:sz w:val="16"/>
                                  <w:szCs w:val="16"/>
                                  <w:lang w:val="es-ES"/>
                                </w:rPr>
                                <w:t xml:space="preserve">RB </w:t>
                              </w:r>
                              <w:r w:rsidRPr="002D5089">
                                <w:rPr>
                                  <w:sz w:val="16"/>
                                  <w:szCs w:val="16"/>
                                  <w:lang w:val="es-ES"/>
                                </w:rPr>
                                <w:t>(</w:t>
                              </w:r>
                              <w:r>
                                <w:rPr>
                                  <w:sz w:val="16"/>
                                  <w:szCs w:val="16"/>
                                  <w:lang w:val="es-ES"/>
                                </w:rPr>
                                <w:t>39</w:t>
                              </w:r>
                              <w:r w:rsidRPr="002D5089">
                                <w:rPr>
                                  <w:sz w:val="16"/>
                                  <w:szCs w:val="16"/>
                                  <w:lang w:val="es-ES"/>
                                </w:rPr>
                                <w:t xml:space="preserve"> pos</w:t>
                              </w:r>
                              <w:r>
                                <w:rPr>
                                  <w:sz w:val="16"/>
                                  <w:szCs w:val="16"/>
                                  <w:lang w:val="es-ES"/>
                                </w:rPr>
                                <w:t>ts</w:t>
                              </w:r>
                              <w:r w:rsidRPr="002D5089">
                                <w:rPr>
                                  <w:sz w:val="16"/>
                                  <w:szCs w:val="16"/>
                                  <w:lang w:val="es-ES"/>
                                </w:rPr>
                                <w:t>)</w:t>
                              </w:r>
                            </w:p>
                            <w:p w14:paraId="4A5D6CDE" w14:textId="19F0449E" w:rsidR="00A15CB3" w:rsidRPr="003B7125" w:rsidRDefault="00A15CB3" w:rsidP="00A15CB3">
                              <w:pPr>
                                <w:jc w:val="center"/>
                                <w:rPr>
                                  <w:sz w:val="16"/>
                                  <w:szCs w:val="16"/>
                                  <w:lang w:val="es-ES"/>
                                </w:rPr>
                              </w:pPr>
                              <w:r w:rsidRPr="003B7125">
                                <w:rPr>
                                  <w:sz w:val="16"/>
                                  <w:szCs w:val="16"/>
                                  <w:lang w:val="es-ES"/>
                                </w:rPr>
                                <w:t>1 P-4, 2 P-3, 1 FS, 1 FS</w:t>
                              </w:r>
                              <w:r w:rsidRPr="003B7125">
                                <w:rPr>
                                  <w:sz w:val="16"/>
                                  <w:szCs w:val="16"/>
                                  <w:vertAlign w:val="superscript"/>
                                  <w:lang w:val="es-ES"/>
                                </w:rPr>
                                <w:t>d</w:t>
                              </w:r>
                              <w:r w:rsidRPr="003B7125">
                                <w:rPr>
                                  <w:sz w:val="16"/>
                                  <w:szCs w:val="16"/>
                                  <w:lang w:val="es-ES"/>
                                </w:rPr>
                                <w:t xml:space="preserve">, 4 NPO, 26 </w:t>
                              </w:r>
                              <w:r w:rsidR="00560B7E">
                                <w:rPr>
                                  <w:sz w:val="16"/>
                                  <w:szCs w:val="16"/>
                                  <w:lang w:val="es-ES"/>
                                </w:rPr>
                                <w:t>LL</w:t>
                              </w:r>
                              <w:r w:rsidRPr="003B7125">
                                <w:rPr>
                                  <w:sz w:val="16"/>
                                  <w:szCs w:val="16"/>
                                  <w:lang w:val="es-ES"/>
                                </w:rPr>
                                <w:t>, 2 iUNV, 1 iUNV</w:t>
                              </w:r>
                              <w:r w:rsidRPr="003B7125">
                                <w:rPr>
                                  <w:sz w:val="16"/>
                                  <w:szCs w:val="16"/>
                                  <w:vertAlign w:val="superscript"/>
                                  <w:lang w:val="es-ES"/>
                                </w:rPr>
                                <w:t>d</w:t>
                              </w:r>
                              <w:r w:rsidRPr="003B7125">
                                <w:rPr>
                                  <w:sz w:val="16"/>
                                  <w:szCs w:val="16"/>
                                  <w:lang w:val="es-ES"/>
                                </w:rPr>
                                <w:t>, 1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4892517" name="Rectangle 264892517"/>
                        <wps:cNvSpPr/>
                        <wps:spPr>
                          <a:xfrm>
                            <a:off x="5172084" y="3772334"/>
                            <a:ext cx="2925884" cy="851192"/>
                          </a:xfrm>
                          <a:prstGeom prst="rect">
                            <a:avLst/>
                          </a:prstGeom>
                          <a:noFill/>
                          <a:ln w="12700" cap="flat" cmpd="sng" algn="ctr">
                            <a:solidFill>
                              <a:sysClr val="windowText" lastClr="000000"/>
                            </a:solidFill>
                            <a:prstDash val="solid"/>
                            <a:miter lim="800000"/>
                          </a:ln>
                          <a:effectLst/>
                        </wps:spPr>
                        <wps:txbx>
                          <w:txbxContent>
                            <w:p w14:paraId="5ACD8E53" w14:textId="77777777" w:rsidR="00A15CB3" w:rsidRPr="007003F9" w:rsidRDefault="00A15CB3" w:rsidP="00A15CB3">
                              <w:pPr>
                                <w:jc w:val="center"/>
                                <w:rPr>
                                  <w:b/>
                                  <w:bCs/>
                                  <w:sz w:val="16"/>
                                  <w:szCs w:val="16"/>
                                  <w:lang w:val="en-US"/>
                                </w:rPr>
                              </w:pPr>
                              <w:r w:rsidRPr="007003F9">
                                <w:rPr>
                                  <w:b/>
                                  <w:bCs/>
                                  <w:sz w:val="16"/>
                                  <w:szCs w:val="16"/>
                                  <w:lang w:val="en-US"/>
                                </w:rPr>
                                <w:t>Kunduz</w:t>
                              </w:r>
                            </w:p>
                            <w:p w14:paraId="1AD9FE91" w14:textId="77777777" w:rsidR="00A15CB3" w:rsidRPr="007003F9" w:rsidRDefault="00A15CB3" w:rsidP="00A15CB3">
                              <w:pPr>
                                <w:jc w:val="center"/>
                                <w:rPr>
                                  <w:b/>
                                  <w:sz w:val="16"/>
                                  <w:szCs w:val="16"/>
                                  <w:lang w:val="en-US"/>
                                </w:rPr>
                              </w:pPr>
                              <w:r w:rsidRPr="007003F9">
                                <w:rPr>
                                  <w:b/>
                                  <w:bCs/>
                                  <w:sz w:val="16"/>
                                  <w:szCs w:val="16"/>
                                  <w:lang w:val="en-US"/>
                                </w:rPr>
                                <w:t xml:space="preserve">RB </w:t>
                              </w:r>
                              <w:r w:rsidRPr="007003F9">
                                <w:rPr>
                                  <w:sz w:val="16"/>
                                  <w:szCs w:val="16"/>
                                  <w:lang w:val="en-US"/>
                                </w:rPr>
                                <w:t>(</w:t>
                              </w:r>
                              <w:r>
                                <w:rPr>
                                  <w:sz w:val="16"/>
                                  <w:szCs w:val="16"/>
                                  <w:lang w:val="en-US"/>
                                </w:rPr>
                                <w:t>40</w:t>
                              </w:r>
                              <w:r w:rsidRPr="007003F9">
                                <w:rPr>
                                  <w:sz w:val="16"/>
                                  <w:szCs w:val="16"/>
                                  <w:lang w:val="en-US"/>
                                </w:rPr>
                                <w:t xml:space="preserve"> pos</w:t>
                              </w:r>
                              <w:r>
                                <w:rPr>
                                  <w:sz w:val="16"/>
                                  <w:szCs w:val="16"/>
                                  <w:lang w:val="en-US"/>
                                </w:rPr>
                                <w:t>t</w:t>
                              </w:r>
                              <w:r w:rsidRPr="007003F9">
                                <w:rPr>
                                  <w:sz w:val="16"/>
                                  <w:szCs w:val="16"/>
                                  <w:lang w:val="en-US"/>
                                </w:rPr>
                                <w:t>s)</w:t>
                              </w:r>
                            </w:p>
                            <w:p w14:paraId="27CD86D0" w14:textId="77777777" w:rsidR="003B7125" w:rsidRDefault="00A15CB3" w:rsidP="00A15CB3">
                              <w:pPr>
                                <w:jc w:val="center"/>
                                <w:rPr>
                                  <w:sz w:val="16"/>
                                  <w:szCs w:val="16"/>
                                  <w:lang w:val="en-US"/>
                                </w:rPr>
                              </w:pPr>
                              <w:r w:rsidRPr="007003F9">
                                <w:rPr>
                                  <w:sz w:val="16"/>
                                  <w:szCs w:val="16"/>
                                  <w:lang w:val="en-US"/>
                                </w:rPr>
                                <w:t xml:space="preserve">1 P-4, 2 P-3, </w:t>
                              </w:r>
                              <w:r>
                                <w:rPr>
                                  <w:sz w:val="16"/>
                                  <w:szCs w:val="16"/>
                                  <w:lang w:val="en-US"/>
                                </w:rPr>
                                <w:t>1</w:t>
                              </w:r>
                              <w:r w:rsidRPr="007003F9">
                                <w:rPr>
                                  <w:sz w:val="16"/>
                                  <w:szCs w:val="16"/>
                                  <w:lang w:val="en-US"/>
                                </w:rPr>
                                <w:t xml:space="preserve"> FS, </w:t>
                              </w:r>
                              <w:r>
                                <w:rPr>
                                  <w:sz w:val="16"/>
                                  <w:szCs w:val="16"/>
                                  <w:lang w:val="en-US"/>
                                </w:rPr>
                                <w:t>1 FS</w:t>
                              </w:r>
                              <w:r>
                                <w:rPr>
                                  <w:sz w:val="16"/>
                                  <w:szCs w:val="16"/>
                                  <w:vertAlign w:val="superscript"/>
                                </w:rPr>
                                <w:t>c</w:t>
                              </w:r>
                              <w:r>
                                <w:rPr>
                                  <w:sz w:val="16"/>
                                  <w:szCs w:val="16"/>
                                  <w:lang w:val="en-US"/>
                                </w:rPr>
                                <w:t>, 5</w:t>
                              </w:r>
                              <w:r w:rsidRPr="007003F9">
                                <w:rPr>
                                  <w:sz w:val="16"/>
                                  <w:szCs w:val="16"/>
                                  <w:lang w:val="en-US"/>
                                </w:rPr>
                                <w:t xml:space="preserve"> </w:t>
                              </w:r>
                              <w:r w:rsidRPr="00E656C1">
                                <w:rPr>
                                  <w:sz w:val="16"/>
                                  <w:szCs w:val="16"/>
                                  <w:lang w:val="en-US"/>
                                </w:rPr>
                                <w:t xml:space="preserve">NPO, </w:t>
                              </w:r>
                              <w:r>
                                <w:rPr>
                                  <w:sz w:val="16"/>
                                  <w:szCs w:val="16"/>
                                  <w:lang w:val="en-US"/>
                                </w:rPr>
                                <w:t>1 NPO</w:t>
                              </w:r>
                              <w:r>
                                <w:rPr>
                                  <w:sz w:val="16"/>
                                  <w:szCs w:val="16"/>
                                  <w:vertAlign w:val="superscript"/>
                                </w:rPr>
                                <w:t>b</w:t>
                              </w:r>
                              <w:r>
                                <w:rPr>
                                  <w:sz w:val="16"/>
                                  <w:szCs w:val="16"/>
                                  <w:lang w:val="en-US"/>
                                </w:rPr>
                                <w:t xml:space="preserve">, </w:t>
                              </w:r>
                            </w:p>
                            <w:p w14:paraId="3807B02E" w14:textId="4D5B0AEF" w:rsidR="00A15CB3" w:rsidRPr="007003F9" w:rsidRDefault="00A15CB3" w:rsidP="00A15CB3">
                              <w:pPr>
                                <w:jc w:val="center"/>
                                <w:rPr>
                                  <w:sz w:val="16"/>
                                  <w:szCs w:val="16"/>
                                  <w:lang w:val="en-US"/>
                                </w:rPr>
                              </w:pPr>
                              <w:r w:rsidRPr="00E656C1">
                                <w:rPr>
                                  <w:sz w:val="16"/>
                                  <w:szCs w:val="16"/>
                                  <w:lang w:val="en-US"/>
                                </w:rPr>
                                <w:t>2</w:t>
                              </w:r>
                              <w:r>
                                <w:rPr>
                                  <w:sz w:val="16"/>
                                  <w:szCs w:val="16"/>
                                  <w:lang w:val="en-US"/>
                                </w:rPr>
                                <w:t>2</w:t>
                              </w:r>
                              <w:r w:rsidR="003B7125">
                                <w:rPr>
                                  <w:sz w:val="16"/>
                                  <w:szCs w:val="16"/>
                                  <w:lang w:val="en-US"/>
                                </w:rPr>
                                <w:t xml:space="preserve"> </w:t>
                              </w:r>
                              <w:r w:rsidR="00560B7E">
                                <w:rPr>
                                  <w:sz w:val="16"/>
                                  <w:szCs w:val="16"/>
                                </w:rPr>
                                <w:t>LL</w:t>
                              </w:r>
                              <w:r w:rsidR="003B7125">
                                <w:rPr>
                                  <w:sz w:val="16"/>
                                  <w:szCs w:val="16"/>
                                </w:rPr>
                                <w:t>,</w:t>
                              </w:r>
                              <w:r>
                                <w:rPr>
                                  <w:sz w:val="16"/>
                                  <w:szCs w:val="16"/>
                                  <w:lang w:val="en-US"/>
                                </w:rPr>
                                <w:t xml:space="preserve"> 1 </w:t>
                              </w:r>
                              <w:r w:rsidR="00560B7E">
                                <w:rPr>
                                  <w:sz w:val="16"/>
                                  <w:szCs w:val="16"/>
                                </w:rPr>
                                <w:t>LL</w:t>
                              </w:r>
                              <w:r w:rsidR="003B7125">
                                <w:rPr>
                                  <w:sz w:val="16"/>
                                  <w:szCs w:val="16"/>
                                  <w:vertAlign w:val="superscript"/>
                                </w:rPr>
                                <w:t xml:space="preserve"> </w:t>
                              </w:r>
                              <w:r>
                                <w:rPr>
                                  <w:sz w:val="16"/>
                                  <w:szCs w:val="16"/>
                                  <w:vertAlign w:val="superscript"/>
                                </w:rPr>
                                <w:t>c</w:t>
                              </w:r>
                              <w:r>
                                <w:rPr>
                                  <w:sz w:val="16"/>
                                  <w:szCs w:val="16"/>
                                  <w:lang w:val="en-US"/>
                                </w:rPr>
                                <w:t xml:space="preserve">, 1 </w:t>
                              </w:r>
                              <w:r w:rsidR="00560B7E">
                                <w:rPr>
                                  <w:sz w:val="16"/>
                                  <w:szCs w:val="16"/>
                                </w:rPr>
                                <w:t>LL</w:t>
                              </w:r>
                              <w:r w:rsidR="003B7125" w:rsidRPr="00AA4C76">
                                <w:rPr>
                                  <w:sz w:val="16"/>
                                  <w:szCs w:val="16"/>
                                  <w:vertAlign w:val="superscript"/>
                                </w:rPr>
                                <w:t xml:space="preserve"> </w:t>
                              </w:r>
                              <w:r w:rsidRPr="00AA4C76">
                                <w:rPr>
                                  <w:sz w:val="16"/>
                                  <w:szCs w:val="16"/>
                                  <w:vertAlign w:val="superscript"/>
                                </w:rPr>
                                <w:t>d</w:t>
                              </w:r>
                              <w:r>
                                <w:rPr>
                                  <w:sz w:val="16"/>
                                  <w:szCs w:val="16"/>
                                  <w:lang w:val="en-US"/>
                                </w:rPr>
                                <w:t xml:space="preserve">, </w:t>
                              </w:r>
                              <w:r w:rsidRPr="00E656C1">
                                <w:rPr>
                                  <w:sz w:val="16"/>
                                  <w:szCs w:val="16"/>
                                  <w:lang w:val="en-US"/>
                                </w:rPr>
                                <w:t>3 </w:t>
                              </w:r>
                              <w:r w:rsidRPr="00E656C1">
                                <w:rPr>
                                  <w:sz w:val="16"/>
                                  <w:szCs w:val="16"/>
                                </w:rPr>
                                <w:t>i</w:t>
                              </w:r>
                              <w:r w:rsidRPr="00E656C1">
                                <w:rPr>
                                  <w:sz w:val="16"/>
                                  <w:szCs w:val="16"/>
                                  <w:lang w:val="en-US"/>
                                </w:rPr>
                                <w:t>UNV, 1 nUNV</w:t>
                              </w:r>
                              <w:r>
                                <w:rPr>
                                  <w:sz w:val="16"/>
                                  <w:szCs w:val="16"/>
                                  <w:lang w:val="en-US"/>
                                </w:rPr>
                                <w:t>, 1 nUNV</w:t>
                              </w:r>
                              <w:r>
                                <w:rPr>
                                  <w:sz w:val="16"/>
                                  <w:szCs w:val="16"/>
                                  <w:vertAlign w:val="superscript"/>
                                </w:rPr>
                                <w:t>b</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73934768" name="Rectangle 1773934768"/>
                        <wps:cNvSpPr/>
                        <wps:spPr>
                          <a:xfrm>
                            <a:off x="5185410" y="2748772"/>
                            <a:ext cx="2758943" cy="628547"/>
                          </a:xfrm>
                          <a:prstGeom prst="rect">
                            <a:avLst/>
                          </a:prstGeom>
                          <a:noFill/>
                          <a:ln w="12700" cap="flat" cmpd="sng" algn="ctr">
                            <a:solidFill>
                              <a:sysClr val="windowText" lastClr="000000"/>
                            </a:solidFill>
                            <a:prstDash val="solid"/>
                            <a:miter lim="800000"/>
                          </a:ln>
                          <a:effectLst/>
                        </wps:spPr>
                        <wps:txbx>
                          <w:txbxContent>
                            <w:p w14:paraId="17EA87DF" w14:textId="77777777" w:rsidR="00A15CB3" w:rsidRPr="001F2E30" w:rsidRDefault="00A15CB3" w:rsidP="00A15CB3">
                              <w:pPr>
                                <w:jc w:val="center"/>
                                <w:rPr>
                                  <w:b/>
                                  <w:sz w:val="16"/>
                                  <w:szCs w:val="16"/>
                                </w:rPr>
                              </w:pPr>
                              <w:r w:rsidRPr="001F2E30">
                                <w:rPr>
                                  <w:b/>
                                  <w:sz w:val="16"/>
                                  <w:szCs w:val="16"/>
                                </w:rPr>
                                <w:t xml:space="preserve">Badakhshan (Fayzabad) </w:t>
                              </w:r>
                            </w:p>
                            <w:p w14:paraId="1B6B30AF" w14:textId="77777777" w:rsidR="00A15CB3" w:rsidRPr="001F2E30" w:rsidRDefault="00A15CB3" w:rsidP="00A15CB3">
                              <w:pPr>
                                <w:jc w:val="center"/>
                                <w:rPr>
                                  <w:b/>
                                  <w:sz w:val="16"/>
                                  <w:szCs w:val="16"/>
                                </w:rPr>
                              </w:pPr>
                              <w:r w:rsidRPr="001F2E30">
                                <w:rPr>
                                  <w:b/>
                                  <w:sz w:val="16"/>
                                  <w:szCs w:val="16"/>
                                </w:rPr>
                                <w:t xml:space="preserve">RB </w:t>
                              </w:r>
                              <w:r w:rsidRPr="001F2E30">
                                <w:rPr>
                                  <w:bCs/>
                                  <w:sz w:val="16"/>
                                  <w:szCs w:val="16"/>
                                </w:rPr>
                                <w:t>(1</w:t>
                              </w:r>
                              <w:r>
                                <w:rPr>
                                  <w:bCs/>
                                  <w:sz w:val="16"/>
                                  <w:szCs w:val="16"/>
                                </w:rPr>
                                <w:t>2</w:t>
                              </w:r>
                              <w:r w:rsidRPr="001F2E30">
                                <w:rPr>
                                  <w:bCs/>
                                  <w:sz w:val="16"/>
                                  <w:szCs w:val="16"/>
                                </w:rPr>
                                <w:t xml:space="preserve"> pos</w:t>
                              </w:r>
                              <w:r>
                                <w:rPr>
                                  <w:bCs/>
                                  <w:sz w:val="16"/>
                                  <w:szCs w:val="16"/>
                                </w:rPr>
                                <w:t>ts</w:t>
                              </w:r>
                              <w:r w:rsidRPr="001F2E30">
                                <w:rPr>
                                  <w:bCs/>
                                  <w:sz w:val="16"/>
                                  <w:szCs w:val="16"/>
                                </w:rPr>
                                <w:t>)</w:t>
                              </w:r>
                            </w:p>
                            <w:p w14:paraId="7A3765AA" w14:textId="38BF5FEC" w:rsidR="00A15CB3" w:rsidRPr="00EE0871" w:rsidRDefault="00A15CB3" w:rsidP="00A15CB3">
                              <w:pPr>
                                <w:jc w:val="center"/>
                                <w:rPr>
                                  <w:sz w:val="16"/>
                                  <w:szCs w:val="16"/>
                                </w:rPr>
                              </w:pPr>
                              <w:r w:rsidRPr="001F2E30">
                                <w:rPr>
                                  <w:sz w:val="16"/>
                                  <w:szCs w:val="16"/>
                                </w:rPr>
                                <w:t>2 NPO,</w:t>
                              </w:r>
                              <w:r w:rsidRPr="001F2E30">
                                <w:rPr>
                                  <w:sz w:val="16"/>
                                  <w:szCs w:val="16"/>
                                  <w:vertAlign w:val="superscript"/>
                                </w:rPr>
                                <w:t xml:space="preserve"> </w:t>
                              </w:r>
                              <w:r>
                                <w:rPr>
                                  <w:sz w:val="16"/>
                                  <w:szCs w:val="16"/>
                                </w:rPr>
                                <w:t>9</w:t>
                              </w:r>
                              <w:r w:rsidRPr="001F2E30">
                                <w:rPr>
                                  <w:sz w:val="16"/>
                                  <w:szCs w:val="16"/>
                                </w:rPr>
                                <w:t xml:space="preserve"> </w:t>
                              </w:r>
                              <w:r w:rsidR="00560B7E">
                                <w:rPr>
                                  <w:sz w:val="16"/>
                                  <w:szCs w:val="16"/>
                                </w:rPr>
                                <w:t>LL</w:t>
                              </w:r>
                              <w:r w:rsidRPr="001F2E30">
                                <w:rPr>
                                  <w:sz w:val="16"/>
                                  <w:szCs w:val="16"/>
                                </w:rPr>
                                <w:t>, 1 nUNV</w:t>
                              </w:r>
                              <w:r w:rsidRPr="00EE0871">
                                <w:rPr>
                                  <w:sz w:val="16"/>
                                  <w:szCs w:val="16"/>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94427370" name="Straight Connector 894427370"/>
                        <wps:cNvCnPr/>
                        <wps:spPr>
                          <a:xfrm>
                            <a:off x="4886548" y="1855851"/>
                            <a:ext cx="13111" cy="2137519"/>
                          </a:xfrm>
                          <a:prstGeom prst="line">
                            <a:avLst/>
                          </a:prstGeom>
                          <a:noFill/>
                          <a:ln w="9525" cap="flat" cmpd="sng" algn="ctr">
                            <a:solidFill>
                              <a:sysClr val="windowText" lastClr="000000">
                                <a:shade val="95000"/>
                                <a:satMod val="105000"/>
                              </a:sysClr>
                            </a:solidFill>
                            <a:prstDash val="solid"/>
                          </a:ln>
                          <a:effectLst/>
                        </wps:spPr>
                        <wps:bodyPr/>
                      </wps:wsp>
                      <wps:wsp>
                        <wps:cNvPr id="1289387030" name="Straight Connector 1289387030"/>
                        <wps:cNvCnPr/>
                        <wps:spPr>
                          <a:xfrm>
                            <a:off x="4886325" y="1844748"/>
                            <a:ext cx="289560" cy="0"/>
                          </a:xfrm>
                          <a:prstGeom prst="line">
                            <a:avLst/>
                          </a:prstGeom>
                          <a:noFill/>
                          <a:ln w="9525" cap="flat" cmpd="sng" algn="ctr">
                            <a:solidFill>
                              <a:sysClr val="windowText" lastClr="000000">
                                <a:shade val="95000"/>
                                <a:satMod val="105000"/>
                              </a:sysClr>
                            </a:solidFill>
                            <a:prstDash val="solid"/>
                          </a:ln>
                          <a:effectLst/>
                        </wps:spPr>
                        <wps:bodyPr/>
                      </wps:wsp>
                      <wps:wsp>
                        <wps:cNvPr id="2031019367" name="Straight Connector 2031019367"/>
                        <wps:cNvCnPr/>
                        <wps:spPr>
                          <a:xfrm flipV="1">
                            <a:off x="4899660" y="3102813"/>
                            <a:ext cx="285750" cy="2861"/>
                          </a:xfrm>
                          <a:prstGeom prst="line">
                            <a:avLst/>
                          </a:prstGeom>
                          <a:noFill/>
                          <a:ln w="9525" cap="flat" cmpd="sng" algn="ctr">
                            <a:solidFill>
                              <a:sysClr val="windowText" lastClr="000000">
                                <a:shade val="95000"/>
                                <a:satMod val="105000"/>
                              </a:sysClr>
                            </a:solidFill>
                            <a:prstDash val="solid"/>
                          </a:ln>
                          <a:effectLst/>
                        </wps:spPr>
                        <wps:bodyPr/>
                      </wps:wsp>
                      <wps:wsp>
                        <wps:cNvPr id="1286796632" name="Straight Connector 1286796632"/>
                        <wps:cNvCnPr/>
                        <wps:spPr>
                          <a:xfrm>
                            <a:off x="4899659" y="3992955"/>
                            <a:ext cx="276211" cy="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margin">
                  <wp14:pctHeight>0</wp14:pctHeight>
                </wp14:sizeRelV>
              </wp:anchor>
            </w:drawing>
          </mc:Choice>
          <mc:Fallback>
            <w:pict>
              <v:group w14:anchorId="2F5E4D51" id="Group 117703087" o:spid="_x0000_s1065" style="position:absolute;left:0;text-align:left;margin-left:408.95pt;margin-top:16.3pt;width:252.85pt;height:222.35pt;z-index:251658344;mso-height-relative:margin" coordorigin="48863,14358" coordsize="32116,31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">
                <v:rect id="Rectangle 1024214622" o:spid="_x0000_s1066" style="position:absolute;left:51758;top:14358;width:28546;height:8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" filled="f" strokecolor="windowText" strokeweight="1pt">
                  <v:textbox>
                    <w:txbxContent>
                      <w:p w14:paraId="3EFBB4EF" w14:textId="77777777" w:rsidR="00A15CB3" w:rsidRPr="002D5089" w:rsidRDefault="00A15CB3" w:rsidP="00A15CB3">
                        <w:pPr>
                          <w:jc w:val="center"/>
                          <w:rPr>
                            <w:b/>
                            <w:bCs/>
                            <w:sz w:val="16"/>
                            <w:szCs w:val="16"/>
                            <w:lang w:val="es-ES"/>
                          </w:rPr>
                        </w:pPr>
                        <w:r w:rsidRPr="002D5089">
                          <w:rPr>
                            <w:b/>
                            <w:bCs/>
                            <w:sz w:val="16"/>
                            <w:szCs w:val="16"/>
                            <w:lang w:val="es-ES"/>
                          </w:rPr>
                          <w:t xml:space="preserve">Bamyan </w:t>
                        </w:r>
                      </w:p>
                      <w:p w14:paraId="59591A93" w14:textId="77777777" w:rsidR="00A15CB3" w:rsidRPr="002D5089" w:rsidRDefault="00A15CB3" w:rsidP="00A15CB3">
                        <w:pPr>
                          <w:jc w:val="center"/>
                          <w:rPr>
                            <w:b/>
                            <w:bCs/>
                            <w:sz w:val="16"/>
                            <w:szCs w:val="16"/>
                            <w:lang w:val="es-ES"/>
                          </w:rPr>
                        </w:pPr>
                        <w:r w:rsidRPr="002D5089">
                          <w:rPr>
                            <w:b/>
                            <w:bCs/>
                            <w:sz w:val="16"/>
                            <w:szCs w:val="16"/>
                            <w:lang w:val="es-ES"/>
                          </w:rPr>
                          <w:t xml:space="preserve">RB </w:t>
                        </w:r>
                        <w:r w:rsidRPr="002D5089">
                          <w:rPr>
                            <w:sz w:val="16"/>
                            <w:szCs w:val="16"/>
                            <w:lang w:val="es-ES"/>
                          </w:rPr>
                          <w:t>(</w:t>
                        </w:r>
                        <w:r>
                          <w:rPr>
                            <w:sz w:val="16"/>
                            <w:szCs w:val="16"/>
                            <w:lang w:val="es-ES"/>
                          </w:rPr>
                          <w:t>39</w:t>
                        </w:r>
                        <w:r w:rsidRPr="002D5089">
                          <w:rPr>
                            <w:sz w:val="16"/>
                            <w:szCs w:val="16"/>
                            <w:lang w:val="es-ES"/>
                          </w:rPr>
                          <w:t xml:space="preserve"> pos</w:t>
                        </w:r>
                        <w:r>
                          <w:rPr>
                            <w:sz w:val="16"/>
                            <w:szCs w:val="16"/>
                            <w:lang w:val="es-ES"/>
                          </w:rPr>
                          <w:t>ts</w:t>
                        </w:r>
                        <w:r w:rsidRPr="002D5089">
                          <w:rPr>
                            <w:sz w:val="16"/>
                            <w:szCs w:val="16"/>
                            <w:lang w:val="es-ES"/>
                          </w:rPr>
                          <w:t>)</w:t>
                        </w:r>
                      </w:p>
                      <w:p w14:paraId="4A5D6CDE" w14:textId="19F0449E" w:rsidR="00A15CB3" w:rsidRPr="003B7125" w:rsidRDefault="00A15CB3" w:rsidP="00A15CB3">
                        <w:pPr>
                          <w:jc w:val="center"/>
                          <w:rPr>
                            <w:sz w:val="16"/>
                            <w:szCs w:val="16"/>
                            <w:lang w:val="es-ES"/>
                          </w:rPr>
                        </w:pPr>
                        <w:r w:rsidRPr="003B7125">
                          <w:rPr>
                            <w:sz w:val="16"/>
                            <w:szCs w:val="16"/>
                            <w:lang w:val="es-ES"/>
                          </w:rPr>
                          <w:t>1 P-4, 2 P-3, 1 FS, 1 FS</w:t>
                        </w:r>
                        <w:r w:rsidRPr="003B7125">
                          <w:rPr>
                            <w:sz w:val="16"/>
                            <w:szCs w:val="16"/>
                            <w:vertAlign w:val="superscript"/>
                            <w:lang w:val="es-ES"/>
                          </w:rPr>
                          <w:t>d</w:t>
                        </w:r>
                        <w:r w:rsidRPr="003B7125">
                          <w:rPr>
                            <w:sz w:val="16"/>
                            <w:szCs w:val="16"/>
                            <w:lang w:val="es-ES"/>
                          </w:rPr>
                          <w:t xml:space="preserve">, 4 NPO, 26 </w:t>
                        </w:r>
                        <w:r w:rsidR="00560B7E">
                          <w:rPr>
                            <w:sz w:val="16"/>
                            <w:szCs w:val="16"/>
                            <w:lang w:val="es-ES"/>
                          </w:rPr>
                          <w:t>LL</w:t>
                        </w:r>
                        <w:r w:rsidRPr="003B7125">
                          <w:rPr>
                            <w:sz w:val="16"/>
                            <w:szCs w:val="16"/>
                            <w:lang w:val="es-ES"/>
                          </w:rPr>
                          <w:t>, 2 iUNV, 1 iUNV</w:t>
                        </w:r>
                        <w:r w:rsidRPr="003B7125">
                          <w:rPr>
                            <w:sz w:val="16"/>
                            <w:szCs w:val="16"/>
                            <w:vertAlign w:val="superscript"/>
                            <w:lang w:val="es-ES"/>
                          </w:rPr>
                          <w:t>d</w:t>
                        </w:r>
                        <w:r w:rsidRPr="003B7125">
                          <w:rPr>
                            <w:sz w:val="16"/>
                            <w:szCs w:val="16"/>
                            <w:lang w:val="es-ES"/>
                          </w:rPr>
                          <w:t>, 1 nUNV</w:t>
                        </w:r>
                      </w:p>
                    </w:txbxContent>
                  </v:textbox>
                </v:rect>
                <v:rect id="Rectangle 264892517" o:spid="_x0000_s1067" style="position:absolute;left:51720;top:37723;width:29259;height:8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" filled="f" strokecolor="windowText" strokeweight="1pt">
                  <v:textbox>
                    <w:txbxContent>
                      <w:p w14:paraId="5ACD8E53" w14:textId="77777777" w:rsidR="00A15CB3" w:rsidRPr="007003F9" w:rsidRDefault="00A15CB3" w:rsidP="00A15CB3">
                        <w:pPr>
                          <w:jc w:val="center"/>
                          <w:rPr>
                            <w:b/>
                            <w:bCs/>
                            <w:sz w:val="16"/>
                            <w:szCs w:val="16"/>
                            <w:lang w:val="en-US"/>
                          </w:rPr>
                        </w:pPr>
                        <w:r w:rsidRPr="007003F9">
                          <w:rPr>
                            <w:b/>
                            <w:bCs/>
                            <w:sz w:val="16"/>
                            <w:szCs w:val="16"/>
                            <w:lang w:val="en-US"/>
                          </w:rPr>
                          <w:t>Kunduz</w:t>
                        </w:r>
                      </w:p>
                      <w:p w14:paraId="1AD9FE91" w14:textId="77777777" w:rsidR="00A15CB3" w:rsidRPr="007003F9" w:rsidRDefault="00A15CB3" w:rsidP="00A15CB3">
                        <w:pPr>
                          <w:jc w:val="center"/>
                          <w:rPr>
                            <w:b/>
                            <w:sz w:val="16"/>
                            <w:szCs w:val="16"/>
                            <w:lang w:val="en-US"/>
                          </w:rPr>
                        </w:pPr>
                        <w:r w:rsidRPr="007003F9">
                          <w:rPr>
                            <w:b/>
                            <w:bCs/>
                            <w:sz w:val="16"/>
                            <w:szCs w:val="16"/>
                            <w:lang w:val="en-US"/>
                          </w:rPr>
                          <w:t xml:space="preserve">RB </w:t>
                        </w:r>
                        <w:r w:rsidRPr="007003F9">
                          <w:rPr>
                            <w:sz w:val="16"/>
                            <w:szCs w:val="16"/>
                            <w:lang w:val="en-US"/>
                          </w:rPr>
                          <w:t>(</w:t>
                        </w:r>
                        <w:r>
                          <w:rPr>
                            <w:sz w:val="16"/>
                            <w:szCs w:val="16"/>
                            <w:lang w:val="en-US"/>
                          </w:rPr>
                          <w:t>40</w:t>
                        </w:r>
                        <w:r w:rsidRPr="007003F9">
                          <w:rPr>
                            <w:sz w:val="16"/>
                            <w:szCs w:val="16"/>
                            <w:lang w:val="en-US"/>
                          </w:rPr>
                          <w:t xml:space="preserve"> pos</w:t>
                        </w:r>
                        <w:r>
                          <w:rPr>
                            <w:sz w:val="16"/>
                            <w:szCs w:val="16"/>
                            <w:lang w:val="en-US"/>
                          </w:rPr>
                          <w:t>t</w:t>
                        </w:r>
                        <w:r w:rsidRPr="007003F9">
                          <w:rPr>
                            <w:sz w:val="16"/>
                            <w:szCs w:val="16"/>
                            <w:lang w:val="en-US"/>
                          </w:rPr>
                          <w:t>s)</w:t>
                        </w:r>
                      </w:p>
                      <w:p w14:paraId="27CD86D0" w14:textId="77777777" w:rsidR="003B7125" w:rsidRDefault="00A15CB3" w:rsidP="00A15CB3">
                        <w:pPr>
                          <w:jc w:val="center"/>
                          <w:rPr>
                            <w:sz w:val="16"/>
                            <w:szCs w:val="16"/>
                            <w:lang w:val="en-US"/>
                          </w:rPr>
                        </w:pPr>
                        <w:r w:rsidRPr="007003F9">
                          <w:rPr>
                            <w:sz w:val="16"/>
                            <w:szCs w:val="16"/>
                            <w:lang w:val="en-US"/>
                          </w:rPr>
                          <w:t xml:space="preserve">1 P-4, 2 P-3, </w:t>
                        </w:r>
                        <w:r>
                          <w:rPr>
                            <w:sz w:val="16"/>
                            <w:szCs w:val="16"/>
                            <w:lang w:val="en-US"/>
                          </w:rPr>
                          <w:t>1</w:t>
                        </w:r>
                        <w:r w:rsidRPr="007003F9">
                          <w:rPr>
                            <w:sz w:val="16"/>
                            <w:szCs w:val="16"/>
                            <w:lang w:val="en-US"/>
                          </w:rPr>
                          <w:t xml:space="preserve"> FS, </w:t>
                        </w:r>
                        <w:r>
                          <w:rPr>
                            <w:sz w:val="16"/>
                            <w:szCs w:val="16"/>
                            <w:lang w:val="en-US"/>
                          </w:rPr>
                          <w:t>1 FS</w:t>
                        </w:r>
                        <w:r>
                          <w:rPr>
                            <w:sz w:val="16"/>
                            <w:szCs w:val="16"/>
                            <w:vertAlign w:val="superscript"/>
                          </w:rPr>
                          <w:t>c</w:t>
                        </w:r>
                        <w:r>
                          <w:rPr>
                            <w:sz w:val="16"/>
                            <w:szCs w:val="16"/>
                            <w:lang w:val="en-US"/>
                          </w:rPr>
                          <w:t>, 5</w:t>
                        </w:r>
                        <w:r w:rsidRPr="007003F9">
                          <w:rPr>
                            <w:sz w:val="16"/>
                            <w:szCs w:val="16"/>
                            <w:lang w:val="en-US"/>
                          </w:rPr>
                          <w:t xml:space="preserve"> </w:t>
                        </w:r>
                        <w:r w:rsidRPr="00E656C1">
                          <w:rPr>
                            <w:sz w:val="16"/>
                            <w:szCs w:val="16"/>
                            <w:lang w:val="en-US"/>
                          </w:rPr>
                          <w:t xml:space="preserve">NPO, </w:t>
                        </w:r>
                        <w:r>
                          <w:rPr>
                            <w:sz w:val="16"/>
                            <w:szCs w:val="16"/>
                            <w:lang w:val="en-US"/>
                          </w:rPr>
                          <w:t>1 NPO</w:t>
                        </w:r>
                        <w:r>
                          <w:rPr>
                            <w:sz w:val="16"/>
                            <w:szCs w:val="16"/>
                            <w:vertAlign w:val="superscript"/>
                          </w:rPr>
                          <w:t>b</w:t>
                        </w:r>
                        <w:r>
                          <w:rPr>
                            <w:sz w:val="16"/>
                            <w:szCs w:val="16"/>
                            <w:lang w:val="en-US"/>
                          </w:rPr>
                          <w:t xml:space="preserve">, </w:t>
                        </w:r>
                      </w:p>
                      <w:p w14:paraId="3807B02E" w14:textId="4D5B0AEF" w:rsidR="00A15CB3" w:rsidRPr="007003F9" w:rsidRDefault="00A15CB3" w:rsidP="00A15CB3">
                        <w:pPr>
                          <w:jc w:val="center"/>
                          <w:rPr>
                            <w:sz w:val="16"/>
                            <w:szCs w:val="16"/>
                            <w:lang w:val="en-US"/>
                          </w:rPr>
                        </w:pPr>
                        <w:r w:rsidRPr="00E656C1">
                          <w:rPr>
                            <w:sz w:val="16"/>
                            <w:szCs w:val="16"/>
                            <w:lang w:val="en-US"/>
                          </w:rPr>
                          <w:t>2</w:t>
                        </w:r>
                        <w:r>
                          <w:rPr>
                            <w:sz w:val="16"/>
                            <w:szCs w:val="16"/>
                            <w:lang w:val="en-US"/>
                          </w:rPr>
                          <w:t>2</w:t>
                        </w:r>
                        <w:r w:rsidR="003B7125">
                          <w:rPr>
                            <w:sz w:val="16"/>
                            <w:szCs w:val="16"/>
                            <w:lang w:val="en-US"/>
                          </w:rPr>
                          <w:t xml:space="preserve"> </w:t>
                        </w:r>
                        <w:r w:rsidR="00560B7E">
                          <w:rPr>
                            <w:sz w:val="16"/>
                            <w:szCs w:val="16"/>
                          </w:rPr>
                          <w:t>LL</w:t>
                        </w:r>
                        <w:r w:rsidR="003B7125">
                          <w:rPr>
                            <w:sz w:val="16"/>
                            <w:szCs w:val="16"/>
                          </w:rPr>
                          <w:t>,</w:t>
                        </w:r>
                        <w:r>
                          <w:rPr>
                            <w:sz w:val="16"/>
                            <w:szCs w:val="16"/>
                            <w:lang w:val="en-US"/>
                          </w:rPr>
                          <w:t xml:space="preserve"> 1 </w:t>
                        </w:r>
                        <w:r w:rsidR="00560B7E">
                          <w:rPr>
                            <w:sz w:val="16"/>
                            <w:szCs w:val="16"/>
                          </w:rPr>
                          <w:t>LL</w:t>
                        </w:r>
                        <w:r w:rsidR="003B7125">
                          <w:rPr>
                            <w:sz w:val="16"/>
                            <w:szCs w:val="16"/>
                            <w:vertAlign w:val="superscript"/>
                          </w:rPr>
                          <w:t xml:space="preserve"> </w:t>
                        </w:r>
                        <w:r>
                          <w:rPr>
                            <w:sz w:val="16"/>
                            <w:szCs w:val="16"/>
                            <w:vertAlign w:val="superscript"/>
                          </w:rPr>
                          <w:t>c</w:t>
                        </w:r>
                        <w:r>
                          <w:rPr>
                            <w:sz w:val="16"/>
                            <w:szCs w:val="16"/>
                            <w:lang w:val="en-US"/>
                          </w:rPr>
                          <w:t xml:space="preserve">, 1 </w:t>
                        </w:r>
                        <w:r w:rsidR="00560B7E">
                          <w:rPr>
                            <w:sz w:val="16"/>
                            <w:szCs w:val="16"/>
                          </w:rPr>
                          <w:t>LL</w:t>
                        </w:r>
                        <w:r w:rsidR="003B7125" w:rsidRPr="00AA4C76">
                          <w:rPr>
                            <w:sz w:val="16"/>
                            <w:szCs w:val="16"/>
                            <w:vertAlign w:val="superscript"/>
                          </w:rPr>
                          <w:t xml:space="preserve"> </w:t>
                        </w:r>
                        <w:r w:rsidRPr="00AA4C76">
                          <w:rPr>
                            <w:sz w:val="16"/>
                            <w:szCs w:val="16"/>
                            <w:vertAlign w:val="superscript"/>
                          </w:rPr>
                          <w:t>d</w:t>
                        </w:r>
                        <w:r>
                          <w:rPr>
                            <w:sz w:val="16"/>
                            <w:szCs w:val="16"/>
                            <w:lang w:val="en-US"/>
                          </w:rPr>
                          <w:t xml:space="preserve">, </w:t>
                        </w:r>
                        <w:r w:rsidRPr="00E656C1">
                          <w:rPr>
                            <w:sz w:val="16"/>
                            <w:szCs w:val="16"/>
                            <w:lang w:val="en-US"/>
                          </w:rPr>
                          <w:t>3 </w:t>
                        </w:r>
                        <w:r w:rsidRPr="00E656C1">
                          <w:rPr>
                            <w:sz w:val="16"/>
                            <w:szCs w:val="16"/>
                          </w:rPr>
                          <w:t>i</w:t>
                        </w:r>
                        <w:r w:rsidRPr="00E656C1">
                          <w:rPr>
                            <w:sz w:val="16"/>
                            <w:szCs w:val="16"/>
                            <w:lang w:val="en-US"/>
                          </w:rPr>
                          <w:t>UNV, 1 nUNV</w:t>
                        </w:r>
                        <w:r>
                          <w:rPr>
                            <w:sz w:val="16"/>
                            <w:szCs w:val="16"/>
                            <w:lang w:val="en-US"/>
                          </w:rPr>
                          <w:t>, 1 nUNV</w:t>
                        </w:r>
                        <w:r>
                          <w:rPr>
                            <w:sz w:val="16"/>
                            <w:szCs w:val="16"/>
                            <w:vertAlign w:val="superscript"/>
                          </w:rPr>
                          <w:t>b</w:t>
                        </w:r>
                      </w:p>
                    </w:txbxContent>
                  </v:textbox>
                </v:rect>
                <v:rect id="Rectangle 1773934768" o:spid="_x0000_s1068" style="position:absolute;left:51854;top:27487;width:27589;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" filled="f" strokecolor="windowText" strokeweight="1pt">
                  <v:textbox>
                    <w:txbxContent>
                      <w:p w14:paraId="17EA87DF" w14:textId="77777777" w:rsidR="00A15CB3" w:rsidRPr="001F2E30" w:rsidRDefault="00A15CB3" w:rsidP="00A15CB3">
                        <w:pPr>
                          <w:jc w:val="center"/>
                          <w:rPr>
                            <w:b/>
                            <w:sz w:val="16"/>
                            <w:szCs w:val="16"/>
                          </w:rPr>
                        </w:pPr>
                        <w:r w:rsidRPr="001F2E30">
                          <w:rPr>
                            <w:b/>
                            <w:sz w:val="16"/>
                            <w:szCs w:val="16"/>
                          </w:rPr>
                          <w:t xml:space="preserve">Badakhshan (Fayzabad) </w:t>
                        </w:r>
                      </w:p>
                      <w:p w14:paraId="1B6B30AF" w14:textId="77777777" w:rsidR="00A15CB3" w:rsidRPr="001F2E30" w:rsidRDefault="00A15CB3" w:rsidP="00A15CB3">
                        <w:pPr>
                          <w:jc w:val="center"/>
                          <w:rPr>
                            <w:b/>
                            <w:sz w:val="16"/>
                            <w:szCs w:val="16"/>
                          </w:rPr>
                        </w:pPr>
                        <w:r w:rsidRPr="001F2E30">
                          <w:rPr>
                            <w:b/>
                            <w:sz w:val="16"/>
                            <w:szCs w:val="16"/>
                          </w:rPr>
                          <w:t xml:space="preserve">RB </w:t>
                        </w:r>
                        <w:r w:rsidRPr="001F2E30">
                          <w:rPr>
                            <w:bCs/>
                            <w:sz w:val="16"/>
                            <w:szCs w:val="16"/>
                          </w:rPr>
                          <w:t>(1</w:t>
                        </w:r>
                        <w:r>
                          <w:rPr>
                            <w:bCs/>
                            <w:sz w:val="16"/>
                            <w:szCs w:val="16"/>
                          </w:rPr>
                          <w:t>2</w:t>
                        </w:r>
                        <w:r w:rsidRPr="001F2E30">
                          <w:rPr>
                            <w:bCs/>
                            <w:sz w:val="16"/>
                            <w:szCs w:val="16"/>
                          </w:rPr>
                          <w:t xml:space="preserve"> pos</w:t>
                        </w:r>
                        <w:r>
                          <w:rPr>
                            <w:bCs/>
                            <w:sz w:val="16"/>
                            <w:szCs w:val="16"/>
                          </w:rPr>
                          <w:t>ts</w:t>
                        </w:r>
                        <w:r w:rsidRPr="001F2E30">
                          <w:rPr>
                            <w:bCs/>
                            <w:sz w:val="16"/>
                            <w:szCs w:val="16"/>
                          </w:rPr>
                          <w:t>)</w:t>
                        </w:r>
                      </w:p>
                      <w:p w14:paraId="7A3765AA" w14:textId="38BF5FEC" w:rsidR="00A15CB3" w:rsidRPr="00EE0871" w:rsidRDefault="00A15CB3" w:rsidP="00A15CB3">
                        <w:pPr>
                          <w:jc w:val="center"/>
                          <w:rPr>
                            <w:sz w:val="16"/>
                            <w:szCs w:val="16"/>
                          </w:rPr>
                        </w:pPr>
                        <w:r w:rsidRPr="001F2E30">
                          <w:rPr>
                            <w:sz w:val="16"/>
                            <w:szCs w:val="16"/>
                          </w:rPr>
                          <w:t>2 NPO,</w:t>
                        </w:r>
                        <w:r w:rsidRPr="001F2E30">
                          <w:rPr>
                            <w:sz w:val="16"/>
                            <w:szCs w:val="16"/>
                            <w:vertAlign w:val="superscript"/>
                          </w:rPr>
                          <w:t xml:space="preserve"> </w:t>
                        </w:r>
                        <w:r>
                          <w:rPr>
                            <w:sz w:val="16"/>
                            <w:szCs w:val="16"/>
                          </w:rPr>
                          <w:t>9</w:t>
                        </w:r>
                        <w:r w:rsidRPr="001F2E30">
                          <w:rPr>
                            <w:sz w:val="16"/>
                            <w:szCs w:val="16"/>
                          </w:rPr>
                          <w:t xml:space="preserve"> </w:t>
                        </w:r>
                        <w:r w:rsidR="00560B7E">
                          <w:rPr>
                            <w:sz w:val="16"/>
                            <w:szCs w:val="16"/>
                          </w:rPr>
                          <w:t>LL</w:t>
                        </w:r>
                        <w:r w:rsidRPr="001F2E30">
                          <w:rPr>
                            <w:sz w:val="16"/>
                            <w:szCs w:val="16"/>
                          </w:rPr>
                          <w:t>, 1 nUNV</w:t>
                        </w:r>
                        <w:r w:rsidRPr="00EE0871">
                          <w:rPr>
                            <w:sz w:val="16"/>
                            <w:szCs w:val="16"/>
                          </w:rPr>
                          <w:t xml:space="preserve"> </w:t>
                        </w:r>
                      </w:p>
                    </w:txbxContent>
                  </v:textbox>
                </v:rect>
                <v:line id="Straight Connector 894427370" o:spid="_x0000_s1069" style="position:absolute;visibility:visible;mso-wrap-style:square" from="48865,18558" to="48996,39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"/>
                <v:line id="Straight Connector 1289387030" o:spid="_x0000_s1070" style="position:absolute;visibility:visible;mso-wrap-style:square" from="48863,18447" to="51758,18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"/>
                <v:line id="Straight Connector 2031019367" o:spid="_x0000_s1071" style="position:absolute;flip:y;visibility:visible;mso-wrap-style:square" from="48996,31028" to="51854,31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"/>
                <v:line id="Straight Connector 1286796632" o:spid="_x0000_s1072" style="position:absolute;visibility:visible;mso-wrap-style:square" from="48996,39929" to="51758,39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"/>
              </v:group>
            </w:pict>
          </mc:Fallback>
        </mc:AlternateContent>
      </w:r>
      <w:r w:rsidR="00A15CB3" w:rsidRPr="00DE2C8C">
        <w:rPr>
          <w:noProof/>
          <w:color w:val="000000" w:themeColor="text1"/>
        </w:rPr>
        <mc:AlternateContent>
          <mc:Choice Requires="wps">
            <w:drawing>
              <wp:anchor distT="0" distB="0" distL="114300" distR="114300" simplePos="0" relativeHeight="251658326" behindDoc="0" locked="0" layoutInCell="1" allowOverlap="1" wp14:anchorId="679D0E6A" wp14:editId="01798678">
                <wp:simplePos x="0" y="0"/>
                <wp:positionH relativeFrom="column">
                  <wp:posOffset>-78537</wp:posOffset>
                </wp:positionH>
                <wp:positionV relativeFrom="paragraph">
                  <wp:posOffset>255761</wp:posOffset>
                </wp:positionV>
                <wp:extent cx="2822551" cy="701675"/>
                <wp:effectExtent l="0" t="0" r="16510" b="22225"/>
                <wp:wrapNone/>
                <wp:docPr id="851210956" name="Rectangle 8512109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2551" cy="701675"/>
                        </a:xfrm>
                        <a:prstGeom prst="rect">
                          <a:avLst/>
                        </a:prstGeom>
                        <a:noFill/>
                        <a:ln w="12700" cap="flat" cmpd="sng" algn="ctr">
                          <a:solidFill>
                            <a:sysClr val="windowText" lastClr="000000"/>
                          </a:solidFill>
                          <a:prstDash val="solid"/>
                          <a:miter lim="800000"/>
                        </a:ln>
                        <a:effectLst/>
                      </wps:spPr>
                      <wps:txbx>
                        <w:txbxContent>
                          <w:p w14:paraId="6253C695" w14:textId="77777777" w:rsidR="00A15CB3" w:rsidRPr="00AA4C76" w:rsidRDefault="00A15CB3" w:rsidP="00A15CB3">
                            <w:pPr>
                              <w:jc w:val="center"/>
                              <w:rPr>
                                <w:b/>
                                <w:bCs/>
                                <w:sz w:val="16"/>
                                <w:szCs w:val="16"/>
                              </w:rPr>
                            </w:pPr>
                            <w:r w:rsidRPr="00AA4C76">
                              <w:rPr>
                                <w:b/>
                                <w:bCs/>
                                <w:sz w:val="16"/>
                                <w:szCs w:val="16"/>
                              </w:rPr>
                              <w:t>Kabul</w:t>
                            </w:r>
                          </w:p>
                          <w:p w14:paraId="42F61C0B" w14:textId="2708B9C8" w:rsidR="00A15CB3" w:rsidRPr="00AA4C76" w:rsidRDefault="00A15CB3" w:rsidP="00A15CB3">
                            <w:pPr>
                              <w:jc w:val="center"/>
                              <w:rPr>
                                <w:sz w:val="16"/>
                                <w:szCs w:val="16"/>
                                <w:vertAlign w:val="superscript"/>
                                <w:lang w:val="en-US"/>
                              </w:rPr>
                            </w:pPr>
                            <w:r w:rsidRPr="00AA4C76">
                              <w:rPr>
                                <w:b/>
                                <w:bCs/>
                                <w:sz w:val="16"/>
                                <w:szCs w:val="16"/>
                              </w:rPr>
                              <w:t xml:space="preserve">RB </w:t>
                            </w:r>
                            <w:r w:rsidRPr="00AA4C76">
                              <w:rPr>
                                <w:sz w:val="16"/>
                                <w:szCs w:val="16"/>
                              </w:rPr>
                              <w:t>(</w:t>
                            </w:r>
                            <w:r w:rsidR="00884074" w:rsidRPr="00AA4C76">
                              <w:rPr>
                                <w:sz w:val="16"/>
                                <w:szCs w:val="16"/>
                              </w:rPr>
                              <w:t>2</w:t>
                            </w:r>
                            <w:r w:rsidR="00505628">
                              <w:rPr>
                                <w:sz w:val="16"/>
                                <w:szCs w:val="16"/>
                              </w:rPr>
                              <w:t>6</w:t>
                            </w:r>
                            <w:r w:rsidR="00884074" w:rsidRPr="00AA4C76">
                              <w:rPr>
                                <w:sz w:val="16"/>
                                <w:szCs w:val="16"/>
                              </w:rPr>
                              <w:t xml:space="preserve"> </w:t>
                            </w:r>
                            <w:r w:rsidRPr="00AA4C76">
                              <w:rPr>
                                <w:sz w:val="16"/>
                                <w:szCs w:val="16"/>
                              </w:rPr>
                              <w:t xml:space="preserve">posts) 1 P-5, 2 P-4, </w:t>
                            </w:r>
                            <w:r w:rsidR="00505628">
                              <w:rPr>
                                <w:sz w:val="16"/>
                                <w:szCs w:val="16"/>
                              </w:rPr>
                              <w:t>2</w:t>
                            </w:r>
                            <w:r w:rsidRPr="00AA4C76">
                              <w:rPr>
                                <w:sz w:val="16"/>
                                <w:szCs w:val="16"/>
                              </w:rPr>
                              <w:t xml:space="preserve"> P-3, </w:t>
                            </w:r>
                            <w:r w:rsidR="00505628">
                              <w:rPr>
                                <w:sz w:val="16"/>
                                <w:szCs w:val="16"/>
                              </w:rPr>
                              <w:t>1</w:t>
                            </w:r>
                            <w:r w:rsidR="000F30C3" w:rsidRPr="00AA4C76">
                              <w:rPr>
                                <w:sz w:val="16"/>
                                <w:szCs w:val="16"/>
                              </w:rPr>
                              <w:t xml:space="preserve"> </w:t>
                            </w:r>
                            <w:r w:rsidRPr="00AA4C76">
                              <w:rPr>
                                <w:sz w:val="16"/>
                                <w:szCs w:val="16"/>
                              </w:rPr>
                              <w:t xml:space="preserve">FS, 6 NPO, </w:t>
                            </w:r>
                            <w:r>
                              <w:rPr>
                                <w:sz w:val="16"/>
                                <w:szCs w:val="16"/>
                              </w:rPr>
                              <w:t>1 NPO</w:t>
                            </w:r>
                            <w:r>
                              <w:rPr>
                                <w:sz w:val="16"/>
                                <w:szCs w:val="16"/>
                                <w:vertAlign w:val="superscript"/>
                              </w:rPr>
                              <w:t>b</w:t>
                            </w:r>
                            <w:r>
                              <w:rPr>
                                <w:sz w:val="16"/>
                                <w:szCs w:val="16"/>
                              </w:rPr>
                              <w:t xml:space="preserve">, </w:t>
                            </w:r>
                            <w:r w:rsidRPr="00AA4C76">
                              <w:rPr>
                                <w:sz w:val="16"/>
                                <w:szCs w:val="16"/>
                              </w:rPr>
                              <w:t>1</w:t>
                            </w:r>
                            <w:r>
                              <w:rPr>
                                <w:sz w:val="16"/>
                                <w:szCs w:val="16"/>
                              </w:rPr>
                              <w:t>0</w:t>
                            </w:r>
                            <w:r w:rsidRPr="00AA4C76">
                              <w:rPr>
                                <w:sz w:val="16"/>
                                <w:szCs w:val="16"/>
                              </w:rPr>
                              <w:t xml:space="preserve"> </w:t>
                            </w:r>
                            <w:r w:rsidR="00560B7E">
                              <w:rPr>
                                <w:sz w:val="16"/>
                                <w:szCs w:val="16"/>
                              </w:rPr>
                              <w:t>LL</w:t>
                            </w:r>
                            <w:r w:rsidRPr="00AA4C76">
                              <w:rPr>
                                <w:sz w:val="16"/>
                                <w:szCs w:val="16"/>
                              </w:rPr>
                              <w:t>, 1 iUNV,</w:t>
                            </w:r>
                            <w:r w:rsidRPr="00AA4C76">
                              <w:rPr>
                                <w:sz w:val="16"/>
                                <w:szCs w:val="16"/>
                                <w:lang w:val="en-US"/>
                              </w:rPr>
                              <w:t xml:space="preserve"> </w:t>
                            </w:r>
                            <w:r>
                              <w:rPr>
                                <w:sz w:val="16"/>
                                <w:szCs w:val="16"/>
                                <w:lang w:val="en-US"/>
                              </w:rPr>
                              <w:t>2</w:t>
                            </w:r>
                            <w:r w:rsidRPr="00AA4C76">
                              <w:rPr>
                                <w:sz w:val="16"/>
                                <w:szCs w:val="16"/>
                                <w:lang w:val="en-US"/>
                              </w:rPr>
                              <w:t xml:space="preserve">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D0E6A" id="Rectangle 851210956" o:spid="_x0000_s1073" style="position:absolute;left:0;text-align:left;margin-left:-6.2pt;margin-top:20.15pt;width:222.25pt;height:55.25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" filled="f" strokecolor="windowText" strokeweight="1pt">
                <v:path arrowok="t"/>
                <v:textbox>
                  <w:txbxContent>
                    <w:p w14:paraId="6253C695" w14:textId="77777777" w:rsidR="00A15CB3" w:rsidRPr="00AA4C76" w:rsidRDefault="00A15CB3" w:rsidP="00A15CB3">
                      <w:pPr>
                        <w:jc w:val="center"/>
                        <w:rPr>
                          <w:b/>
                          <w:bCs/>
                          <w:sz w:val="16"/>
                          <w:szCs w:val="16"/>
                        </w:rPr>
                      </w:pPr>
                      <w:r w:rsidRPr="00AA4C76">
                        <w:rPr>
                          <w:b/>
                          <w:bCs/>
                          <w:sz w:val="16"/>
                          <w:szCs w:val="16"/>
                        </w:rPr>
                        <w:t>Kabul</w:t>
                      </w:r>
                    </w:p>
                    <w:p w14:paraId="42F61C0B" w14:textId="2708B9C8" w:rsidR="00A15CB3" w:rsidRPr="00AA4C76" w:rsidRDefault="00A15CB3" w:rsidP="00A15CB3">
                      <w:pPr>
                        <w:jc w:val="center"/>
                        <w:rPr>
                          <w:sz w:val="16"/>
                          <w:szCs w:val="16"/>
                          <w:vertAlign w:val="superscript"/>
                          <w:lang w:val="en-US"/>
                        </w:rPr>
                      </w:pPr>
                      <w:r w:rsidRPr="00AA4C76">
                        <w:rPr>
                          <w:b/>
                          <w:bCs/>
                          <w:sz w:val="16"/>
                          <w:szCs w:val="16"/>
                        </w:rPr>
                        <w:t xml:space="preserve">RB </w:t>
                      </w:r>
                      <w:r w:rsidRPr="00AA4C76">
                        <w:rPr>
                          <w:sz w:val="16"/>
                          <w:szCs w:val="16"/>
                        </w:rPr>
                        <w:t>(</w:t>
                      </w:r>
                      <w:r w:rsidR="00884074" w:rsidRPr="00AA4C76">
                        <w:rPr>
                          <w:sz w:val="16"/>
                          <w:szCs w:val="16"/>
                        </w:rPr>
                        <w:t>2</w:t>
                      </w:r>
                      <w:r w:rsidR="00505628">
                        <w:rPr>
                          <w:sz w:val="16"/>
                          <w:szCs w:val="16"/>
                        </w:rPr>
                        <w:t>6</w:t>
                      </w:r>
                      <w:r w:rsidR="00884074" w:rsidRPr="00AA4C76">
                        <w:rPr>
                          <w:sz w:val="16"/>
                          <w:szCs w:val="16"/>
                        </w:rPr>
                        <w:t xml:space="preserve"> </w:t>
                      </w:r>
                      <w:r w:rsidRPr="00AA4C76">
                        <w:rPr>
                          <w:sz w:val="16"/>
                          <w:szCs w:val="16"/>
                        </w:rPr>
                        <w:t xml:space="preserve">posts) 1 P-5, 2 P-4, </w:t>
                      </w:r>
                      <w:r w:rsidR="00505628">
                        <w:rPr>
                          <w:sz w:val="16"/>
                          <w:szCs w:val="16"/>
                        </w:rPr>
                        <w:t>2</w:t>
                      </w:r>
                      <w:r w:rsidRPr="00AA4C76">
                        <w:rPr>
                          <w:sz w:val="16"/>
                          <w:szCs w:val="16"/>
                        </w:rPr>
                        <w:t xml:space="preserve"> P-3, </w:t>
                      </w:r>
                      <w:r w:rsidR="00505628">
                        <w:rPr>
                          <w:sz w:val="16"/>
                          <w:szCs w:val="16"/>
                        </w:rPr>
                        <w:t>1</w:t>
                      </w:r>
                      <w:r w:rsidR="000F30C3" w:rsidRPr="00AA4C76">
                        <w:rPr>
                          <w:sz w:val="16"/>
                          <w:szCs w:val="16"/>
                        </w:rPr>
                        <w:t xml:space="preserve"> </w:t>
                      </w:r>
                      <w:r w:rsidRPr="00AA4C76">
                        <w:rPr>
                          <w:sz w:val="16"/>
                          <w:szCs w:val="16"/>
                        </w:rPr>
                        <w:t xml:space="preserve">FS, 6 NPO, </w:t>
                      </w:r>
                      <w:r>
                        <w:rPr>
                          <w:sz w:val="16"/>
                          <w:szCs w:val="16"/>
                        </w:rPr>
                        <w:t>1 NPO</w:t>
                      </w:r>
                      <w:r>
                        <w:rPr>
                          <w:sz w:val="16"/>
                          <w:szCs w:val="16"/>
                          <w:vertAlign w:val="superscript"/>
                        </w:rPr>
                        <w:t>b</w:t>
                      </w:r>
                      <w:r>
                        <w:rPr>
                          <w:sz w:val="16"/>
                          <w:szCs w:val="16"/>
                        </w:rPr>
                        <w:t xml:space="preserve">, </w:t>
                      </w:r>
                      <w:r w:rsidRPr="00AA4C76">
                        <w:rPr>
                          <w:sz w:val="16"/>
                          <w:szCs w:val="16"/>
                        </w:rPr>
                        <w:t>1</w:t>
                      </w:r>
                      <w:r>
                        <w:rPr>
                          <w:sz w:val="16"/>
                          <w:szCs w:val="16"/>
                        </w:rPr>
                        <w:t>0</w:t>
                      </w:r>
                      <w:r w:rsidRPr="00AA4C76">
                        <w:rPr>
                          <w:sz w:val="16"/>
                          <w:szCs w:val="16"/>
                        </w:rPr>
                        <w:t xml:space="preserve"> </w:t>
                      </w:r>
                      <w:r w:rsidR="00560B7E">
                        <w:rPr>
                          <w:sz w:val="16"/>
                          <w:szCs w:val="16"/>
                        </w:rPr>
                        <w:t>LL</w:t>
                      </w:r>
                      <w:r w:rsidRPr="00AA4C76">
                        <w:rPr>
                          <w:sz w:val="16"/>
                          <w:szCs w:val="16"/>
                        </w:rPr>
                        <w:t>, 1 iUNV,</w:t>
                      </w:r>
                      <w:r w:rsidRPr="00AA4C76">
                        <w:rPr>
                          <w:sz w:val="16"/>
                          <w:szCs w:val="16"/>
                          <w:lang w:val="en-US"/>
                        </w:rPr>
                        <w:t xml:space="preserve"> </w:t>
                      </w:r>
                      <w:r>
                        <w:rPr>
                          <w:sz w:val="16"/>
                          <w:szCs w:val="16"/>
                          <w:lang w:val="en-US"/>
                        </w:rPr>
                        <w:t>2</w:t>
                      </w:r>
                      <w:r w:rsidRPr="00AA4C76">
                        <w:rPr>
                          <w:sz w:val="16"/>
                          <w:szCs w:val="16"/>
                          <w:lang w:val="en-US"/>
                        </w:rPr>
                        <w:t xml:space="preserve"> nUNV</w:t>
                      </w:r>
                    </w:p>
                  </w:txbxContent>
                </v:textbox>
              </v:rect>
            </w:pict>
          </mc:Fallback>
        </mc:AlternateContent>
      </w:r>
      <w:r w:rsidR="00A15CB3" w:rsidRPr="00DE2C8C">
        <w:rPr>
          <w:noProof/>
          <w:color w:val="000000" w:themeColor="text1"/>
        </w:rPr>
        <mc:AlternateContent>
          <mc:Choice Requires="wps">
            <w:drawing>
              <wp:anchor distT="0" distB="0" distL="114299" distR="114299" simplePos="0" relativeHeight="251658321" behindDoc="0" locked="0" layoutInCell="1" allowOverlap="1" wp14:anchorId="796BA2BE" wp14:editId="314F38DA">
                <wp:simplePos x="0" y="0"/>
                <wp:positionH relativeFrom="column">
                  <wp:posOffset>1228615</wp:posOffset>
                </wp:positionH>
                <wp:positionV relativeFrom="paragraph">
                  <wp:posOffset>79892</wp:posOffset>
                </wp:positionV>
                <wp:extent cx="0" cy="151812"/>
                <wp:effectExtent l="0" t="0" r="38100" b="19685"/>
                <wp:wrapNone/>
                <wp:docPr id="504614347" name="Straight Connector 504614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51812"/>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CFBA70E" id="Straight Connector 504614347" o:spid="_x0000_s1026" style="position:absolute;flip:x;z-index:251658323;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96.75pt,6.3pt" to="96.7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">
                <o:lock v:ext="edit" shapetype="f"/>
              </v:line>
            </w:pict>
          </mc:Fallback>
        </mc:AlternateContent>
      </w:r>
      <w:r w:rsidR="00A15CB3" w:rsidRPr="00DE2C8C">
        <w:rPr>
          <w:noProof/>
          <w:color w:val="000000" w:themeColor="text1"/>
        </w:rPr>
        <mc:AlternateContent>
          <mc:Choice Requires="wps">
            <w:drawing>
              <wp:anchor distT="0" distB="0" distL="114300" distR="114300" simplePos="0" relativeHeight="251658325" behindDoc="0" locked="0" layoutInCell="1" allowOverlap="1" wp14:anchorId="4744D757" wp14:editId="3705FDC5">
                <wp:simplePos x="0" y="0"/>
                <wp:positionH relativeFrom="column">
                  <wp:posOffset>1228615</wp:posOffset>
                </wp:positionH>
                <wp:positionV relativeFrom="paragraph">
                  <wp:posOffset>83423</wp:posOffset>
                </wp:positionV>
                <wp:extent cx="5394960" cy="7931"/>
                <wp:effectExtent l="0" t="0" r="34290" b="30480"/>
                <wp:wrapNone/>
                <wp:docPr id="1448363401" name="Straight Connector 14483634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94960" cy="7931"/>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88F9670" id="Straight Connector 1448363401" o:spid="_x0000_s1026" style="position:absolute;flip:y;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75pt,6.55pt" to="521.5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">
                <o:lock v:ext="edit" shapetype="f"/>
              </v:line>
            </w:pict>
          </mc:Fallback>
        </mc:AlternateContent>
      </w:r>
      <w:r w:rsidR="00A15CB3" w:rsidRPr="00DE2C8C">
        <w:rPr>
          <w:noProof/>
          <w:color w:val="000000" w:themeColor="text1"/>
        </w:rPr>
        <mc:AlternateContent>
          <mc:Choice Requires="wps">
            <w:drawing>
              <wp:anchor distT="0" distB="0" distL="114299" distR="114299" simplePos="0" relativeHeight="251658322" behindDoc="0" locked="0" layoutInCell="1" allowOverlap="1" wp14:anchorId="7BE54E3F" wp14:editId="26F7C55E">
                <wp:simplePos x="0" y="0"/>
                <wp:positionH relativeFrom="column">
                  <wp:posOffset>6620678</wp:posOffset>
                </wp:positionH>
                <wp:positionV relativeFrom="paragraph">
                  <wp:posOffset>80344</wp:posOffset>
                </wp:positionV>
                <wp:extent cx="1519" cy="126853"/>
                <wp:effectExtent l="0" t="0" r="36830" b="26035"/>
                <wp:wrapNone/>
                <wp:docPr id="279035863" name="Straight Connector 2790358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9" cy="126853"/>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B80D3CE" id="Straight Connector 279035863" o:spid="_x0000_s1026" style="position:absolute;z-index:2516583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521.3pt,6.35pt" to="521.4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">
                <o:lock v:ext="edit" shapetype="f"/>
              </v:line>
            </w:pict>
          </mc:Fallback>
        </mc:AlternateContent>
      </w:r>
    </w:p>
    <w:p w14:paraId="63CF0B6E" w14:textId="0C03CAF3"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18F655A0"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DE2C8C">
        <w:rPr>
          <w:noProof/>
          <w:color w:val="000000" w:themeColor="text1"/>
        </w:rPr>
        <mc:AlternateContent>
          <mc:Choice Requires="wps">
            <w:drawing>
              <wp:anchor distT="4294967295" distB="4294967295" distL="114300" distR="114300" simplePos="0" relativeHeight="251658328" behindDoc="0" locked="0" layoutInCell="1" allowOverlap="1" wp14:anchorId="0A5B7201" wp14:editId="71315572">
                <wp:simplePos x="0" y="0"/>
                <wp:positionH relativeFrom="column">
                  <wp:posOffset>2753792</wp:posOffset>
                </wp:positionH>
                <wp:positionV relativeFrom="paragraph">
                  <wp:posOffset>141321</wp:posOffset>
                </wp:positionV>
                <wp:extent cx="370813" cy="0"/>
                <wp:effectExtent l="0" t="0" r="0" b="0"/>
                <wp:wrapNone/>
                <wp:docPr id="23895402" name="Straight Connector 238954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081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C81B3C0" id="Straight Connector 23895402" o:spid="_x0000_s1026" style="position:absolute;z-index:25165833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6.85pt,11.15pt" to="246.0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">
                <o:lock v:ext="edit" shapetype="f"/>
              </v:line>
            </w:pict>
          </mc:Fallback>
        </mc:AlternateContent>
      </w:r>
      <w:r w:rsidRPr="00DE2C8C">
        <w:rPr>
          <w:noProof/>
          <w:color w:val="000000" w:themeColor="text1"/>
        </w:rPr>
        <mc:AlternateContent>
          <mc:Choice Requires="wps">
            <w:drawing>
              <wp:anchor distT="0" distB="0" distL="114300" distR="114300" simplePos="0" relativeHeight="251658327" behindDoc="0" locked="0" layoutInCell="1" allowOverlap="1" wp14:anchorId="0CA7E264" wp14:editId="1FA4C011">
                <wp:simplePos x="0" y="0"/>
                <wp:positionH relativeFrom="column">
                  <wp:posOffset>3092450</wp:posOffset>
                </wp:positionH>
                <wp:positionV relativeFrom="paragraph">
                  <wp:posOffset>135890</wp:posOffset>
                </wp:positionV>
                <wp:extent cx="38100" cy="3975100"/>
                <wp:effectExtent l="0" t="0" r="19050" b="25400"/>
                <wp:wrapNone/>
                <wp:docPr id="519882459" name="Straight Connector 5198824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8100" cy="39751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ABEF156" id="Straight Connector 519882459" o:spid="_x0000_s1026" style="position:absolute;flip:x;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5pt,10.7pt" to="246.5pt,3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">
                <o:lock v:ext="edit" shapetype="f"/>
              </v:line>
            </w:pict>
          </mc:Fallback>
        </mc:AlternateContent>
      </w:r>
    </w:p>
    <w:p w14:paraId="3D3FACB9"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4ED207A1"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DE2C8C">
        <w:rPr>
          <w:noProof/>
          <w:color w:val="000000" w:themeColor="text1"/>
        </w:rPr>
        <mc:AlternateContent>
          <mc:Choice Requires="wps">
            <w:drawing>
              <wp:anchor distT="0" distB="0" distL="114300" distR="114300" simplePos="0" relativeHeight="251658329" behindDoc="0" locked="0" layoutInCell="1" allowOverlap="1" wp14:anchorId="0E690653" wp14:editId="6E244FD4">
                <wp:simplePos x="0" y="0"/>
                <wp:positionH relativeFrom="column">
                  <wp:posOffset>-79068</wp:posOffset>
                </wp:positionH>
                <wp:positionV relativeFrom="paragraph">
                  <wp:posOffset>95044</wp:posOffset>
                </wp:positionV>
                <wp:extent cx="2823668" cy="855878"/>
                <wp:effectExtent l="0" t="0" r="15240" b="20955"/>
                <wp:wrapNone/>
                <wp:docPr id="516728743" name="Rectangle 5167287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3668" cy="855878"/>
                        </a:xfrm>
                        <a:prstGeom prst="rect">
                          <a:avLst/>
                        </a:prstGeom>
                        <a:noFill/>
                        <a:ln w="12700" cap="flat" cmpd="sng" algn="ctr">
                          <a:solidFill>
                            <a:sysClr val="windowText" lastClr="000000"/>
                          </a:solidFill>
                          <a:prstDash val="solid"/>
                          <a:miter lim="800000"/>
                        </a:ln>
                        <a:effectLst/>
                      </wps:spPr>
                      <wps:txbx>
                        <w:txbxContent>
                          <w:p w14:paraId="4005047C" w14:textId="77777777" w:rsidR="00A15CB3" w:rsidRPr="001F2E30" w:rsidRDefault="00A15CB3" w:rsidP="00A15CB3">
                            <w:pPr>
                              <w:jc w:val="center"/>
                              <w:rPr>
                                <w:b/>
                                <w:sz w:val="16"/>
                                <w:szCs w:val="16"/>
                                <w:lang w:val="de-DE"/>
                              </w:rPr>
                            </w:pPr>
                            <w:r w:rsidRPr="001F2E30">
                              <w:rPr>
                                <w:b/>
                                <w:sz w:val="16"/>
                                <w:szCs w:val="16"/>
                                <w:lang w:val="de-DE"/>
                              </w:rPr>
                              <w:t xml:space="preserve">Kandahar </w:t>
                            </w:r>
                          </w:p>
                          <w:p w14:paraId="1B89D7CD" w14:textId="77777777" w:rsidR="00A15CB3" w:rsidRPr="001F2E30" w:rsidRDefault="00A15CB3" w:rsidP="00A15CB3">
                            <w:pPr>
                              <w:jc w:val="center"/>
                              <w:rPr>
                                <w:b/>
                                <w:sz w:val="16"/>
                                <w:szCs w:val="16"/>
                                <w:lang w:val="de-DE"/>
                              </w:rPr>
                            </w:pPr>
                            <w:r w:rsidRPr="001F2E30">
                              <w:rPr>
                                <w:b/>
                                <w:sz w:val="16"/>
                                <w:szCs w:val="16"/>
                                <w:lang w:val="de-DE"/>
                              </w:rPr>
                              <w:t xml:space="preserve">RB </w:t>
                            </w:r>
                            <w:r w:rsidRPr="001F2E30">
                              <w:rPr>
                                <w:bCs/>
                                <w:sz w:val="16"/>
                                <w:szCs w:val="16"/>
                                <w:lang w:val="de-DE"/>
                              </w:rPr>
                              <w:t>(5</w:t>
                            </w:r>
                            <w:r>
                              <w:rPr>
                                <w:bCs/>
                                <w:sz w:val="16"/>
                                <w:szCs w:val="16"/>
                                <w:lang w:val="de-DE"/>
                              </w:rPr>
                              <w:t>4</w:t>
                            </w:r>
                            <w:r w:rsidRPr="001F2E30">
                              <w:rPr>
                                <w:bCs/>
                                <w:sz w:val="16"/>
                                <w:szCs w:val="16"/>
                                <w:lang w:val="de-DE"/>
                              </w:rPr>
                              <w:t xml:space="preserve"> </w:t>
                            </w:r>
                            <w:r w:rsidRPr="00071FF8">
                              <w:rPr>
                                <w:bCs/>
                                <w:sz w:val="16"/>
                                <w:szCs w:val="16"/>
                                <w:lang w:val="de-DE"/>
                              </w:rPr>
                              <w:t>posts</w:t>
                            </w:r>
                            <w:r w:rsidRPr="001F2E30">
                              <w:rPr>
                                <w:bCs/>
                                <w:sz w:val="16"/>
                                <w:szCs w:val="16"/>
                                <w:lang w:val="de-DE"/>
                              </w:rPr>
                              <w:t xml:space="preserve">): </w:t>
                            </w:r>
                          </w:p>
                          <w:p w14:paraId="12288348" w14:textId="6E128151" w:rsidR="00A15CB3" w:rsidRPr="00776C5B" w:rsidRDefault="00A15CB3" w:rsidP="00A15CB3">
                            <w:pPr>
                              <w:jc w:val="center"/>
                              <w:rPr>
                                <w:sz w:val="16"/>
                                <w:szCs w:val="16"/>
                                <w:lang w:val="de-DE"/>
                              </w:rPr>
                            </w:pPr>
                            <w:r w:rsidRPr="001F2E30">
                              <w:rPr>
                                <w:sz w:val="16"/>
                                <w:szCs w:val="16"/>
                                <w:lang w:val="de-DE"/>
                              </w:rPr>
                              <w:t xml:space="preserve">1 P-5, 2 P-4, 3 P-3, </w:t>
                            </w:r>
                            <w:r>
                              <w:rPr>
                                <w:sz w:val="16"/>
                                <w:szCs w:val="16"/>
                                <w:lang w:val="de-DE"/>
                              </w:rPr>
                              <w:t>3</w:t>
                            </w:r>
                            <w:r w:rsidRPr="001F2E30">
                              <w:rPr>
                                <w:sz w:val="16"/>
                                <w:szCs w:val="16"/>
                                <w:lang w:val="de-DE"/>
                              </w:rPr>
                              <w:t xml:space="preserve"> </w:t>
                            </w:r>
                            <w:r w:rsidRPr="00E656C1">
                              <w:rPr>
                                <w:sz w:val="16"/>
                                <w:szCs w:val="16"/>
                                <w:lang w:val="de-DE"/>
                              </w:rPr>
                              <w:t xml:space="preserve">FS, </w:t>
                            </w:r>
                            <w:r>
                              <w:rPr>
                                <w:sz w:val="16"/>
                                <w:szCs w:val="16"/>
                                <w:lang w:val="de-DE"/>
                              </w:rPr>
                              <w:t>7</w:t>
                            </w:r>
                            <w:r w:rsidRPr="00E656C1">
                              <w:rPr>
                                <w:sz w:val="16"/>
                                <w:szCs w:val="16"/>
                                <w:lang w:val="de-DE"/>
                              </w:rPr>
                              <w:t xml:space="preserve"> NPO, </w:t>
                            </w:r>
                            <w:r>
                              <w:rPr>
                                <w:sz w:val="16"/>
                                <w:szCs w:val="16"/>
                                <w:lang w:val="de-DE"/>
                              </w:rPr>
                              <w:t>1 NPO</w:t>
                            </w:r>
                            <w:r>
                              <w:rPr>
                                <w:sz w:val="16"/>
                                <w:szCs w:val="16"/>
                                <w:vertAlign w:val="superscript"/>
                                <w:lang w:val="de-DE"/>
                              </w:rPr>
                              <w:t>b</w:t>
                            </w:r>
                            <w:r>
                              <w:rPr>
                                <w:sz w:val="16"/>
                                <w:szCs w:val="16"/>
                                <w:lang w:val="de-DE"/>
                              </w:rPr>
                              <w:t xml:space="preserve">, </w:t>
                            </w:r>
                            <w:r w:rsidRPr="00E656C1">
                              <w:rPr>
                                <w:sz w:val="16"/>
                                <w:szCs w:val="16"/>
                                <w:lang w:val="de-DE"/>
                              </w:rPr>
                              <w:t>3</w:t>
                            </w:r>
                            <w:r>
                              <w:rPr>
                                <w:sz w:val="16"/>
                                <w:szCs w:val="16"/>
                                <w:lang w:val="de-DE"/>
                              </w:rPr>
                              <w:t>2</w:t>
                            </w:r>
                            <w:r w:rsidR="003B7125" w:rsidRPr="003B7125">
                              <w:rPr>
                                <w:sz w:val="16"/>
                                <w:szCs w:val="16"/>
                                <w:lang w:val="de-DE"/>
                              </w:rPr>
                              <w:t xml:space="preserve"> </w:t>
                            </w:r>
                            <w:r w:rsidR="00560B7E">
                              <w:rPr>
                                <w:sz w:val="16"/>
                                <w:szCs w:val="16"/>
                                <w:lang w:val="de-DE"/>
                              </w:rPr>
                              <w:t>LL</w:t>
                            </w:r>
                            <w:r w:rsidRPr="00607A48">
                              <w:rPr>
                                <w:sz w:val="16"/>
                                <w:szCs w:val="16"/>
                                <w:lang w:val="de-DE"/>
                              </w:rPr>
                              <w:t xml:space="preserve">, </w:t>
                            </w:r>
                            <w:r>
                              <w:rPr>
                                <w:sz w:val="16"/>
                                <w:szCs w:val="16"/>
                                <w:lang w:val="de-DE"/>
                              </w:rPr>
                              <w:t xml:space="preserve">1 </w:t>
                            </w:r>
                            <w:r w:rsidR="00560B7E">
                              <w:rPr>
                                <w:sz w:val="16"/>
                                <w:szCs w:val="16"/>
                                <w:lang w:val="de-DE"/>
                              </w:rPr>
                              <w:t>LL</w:t>
                            </w:r>
                            <w:r w:rsidRPr="00071FF8">
                              <w:rPr>
                                <w:sz w:val="16"/>
                                <w:szCs w:val="16"/>
                                <w:vertAlign w:val="superscript"/>
                                <w:lang w:val="de-DE"/>
                              </w:rPr>
                              <w:t>c</w:t>
                            </w:r>
                            <w:r>
                              <w:rPr>
                                <w:sz w:val="16"/>
                                <w:szCs w:val="16"/>
                                <w:lang w:val="de-DE"/>
                              </w:rPr>
                              <w:t xml:space="preserve">, 1 </w:t>
                            </w:r>
                            <w:r w:rsidR="00560B7E">
                              <w:rPr>
                                <w:sz w:val="16"/>
                                <w:szCs w:val="16"/>
                                <w:lang w:val="de-DE"/>
                              </w:rPr>
                              <w:t>LL</w:t>
                            </w:r>
                            <w:r w:rsidR="003B7125" w:rsidRPr="00071FF8">
                              <w:rPr>
                                <w:sz w:val="16"/>
                                <w:szCs w:val="16"/>
                                <w:vertAlign w:val="superscript"/>
                                <w:lang w:val="de-DE"/>
                              </w:rPr>
                              <w:t xml:space="preserve"> </w:t>
                            </w:r>
                            <w:r w:rsidRPr="00071FF8">
                              <w:rPr>
                                <w:sz w:val="16"/>
                                <w:szCs w:val="16"/>
                                <w:vertAlign w:val="superscript"/>
                                <w:lang w:val="de-DE"/>
                              </w:rPr>
                              <w:t>d</w:t>
                            </w:r>
                            <w:r>
                              <w:rPr>
                                <w:sz w:val="16"/>
                                <w:szCs w:val="16"/>
                                <w:lang w:val="de-DE"/>
                              </w:rPr>
                              <w:t xml:space="preserve">, </w:t>
                            </w:r>
                            <w:r w:rsidRPr="00E656C1">
                              <w:rPr>
                                <w:sz w:val="16"/>
                                <w:szCs w:val="16"/>
                                <w:lang w:val="de-DE"/>
                              </w:rPr>
                              <w:t xml:space="preserve">2 iUNV, </w:t>
                            </w:r>
                            <w:r>
                              <w:rPr>
                                <w:sz w:val="16"/>
                                <w:szCs w:val="16"/>
                                <w:lang w:val="de-DE"/>
                              </w:rPr>
                              <w:t>1 nUNV</w:t>
                            </w:r>
                            <w:r>
                              <w:rPr>
                                <w:sz w:val="16"/>
                                <w:szCs w:val="16"/>
                                <w:vertAlign w:val="superscript"/>
                                <w:lang w:val="de-DE"/>
                              </w:rPr>
                              <w:t>e</w:t>
                            </w:r>
                          </w:p>
                          <w:p w14:paraId="37411049" w14:textId="77777777" w:rsidR="00A15CB3" w:rsidRPr="00E656C1" w:rsidRDefault="00A15CB3" w:rsidP="00A15CB3">
                            <w:pPr>
                              <w:jc w:val="center"/>
                              <w:rPr>
                                <w:sz w:val="16"/>
                                <w:szCs w:val="16"/>
                                <w:lang w:val="de-D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90653" id="Rectangle 516728743" o:spid="_x0000_s1074" style="position:absolute;left:0;text-align:left;margin-left:-6.25pt;margin-top:7.5pt;width:222.35pt;height:67.4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" filled="f" strokecolor="windowText" strokeweight="1pt">
                <v:path arrowok="t"/>
                <v:textbox>
                  <w:txbxContent>
                    <w:p w14:paraId="4005047C" w14:textId="77777777" w:rsidR="00A15CB3" w:rsidRPr="001F2E30" w:rsidRDefault="00A15CB3" w:rsidP="00A15CB3">
                      <w:pPr>
                        <w:jc w:val="center"/>
                        <w:rPr>
                          <w:b/>
                          <w:sz w:val="16"/>
                          <w:szCs w:val="16"/>
                          <w:lang w:val="de-DE"/>
                        </w:rPr>
                      </w:pPr>
                      <w:r w:rsidRPr="001F2E30">
                        <w:rPr>
                          <w:b/>
                          <w:sz w:val="16"/>
                          <w:szCs w:val="16"/>
                          <w:lang w:val="de-DE"/>
                        </w:rPr>
                        <w:t xml:space="preserve">Kandahar </w:t>
                      </w:r>
                    </w:p>
                    <w:p w14:paraId="1B89D7CD" w14:textId="77777777" w:rsidR="00A15CB3" w:rsidRPr="001F2E30" w:rsidRDefault="00A15CB3" w:rsidP="00A15CB3">
                      <w:pPr>
                        <w:jc w:val="center"/>
                        <w:rPr>
                          <w:b/>
                          <w:sz w:val="16"/>
                          <w:szCs w:val="16"/>
                          <w:lang w:val="de-DE"/>
                        </w:rPr>
                      </w:pPr>
                      <w:r w:rsidRPr="001F2E30">
                        <w:rPr>
                          <w:b/>
                          <w:sz w:val="16"/>
                          <w:szCs w:val="16"/>
                          <w:lang w:val="de-DE"/>
                        </w:rPr>
                        <w:t xml:space="preserve">RB </w:t>
                      </w:r>
                      <w:r w:rsidRPr="001F2E30">
                        <w:rPr>
                          <w:bCs/>
                          <w:sz w:val="16"/>
                          <w:szCs w:val="16"/>
                          <w:lang w:val="de-DE"/>
                        </w:rPr>
                        <w:t>(5</w:t>
                      </w:r>
                      <w:r>
                        <w:rPr>
                          <w:bCs/>
                          <w:sz w:val="16"/>
                          <w:szCs w:val="16"/>
                          <w:lang w:val="de-DE"/>
                        </w:rPr>
                        <w:t>4</w:t>
                      </w:r>
                      <w:r w:rsidRPr="001F2E30">
                        <w:rPr>
                          <w:bCs/>
                          <w:sz w:val="16"/>
                          <w:szCs w:val="16"/>
                          <w:lang w:val="de-DE"/>
                        </w:rPr>
                        <w:t xml:space="preserve"> </w:t>
                      </w:r>
                      <w:r w:rsidRPr="00071FF8">
                        <w:rPr>
                          <w:bCs/>
                          <w:sz w:val="16"/>
                          <w:szCs w:val="16"/>
                          <w:lang w:val="de-DE"/>
                        </w:rPr>
                        <w:t>posts</w:t>
                      </w:r>
                      <w:r w:rsidRPr="001F2E30">
                        <w:rPr>
                          <w:bCs/>
                          <w:sz w:val="16"/>
                          <w:szCs w:val="16"/>
                          <w:lang w:val="de-DE"/>
                        </w:rPr>
                        <w:t xml:space="preserve">): </w:t>
                      </w:r>
                    </w:p>
                    <w:p w14:paraId="12288348" w14:textId="6E128151" w:rsidR="00A15CB3" w:rsidRPr="00776C5B" w:rsidRDefault="00A15CB3" w:rsidP="00A15CB3">
                      <w:pPr>
                        <w:jc w:val="center"/>
                        <w:rPr>
                          <w:sz w:val="16"/>
                          <w:szCs w:val="16"/>
                          <w:lang w:val="de-DE"/>
                        </w:rPr>
                      </w:pPr>
                      <w:r w:rsidRPr="001F2E30">
                        <w:rPr>
                          <w:sz w:val="16"/>
                          <w:szCs w:val="16"/>
                          <w:lang w:val="de-DE"/>
                        </w:rPr>
                        <w:t xml:space="preserve">1 P-5, 2 P-4, 3 P-3, </w:t>
                      </w:r>
                      <w:r>
                        <w:rPr>
                          <w:sz w:val="16"/>
                          <w:szCs w:val="16"/>
                          <w:lang w:val="de-DE"/>
                        </w:rPr>
                        <w:t>3</w:t>
                      </w:r>
                      <w:r w:rsidRPr="001F2E30">
                        <w:rPr>
                          <w:sz w:val="16"/>
                          <w:szCs w:val="16"/>
                          <w:lang w:val="de-DE"/>
                        </w:rPr>
                        <w:t xml:space="preserve"> </w:t>
                      </w:r>
                      <w:r w:rsidRPr="00E656C1">
                        <w:rPr>
                          <w:sz w:val="16"/>
                          <w:szCs w:val="16"/>
                          <w:lang w:val="de-DE"/>
                        </w:rPr>
                        <w:t xml:space="preserve">FS, </w:t>
                      </w:r>
                      <w:r>
                        <w:rPr>
                          <w:sz w:val="16"/>
                          <w:szCs w:val="16"/>
                          <w:lang w:val="de-DE"/>
                        </w:rPr>
                        <w:t>7</w:t>
                      </w:r>
                      <w:r w:rsidRPr="00E656C1">
                        <w:rPr>
                          <w:sz w:val="16"/>
                          <w:szCs w:val="16"/>
                          <w:lang w:val="de-DE"/>
                        </w:rPr>
                        <w:t xml:space="preserve"> NPO, </w:t>
                      </w:r>
                      <w:r>
                        <w:rPr>
                          <w:sz w:val="16"/>
                          <w:szCs w:val="16"/>
                          <w:lang w:val="de-DE"/>
                        </w:rPr>
                        <w:t>1 NPO</w:t>
                      </w:r>
                      <w:r>
                        <w:rPr>
                          <w:sz w:val="16"/>
                          <w:szCs w:val="16"/>
                          <w:vertAlign w:val="superscript"/>
                          <w:lang w:val="de-DE"/>
                        </w:rPr>
                        <w:t>b</w:t>
                      </w:r>
                      <w:r>
                        <w:rPr>
                          <w:sz w:val="16"/>
                          <w:szCs w:val="16"/>
                          <w:lang w:val="de-DE"/>
                        </w:rPr>
                        <w:t xml:space="preserve">, </w:t>
                      </w:r>
                      <w:r w:rsidRPr="00E656C1">
                        <w:rPr>
                          <w:sz w:val="16"/>
                          <w:szCs w:val="16"/>
                          <w:lang w:val="de-DE"/>
                        </w:rPr>
                        <w:t>3</w:t>
                      </w:r>
                      <w:r>
                        <w:rPr>
                          <w:sz w:val="16"/>
                          <w:szCs w:val="16"/>
                          <w:lang w:val="de-DE"/>
                        </w:rPr>
                        <w:t>2</w:t>
                      </w:r>
                      <w:r w:rsidR="003B7125" w:rsidRPr="003B7125">
                        <w:rPr>
                          <w:sz w:val="16"/>
                          <w:szCs w:val="16"/>
                          <w:lang w:val="de-DE"/>
                        </w:rPr>
                        <w:t xml:space="preserve"> </w:t>
                      </w:r>
                      <w:r w:rsidR="00560B7E">
                        <w:rPr>
                          <w:sz w:val="16"/>
                          <w:szCs w:val="16"/>
                          <w:lang w:val="de-DE"/>
                        </w:rPr>
                        <w:t>LL</w:t>
                      </w:r>
                      <w:r w:rsidRPr="00607A48">
                        <w:rPr>
                          <w:sz w:val="16"/>
                          <w:szCs w:val="16"/>
                          <w:lang w:val="de-DE"/>
                        </w:rPr>
                        <w:t xml:space="preserve">, </w:t>
                      </w:r>
                      <w:r>
                        <w:rPr>
                          <w:sz w:val="16"/>
                          <w:szCs w:val="16"/>
                          <w:lang w:val="de-DE"/>
                        </w:rPr>
                        <w:t xml:space="preserve">1 </w:t>
                      </w:r>
                      <w:r w:rsidR="00560B7E">
                        <w:rPr>
                          <w:sz w:val="16"/>
                          <w:szCs w:val="16"/>
                          <w:lang w:val="de-DE"/>
                        </w:rPr>
                        <w:t>LL</w:t>
                      </w:r>
                      <w:r w:rsidRPr="00071FF8">
                        <w:rPr>
                          <w:sz w:val="16"/>
                          <w:szCs w:val="16"/>
                          <w:vertAlign w:val="superscript"/>
                          <w:lang w:val="de-DE"/>
                        </w:rPr>
                        <w:t>c</w:t>
                      </w:r>
                      <w:r>
                        <w:rPr>
                          <w:sz w:val="16"/>
                          <w:szCs w:val="16"/>
                          <w:lang w:val="de-DE"/>
                        </w:rPr>
                        <w:t xml:space="preserve">, 1 </w:t>
                      </w:r>
                      <w:r w:rsidR="00560B7E">
                        <w:rPr>
                          <w:sz w:val="16"/>
                          <w:szCs w:val="16"/>
                          <w:lang w:val="de-DE"/>
                        </w:rPr>
                        <w:t>LL</w:t>
                      </w:r>
                      <w:r w:rsidR="003B7125" w:rsidRPr="00071FF8">
                        <w:rPr>
                          <w:sz w:val="16"/>
                          <w:szCs w:val="16"/>
                          <w:vertAlign w:val="superscript"/>
                          <w:lang w:val="de-DE"/>
                        </w:rPr>
                        <w:t xml:space="preserve"> </w:t>
                      </w:r>
                      <w:r w:rsidRPr="00071FF8">
                        <w:rPr>
                          <w:sz w:val="16"/>
                          <w:szCs w:val="16"/>
                          <w:vertAlign w:val="superscript"/>
                          <w:lang w:val="de-DE"/>
                        </w:rPr>
                        <w:t>d</w:t>
                      </w:r>
                      <w:r>
                        <w:rPr>
                          <w:sz w:val="16"/>
                          <w:szCs w:val="16"/>
                          <w:lang w:val="de-DE"/>
                        </w:rPr>
                        <w:t xml:space="preserve">, </w:t>
                      </w:r>
                      <w:r w:rsidRPr="00E656C1">
                        <w:rPr>
                          <w:sz w:val="16"/>
                          <w:szCs w:val="16"/>
                          <w:lang w:val="de-DE"/>
                        </w:rPr>
                        <w:t xml:space="preserve">2 iUNV, </w:t>
                      </w:r>
                      <w:r>
                        <w:rPr>
                          <w:sz w:val="16"/>
                          <w:szCs w:val="16"/>
                          <w:lang w:val="de-DE"/>
                        </w:rPr>
                        <w:t>1 nUNV</w:t>
                      </w:r>
                      <w:r>
                        <w:rPr>
                          <w:sz w:val="16"/>
                          <w:szCs w:val="16"/>
                          <w:vertAlign w:val="superscript"/>
                          <w:lang w:val="de-DE"/>
                        </w:rPr>
                        <w:t>e</w:t>
                      </w:r>
                    </w:p>
                    <w:p w14:paraId="37411049" w14:textId="77777777" w:rsidR="00A15CB3" w:rsidRPr="00E656C1" w:rsidRDefault="00A15CB3" w:rsidP="00A15CB3">
                      <w:pPr>
                        <w:jc w:val="center"/>
                        <w:rPr>
                          <w:sz w:val="16"/>
                          <w:szCs w:val="16"/>
                          <w:lang w:val="de-DE"/>
                        </w:rPr>
                      </w:pPr>
                    </w:p>
                  </w:txbxContent>
                </v:textbox>
              </v:rect>
            </w:pict>
          </mc:Fallback>
        </mc:AlternateContent>
      </w:r>
    </w:p>
    <w:p w14:paraId="6A7B7DD5"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1E97461F"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DE2C8C">
        <w:rPr>
          <w:noProof/>
          <w:color w:val="000000" w:themeColor="text1"/>
        </w:rPr>
        <mc:AlternateContent>
          <mc:Choice Requires="wps">
            <w:drawing>
              <wp:anchor distT="4294967295" distB="4294967295" distL="114300" distR="114300" simplePos="0" relativeHeight="251658330" behindDoc="0" locked="0" layoutInCell="1" allowOverlap="1" wp14:anchorId="02176245" wp14:editId="5621940F">
                <wp:simplePos x="0" y="0"/>
                <wp:positionH relativeFrom="column">
                  <wp:posOffset>2746731</wp:posOffset>
                </wp:positionH>
                <wp:positionV relativeFrom="paragraph">
                  <wp:posOffset>78686</wp:posOffset>
                </wp:positionV>
                <wp:extent cx="384089" cy="0"/>
                <wp:effectExtent l="0" t="0" r="0" b="0"/>
                <wp:wrapNone/>
                <wp:docPr id="871246912" name="Straight Connector 8712469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408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8620AD7" id="Straight Connector 871246912" o:spid="_x0000_s1026" style="position:absolute;flip:y;z-index:2516583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6.3pt,6.2pt" to="246.5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">
                <o:lock v:ext="edit" shapetype="f"/>
              </v:line>
            </w:pict>
          </mc:Fallback>
        </mc:AlternateContent>
      </w:r>
    </w:p>
    <w:p w14:paraId="2C69E2C3"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752D21F6"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DE2C8C">
        <w:rPr>
          <w:noProof/>
          <w:color w:val="000000" w:themeColor="text1"/>
        </w:rPr>
        <mc:AlternateContent>
          <mc:Choice Requires="wps">
            <w:drawing>
              <wp:anchor distT="0" distB="0" distL="114300" distR="114300" simplePos="0" relativeHeight="251658331" behindDoc="0" locked="0" layoutInCell="1" allowOverlap="1" wp14:anchorId="6139D69F" wp14:editId="02EB7412">
                <wp:simplePos x="0" y="0"/>
                <wp:positionH relativeFrom="column">
                  <wp:posOffset>-77672</wp:posOffset>
                </wp:positionH>
                <wp:positionV relativeFrom="paragraph">
                  <wp:posOffset>86952</wp:posOffset>
                </wp:positionV>
                <wp:extent cx="2831463" cy="554289"/>
                <wp:effectExtent l="0" t="0" r="26670" b="17780"/>
                <wp:wrapNone/>
                <wp:docPr id="1617736869" name="Rectangle 1617736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1463" cy="554289"/>
                        </a:xfrm>
                        <a:prstGeom prst="rect">
                          <a:avLst/>
                        </a:prstGeom>
                        <a:noFill/>
                        <a:ln w="12700" cap="flat" cmpd="sng" algn="ctr">
                          <a:solidFill>
                            <a:sysClr val="windowText" lastClr="000000"/>
                          </a:solidFill>
                          <a:prstDash val="solid"/>
                          <a:miter lim="800000"/>
                        </a:ln>
                        <a:effectLst/>
                      </wps:spPr>
                      <wps:txbx>
                        <w:txbxContent>
                          <w:p w14:paraId="57135C69" w14:textId="77777777" w:rsidR="00A15CB3" w:rsidRPr="003B7125" w:rsidRDefault="00A15CB3" w:rsidP="00A15CB3">
                            <w:pPr>
                              <w:jc w:val="center"/>
                              <w:rPr>
                                <w:sz w:val="16"/>
                                <w:szCs w:val="16"/>
                                <w:lang w:val="en-US"/>
                              </w:rPr>
                            </w:pPr>
                            <w:r w:rsidRPr="00EE0871">
                              <w:rPr>
                                <w:b/>
                                <w:sz w:val="16"/>
                                <w:szCs w:val="16"/>
                                <w:lang w:val="en-US"/>
                              </w:rPr>
                              <w:t xml:space="preserve">Herat </w:t>
                            </w:r>
                            <w:r w:rsidRPr="001F2E30">
                              <w:rPr>
                                <w:b/>
                                <w:sz w:val="16"/>
                                <w:szCs w:val="16"/>
                                <w:lang w:val="en-US"/>
                              </w:rPr>
                              <w:t xml:space="preserve">RB </w:t>
                            </w:r>
                            <w:r w:rsidRPr="001F2E30">
                              <w:rPr>
                                <w:bCs/>
                                <w:sz w:val="16"/>
                                <w:szCs w:val="16"/>
                                <w:lang w:val="en-US"/>
                              </w:rPr>
                              <w:t>(</w:t>
                            </w:r>
                            <w:r>
                              <w:rPr>
                                <w:bCs/>
                                <w:sz w:val="16"/>
                                <w:szCs w:val="16"/>
                                <w:lang w:val="en-US"/>
                              </w:rPr>
                              <w:t>39</w:t>
                            </w:r>
                            <w:r w:rsidRPr="001F2E30">
                              <w:rPr>
                                <w:bCs/>
                                <w:sz w:val="16"/>
                                <w:szCs w:val="16"/>
                                <w:lang w:val="en-US"/>
                              </w:rPr>
                              <w:t xml:space="preserve"> pos</w:t>
                            </w:r>
                            <w:r>
                              <w:rPr>
                                <w:bCs/>
                                <w:sz w:val="16"/>
                                <w:szCs w:val="16"/>
                                <w:lang w:val="en-US"/>
                              </w:rPr>
                              <w:t>ts</w:t>
                            </w:r>
                            <w:r w:rsidRPr="001F2E30">
                              <w:rPr>
                                <w:bCs/>
                                <w:sz w:val="16"/>
                                <w:szCs w:val="16"/>
                                <w:lang w:val="en-US"/>
                              </w:rPr>
                              <w:t>)</w:t>
                            </w:r>
                            <w:r w:rsidRPr="001F2E30">
                              <w:rPr>
                                <w:sz w:val="14"/>
                                <w:szCs w:val="14"/>
                                <w:lang w:val="en-US"/>
                              </w:rPr>
                              <w:t>:</w:t>
                            </w:r>
                            <w:r w:rsidRPr="003B7125">
                              <w:rPr>
                                <w:sz w:val="16"/>
                                <w:szCs w:val="16"/>
                                <w:lang w:val="en-US"/>
                              </w:rPr>
                              <w:t xml:space="preserve"> 1 P-5, 2 P-4, 2 P-3, 4 FS, 6 NPO, </w:t>
                            </w:r>
                          </w:p>
                          <w:p w14:paraId="1CCD0702" w14:textId="00F28C9F" w:rsidR="00A15CB3" w:rsidRPr="003B7125" w:rsidRDefault="00A15CB3" w:rsidP="00A15CB3">
                            <w:pPr>
                              <w:jc w:val="center"/>
                              <w:rPr>
                                <w:sz w:val="16"/>
                                <w:szCs w:val="16"/>
                              </w:rPr>
                            </w:pPr>
                            <w:r w:rsidRPr="003B7125">
                              <w:rPr>
                                <w:sz w:val="16"/>
                                <w:szCs w:val="16"/>
                                <w:lang w:val="en-US"/>
                              </w:rPr>
                              <w:t xml:space="preserve">19 </w:t>
                            </w:r>
                            <w:r w:rsidR="00560B7E">
                              <w:rPr>
                                <w:sz w:val="16"/>
                                <w:szCs w:val="16"/>
                              </w:rPr>
                              <w:t>LL</w:t>
                            </w:r>
                            <w:r w:rsidRPr="003B7125">
                              <w:rPr>
                                <w:sz w:val="16"/>
                                <w:szCs w:val="16"/>
                                <w:lang w:val="en-US"/>
                              </w:rPr>
                              <w:t xml:space="preserve">, 2 </w:t>
                            </w:r>
                            <w:r w:rsidR="00560B7E">
                              <w:rPr>
                                <w:sz w:val="16"/>
                                <w:szCs w:val="16"/>
                              </w:rPr>
                              <w:t>LL</w:t>
                            </w:r>
                            <w:r w:rsidR="003B7125" w:rsidRPr="003B7125">
                              <w:rPr>
                                <w:sz w:val="16"/>
                                <w:szCs w:val="16"/>
                                <w:vertAlign w:val="superscript"/>
                              </w:rPr>
                              <w:t xml:space="preserve"> </w:t>
                            </w:r>
                            <w:r w:rsidRPr="003B7125">
                              <w:rPr>
                                <w:sz w:val="16"/>
                                <w:szCs w:val="16"/>
                                <w:vertAlign w:val="superscript"/>
                              </w:rPr>
                              <w:t>c</w:t>
                            </w:r>
                            <w:r w:rsidRPr="003B7125">
                              <w:rPr>
                                <w:sz w:val="16"/>
                                <w:szCs w:val="16"/>
                                <w:lang w:val="en-US"/>
                              </w:rPr>
                              <w:t>, 2</w:t>
                            </w:r>
                            <w:r w:rsidRPr="003B7125">
                              <w:rPr>
                                <w:sz w:val="16"/>
                                <w:szCs w:val="16"/>
                              </w:rPr>
                              <w:t> iUNV, 1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9D69F" id="Rectangle 1617736869" o:spid="_x0000_s1075" style="position:absolute;left:0;text-align:left;margin-left:-6.1pt;margin-top:6.85pt;width:222.95pt;height:43.6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" filled="f" strokecolor="windowText" strokeweight="1pt">
                <v:path arrowok="t"/>
                <v:textbox>
                  <w:txbxContent>
                    <w:p w14:paraId="57135C69" w14:textId="77777777" w:rsidR="00A15CB3" w:rsidRPr="003B7125" w:rsidRDefault="00A15CB3" w:rsidP="00A15CB3">
                      <w:pPr>
                        <w:jc w:val="center"/>
                        <w:rPr>
                          <w:sz w:val="16"/>
                          <w:szCs w:val="16"/>
                          <w:lang w:val="en-US"/>
                        </w:rPr>
                      </w:pPr>
                      <w:r w:rsidRPr="00EE0871">
                        <w:rPr>
                          <w:b/>
                          <w:sz w:val="16"/>
                          <w:szCs w:val="16"/>
                          <w:lang w:val="en-US"/>
                        </w:rPr>
                        <w:t xml:space="preserve">Herat </w:t>
                      </w:r>
                      <w:r w:rsidRPr="001F2E30">
                        <w:rPr>
                          <w:b/>
                          <w:sz w:val="16"/>
                          <w:szCs w:val="16"/>
                          <w:lang w:val="en-US"/>
                        </w:rPr>
                        <w:t xml:space="preserve">RB </w:t>
                      </w:r>
                      <w:r w:rsidRPr="001F2E30">
                        <w:rPr>
                          <w:bCs/>
                          <w:sz w:val="16"/>
                          <w:szCs w:val="16"/>
                          <w:lang w:val="en-US"/>
                        </w:rPr>
                        <w:t>(</w:t>
                      </w:r>
                      <w:r>
                        <w:rPr>
                          <w:bCs/>
                          <w:sz w:val="16"/>
                          <w:szCs w:val="16"/>
                          <w:lang w:val="en-US"/>
                        </w:rPr>
                        <w:t>39</w:t>
                      </w:r>
                      <w:r w:rsidRPr="001F2E30">
                        <w:rPr>
                          <w:bCs/>
                          <w:sz w:val="16"/>
                          <w:szCs w:val="16"/>
                          <w:lang w:val="en-US"/>
                        </w:rPr>
                        <w:t xml:space="preserve"> pos</w:t>
                      </w:r>
                      <w:r>
                        <w:rPr>
                          <w:bCs/>
                          <w:sz w:val="16"/>
                          <w:szCs w:val="16"/>
                          <w:lang w:val="en-US"/>
                        </w:rPr>
                        <w:t>ts</w:t>
                      </w:r>
                      <w:r w:rsidRPr="001F2E30">
                        <w:rPr>
                          <w:bCs/>
                          <w:sz w:val="16"/>
                          <w:szCs w:val="16"/>
                          <w:lang w:val="en-US"/>
                        </w:rPr>
                        <w:t>)</w:t>
                      </w:r>
                      <w:r w:rsidRPr="001F2E30">
                        <w:rPr>
                          <w:sz w:val="14"/>
                          <w:szCs w:val="14"/>
                          <w:lang w:val="en-US"/>
                        </w:rPr>
                        <w:t>:</w:t>
                      </w:r>
                      <w:r w:rsidRPr="003B7125">
                        <w:rPr>
                          <w:sz w:val="16"/>
                          <w:szCs w:val="16"/>
                          <w:lang w:val="en-US"/>
                        </w:rPr>
                        <w:t xml:space="preserve"> 1 P-5, 2 P-4, 2 P-3, 4 FS, 6 NPO, </w:t>
                      </w:r>
                    </w:p>
                    <w:p w14:paraId="1CCD0702" w14:textId="00F28C9F" w:rsidR="00A15CB3" w:rsidRPr="003B7125" w:rsidRDefault="00A15CB3" w:rsidP="00A15CB3">
                      <w:pPr>
                        <w:jc w:val="center"/>
                        <w:rPr>
                          <w:sz w:val="16"/>
                          <w:szCs w:val="16"/>
                        </w:rPr>
                      </w:pPr>
                      <w:r w:rsidRPr="003B7125">
                        <w:rPr>
                          <w:sz w:val="16"/>
                          <w:szCs w:val="16"/>
                          <w:lang w:val="en-US"/>
                        </w:rPr>
                        <w:t xml:space="preserve">19 </w:t>
                      </w:r>
                      <w:r w:rsidR="00560B7E">
                        <w:rPr>
                          <w:sz w:val="16"/>
                          <w:szCs w:val="16"/>
                        </w:rPr>
                        <w:t>LL</w:t>
                      </w:r>
                      <w:r w:rsidRPr="003B7125">
                        <w:rPr>
                          <w:sz w:val="16"/>
                          <w:szCs w:val="16"/>
                          <w:lang w:val="en-US"/>
                        </w:rPr>
                        <w:t xml:space="preserve">, 2 </w:t>
                      </w:r>
                      <w:r w:rsidR="00560B7E">
                        <w:rPr>
                          <w:sz w:val="16"/>
                          <w:szCs w:val="16"/>
                        </w:rPr>
                        <w:t>LL</w:t>
                      </w:r>
                      <w:r w:rsidR="003B7125" w:rsidRPr="003B7125">
                        <w:rPr>
                          <w:sz w:val="16"/>
                          <w:szCs w:val="16"/>
                          <w:vertAlign w:val="superscript"/>
                        </w:rPr>
                        <w:t xml:space="preserve"> </w:t>
                      </w:r>
                      <w:r w:rsidRPr="003B7125">
                        <w:rPr>
                          <w:sz w:val="16"/>
                          <w:szCs w:val="16"/>
                          <w:vertAlign w:val="superscript"/>
                        </w:rPr>
                        <w:t>c</w:t>
                      </w:r>
                      <w:r w:rsidRPr="003B7125">
                        <w:rPr>
                          <w:sz w:val="16"/>
                          <w:szCs w:val="16"/>
                          <w:lang w:val="en-US"/>
                        </w:rPr>
                        <w:t>, 2</w:t>
                      </w:r>
                      <w:r w:rsidRPr="003B7125">
                        <w:rPr>
                          <w:sz w:val="16"/>
                          <w:szCs w:val="16"/>
                        </w:rPr>
                        <w:t> iUNV, 1 nUNV</w:t>
                      </w:r>
                    </w:p>
                  </w:txbxContent>
                </v:textbox>
              </v:rect>
            </w:pict>
          </mc:Fallback>
        </mc:AlternateContent>
      </w:r>
    </w:p>
    <w:p w14:paraId="5F7CD360"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DE2C8C">
        <w:rPr>
          <w:noProof/>
          <w:color w:val="000000" w:themeColor="text1"/>
        </w:rPr>
        <mc:AlternateContent>
          <mc:Choice Requires="wps">
            <w:drawing>
              <wp:anchor distT="0" distB="0" distL="114300" distR="114300" simplePos="0" relativeHeight="251658332" behindDoc="0" locked="0" layoutInCell="1" allowOverlap="1" wp14:anchorId="1DD09601" wp14:editId="6617786F">
                <wp:simplePos x="0" y="0"/>
                <wp:positionH relativeFrom="column">
                  <wp:posOffset>2753791</wp:posOffset>
                </wp:positionH>
                <wp:positionV relativeFrom="paragraph">
                  <wp:posOffset>126671</wp:posOffset>
                </wp:positionV>
                <wp:extent cx="370813" cy="0"/>
                <wp:effectExtent l="0" t="0" r="0" b="0"/>
                <wp:wrapNone/>
                <wp:docPr id="1369388092" name="Straight Connector 13693880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081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4D5D61E" id="Straight Connector 1369388092" o:spid="_x0000_s1026" style="position:absolute;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85pt,9.95pt" to="246.0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">
                <o:lock v:ext="edit" shapetype="f"/>
              </v:line>
            </w:pict>
          </mc:Fallback>
        </mc:AlternateContent>
      </w:r>
    </w:p>
    <w:p w14:paraId="52C5F133"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DE2C8C">
        <w:rPr>
          <w:noProof/>
          <w:color w:val="000000" w:themeColor="text1"/>
        </w:rPr>
        <mc:AlternateContent>
          <mc:Choice Requires="wps">
            <w:drawing>
              <wp:anchor distT="0" distB="0" distL="114300" distR="114300" simplePos="0" relativeHeight="251658333" behindDoc="0" locked="0" layoutInCell="1" allowOverlap="1" wp14:anchorId="2D742386" wp14:editId="5B83A66B">
                <wp:simplePos x="0" y="0"/>
                <wp:positionH relativeFrom="column">
                  <wp:posOffset>-85139</wp:posOffset>
                </wp:positionH>
                <wp:positionV relativeFrom="paragraph">
                  <wp:posOffset>235300</wp:posOffset>
                </wp:positionV>
                <wp:extent cx="2830830" cy="702945"/>
                <wp:effectExtent l="0" t="0" r="26670" b="20955"/>
                <wp:wrapNone/>
                <wp:docPr id="677919313" name="Rectangle 677919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0830" cy="702945"/>
                        </a:xfrm>
                        <a:prstGeom prst="rect">
                          <a:avLst/>
                        </a:prstGeom>
                        <a:noFill/>
                        <a:ln w="12700" cap="flat" cmpd="sng" algn="ctr">
                          <a:solidFill>
                            <a:sysClr val="windowText" lastClr="000000"/>
                          </a:solidFill>
                          <a:prstDash val="solid"/>
                          <a:miter lim="800000"/>
                        </a:ln>
                        <a:effectLst/>
                      </wps:spPr>
                      <wps:txbx>
                        <w:txbxContent>
                          <w:p w14:paraId="10B3DE69" w14:textId="77777777" w:rsidR="00A15CB3" w:rsidRPr="001F2E30" w:rsidRDefault="00A15CB3" w:rsidP="00A15CB3">
                            <w:pPr>
                              <w:jc w:val="center"/>
                              <w:rPr>
                                <w:b/>
                                <w:bCs/>
                                <w:sz w:val="15"/>
                                <w:szCs w:val="15"/>
                              </w:rPr>
                            </w:pPr>
                            <w:r w:rsidRPr="001F2E30">
                              <w:rPr>
                                <w:b/>
                                <w:bCs/>
                                <w:sz w:val="15"/>
                                <w:szCs w:val="15"/>
                              </w:rPr>
                              <w:t xml:space="preserve">Balkh (Mazar-e-Sharif) </w:t>
                            </w:r>
                          </w:p>
                          <w:p w14:paraId="5F68231B" w14:textId="77777777" w:rsidR="00A15CB3" w:rsidRPr="001F2E30" w:rsidRDefault="00A15CB3" w:rsidP="00A15CB3">
                            <w:pPr>
                              <w:jc w:val="center"/>
                              <w:rPr>
                                <w:b/>
                                <w:bCs/>
                                <w:sz w:val="16"/>
                                <w:szCs w:val="16"/>
                              </w:rPr>
                            </w:pPr>
                            <w:r w:rsidRPr="001F2E30">
                              <w:rPr>
                                <w:b/>
                                <w:bCs/>
                                <w:sz w:val="16"/>
                                <w:szCs w:val="16"/>
                              </w:rPr>
                              <w:t xml:space="preserve">RB </w:t>
                            </w:r>
                            <w:r w:rsidRPr="001F2E30">
                              <w:rPr>
                                <w:sz w:val="16"/>
                                <w:szCs w:val="16"/>
                              </w:rPr>
                              <w:t>(</w:t>
                            </w:r>
                            <w:r>
                              <w:rPr>
                                <w:sz w:val="16"/>
                                <w:szCs w:val="16"/>
                              </w:rPr>
                              <w:t>60</w:t>
                            </w:r>
                            <w:r w:rsidRPr="001F2E30">
                              <w:rPr>
                                <w:sz w:val="16"/>
                                <w:szCs w:val="16"/>
                              </w:rPr>
                              <w:t xml:space="preserve"> pos</w:t>
                            </w:r>
                            <w:r>
                              <w:rPr>
                                <w:sz w:val="16"/>
                                <w:szCs w:val="16"/>
                              </w:rPr>
                              <w:t>ts</w:t>
                            </w:r>
                            <w:r w:rsidRPr="001F2E30">
                              <w:rPr>
                                <w:sz w:val="16"/>
                                <w:szCs w:val="16"/>
                              </w:rPr>
                              <w:t>)</w:t>
                            </w:r>
                          </w:p>
                          <w:p w14:paraId="3917BAA8" w14:textId="26B9D878" w:rsidR="00A15CB3" w:rsidRPr="00A1781F" w:rsidRDefault="00A15CB3" w:rsidP="00A15CB3">
                            <w:pPr>
                              <w:jc w:val="center"/>
                              <w:rPr>
                                <w:sz w:val="15"/>
                                <w:szCs w:val="15"/>
                              </w:rPr>
                            </w:pPr>
                            <w:r w:rsidRPr="00C904EB">
                              <w:rPr>
                                <w:sz w:val="15"/>
                                <w:szCs w:val="15"/>
                              </w:rPr>
                              <w:t xml:space="preserve">1 P-5, </w:t>
                            </w:r>
                            <w:r w:rsidRPr="00A1781F">
                              <w:rPr>
                                <w:sz w:val="15"/>
                                <w:szCs w:val="15"/>
                              </w:rPr>
                              <w:t xml:space="preserve">2 P-4, 3 P-3, </w:t>
                            </w:r>
                            <w:r>
                              <w:rPr>
                                <w:sz w:val="15"/>
                                <w:szCs w:val="15"/>
                              </w:rPr>
                              <w:t xml:space="preserve">3 </w:t>
                            </w:r>
                            <w:r w:rsidRPr="00A1781F">
                              <w:rPr>
                                <w:sz w:val="15"/>
                                <w:szCs w:val="15"/>
                              </w:rPr>
                              <w:t>FS,</w:t>
                            </w:r>
                            <w:r>
                              <w:rPr>
                                <w:sz w:val="15"/>
                                <w:szCs w:val="15"/>
                              </w:rPr>
                              <w:t xml:space="preserve"> 8</w:t>
                            </w:r>
                            <w:r w:rsidRPr="00A1781F">
                              <w:rPr>
                                <w:sz w:val="15"/>
                                <w:szCs w:val="15"/>
                              </w:rPr>
                              <w:t xml:space="preserve"> NPO,</w:t>
                            </w:r>
                            <w:r w:rsidRPr="00A1781F">
                              <w:rPr>
                                <w:sz w:val="14"/>
                                <w:szCs w:val="14"/>
                              </w:rPr>
                              <w:t xml:space="preserve"> </w:t>
                            </w:r>
                            <w:r>
                              <w:rPr>
                                <w:sz w:val="14"/>
                                <w:szCs w:val="14"/>
                              </w:rPr>
                              <w:t>4 NPO</w:t>
                            </w:r>
                            <w:r w:rsidRPr="00AA4C76">
                              <w:rPr>
                                <w:sz w:val="16"/>
                                <w:szCs w:val="16"/>
                                <w:vertAlign w:val="superscript"/>
                              </w:rPr>
                              <w:t>d</w:t>
                            </w:r>
                            <w:r>
                              <w:rPr>
                                <w:sz w:val="14"/>
                                <w:szCs w:val="14"/>
                              </w:rPr>
                              <w:t xml:space="preserve">, </w:t>
                            </w:r>
                            <w:r>
                              <w:rPr>
                                <w:sz w:val="15"/>
                                <w:szCs w:val="15"/>
                              </w:rPr>
                              <w:t>27</w:t>
                            </w:r>
                            <w:r w:rsidRPr="00A1781F">
                              <w:rPr>
                                <w:sz w:val="15"/>
                                <w:szCs w:val="15"/>
                              </w:rPr>
                              <w:t xml:space="preserve"> </w:t>
                            </w:r>
                            <w:r w:rsidR="00560B7E">
                              <w:rPr>
                                <w:sz w:val="16"/>
                                <w:szCs w:val="16"/>
                              </w:rPr>
                              <w:t>LL</w:t>
                            </w:r>
                            <w:r w:rsidRPr="00A1781F">
                              <w:rPr>
                                <w:sz w:val="15"/>
                                <w:szCs w:val="15"/>
                              </w:rPr>
                              <w:t xml:space="preserve">, </w:t>
                            </w:r>
                            <w:r>
                              <w:rPr>
                                <w:sz w:val="15"/>
                                <w:szCs w:val="15"/>
                              </w:rPr>
                              <w:t xml:space="preserve">1 </w:t>
                            </w:r>
                            <w:r w:rsidR="00560B7E">
                              <w:rPr>
                                <w:sz w:val="16"/>
                                <w:szCs w:val="16"/>
                              </w:rPr>
                              <w:t>LL</w:t>
                            </w:r>
                            <w:r w:rsidR="003B7125">
                              <w:rPr>
                                <w:sz w:val="16"/>
                                <w:szCs w:val="16"/>
                                <w:vertAlign w:val="superscript"/>
                              </w:rPr>
                              <w:t xml:space="preserve"> </w:t>
                            </w:r>
                            <w:r>
                              <w:rPr>
                                <w:sz w:val="16"/>
                                <w:szCs w:val="16"/>
                                <w:vertAlign w:val="superscript"/>
                              </w:rPr>
                              <w:t>a</w:t>
                            </w:r>
                            <w:r>
                              <w:rPr>
                                <w:sz w:val="15"/>
                                <w:szCs w:val="15"/>
                              </w:rPr>
                              <w:t xml:space="preserve">, 1 </w:t>
                            </w:r>
                            <w:r w:rsidR="00560B7E">
                              <w:rPr>
                                <w:sz w:val="16"/>
                                <w:szCs w:val="16"/>
                              </w:rPr>
                              <w:t>LL</w:t>
                            </w:r>
                            <w:r w:rsidR="003B7125">
                              <w:rPr>
                                <w:sz w:val="16"/>
                                <w:szCs w:val="16"/>
                                <w:vertAlign w:val="superscript"/>
                              </w:rPr>
                              <w:t xml:space="preserve"> </w:t>
                            </w:r>
                            <w:r>
                              <w:rPr>
                                <w:sz w:val="16"/>
                                <w:szCs w:val="16"/>
                                <w:vertAlign w:val="superscript"/>
                              </w:rPr>
                              <w:t>c</w:t>
                            </w:r>
                            <w:r>
                              <w:rPr>
                                <w:sz w:val="15"/>
                                <w:szCs w:val="15"/>
                              </w:rPr>
                              <w:t xml:space="preserve">, 7 </w:t>
                            </w:r>
                            <w:r w:rsidR="00560B7E">
                              <w:rPr>
                                <w:sz w:val="16"/>
                                <w:szCs w:val="16"/>
                              </w:rPr>
                              <w:t>LL</w:t>
                            </w:r>
                            <w:r w:rsidR="003B7125" w:rsidRPr="00AA4C76">
                              <w:rPr>
                                <w:sz w:val="16"/>
                                <w:szCs w:val="16"/>
                                <w:vertAlign w:val="superscript"/>
                              </w:rPr>
                              <w:t xml:space="preserve"> </w:t>
                            </w:r>
                            <w:r w:rsidRPr="00AA4C76">
                              <w:rPr>
                                <w:sz w:val="16"/>
                                <w:szCs w:val="16"/>
                                <w:vertAlign w:val="superscript"/>
                              </w:rPr>
                              <w:t>d</w:t>
                            </w:r>
                            <w:r>
                              <w:rPr>
                                <w:sz w:val="15"/>
                                <w:szCs w:val="15"/>
                              </w:rPr>
                              <w:t xml:space="preserve">, </w:t>
                            </w:r>
                            <w:r w:rsidRPr="00A1781F">
                              <w:rPr>
                                <w:sz w:val="15"/>
                                <w:szCs w:val="15"/>
                              </w:rPr>
                              <w:t>2 iUNV, 1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42386" id="Rectangle 677919313" o:spid="_x0000_s1076" style="position:absolute;left:0;text-align:left;margin-left:-6.7pt;margin-top:18.55pt;width:222.9pt;height:55.35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" filled="f" strokecolor="windowText" strokeweight="1pt">
                <v:path arrowok="t"/>
                <v:textbox>
                  <w:txbxContent>
                    <w:p w14:paraId="10B3DE69" w14:textId="77777777" w:rsidR="00A15CB3" w:rsidRPr="001F2E30" w:rsidRDefault="00A15CB3" w:rsidP="00A15CB3">
                      <w:pPr>
                        <w:jc w:val="center"/>
                        <w:rPr>
                          <w:b/>
                          <w:bCs/>
                          <w:sz w:val="15"/>
                          <w:szCs w:val="15"/>
                        </w:rPr>
                      </w:pPr>
                      <w:r w:rsidRPr="001F2E30">
                        <w:rPr>
                          <w:b/>
                          <w:bCs/>
                          <w:sz w:val="15"/>
                          <w:szCs w:val="15"/>
                        </w:rPr>
                        <w:t xml:space="preserve">Balkh (Mazar-e-Sharif) </w:t>
                      </w:r>
                    </w:p>
                    <w:p w14:paraId="5F68231B" w14:textId="77777777" w:rsidR="00A15CB3" w:rsidRPr="001F2E30" w:rsidRDefault="00A15CB3" w:rsidP="00A15CB3">
                      <w:pPr>
                        <w:jc w:val="center"/>
                        <w:rPr>
                          <w:b/>
                          <w:bCs/>
                          <w:sz w:val="16"/>
                          <w:szCs w:val="16"/>
                        </w:rPr>
                      </w:pPr>
                      <w:r w:rsidRPr="001F2E30">
                        <w:rPr>
                          <w:b/>
                          <w:bCs/>
                          <w:sz w:val="16"/>
                          <w:szCs w:val="16"/>
                        </w:rPr>
                        <w:t xml:space="preserve">RB </w:t>
                      </w:r>
                      <w:r w:rsidRPr="001F2E30">
                        <w:rPr>
                          <w:sz w:val="16"/>
                          <w:szCs w:val="16"/>
                        </w:rPr>
                        <w:t>(</w:t>
                      </w:r>
                      <w:r>
                        <w:rPr>
                          <w:sz w:val="16"/>
                          <w:szCs w:val="16"/>
                        </w:rPr>
                        <w:t>60</w:t>
                      </w:r>
                      <w:r w:rsidRPr="001F2E30">
                        <w:rPr>
                          <w:sz w:val="16"/>
                          <w:szCs w:val="16"/>
                        </w:rPr>
                        <w:t xml:space="preserve"> pos</w:t>
                      </w:r>
                      <w:r>
                        <w:rPr>
                          <w:sz w:val="16"/>
                          <w:szCs w:val="16"/>
                        </w:rPr>
                        <w:t>ts</w:t>
                      </w:r>
                      <w:r w:rsidRPr="001F2E30">
                        <w:rPr>
                          <w:sz w:val="16"/>
                          <w:szCs w:val="16"/>
                        </w:rPr>
                        <w:t>)</w:t>
                      </w:r>
                    </w:p>
                    <w:p w14:paraId="3917BAA8" w14:textId="26B9D878" w:rsidR="00A15CB3" w:rsidRPr="00A1781F" w:rsidRDefault="00A15CB3" w:rsidP="00A15CB3">
                      <w:pPr>
                        <w:jc w:val="center"/>
                        <w:rPr>
                          <w:sz w:val="15"/>
                          <w:szCs w:val="15"/>
                        </w:rPr>
                      </w:pPr>
                      <w:r w:rsidRPr="00C904EB">
                        <w:rPr>
                          <w:sz w:val="15"/>
                          <w:szCs w:val="15"/>
                        </w:rPr>
                        <w:t xml:space="preserve">1 P-5, </w:t>
                      </w:r>
                      <w:r w:rsidRPr="00A1781F">
                        <w:rPr>
                          <w:sz w:val="15"/>
                          <w:szCs w:val="15"/>
                        </w:rPr>
                        <w:t xml:space="preserve">2 P-4, 3 P-3, </w:t>
                      </w:r>
                      <w:r>
                        <w:rPr>
                          <w:sz w:val="15"/>
                          <w:szCs w:val="15"/>
                        </w:rPr>
                        <w:t xml:space="preserve">3 </w:t>
                      </w:r>
                      <w:r w:rsidRPr="00A1781F">
                        <w:rPr>
                          <w:sz w:val="15"/>
                          <w:szCs w:val="15"/>
                        </w:rPr>
                        <w:t>FS,</w:t>
                      </w:r>
                      <w:r>
                        <w:rPr>
                          <w:sz w:val="15"/>
                          <w:szCs w:val="15"/>
                        </w:rPr>
                        <w:t xml:space="preserve"> 8</w:t>
                      </w:r>
                      <w:r w:rsidRPr="00A1781F">
                        <w:rPr>
                          <w:sz w:val="15"/>
                          <w:szCs w:val="15"/>
                        </w:rPr>
                        <w:t xml:space="preserve"> NPO,</w:t>
                      </w:r>
                      <w:r w:rsidRPr="00A1781F">
                        <w:rPr>
                          <w:sz w:val="14"/>
                          <w:szCs w:val="14"/>
                        </w:rPr>
                        <w:t xml:space="preserve"> </w:t>
                      </w:r>
                      <w:r>
                        <w:rPr>
                          <w:sz w:val="14"/>
                          <w:szCs w:val="14"/>
                        </w:rPr>
                        <w:t>4 NPO</w:t>
                      </w:r>
                      <w:r w:rsidRPr="00AA4C76">
                        <w:rPr>
                          <w:sz w:val="16"/>
                          <w:szCs w:val="16"/>
                          <w:vertAlign w:val="superscript"/>
                        </w:rPr>
                        <w:t>d</w:t>
                      </w:r>
                      <w:r>
                        <w:rPr>
                          <w:sz w:val="14"/>
                          <w:szCs w:val="14"/>
                        </w:rPr>
                        <w:t xml:space="preserve">, </w:t>
                      </w:r>
                      <w:r>
                        <w:rPr>
                          <w:sz w:val="15"/>
                          <w:szCs w:val="15"/>
                        </w:rPr>
                        <w:t>27</w:t>
                      </w:r>
                      <w:r w:rsidRPr="00A1781F">
                        <w:rPr>
                          <w:sz w:val="15"/>
                          <w:szCs w:val="15"/>
                        </w:rPr>
                        <w:t xml:space="preserve"> </w:t>
                      </w:r>
                      <w:r w:rsidR="00560B7E">
                        <w:rPr>
                          <w:sz w:val="16"/>
                          <w:szCs w:val="16"/>
                        </w:rPr>
                        <w:t>LL</w:t>
                      </w:r>
                      <w:r w:rsidRPr="00A1781F">
                        <w:rPr>
                          <w:sz w:val="15"/>
                          <w:szCs w:val="15"/>
                        </w:rPr>
                        <w:t xml:space="preserve">, </w:t>
                      </w:r>
                      <w:r>
                        <w:rPr>
                          <w:sz w:val="15"/>
                          <w:szCs w:val="15"/>
                        </w:rPr>
                        <w:t xml:space="preserve">1 </w:t>
                      </w:r>
                      <w:r w:rsidR="00560B7E">
                        <w:rPr>
                          <w:sz w:val="16"/>
                          <w:szCs w:val="16"/>
                        </w:rPr>
                        <w:t>LL</w:t>
                      </w:r>
                      <w:r w:rsidR="003B7125">
                        <w:rPr>
                          <w:sz w:val="16"/>
                          <w:szCs w:val="16"/>
                          <w:vertAlign w:val="superscript"/>
                        </w:rPr>
                        <w:t xml:space="preserve"> </w:t>
                      </w:r>
                      <w:r>
                        <w:rPr>
                          <w:sz w:val="16"/>
                          <w:szCs w:val="16"/>
                          <w:vertAlign w:val="superscript"/>
                        </w:rPr>
                        <w:t>a</w:t>
                      </w:r>
                      <w:r>
                        <w:rPr>
                          <w:sz w:val="15"/>
                          <w:szCs w:val="15"/>
                        </w:rPr>
                        <w:t xml:space="preserve">, 1 </w:t>
                      </w:r>
                      <w:r w:rsidR="00560B7E">
                        <w:rPr>
                          <w:sz w:val="16"/>
                          <w:szCs w:val="16"/>
                        </w:rPr>
                        <w:t>LL</w:t>
                      </w:r>
                      <w:r w:rsidR="003B7125">
                        <w:rPr>
                          <w:sz w:val="16"/>
                          <w:szCs w:val="16"/>
                          <w:vertAlign w:val="superscript"/>
                        </w:rPr>
                        <w:t xml:space="preserve"> </w:t>
                      </w:r>
                      <w:r>
                        <w:rPr>
                          <w:sz w:val="16"/>
                          <w:szCs w:val="16"/>
                          <w:vertAlign w:val="superscript"/>
                        </w:rPr>
                        <w:t>c</w:t>
                      </w:r>
                      <w:r>
                        <w:rPr>
                          <w:sz w:val="15"/>
                          <w:szCs w:val="15"/>
                        </w:rPr>
                        <w:t xml:space="preserve">, 7 </w:t>
                      </w:r>
                      <w:r w:rsidR="00560B7E">
                        <w:rPr>
                          <w:sz w:val="16"/>
                          <w:szCs w:val="16"/>
                        </w:rPr>
                        <w:t>LL</w:t>
                      </w:r>
                      <w:r w:rsidR="003B7125" w:rsidRPr="00AA4C76">
                        <w:rPr>
                          <w:sz w:val="16"/>
                          <w:szCs w:val="16"/>
                          <w:vertAlign w:val="superscript"/>
                        </w:rPr>
                        <w:t xml:space="preserve"> </w:t>
                      </w:r>
                      <w:r w:rsidRPr="00AA4C76">
                        <w:rPr>
                          <w:sz w:val="16"/>
                          <w:szCs w:val="16"/>
                          <w:vertAlign w:val="superscript"/>
                        </w:rPr>
                        <w:t>d</w:t>
                      </w:r>
                      <w:r>
                        <w:rPr>
                          <w:sz w:val="15"/>
                          <w:szCs w:val="15"/>
                        </w:rPr>
                        <w:t xml:space="preserve">, </w:t>
                      </w:r>
                      <w:r w:rsidRPr="00A1781F">
                        <w:rPr>
                          <w:sz w:val="15"/>
                          <w:szCs w:val="15"/>
                        </w:rPr>
                        <w:t>2 iUNV, 1 nUNV</w:t>
                      </w:r>
                    </w:p>
                  </w:txbxContent>
                </v:textbox>
              </v:rect>
            </w:pict>
          </mc:Fallback>
        </mc:AlternateContent>
      </w:r>
    </w:p>
    <w:p w14:paraId="0EC31DE1"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6E5DE6E0"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DE2C8C">
        <w:rPr>
          <w:noProof/>
          <w:color w:val="000000" w:themeColor="text1"/>
        </w:rPr>
        <mc:AlternateContent>
          <mc:Choice Requires="wps">
            <w:drawing>
              <wp:anchor distT="4294967295" distB="4294967295" distL="114300" distR="114300" simplePos="0" relativeHeight="251658334" behindDoc="0" locked="0" layoutInCell="1" allowOverlap="1" wp14:anchorId="64942F6F" wp14:editId="23ECA9FD">
                <wp:simplePos x="0" y="0"/>
                <wp:positionH relativeFrom="column">
                  <wp:posOffset>2745539</wp:posOffset>
                </wp:positionH>
                <wp:positionV relativeFrom="paragraph">
                  <wp:posOffset>136380</wp:posOffset>
                </wp:positionV>
                <wp:extent cx="351025" cy="0"/>
                <wp:effectExtent l="0" t="0" r="0" b="0"/>
                <wp:wrapNone/>
                <wp:docPr id="131740773" name="Straight Connector 1317407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10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5CDC5EC" id="Straight Connector 131740773" o:spid="_x0000_s1026" style="position:absolute;z-index:251658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6.2pt,10.75pt" to="243.8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">
                <o:lock v:ext="edit" shapetype="f"/>
              </v:line>
            </w:pict>
          </mc:Fallback>
        </mc:AlternateContent>
      </w:r>
    </w:p>
    <w:p w14:paraId="236F0AAD" w14:textId="77777777" w:rsidR="00A15CB3" w:rsidRPr="00DE2C8C" w:rsidRDefault="00A15CB3" w:rsidP="00A15C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highlight w:val="yellow"/>
        </w:rPr>
      </w:pPr>
    </w:p>
    <w:p w14:paraId="75F94684" w14:textId="77777777" w:rsidR="00A15CB3" w:rsidRPr="00DE2C8C" w:rsidRDefault="00A15CB3" w:rsidP="00A15CB3">
      <w:pPr>
        <w:widowControl w:val="0"/>
        <w:tabs>
          <w:tab w:val="right" w:pos="216"/>
          <w:tab w:val="left" w:pos="288"/>
          <w:tab w:val="right" w:pos="576"/>
          <w:tab w:val="left" w:pos="648"/>
        </w:tabs>
        <w:spacing w:line="210" w:lineRule="exact"/>
        <w:ind w:left="288" w:hanging="288"/>
        <w:rPr>
          <w:color w:val="000000" w:themeColor="text1"/>
          <w:spacing w:val="5"/>
          <w:sz w:val="17"/>
        </w:rPr>
      </w:pPr>
      <w:r w:rsidRPr="00DE2C8C">
        <w:rPr>
          <w:rFonts w:eastAsia="SimSun"/>
          <w:b/>
          <w:noProof/>
          <w:color w:val="000000" w:themeColor="text1"/>
          <w:lang w:val="en-US"/>
        </w:rPr>
        <mc:AlternateContent>
          <mc:Choice Requires="wps">
            <w:drawing>
              <wp:anchor distT="0" distB="0" distL="114300" distR="114300" simplePos="0" relativeHeight="251658339" behindDoc="0" locked="0" layoutInCell="1" allowOverlap="1" wp14:anchorId="494221A1" wp14:editId="09110BB6">
                <wp:simplePos x="0" y="0"/>
                <wp:positionH relativeFrom="margin">
                  <wp:posOffset>3625850</wp:posOffset>
                </wp:positionH>
                <wp:positionV relativeFrom="paragraph">
                  <wp:posOffset>120650</wp:posOffset>
                </wp:positionV>
                <wp:extent cx="920750" cy="894945"/>
                <wp:effectExtent l="0" t="0" r="0" b="635"/>
                <wp:wrapNone/>
                <wp:docPr id="1012703668" name="Text Box 1012703668"/>
                <wp:cNvGraphicFramePr/>
                <a:graphic xmlns:a="http://schemas.openxmlformats.org/drawingml/2006/main">
                  <a:graphicData uri="http://schemas.microsoft.com/office/word/2010/wordprocessingShape">
                    <wps:wsp>
                      <wps:cNvSpPr txBox="1"/>
                      <wps:spPr>
                        <a:xfrm>
                          <a:off x="0" y="0"/>
                          <a:ext cx="920750" cy="894945"/>
                        </a:xfrm>
                        <a:prstGeom prst="rect">
                          <a:avLst/>
                        </a:prstGeom>
                        <a:solidFill>
                          <a:sysClr val="window" lastClr="FFFFFF"/>
                        </a:solidFill>
                        <a:ln w="6350">
                          <a:noFill/>
                        </a:ln>
                      </wps:spPr>
                      <wps:txbx>
                        <w:txbxContent>
                          <w:p w14:paraId="3B06527C" w14:textId="77777777" w:rsidR="00A15CB3" w:rsidRPr="00AA4C76" w:rsidRDefault="00A15CB3" w:rsidP="00A15CB3">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7C973F1A"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515CC367" w14:textId="77777777" w:rsidR="00A15CB3" w:rsidRPr="00AA4C76" w:rsidRDefault="00A15CB3" w:rsidP="00A15CB3">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6EC1231A"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026C90BD"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p w14:paraId="19F9528B" w14:textId="77777777" w:rsidR="00A15CB3" w:rsidRPr="00AA4C76" w:rsidRDefault="00A15CB3" w:rsidP="00A15CB3">
                            <w:pPr>
                              <w:shd w:val="clear" w:color="auto" w:fill="FFFFFF"/>
                              <w:tabs>
                                <w:tab w:val="left" w:pos="1260"/>
                              </w:tabs>
                              <w:spacing w:line="240" w:lineRule="auto"/>
                              <w:ind w:right="-86"/>
                              <w:rPr>
                                <w:sz w:val="16"/>
                                <w:szCs w:val="16"/>
                              </w:rPr>
                            </w:pPr>
                          </w:p>
                          <w:p w14:paraId="0CE0549A" w14:textId="77777777" w:rsidR="00A15CB3" w:rsidRPr="00AA4C76" w:rsidRDefault="00A15CB3" w:rsidP="00A15C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221A1" id="Text Box 1012703668" o:spid="_x0000_s1077" type="#_x0000_t202" style="position:absolute;left:0;text-align:left;margin-left:285.5pt;margin-top:9.5pt;width:72.5pt;height:70.45pt;z-index:251658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" fillcolor="window" stroked="f" strokeweight=".5pt">
                <v:textbox>
                  <w:txbxContent>
                    <w:p w14:paraId="3B06527C" w14:textId="77777777" w:rsidR="00A15CB3" w:rsidRPr="00AA4C76" w:rsidRDefault="00A15CB3" w:rsidP="00A15CB3">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7C973F1A"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515CC367" w14:textId="77777777" w:rsidR="00A15CB3" w:rsidRPr="00AA4C76" w:rsidRDefault="00A15CB3" w:rsidP="00A15CB3">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6EC1231A"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026C90BD" w14:textId="77777777" w:rsidR="00A15CB3" w:rsidRPr="00AA4C76" w:rsidRDefault="00A15CB3" w:rsidP="00A15CB3">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p w14:paraId="19F9528B" w14:textId="77777777" w:rsidR="00A15CB3" w:rsidRPr="00AA4C76" w:rsidRDefault="00A15CB3" w:rsidP="00A15CB3">
                      <w:pPr>
                        <w:shd w:val="clear" w:color="auto" w:fill="FFFFFF"/>
                        <w:tabs>
                          <w:tab w:val="left" w:pos="1260"/>
                        </w:tabs>
                        <w:spacing w:line="240" w:lineRule="auto"/>
                        <w:ind w:right="-86"/>
                        <w:rPr>
                          <w:sz w:val="16"/>
                          <w:szCs w:val="16"/>
                        </w:rPr>
                      </w:pPr>
                    </w:p>
                    <w:p w14:paraId="0CE0549A" w14:textId="77777777" w:rsidR="00A15CB3" w:rsidRPr="00AA4C76" w:rsidRDefault="00A15CB3" w:rsidP="00A15CB3"/>
                  </w:txbxContent>
                </v:textbox>
                <w10:wrap anchorx="margin"/>
              </v:shape>
            </w:pict>
          </mc:Fallback>
        </mc:AlternateContent>
      </w:r>
    </w:p>
    <w:p w14:paraId="77133494" w14:textId="77777777" w:rsidR="00A15CB3" w:rsidRPr="00DE2C8C" w:rsidRDefault="00A15CB3" w:rsidP="00A15CB3">
      <w:pPr>
        <w:widowControl w:val="0"/>
        <w:tabs>
          <w:tab w:val="right" w:pos="216"/>
          <w:tab w:val="left" w:pos="288"/>
          <w:tab w:val="right" w:pos="576"/>
          <w:tab w:val="left" w:pos="648"/>
        </w:tabs>
        <w:spacing w:line="210" w:lineRule="exact"/>
        <w:ind w:left="288" w:hanging="288"/>
        <w:rPr>
          <w:color w:val="000000" w:themeColor="text1"/>
          <w:spacing w:val="5"/>
          <w:sz w:val="17"/>
        </w:rPr>
      </w:pPr>
      <w:r w:rsidRPr="00DE2C8C">
        <w:rPr>
          <w:noProof/>
          <w:color w:val="000000" w:themeColor="text1"/>
        </w:rPr>
        <mc:AlternateContent>
          <mc:Choice Requires="wps">
            <w:drawing>
              <wp:anchor distT="0" distB="0" distL="114300" distR="114300" simplePos="0" relativeHeight="251658335" behindDoc="0" locked="0" layoutInCell="1" allowOverlap="1" wp14:anchorId="6DFB0002" wp14:editId="513C4416">
                <wp:simplePos x="0" y="0"/>
                <wp:positionH relativeFrom="column">
                  <wp:posOffset>-93344</wp:posOffset>
                </wp:positionH>
                <wp:positionV relativeFrom="paragraph">
                  <wp:posOffset>93345</wp:posOffset>
                </wp:positionV>
                <wp:extent cx="2838450" cy="843915"/>
                <wp:effectExtent l="0" t="0" r="19050" b="13335"/>
                <wp:wrapNone/>
                <wp:docPr id="1061832133" name="Rectangle 1061832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8450" cy="843915"/>
                        </a:xfrm>
                        <a:prstGeom prst="rect">
                          <a:avLst/>
                        </a:prstGeom>
                        <a:noFill/>
                        <a:ln w="12700" cap="flat" cmpd="sng" algn="ctr">
                          <a:solidFill>
                            <a:sysClr val="windowText" lastClr="000000"/>
                          </a:solidFill>
                          <a:prstDash val="solid"/>
                          <a:miter lim="800000"/>
                        </a:ln>
                        <a:effectLst/>
                      </wps:spPr>
                      <wps:txbx>
                        <w:txbxContent>
                          <w:p w14:paraId="2B53B0D9" w14:textId="77777777" w:rsidR="00A15CB3" w:rsidRPr="001F2E30" w:rsidRDefault="00A15CB3" w:rsidP="00A15CB3">
                            <w:pPr>
                              <w:jc w:val="center"/>
                              <w:rPr>
                                <w:b/>
                                <w:sz w:val="16"/>
                                <w:szCs w:val="16"/>
                                <w:lang w:val="fr-FR"/>
                              </w:rPr>
                            </w:pPr>
                            <w:r w:rsidRPr="001F2E30">
                              <w:rPr>
                                <w:b/>
                                <w:sz w:val="16"/>
                                <w:szCs w:val="16"/>
                                <w:lang w:val="fr-FR"/>
                              </w:rPr>
                              <w:t xml:space="preserve">Nangarhar (Jalalabad) </w:t>
                            </w:r>
                          </w:p>
                          <w:p w14:paraId="44B450FE" w14:textId="77777777" w:rsidR="00A15CB3" w:rsidRPr="001F2E30" w:rsidRDefault="00A15CB3" w:rsidP="00A15CB3">
                            <w:pPr>
                              <w:jc w:val="center"/>
                              <w:rPr>
                                <w:b/>
                                <w:sz w:val="16"/>
                                <w:szCs w:val="16"/>
                                <w:lang w:val="fr-FR"/>
                              </w:rPr>
                            </w:pPr>
                            <w:r w:rsidRPr="001F2E30">
                              <w:rPr>
                                <w:b/>
                                <w:sz w:val="16"/>
                                <w:szCs w:val="16"/>
                                <w:lang w:val="fr-FR"/>
                              </w:rPr>
                              <w:t xml:space="preserve">RB </w:t>
                            </w:r>
                            <w:r w:rsidRPr="001F2E30">
                              <w:rPr>
                                <w:bCs/>
                                <w:sz w:val="16"/>
                                <w:szCs w:val="16"/>
                                <w:lang w:val="fr-FR"/>
                              </w:rPr>
                              <w:t>(</w:t>
                            </w:r>
                            <w:r>
                              <w:rPr>
                                <w:bCs/>
                                <w:sz w:val="16"/>
                                <w:szCs w:val="16"/>
                                <w:lang w:val="fr-FR"/>
                              </w:rPr>
                              <w:t>48</w:t>
                            </w:r>
                            <w:r w:rsidRPr="001F2E30">
                              <w:rPr>
                                <w:bCs/>
                                <w:sz w:val="16"/>
                                <w:szCs w:val="16"/>
                                <w:lang w:val="fr-FR"/>
                              </w:rPr>
                              <w:t xml:space="preserve"> pos</w:t>
                            </w:r>
                            <w:r>
                              <w:rPr>
                                <w:bCs/>
                                <w:sz w:val="16"/>
                                <w:szCs w:val="16"/>
                                <w:lang w:val="fr-FR"/>
                              </w:rPr>
                              <w:t>t</w:t>
                            </w:r>
                            <w:r w:rsidRPr="001F2E30">
                              <w:rPr>
                                <w:bCs/>
                                <w:sz w:val="16"/>
                                <w:szCs w:val="16"/>
                                <w:lang w:val="fr-FR"/>
                              </w:rPr>
                              <w:t>s)</w:t>
                            </w:r>
                          </w:p>
                          <w:p w14:paraId="54940A25" w14:textId="47C56CE2" w:rsidR="00A15CB3" w:rsidRPr="00A1781F" w:rsidRDefault="00A15CB3" w:rsidP="00A15CB3">
                            <w:pPr>
                              <w:jc w:val="center"/>
                              <w:rPr>
                                <w:sz w:val="16"/>
                                <w:szCs w:val="16"/>
                                <w:lang w:val="fr-FR"/>
                              </w:rPr>
                            </w:pPr>
                            <w:r w:rsidRPr="00A1781F">
                              <w:rPr>
                                <w:sz w:val="16"/>
                                <w:szCs w:val="16"/>
                                <w:lang w:val="fr-FR"/>
                              </w:rPr>
                              <w:t xml:space="preserve">1 P-5, 2 P-4, 2 P-3, </w:t>
                            </w:r>
                            <w:r>
                              <w:rPr>
                                <w:sz w:val="16"/>
                                <w:szCs w:val="16"/>
                                <w:lang w:val="fr-FR"/>
                              </w:rPr>
                              <w:t>3</w:t>
                            </w:r>
                            <w:r w:rsidRPr="00A1781F">
                              <w:rPr>
                                <w:sz w:val="16"/>
                                <w:szCs w:val="16"/>
                                <w:lang w:val="fr-FR"/>
                              </w:rPr>
                              <w:t xml:space="preserve"> FS, </w:t>
                            </w:r>
                            <w:r>
                              <w:rPr>
                                <w:sz w:val="16"/>
                                <w:szCs w:val="16"/>
                                <w:lang w:val="fr-FR"/>
                              </w:rPr>
                              <w:t>7</w:t>
                            </w:r>
                            <w:r w:rsidRPr="00A1781F">
                              <w:rPr>
                                <w:sz w:val="16"/>
                                <w:szCs w:val="16"/>
                                <w:lang w:val="fr-FR"/>
                              </w:rPr>
                              <w:t xml:space="preserve"> NPO, </w:t>
                            </w:r>
                            <w:r>
                              <w:rPr>
                                <w:sz w:val="16"/>
                                <w:szCs w:val="16"/>
                                <w:lang w:val="fr-FR"/>
                              </w:rPr>
                              <w:t>1 NPO</w:t>
                            </w:r>
                            <w:r>
                              <w:rPr>
                                <w:sz w:val="16"/>
                                <w:szCs w:val="16"/>
                                <w:vertAlign w:val="superscript"/>
                                <w:lang w:val="fr-FR"/>
                              </w:rPr>
                              <w:t>b</w:t>
                            </w:r>
                            <w:r>
                              <w:rPr>
                                <w:sz w:val="16"/>
                                <w:szCs w:val="16"/>
                                <w:lang w:val="fr-FR"/>
                              </w:rPr>
                              <w:t>, 28</w:t>
                            </w:r>
                            <w:r w:rsidRPr="00A1781F">
                              <w:rPr>
                                <w:sz w:val="16"/>
                                <w:szCs w:val="16"/>
                                <w:lang w:val="fr-FR"/>
                              </w:rPr>
                              <w:t xml:space="preserve"> </w:t>
                            </w:r>
                            <w:r w:rsidR="00560B7E">
                              <w:rPr>
                                <w:sz w:val="16"/>
                                <w:szCs w:val="16"/>
                                <w:lang w:val="fr-FR"/>
                              </w:rPr>
                              <w:t>LL</w:t>
                            </w:r>
                            <w:r w:rsidRPr="00A1781F">
                              <w:rPr>
                                <w:sz w:val="16"/>
                                <w:szCs w:val="16"/>
                                <w:lang w:val="fr-FR"/>
                              </w:rPr>
                              <w:t xml:space="preserve">, </w:t>
                            </w:r>
                            <w:r>
                              <w:rPr>
                                <w:sz w:val="16"/>
                                <w:szCs w:val="16"/>
                                <w:lang w:val="fr-FR"/>
                              </w:rPr>
                              <w:t xml:space="preserve">1 </w:t>
                            </w:r>
                            <w:r w:rsidR="00560B7E">
                              <w:rPr>
                                <w:sz w:val="16"/>
                                <w:szCs w:val="16"/>
                                <w:lang w:val="fr-FR"/>
                              </w:rPr>
                              <w:t>LL</w:t>
                            </w:r>
                            <w:r>
                              <w:rPr>
                                <w:sz w:val="16"/>
                                <w:szCs w:val="16"/>
                                <w:vertAlign w:val="superscript"/>
                                <w:lang w:val="fr-FR"/>
                              </w:rPr>
                              <w:t>c</w:t>
                            </w:r>
                            <w:r>
                              <w:rPr>
                                <w:sz w:val="16"/>
                                <w:szCs w:val="16"/>
                                <w:lang w:val="fr-FR"/>
                              </w:rPr>
                              <w:t xml:space="preserve">, </w:t>
                            </w:r>
                            <w:r w:rsidRPr="00A1781F">
                              <w:rPr>
                                <w:sz w:val="16"/>
                                <w:szCs w:val="16"/>
                                <w:lang w:val="fr-FR"/>
                              </w:rPr>
                              <w:t>2 iUNV, 1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B0002" id="Rectangle 1061832133" o:spid="_x0000_s1078" style="position:absolute;left:0;text-align:left;margin-left:-7.35pt;margin-top:7.35pt;width:223.5pt;height:66.4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" filled="f" strokecolor="windowText" strokeweight="1pt">
                <v:path arrowok="t"/>
                <v:textbox>
                  <w:txbxContent>
                    <w:p w14:paraId="2B53B0D9" w14:textId="77777777" w:rsidR="00A15CB3" w:rsidRPr="001F2E30" w:rsidRDefault="00A15CB3" w:rsidP="00A15CB3">
                      <w:pPr>
                        <w:jc w:val="center"/>
                        <w:rPr>
                          <w:b/>
                          <w:sz w:val="16"/>
                          <w:szCs w:val="16"/>
                          <w:lang w:val="fr-FR"/>
                        </w:rPr>
                      </w:pPr>
                      <w:r w:rsidRPr="001F2E30">
                        <w:rPr>
                          <w:b/>
                          <w:sz w:val="16"/>
                          <w:szCs w:val="16"/>
                          <w:lang w:val="fr-FR"/>
                        </w:rPr>
                        <w:t xml:space="preserve">Nangarhar (Jalalabad) </w:t>
                      </w:r>
                    </w:p>
                    <w:p w14:paraId="44B450FE" w14:textId="77777777" w:rsidR="00A15CB3" w:rsidRPr="001F2E30" w:rsidRDefault="00A15CB3" w:rsidP="00A15CB3">
                      <w:pPr>
                        <w:jc w:val="center"/>
                        <w:rPr>
                          <w:b/>
                          <w:sz w:val="16"/>
                          <w:szCs w:val="16"/>
                          <w:lang w:val="fr-FR"/>
                        </w:rPr>
                      </w:pPr>
                      <w:r w:rsidRPr="001F2E30">
                        <w:rPr>
                          <w:b/>
                          <w:sz w:val="16"/>
                          <w:szCs w:val="16"/>
                          <w:lang w:val="fr-FR"/>
                        </w:rPr>
                        <w:t xml:space="preserve">RB </w:t>
                      </w:r>
                      <w:r w:rsidRPr="001F2E30">
                        <w:rPr>
                          <w:bCs/>
                          <w:sz w:val="16"/>
                          <w:szCs w:val="16"/>
                          <w:lang w:val="fr-FR"/>
                        </w:rPr>
                        <w:t>(</w:t>
                      </w:r>
                      <w:r>
                        <w:rPr>
                          <w:bCs/>
                          <w:sz w:val="16"/>
                          <w:szCs w:val="16"/>
                          <w:lang w:val="fr-FR"/>
                        </w:rPr>
                        <w:t>48</w:t>
                      </w:r>
                      <w:r w:rsidRPr="001F2E30">
                        <w:rPr>
                          <w:bCs/>
                          <w:sz w:val="16"/>
                          <w:szCs w:val="16"/>
                          <w:lang w:val="fr-FR"/>
                        </w:rPr>
                        <w:t xml:space="preserve"> pos</w:t>
                      </w:r>
                      <w:r>
                        <w:rPr>
                          <w:bCs/>
                          <w:sz w:val="16"/>
                          <w:szCs w:val="16"/>
                          <w:lang w:val="fr-FR"/>
                        </w:rPr>
                        <w:t>t</w:t>
                      </w:r>
                      <w:r w:rsidRPr="001F2E30">
                        <w:rPr>
                          <w:bCs/>
                          <w:sz w:val="16"/>
                          <w:szCs w:val="16"/>
                          <w:lang w:val="fr-FR"/>
                        </w:rPr>
                        <w:t>s)</w:t>
                      </w:r>
                    </w:p>
                    <w:p w14:paraId="54940A25" w14:textId="47C56CE2" w:rsidR="00A15CB3" w:rsidRPr="00A1781F" w:rsidRDefault="00A15CB3" w:rsidP="00A15CB3">
                      <w:pPr>
                        <w:jc w:val="center"/>
                        <w:rPr>
                          <w:sz w:val="16"/>
                          <w:szCs w:val="16"/>
                          <w:lang w:val="fr-FR"/>
                        </w:rPr>
                      </w:pPr>
                      <w:r w:rsidRPr="00A1781F">
                        <w:rPr>
                          <w:sz w:val="16"/>
                          <w:szCs w:val="16"/>
                          <w:lang w:val="fr-FR"/>
                        </w:rPr>
                        <w:t xml:space="preserve">1 P-5, 2 P-4, 2 P-3, </w:t>
                      </w:r>
                      <w:r>
                        <w:rPr>
                          <w:sz w:val="16"/>
                          <w:szCs w:val="16"/>
                          <w:lang w:val="fr-FR"/>
                        </w:rPr>
                        <w:t>3</w:t>
                      </w:r>
                      <w:r w:rsidRPr="00A1781F">
                        <w:rPr>
                          <w:sz w:val="16"/>
                          <w:szCs w:val="16"/>
                          <w:lang w:val="fr-FR"/>
                        </w:rPr>
                        <w:t xml:space="preserve"> FS, </w:t>
                      </w:r>
                      <w:r>
                        <w:rPr>
                          <w:sz w:val="16"/>
                          <w:szCs w:val="16"/>
                          <w:lang w:val="fr-FR"/>
                        </w:rPr>
                        <w:t>7</w:t>
                      </w:r>
                      <w:r w:rsidRPr="00A1781F">
                        <w:rPr>
                          <w:sz w:val="16"/>
                          <w:szCs w:val="16"/>
                          <w:lang w:val="fr-FR"/>
                        </w:rPr>
                        <w:t xml:space="preserve"> NPO, </w:t>
                      </w:r>
                      <w:r>
                        <w:rPr>
                          <w:sz w:val="16"/>
                          <w:szCs w:val="16"/>
                          <w:lang w:val="fr-FR"/>
                        </w:rPr>
                        <w:t>1 NPO</w:t>
                      </w:r>
                      <w:r>
                        <w:rPr>
                          <w:sz w:val="16"/>
                          <w:szCs w:val="16"/>
                          <w:vertAlign w:val="superscript"/>
                          <w:lang w:val="fr-FR"/>
                        </w:rPr>
                        <w:t>b</w:t>
                      </w:r>
                      <w:r>
                        <w:rPr>
                          <w:sz w:val="16"/>
                          <w:szCs w:val="16"/>
                          <w:lang w:val="fr-FR"/>
                        </w:rPr>
                        <w:t>, 28</w:t>
                      </w:r>
                      <w:r w:rsidRPr="00A1781F">
                        <w:rPr>
                          <w:sz w:val="16"/>
                          <w:szCs w:val="16"/>
                          <w:lang w:val="fr-FR"/>
                        </w:rPr>
                        <w:t xml:space="preserve"> </w:t>
                      </w:r>
                      <w:r w:rsidR="00560B7E">
                        <w:rPr>
                          <w:sz w:val="16"/>
                          <w:szCs w:val="16"/>
                          <w:lang w:val="fr-FR"/>
                        </w:rPr>
                        <w:t>LL</w:t>
                      </w:r>
                      <w:r w:rsidRPr="00A1781F">
                        <w:rPr>
                          <w:sz w:val="16"/>
                          <w:szCs w:val="16"/>
                          <w:lang w:val="fr-FR"/>
                        </w:rPr>
                        <w:t xml:space="preserve">, </w:t>
                      </w:r>
                      <w:r>
                        <w:rPr>
                          <w:sz w:val="16"/>
                          <w:szCs w:val="16"/>
                          <w:lang w:val="fr-FR"/>
                        </w:rPr>
                        <w:t xml:space="preserve">1 </w:t>
                      </w:r>
                      <w:r w:rsidR="00560B7E">
                        <w:rPr>
                          <w:sz w:val="16"/>
                          <w:szCs w:val="16"/>
                          <w:lang w:val="fr-FR"/>
                        </w:rPr>
                        <w:t>LL</w:t>
                      </w:r>
                      <w:r>
                        <w:rPr>
                          <w:sz w:val="16"/>
                          <w:szCs w:val="16"/>
                          <w:vertAlign w:val="superscript"/>
                          <w:lang w:val="fr-FR"/>
                        </w:rPr>
                        <w:t>c</w:t>
                      </w:r>
                      <w:r>
                        <w:rPr>
                          <w:sz w:val="16"/>
                          <w:szCs w:val="16"/>
                          <w:lang w:val="fr-FR"/>
                        </w:rPr>
                        <w:t xml:space="preserve">, </w:t>
                      </w:r>
                      <w:r w:rsidRPr="00A1781F">
                        <w:rPr>
                          <w:sz w:val="16"/>
                          <w:szCs w:val="16"/>
                          <w:lang w:val="fr-FR"/>
                        </w:rPr>
                        <w:t>2 iUNV, 1 nUNV</w:t>
                      </w:r>
                    </w:p>
                  </w:txbxContent>
                </v:textbox>
              </v:rect>
            </w:pict>
          </mc:Fallback>
        </mc:AlternateContent>
      </w:r>
    </w:p>
    <w:p w14:paraId="36D51112" w14:textId="27C12D7B" w:rsidR="00A15CB3" w:rsidRPr="00DE2C8C" w:rsidRDefault="00A15CB3" w:rsidP="00A15CB3">
      <w:pPr>
        <w:widowControl w:val="0"/>
        <w:tabs>
          <w:tab w:val="right" w:pos="216"/>
          <w:tab w:val="left" w:pos="288"/>
          <w:tab w:val="right" w:pos="576"/>
          <w:tab w:val="left" w:pos="648"/>
        </w:tabs>
        <w:spacing w:line="210" w:lineRule="exact"/>
        <w:ind w:left="288" w:hanging="288"/>
        <w:rPr>
          <w:color w:val="000000" w:themeColor="text1"/>
          <w:spacing w:val="5"/>
          <w:sz w:val="17"/>
        </w:rPr>
      </w:pPr>
    </w:p>
    <w:p w14:paraId="26FCAA65" w14:textId="77777777" w:rsidR="00A15CB3" w:rsidRPr="00DE2C8C" w:rsidRDefault="00A15CB3" w:rsidP="00A15CB3">
      <w:pPr>
        <w:widowControl w:val="0"/>
        <w:tabs>
          <w:tab w:val="right" w:pos="216"/>
          <w:tab w:val="left" w:pos="288"/>
          <w:tab w:val="right" w:pos="576"/>
          <w:tab w:val="left" w:pos="648"/>
        </w:tabs>
        <w:spacing w:line="210" w:lineRule="exact"/>
        <w:ind w:left="288" w:hanging="288"/>
        <w:rPr>
          <w:color w:val="000000" w:themeColor="text1"/>
          <w:spacing w:val="5"/>
          <w:sz w:val="17"/>
        </w:rPr>
      </w:pPr>
    </w:p>
    <w:p w14:paraId="4621A9C6" w14:textId="77777777" w:rsidR="00A15CB3" w:rsidRPr="00DE2C8C" w:rsidRDefault="00A15CB3" w:rsidP="00A15CB3">
      <w:pPr>
        <w:widowControl w:val="0"/>
        <w:tabs>
          <w:tab w:val="right" w:pos="216"/>
          <w:tab w:val="left" w:pos="288"/>
          <w:tab w:val="right" w:pos="576"/>
          <w:tab w:val="left" w:pos="648"/>
        </w:tabs>
        <w:spacing w:line="210" w:lineRule="exact"/>
        <w:ind w:left="288" w:hanging="288"/>
        <w:rPr>
          <w:color w:val="000000" w:themeColor="text1"/>
          <w:spacing w:val="5"/>
          <w:sz w:val="17"/>
        </w:rPr>
      </w:pPr>
      <w:r w:rsidRPr="00DE2C8C">
        <w:rPr>
          <w:noProof/>
          <w:color w:val="000000" w:themeColor="text1"/>
          <w:spacing w:val="5"/>
          <w:sz w:val="17"/>
        </w:rPr>
        <mc:AlternateContent>
          <mc:Choice Requires="wps">
            <w:drawing>
              <wp:anchor distT="4294967295" distB="4294967295" distL="114300" distR="114300" simplePos="0" relativeHeight="251658336" behindDoc="0" locked="0" layoutInCell="1" allowOverlap="1" wp14:anchorId="01B81E38" wp14:editId="0F6BE9AB">
                <wp:simplePos x="0" y="0"/>
                <wp:positionH relativeFrom="column">
                  <wp:posOffset>2735581</wp:posOffset>
                </wp:positionH>
                <wp:positionV relativeFrom="paragraph">
                  <wp:posOffset>45720</wp:posOffset>
                </wp:positionV>
                <wp:extent cx="361950" cy="0"/>
                <wp:effectExtent l="0" t="0" r="0" b="0"/>
                <wp:wrapNone/>
                <wp:docPr id="1339210694" name="Straight Connector 13392106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19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7336278" id="Straight Connector 1339210694" o:spid="_x0000_s1026" style="position:absolute;z-index:25165833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5.4pt,3.6pt" to="243.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">
                <o:lock v:ext="edit" shapetype="f"/>
              </v:line>
            </w:pict>
          </mc:Fallback>
        </mc:AlternateContent>
      </w:r>
    </w:p>
    <w:p w14:paraId="147AFCE8" w14:textId="77777777" w:rsidR="00A15CB3" w:rsidRPr="00DE2C8C" w:rsidRDefault="00A15CB3" w:rsidP="00A15CB3">
      <w:pPr>
        <w:widowControl w:val="0"/>
        <w:tabs>
          <w:tab w:val="right" w:pos="216"/>
          <w:tab w:val="left" w:pos="288"/>
          <w:tab w:val="right" w:pos="576"/>
          <w:tab w:val="left" w:pos="648"/>
        </w:tabs>
        <w:spacing w:line="210" w:lineRule="exact"/>
        <w:ind w:left="288" w:hanging="288"/>
        <w:rPr>
          <w:color w:val="000000" w:themeColor="text1"/>
          <w:spacing w:val="5"/>
          <w:sz w:val="17"/>
        </w:rPr>
      </w:pPr>
    </w:p>
    <w:p w14:paraId="4D44F9F1" w14:textId="77777777" w:rsidR="00A15CB3" w:rsidRPr="00DE2C8C" w:rsidRDefault="00A15CB3" w:rsidP="00A15CB3">
      <w:pPr>
        <w:widowControl w:val="0"/>
        <w:tabs>
          <w:tab w:val="right" w:pos="216"/>
          <w:tab w:val="left" w:pos="288"/>
          <w:tab w:val="right" w:pos="576"/>
          <w:tab w:val="left" w:pos="648"/>
        </w:tabs>
        <w:spacing w:line="210" w:lineRule="exact"/>
        <w:ind w:left="288" w:hanging="288"/>
        <w:rPr>
          <w:color w:val="000000" w:themeColor="text1"/>
          <w:spacing w:val="5"/>
          <w:sz w:val="17"/>
        </w:rPr>
      </w:pPr>
    </w:p>
    <w:p w14:paraId="6A356C16" w14:textId="77777777" w:rsidR="00A15CB3" w:rsidRPr="00DE2C8C" w:rsidRDefault="00A15CB3" w:rsidP="00A15CB3">
      <w:pPr>
        <w:widowControl w:val="0"/>
        <w:tabs>
          <w:tab w:val="right" w:pos="216"/>
          <w:tab w:val="left" w:pos="288"/>
          <w:tab w:val="right" w:pos="576"/>
          <w:tab w:val="left" w:pos="648"/>
        </w:tabs>
        <w:spacing w:line="210" w:lineRule="exact"/>
        <w:ind w:left="288" w:hanging="288"/>
        <w:rPr>
          <w:color w:val="000000" w:themeColor="text1"/>
          <w:spacing w:val="5"/>
          <w:sz w:val="17"/>
        </w:rPr>
      </w:pPr>
    </w:p>
    <w:p w14:paraId="1E808A85" w14:textId="77777777" w:rsidR="00A15CB3" w:rsidRPr="00DE2C8C" w:rsidRDefault="00A15CB3" w:rsidP="00A15CB3">
      <w:pPr>
        <w:widowControl w:val="0"/>
        <w:tabs>
          <w:tab w:val="right" w:pos="216"/>
          <w:tab w:val="left" w:pos="288"/>
          <w:tab w:val="right" w:pos="576"/>
          <w:tab w:val="left" w:pos="648"/>
        </w:tabs>
        <w:spacing w:line="120" w:lineRule="exact"/>
        <w:ind w:left="288" w:hanging="288"/>
        <w:rPr>
          <w:i/>
          <w:iCs/>
          <w:color w:val="000000" w:themeColor="text1"/>
          <w:spacing w:val="5"/>
          <w:sz w:val="10"/>
        </w:rPr>
      </w:pPr>
      <w:r w:rsidRPr="00DE2C8C">
        <w:rPr>
          <w:noProof/>
          <w:color w:val="000000" w:themeColor="text1"/>
          <w:spacing w:val="5"/>
          <w:sz w:val="17"/>
        </w:rPr>
        <mc:AlternateContent>
          <mc:Choice Requires="wps">
            <w:drawing>
              <wp:anchor distT="0" distB="0" distL="114300" distR="114300" simplePos="0" relativeHeight="251658337" behindDoc="0" locked="0" layoutInCell="1" allowOverlap="1" wp14:anchorId="39EFF5C1" wp14:editId="45B3B32C">
                <wp:simplePos x="0" y="0"/>
                <wp:positionH relativeFrom="column">
                  <wp:posOffset>-93344</wp:posOffset>
                </wp:positionH>
                <wp:positionV relativeFrom="paragraph">
                  <wp:posOffset>45720</wp:posOffset>
                </wp:positionV>
                <wp:extent cx="2887980" cy="775335"/>
                <wp:effectExtent l="0" t="0" r="26670" b="24765"/>
                <wp:wrapNone/>
                <wp:docPr id="1402770083" name="Rectangle 14027700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7980" cy="775335"/>
                        </a:xfrm>
                        <a:prstGeom prst="rect">
                          <a:avLst/>
                        </a:prstGeom>
                        <a:noFill/>
                        <a:ln w="12700" cap="flat" cmpd="sng" algn="ctr">
                          <a:solidFill>
                            <a:sysClr val="windowText" lastClr="000000"/>
                          </a:solidFill>
                          <a:prstDash val="solid"/>
                          <a:miter lim="800000"/>
                        </a:ln>
                        <a:effectLst/>
                      </wps:spPr>
                      <wps:txbx>
                        <w:txbxContent>
                          <w:p w14:paraId="592ADB3E" w14:textId="77777777" w:rsidR="00A15CB3" w:rsidRPr="001F2E30" w:rsidRDefault="00A15CB3" w:rsidP="00A15CB3">
                            <w:pPr>
                              <w:jc w:val="center"/>
                              <w:rPr>
                                <w:b/>
                                <w:sz w:val="16"/>
                                <w:szCs w:val="16"/>
                                <w:lang w:val="fr-FR"/>
                              </w:rPr>
                            </w:pPr>
                            <w:r w:rsidRPr="001F2E30">
                              <w:rPr>
                                <w:b/>
                                <w:sz w:val="16"/>
                                <w:szCs w:val="16"/>
                                <w:lang w:val="fr-FR"/>
                              </w:rPr>
                              <w:t xml:space="preserve">Paktya (Gardez) </w:t>
                            </w:r>
                          </w:p>
                          <w:p w14:paraId="5C29D18F" w14:textId="77777777" w:rsidR="00A15CB3" w:rsidRPr="001F2E30" w:rsidRDefault="00A15CB3" w:rsidP="00A15CB3">
                            <w:pPr>
                              <w:jc w:val="center"/>
                              <w:rPr>
                                <w:b/>
                                <w:sz w:val="16"/>
                                <w:szCs w:val="16"/>
                                <w:lang w:val="fr-FR"/>
                              </w:rPr>
                            </w:pPr>
                            <w:r w:rsidRPr="001F2E30">
                              <w:rPr>
                                <w:b/>
                                <w:sz w:val="16"/>
                                <w:szCs w:val="16"/>
                                <w:lang w:val="fr-FR"/>
                              </w:rPr>
                              <w:t xml:space="preserve">RB </w:t>
                            </w:r>
                            <w:r w:rsidRPr="001F2E30">
                              <w:rPr>
                                <w:bCs/>
                                <w:sz w:val="16"/>
                                <w:szCs w:val="16"/>
                                <w:lang w:val="fr-FR"/>
                              </w:rPr>
                              <w:t>(</w:t>
                            </w:r>
                            <w:r>
                              <w:rPr>
                                <w:bCs/>
                                <w:sz w:val="16"/>
                                <w:szCs w:val="16"/>
                                <w:lang w:val="fr-FR"/>
                              </w:rPr>
                              <w:t>40</w:t>
                            </w:r>
                            <w:r w:rsidRPr="001F2E30">
                              <w:rPr>
                                <w:bCs/>
                                <w:sz w:val="16"/>
                                <w:szCs w:val="16"/>
                                <w:lang w:val="fr-FR"/>
                              </w:rPr>
                              <w:t xml:space="preserve"> pos</w:t>
                            </w:r>
                            <w:r>
                              <w:rPr>
                                <w:bCs/>
                                <w:sz w:val="16"/>
                                <w:szCs w:val="16"/>
                                <w:lang w:val="fr-FR"/>
                              </w:rPr>
                              <w:t>t</w:t>
                            </w:r>
                            <w:r w:rsidRPr="001F2E30">
                              <w:rPr>
                                <w:bCs/>
                                <w:sz w:val="16"/>
                                <w:szCs w:val="16"/>
                                <w:lang w:val="fr-FR"/>
                              </w:rPr>
                              <w:t>s)</w:t>
                            </w:r>
                          </w:p>
                          <w:p w14:paraId="4B593457" w14:textId="1961B29B" w:rsidR="00A15CB3" w:rsidRPr="008215A4" w:rsidRDefault="00A15CB3" w:rsidP="00A15CB3">
                            <w:pPr>
                              <w:jc w:val="center"/>
                              <w:rPr>
                                <w:sz w:val="16"/>
                                <w:szCs w:val="16"/>
                                <w:lang w:val="fr-FR"/>
                              </w:rPr>
                            </w:pPr>
                            <w:r w:rsidRPr="002D5089">
                              <w:rPr>
                                <w:sz w:val="16"/>
                                <w:szCs w:val="16"/>
                                <w:lang w:val="fr-FR"/>
                              </w:rPr>
                              <w:t xml:space="preserve">1 P-5, 1 P-4, 2 P-3, 2 FS, </w:t>
                            </w:r>
                            <w:r>
                              <w:rPr>
                                <w:sz w:val="16"/>
                                <w:szCs w:val="16"/>
                                <w:lang w:val="fr-FR"/>
                              </w:rPr>
                              <w:t>5</w:t>
                            </w:r>
                            <w:r w:rsidRPr="002D5089">
                              <w:rPr>
                                <w:sz w:val="16"/>
                                <w:szCs w:val="16"/>
                                <w:lang w:val="fr-FR"/>
                              </w:rPr>
                              <w:t xml:space="preserve"> NPO, 2</w:t>
                            </w:r>
                            <w:r>
                              <w:rPr>
                                <w:sz w:val="16"/>
                                <w:szCs w:val="16"/>
                                <w:lang w:val="fr-FR"/>
                              </w:rPr>
                              <w:t>1</w:t>
                            </w:r>
                            <w:r w:rsidRPr="002D5089">
                              <w:rPr>
                                <w:sz w:val="16"/>
                                <w:szCs w:val="16"/>
                                <w:lang w:val="fr-FR"/>
                              </w:rPr>
                              <w:t xml:space="preserve"> </w:t>
                            </w:r>
                            <w:r w:rsidR="00560B7E">
                              <w:rPr>
                                <w:sz w:val="16"/>
                                <w:szCs w:val="16"/>
                                <w:lang w:val="fr-FR"/>
                              </w:rPr>
                              <w:t>LL</w:t>
                            </w:r>
                            <w:r w:rsidRPr="00E656C1">
                              <w:rPr>
                                <w:sz w:val="16"/>
                                <w:szCs w:val="16"/>
                                <w:lang w:val="fr-FR"/>
                              </w:rPr>
                              <w:t xml:space="preserve">, </w:t>
                            </w:r>
                            <w:r>
                              <w:rPr>
                                <w:sz w:val="16"/>
                                <w:szCs w:val="16"/>
                                <w:lang w:val="fr-FR"/>
                              </w:rPr>
                              <w:t xml:space="preserve">2 </w:t>
                            </w:r>
                            <w:r w:rsidR="00560B7E">
                              <w:rPr>
                                <w:sz w:val="16"/>
                                <w:szCs w:val="16"/>
                                <w:lang w:val="fr-FR"/>
                              </w:rPr>
                              <w:t>LL</w:t>
                            </w:r>
                            <w:r w:rsidR="003B7125">
                              <w:rPr>
                                <w:sz w:val="16"/>
                                <w:szCs w:val="16"/>
                                <w:vertAlign w:val="superscript"/>
                                <w:lang w:val="fr-FR"/>
                              </w:rPr>
                              <w:t xml:space="preserve"> </w:t>
                            </w:r>
                            <w:r>
                              <w:rPr>
                                <w:sz w:val="16"/>
                                <w:szCs w:val="16"/>
                                <w:vertAlign w:val="superscript"/>
                                <w:lang w:val="fr-FR"/>
                              </w:rPr>
                              <w:t>c</w:t>
                            </w:r>
                            <w:r>
                              <w:rPr>
                                <w:sz w:val="16"/>
                                <w:szCs w:val="16"/>
                                <w:lang w:val="fr-FR"/>
                              </w:rPr>
                              <w:t xml:space="preserve">, </w:t>
                            </w:r>
                            <w:r w:rsidRPr="00A1781F">
                              <w:rPr>
                                <w:sz w:val="16"/>
                                <w:szCs w:val="16"/>
                                <w:lang w:val="fr-FR"/>
                              </w:rPr>
                              <w:t>4 iUNV, 1 nUNV</w:t>
                            </w:r>
                            <w:r>
                              <w:rPr>
                                <w:sz w:val="16"/>
                                <w:szCs w:val="16"/>
                                <w:lang w:val="fr-FR"/>
                              </w:rPr>
                              <w:t>, 1 nUNV</w:t>
                            </w:r>
                            <w:r>
                              <w:rPr>
                                <w:sz w:val="16"/>
                                <w:szCs w:val="16"/>
                                <w:vertAlign w:val="superscript"/>
                                <w:lang w:val="fr-FR"/>
                              </w:rPr>
                              <w:t>b</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9EFF5C1" id="Rectangle 1402770083" o:spid="_x0000_s1079" style="position:absolute;left:0;text-align:left;margin-left:-7.35pt;margin-top:3.6pt;width:227.4pt;height:61.05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" filled="f" strokecolor="windowText" strokeweight="1pt">
                <v:path arrowok="t"/>
                <v:textbox>
                  <w:txbxContent>
                    <w:p w14:paraId="592ADB3E" w14:textId="77777777" w:rsidR="00A15CB3" w:rsidRPr="001F2E30" w:rsidRDefault="00A15CB3" w:rsidP="00A15CB3">
                      <w:pPr>
                        <w:jc w:val="center"/>
                        <w:rPr>
                          <w:b/>
                          <w:sz w:val="16"/>
                          <w:szCs w:val="16"/>
                          <w:lang w:val="fr-FR"/>
                        </w:rPr>
                      </w:pPr>
                      <w:r w:rsidRPr="001F2E30">
                        <w:rPr>
                          <w:b/>
                          <w:sz w:val="16"/>
                          <w:szCs w:val="16"/>
                          <w:lang w:val="fr-FR"/>
                        </w:rPr>
                        <w:t xml:space="preserve">Paktya (Gardez) </w:t>
                      </w:r>
                    </w:p>
                    <w:p w14:paraId="5C29D18F" w14:textId="77777777" w:rsidR="00A15CB3" w:rsidRPr="001F2E30" w:rsidRDefault="00A15CB3" w:rsidP="00A15CB3">
                      <w:pPr>
                        <w:jc w:val="center"/>
                        <w:rPr>
                          <w:b/>
                          <w:sz w:val="16"/>
                          <w:szCs w:val="16"/>
                          <w:lang w:val="fr-FR"/>
                        </w:rPr>
                      </w:pPr>
                      <w:r w:rsidRPr="001F2E30">
                        <w:rPr>
                          <w:b/>
                          <w:sz w:val="16"/>
                          <w:szCs w:val="16"/>
                          <w:lang w:val="fr-FR"/>
                        </w:rPr>
                        <w:t xml:space="preserve">RB </w:t>
                      </w:r>
                      <w:r w:rsidRPr="001F2E30">
                        <w:rPr>
                          <w:bCs/>
                          <w:sz w:val="16"/>
                          <w:szCs w:val="16"/>
                          <w:lang w:val="fr-FR"/>
                        </w:rPr>
                        <w:t>(</w:t>
                      </w:r>
                      <w:r>
                        <w:rPr>
                          <w:bCs/>
                          <w:sz w:val="16"/>
                          <w:szCs w:val="16"/>
                          <w:lang w:val="fr-FR"/>
                        </w:rPr>
                        <w:t>40</w:t>
                      </w:r>
                      <w:r w:rsidRPr="001F2E30">
                        <w:rPr>
                          <w:bCs/>
                          <w:sz w:val="16"/>
                          <w:szCs w:val="16"/>
                          <w:lang w:val="fr-FR"/>
                        </w:rPr>
                        <w:t xml:space="preserve"> pos</w:t>
                      </w:r>
                      <w:r>
                        <w:rPr>
                          <w:bCs/>
                          <w:sz w:val="16"/>
                          <w:szCs w:val="16"/>
                          <w:lang w:val="fr-FR"/>
                        </w:rPr>
                        <w:t>t</w:t>
                      </w:r>
                      <w:r w:rsidRPr="001F2E30">
                        <w:rPr>
                          <w:bCs/>
                          <w:sz w:val="16"/>
                          <w:szCs w:val="16"/>
                          <w:lang w:val="fr-FR"/>
                        </w:rPr>
                        <w:t>s)</w:t>
                      </w:r>
                    </w:p>
                    <w:p w14:paraId="4B593457" w14:textId="1961B29B" w:rsidR="00A15CB3" w:rsidRPr="008215A4" w:rsidRDefault="00A15CB3" w:rsidP="00A15CB3">
                      <w:pPr>
                        <w:jc w:val="center"/>
                        <w:rPr>
                          <w:sz w:val="16"/>
                          <w:szCs w:val="16"/>
                          <w:lang w:val="fr-FR"/>
                        </w:rPr>
                      </w:pPr>
                      <w:r w:rsidRPr="002D5089">
                        <w:rPr>
                          <w:sz w:val="16"/>
                          <w:szCs w:val="16"/>
                          <w:lang w:val="fr-FR"/>
                        </w:rPr>
                        <w:t xml:space="preserve">1 P-5, 1 P-4, 2 P-3, 2 FS, </w:t>
                      </w:r>
                      <w:r>
                        <w:rPr>
                          <w:sz w:val="16"/>
                          <w:szCs w:val="16"/>
                          <w:lang w:val="fr-FR"/>
                        </w:rPr>
                        <w:t>5</w:t>
                      </w:r>
                      <w:r w:rsidRPr="002D5089">
                        <w:rPr>
                          <w:sz w:val="16"/>
                          <w:szCs w:val="16"/>
                          <w:lang w:val="fr-FR"/>
                        </w:rPr>
                        <w:t xml:space="preserve"> NPO, 2</w:t>
                      </w:r>
                      <w:r>
                        <w:rPr>
                          <w:sz w:val="16"/>
                          <w:szCs w:val="16"/>
                          <w:lang w:val="fr-FR"/>
                        </w:rPr>
                        <w:t>1</w:t>
                      </w:r>
                      <w:r w:rsidRPr="002D5089">
                        <w:rPr>
                          <w:sz w:val="16"/>
                          <w:szCs w:val="16"/>
                          <w:lang w:val="fr-FR"/>
                        </w:rPr>
                        <w:t xml:space="preserve"> </w:t>
                      </w:r>
                      <w:r w:rsidR="00560B7E">
                        <w:rPr>
                          <w:sz w:val="16"/>
                          <w:szCs w:val="16"/>
                          <w:lang w:val="fr-FR"/>
                        </w:rPr>
                        <w:t>LL</w:t>
                      </w:r>
                      <w:r w:rsidRPr="00E656C1">
                        <w:rPr>
                          <w:sz w:val="16"/>
                          <w:szCs w:val="16"/>
                          <w:lang w:val="fr-FR"/>
                        </w:rPr>
                        <w:t xml:space="preserve">, </w:t>
                      </w:r>
                      <w:r>
                        <w:rPr>
                          <w:sz w:val="16"/>
                          <w:szCs w:val="16"/>
                          <w:lang w:val="fr-FR"/>
                        </w:rPr>
                        <w:t xml:space="preserve">2 </w:t>
                      </w:r>
                      <w:r w:rsidR="00560B7E">
                        <w:rPr>
                          <w:sz w:val="16"/>
                          <w:szCs w:val="16"/>
                          <w:lang w:val="fr-FR"/>
                        </w:rPr>
                        <w:t>LL</w:t>
                      </w:r>
                      <w:r w:rsidR="003B7125">
                        <w:rPr>
                          <w:sz w:val="16"/>
                          <w:szCs w:val="16"/>
                          <w:vertAlign w:val="superscript"/>
                          <w:lang w:val="fr-FR"/>
                        </w:rPr>
                        <w:t xml:space="preserve"> </w:t>
                      </w:r>
                      <w:r>
                        <w:rPr>
                          <w:sz w:val="16"/>
                          <w:szCs w:val="16"/>
                          <w:vertAlign w:val="superscript"/>
                          <w:lang w:val="fr-FR"/>
                        </w:rPr>
                        <w:t>c</w:t>
                      </w:r>
                      <w:r>
                        <w:rPr>
                          <w:sz w:val="16"/>
                          <w:szCs w:val="16"/>
                          <w:lang w:val="fr-FR"/>
                        </w:rPr>
                        <w:t xml:space="preserve">, </w:t>
                      </w:r>
                      <w:r w:rsidRPr="00A1781F">
                        <w:rPr>
                          <w:sz w:val="16"/>
                          <w:szCs w:val="16"/>
                          <w:lang w:val="fr-FR"/>
                        </w:rPr>
                        <w:t>4 iUNV, 1 nUNV</w:t>
                      </w:r>
                      <w:r>
                        <w:rPr>
                          <w:sz w:val="16"/>
                          <w:szCs w:val="16"/>
                          <w:lang w:val="fr-FR"/>
                        </w:rPr>
                        <w:t>, 1 nUNV</w:t>
                      </w:r>
                      <w:r>
                        <w:rPr>
                          <w:sz w:val="16"/>
                          <w:szCs w:val="16"/>
                          <w:vertAlign w:val="superscript"/>
                          <w:lang w:val="fr-FR"/>
                        </w:rPr>
                        <w:t>b</w:t>
                      </w:r>
                    </w:p>
                  </w:txbxContent>
                </v:textbox>
              </v:rect>
            </w:pict>
          </mc:Fallback>
        </mc:AlternateContent>
      </w:r>
    </w:p>
    <w:p w14:paraId="444ED3D4" w14:textId="77777777" w:rsidR="00A15CB3" w:rsidRPr="00DE2C8C" w:rsidRDefault="00A15CB3" w:rsidP="00A15CB3">
      <w:pPr>
        <w:tabs>
          <w:tab w:val="left" w:pos="4193"/>
        </w:tabs>
        <w:rPr>
          <w:color w:val="000000" w:themeColor="text1"/>
        </w:rPr>
      </w:pPr>
      <w:r w:rsidRPr="00DE2C8C">
        <w:rPr>
          <w:noProof/>
          <w:color w:val="000000" w:themeColor="text1"/>
          <w:lang w:val="en-US"/>
        </w:rPr>
        <mc:AlternateContent>
          <mc:Choice Requires="wps">
            <w:drawing>
              <wp:anchor distT="0" distB="0" distL="114300" distR="114300" simplePos="0" relativeHeight="251658340" behindDoc="0" locked="0" layoutInCell="1" allowOverlap="1" wp14:anchorId="19ED7275" wp14:editId="454CB351">
                <wp:simplePos x="0" y="0"/>
                <wp:positionH relativeFrom="margin">
                  <wp:posOffset>3262510</wp:posOffset>
                </wp:positionH>
                <wp:positionV relativeFrom="paragraph">
                  <wp:posOffset>46403</wp:posOffset>
                </wp:positionV>
                <wp:extent cx="5389524" cy="621102"/>
                <wp:effectExtent l="0" t="0" r="1905" b="7620"/>
                <wp:wrapNone/>
                <wp:docPr id="955799453" name="Text Box 955799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524" cy="621102"/>
                        </a:xfrm>
                        <a:prstGeom prst="rect">
                          <a:avLst/>
                        </a:prstGeom>
                        <a:solidFill>
                          <a:srgbClr val="FFFFFF"/>
                        </a:solidFill>
                        <a:ln w="9525">
                          <a:noFill/>
                          <a:miter lim="800000"/>
                          <a:headEnd/>
                          <a:tailEnd/>
                        </a:ln>
                      </wps:spPr>
                      <wps:txbx>
                        <w:txbxContent>
                          <w:p w14:paraId="19E7A622" w14:textId="286DCCBA" w:rsidR="00A15CB3" w:rsidRPr="005A1BC9" w:rsidRDefault="00A15CB3" w:rsidP="00A15CB3">
                            <w:pPr>
                              <w:autoSpaceDE w:val="0"/>
                              <w:autoSpaceDN w:val="0"/>
                              <w:adjustRightInd w:val="0"/>
                              <w:spacing w:line="240" w:lineRule="auto"/>
                              <w:rPr>
                                <w:color w:val="000000"/>
                                <w:sz w:val="15"/>
                                <w:szCs w:val="15"/>
                              </w:rPr>
                            </w:pPr>
                            <w:r w:rsidRPr="005A1BC9">
                              <w:rPr>
                                <w:i/>
                                <w:iCs/>
                                <w:color w:val="000000"/>
                                <w:sz w:val="15"/>
                                <w:szCs w:val="15"/>
                              </w:rPr>
                              <w:t>Abbreviations</w:t>
                            </w:r>
                            <w:r w:rsidRPr="005A1BC9">
                              <w:rPr>
                                <w:color w:val="000000"/>
                                <w:sz w:val="15"/>
                                <w:szCs w:val="15"/>
                              </w:rPr>
                              <w:t xml:space="preserve">: </w:t>
                            </w:r>
                            <w:r w:rsidRPr="0027326F">
                              <w:rPr>
                                <w:color w:val="000000"/>
                                <w:sz w:val="15"/>
                                <w:szCs w:val="15"/>
                              </w:rPr>
                              <w:t xml:space="preserve">ASG, Assistant Secretary-General; FS, Field Service; GS (OL), General Service (Other level); GTA, general temporary assistance; </w:t>
                            </w:r>
                            <w:r w:rsidR="00560B7E">
                              <w:rPr>
                                <w:color w:val="000000"/>
                                <w:sz w:val="15"/>
                                <w:szCs w:val="15"/>
                              </w:rPr>
                              <w:t>LL</w:t>
                            </w:r>
                            <w:r w:rsidRPr="0027326F">
                              <w:rPr>
                                <w:color w:val="000000"/>
                                <w:sz w:val="15"/>
                                <w:szCs w:val="15"/>
                              </w:rPr>
                              <w:t xml:space="preserve">, </w:t>
                            </w:r>
                            <w:r w:rsidR="00F57C8A">
                              <w:rPr>
                                <w:color w:val="000000"/>
                                <w:sz w:val="15"/>
                                <w:szCs w:val="15"/>
                              </w:rPr>
                              <w:t>Local level</w:t>
                            </w:r>
                            <w:r w:rsidRPr="0027326F">
                              <w:rPr>
                                <w:color w:val="000000"/>
                                <w:sz w:val="15"/>
                                <w:szCs w:val="15"/>
                              </w:rPr>
                              <w:t>; NPO, National Professional Officer; PK, peacekeeping; RB, regular budget; UNV, United Nations Volunteer; USG, Under-Secretary-General; XB, extrabudgetary. These abbreviations apply to all organizational charts in annex II.</w:t>
                            </w:r>
                          </w:p>
                          <w:p w14:paraId="66DD3254" w14:textId="77777777" w:rsidR="00A15CB3" w:rsidRPr="005A1BC9" w:rsidRDefault="00A15CB3" w:rsidP="00A15CB3">
                            <w:pPr>
                              <w:autoSpaceDE w:val="0"/>
                              <w:autoSpaceDN w:val="0"/>
                              <w:adjustRightInd w:val="0"/>
                              <w:spacing w:line="240" w:lineRule="auto"/>
                              <w:ind w:left="990" w:hanging="990"/>
                              <w:rPr>
                                <w:color w:val="FF0000"/>
                                <w:sz w:val="15"/>
                                <w:szCs w:val="15"/>
                              </w:rPr>
                            </w:pPr>
                          </w:p>
                          <w:p w14:paraId="4EE0A166" w14:textId="77777777" w:rsidR="00A15CB3" w:rsidRPr="005A1BC9" w:rsidRDefault="00A15CB3" w:rsidP="00A15CB3">
                            <w:pPr>
                              <w:autoSpaceDE w:val="0"/>
                              <w:autoSpaceDN w:val="0"/>
                              <w:adjustRightInd w:val="0"/>
                              <w:spacing w:line="240" w:lineRule="auto"/>
                              <w:ind w:left="990" w:hanging="990"/>
                              <w:rPr>
                                <w:color w:val="FF0000"/>
                                <w:sz w:val="15"/>
                                <w:szCs w:val="15"/>
                              </w:rPr>
                            </w:pPr>
                          </w:p>
                          <w:p w14:paraId="1A9C9A94" w14:textId="77777777" w:rsidR="00A15CB3" w:rsidRPr="005A1BC9" w:rsidRDefault="00A15CB3" w:rsidP="00A15CB3">
                            <w:pPr>
                              <w:autoSpaceDE w:val="0"/>
                              <w:autoSpaceDN w:val="0"/>
                              <w:adjustRightInd w:val="0"/>
                              <w:spacing w:line="240" w:lineRule="auto"/>
                              <w:ind w:left="990" w:hanging="990"/>
                              <w:rPr>
                                <w:b/>
                                <w:color w:val="FF0000"/>
                                <w:sz w:val="15"/>
                                <w:szCs w:val="15"/>
                              </w:rPr>
                            </w:pPr>
                          </w:p>
                          <w:p w14:paraId="04E2CF0D" w14:textId="77777777" w:rsidR="00A15CB3" w:rsidRPr="005A1BC9" w:rsidRDefault="00A15CB3" w:rsidP="00A15CB3">
                            <w:pPr>
                              <w:autoSpaceDE w:val="0"/>
                              <w:autoSpaceDN w:val="0"/>
                              <w:adjustRightInd w:val="0"/>
                              <w:spacing w:line="240" w:lineRule="auto"/>
                              <w:ind w:left="990" w:hanging="990"/>
                              <w:rPr>
                                <w:color w:val="FF0000"/>
                                <w:sz w:val="15"/>
                                <w:szCs w:val="15"/>
                              </w:rPr>
                            </w:pPr>
                          </w:p>
                          <w:p w14:paraId="0C2DCA71" w14:textId="77777777" w:rsidR="00A15CB3" w:rsidRPr="005A1BC9" w:rsidRDefault="00A15CB3" w:rsidP="00A15CB3">
                            <w:pPr>
                              <w:ind w:left="990" w:hanging="990"/>
                              <w:rPr>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D7275" id="Text Box 955799453" o:spid="_x0000_s1080" type="#_x0000_t202" style="position:absolute;margin-left:256.9pt;margin-top:3.65pt;width:424.35pt;height:48.9pt;z-index:2516583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" stroked="f">
                <v:textbox>
                  <w:txbxContent>
                    <w:p w14:paraId="19E7A622" w14:textId="286DCCBA" w:rsidR="00A15CB3" w:rsidRPr="005A1BC9" w:rsidRDefault="00A15CB3" w:rsidP="00A15CB3">
                      <w:pPr>
                        <w:autoSpaceDE w:val="0"/>
                        <w:autoSpaceDN w:val="0"/>
                        <w:adjustRightInd w:val="0"/>
                        <w:spacing w:line="240" w:lineRule="auto"/>
                        <w:rPr>
                          <w:color w:val="000000"/>
                          <w:sz w:val="15"/>
                          <w:szCs w:val="15"/>
                        </w:rPr>
                      </w:pPr>
                      <w:r w:rsidRPr="005A1BC9">
                        <w:rPr>
                          <w:i/>
                          <w:iCs/>
                          <w:color w:val="000000"/>
                          <w:sz w:val="15"/>
                          <w:szCs w:val="15"/>
                        </w:rPr>
                        <w:t>Abbreviations</w:t>
                      </w:r>
                      <w:r w:rsidRPr="005A1BC9">
                        <w:rPr>
                          <w:color w:val="000000"/>
                          <w:sz w:val="15"/>
                          <w:szCs w:val="15"/>
                        </w:rPr>
                        <w:t xml:space="preserve">: </w:t>
                      </w:r>
                      <w:r w:rsidRPr="0027326F">
                        <w:rPr>
                          <w:color w:val="000000"/>
                          <w:sz w:val="15"/>
                          <w:szCs w:val="15"/>
                        </w:rPr>
                        <w:t xml:space="preserve">ASG, Assistant Secretary-General; FS, Field Service; GS (OL), General Service (Other level); GTA, general temporary assistance; </w:t>
                      </w:r>
                      <w:r w:rsidR="00560B7E">
                        <w:rPr>
                          <w:color w:val="000000"/>
                          <w:sz w:val="15"/>
                          <w:szCs w:val="15"/>
                        </w:rPr>
                        <w:t>LL</w:t>
                      </w:r>
                      <w:r w:rsidRPr="0027326F">
                        <w:rPr>
                          <w:color w:val="000000"/>
                          <w:sz w:val="15"/>
                          <w:szCs w:val="15"/>
                        </w:rPr>
                        <w:t xml:space="preserve">, </w:t>
                      </w:r>
                      <w:r w:rsidR="00F57C8A">
                        <w:rPr>
                          <w:color w:val="000000"/>
                          <w:sz w:val="15"/>
                          <w:szCs w:val="15"/>
                        </w:rPr>
                        <w:t>Local level</w:t>
                      </w:r>
                      <w:r w:rsidRPr="0027326F">
                        <w:rPr>
                          <w:color w:val="000000"/>
                          <w:sz w:val="15"/>
                          <w:szCs w:val="15"/>
                        </w:rPr>
                        <w:t>; NPO, National Professional Officer; PK, peacekeeping; RB, regular budget; UNV, United Nations Volunteer; USG, Under-Secretary-General; XB, extrabudgetary. These abbreviations apply to all organizational charts in annex II.</w:t>
                      </w:r>
                    </w:p>
                    <w:p w14:paraId="66DD3254" w14:textId="77777777" w:rsidR="00A15CB3" w:rsidRPr="005A1BC9" w:rsidRDefault="00A15CB3" w:rsidP="00A15CB3">
                      <w:pPr>
                        <w:autoSpaceDE w:val="0"/>
                        <w:autoSpaceDN w:val="0"/>
                        <w:adjustRightInd w:val="0"/>
                        <w:spacing w:line="240" w:lineRule="auto"/>
                        <w:ind w:left="990" w:hanging="990"/>
                        <w:rPr>
                          <w:color w:val="FF0000"/>
                          <w:sz w:val="15"/>
                          <w:szCs w:val="15"/>
                        </w:rPr>
                      </w:pPr>
                    </w:p>
                    <w:p w14:paraId="4EE0A166" w14:textId="77777777" w:rsidR="00A15CB3" w:rsidRPr="005A1BC9" w:rsidRDefault="00A15CB3" w:rsidP="00A15CB3">
                      <w:pPr>
                        <w:autoSpaceDE w:val="0"/>
                        <w:autoSpaceDN w:val="0"/>
                        <w:adjustRightInd w:val="0"/>
                        <w:spacing w:line="240" w:lineRule="auto"/>
                        <w:ind w:left="990" w:hanging="990"/>
                        <w:rPr>
                          <w:color w:val="FF0000"/>
                          <w:sz w:val="15"/>
                          <w:szCs w:val="15"/>
                        </w:rPr>
                      </w:pPr>
                    </w:p>
                    <w:p w14:paraId="1A9C9A94" w14:textId="77777777" w:rsidR="00A15CB3" w:rsidRPr="005A1BC9" w:rsidRDefault="00A15CB3" w:rsidP="00A15CB3">
                      <w:pPr>
                        <w:autoSpaceDE w:val="0"/>
                        <w:autoSpaceDN w:val="0"/>
                        <w:adjustRightInd w:val="0"/>
                        <w:spacing w:line="240" w:lineRule="auto"/>
                        <w:ind w:left="990" w:hanging="990"/>
                        <w:rPr>
                          <w:b/>
                          <w:color w:val="FF0000"/>
                          <w:sz w:val="15"/>
                          <w:szCs w:val="15"/>
                        </w:rPr>
                      </w:pPr>
                    </w:p>
                    <w:p w14:paraId="04E2CF0D" w14:textId="77777777" w:rsidR="00A15CB3" w:rsidRPr="005A1BC9" w:rsidRDefault="00A15CB3" w:rsidP="00A15CB3">
                      <w:pPr>
                        <w:autoSpaceDE w:val="0"/>
                        <w:autoSpaceDN w:val="0"/>
                        <w:adjustRightInd w:val="0"/>
                        <w:spacing w:line="240" w:lineRule="auto"/>
                        <w:ind w:left="990" w:hanging="990"/>
                        <w:rPr>
                          <w:color w:val="FF0000"/>
                          <w:sz w:val="15"/>
                          <w:szCs w:val="15"/>
                        </w:rPr>
                      </w:pPr>
                    </w:p>
                    <w:p w14:paraId="0C2DCA71" w14:textId="77777777" w:rsidR="00A15CB3" w:rsidRPr="005A1BC9" w:rsidRDefault="00A15CB3" w:rsidP="00A15CB3">
                      <w:pPr>
                        <w:ind w:left="990" w:hanging="990"/>
                        <w:rPr>
                          <w:sz w:val="21"/>
                          <w:szCs w:val="21"/>
                        </w:rPr>
                      </w:pPr>
                    </w:p>
                  </w:txbxContent>
                </v:textbox>
                <w10:wrap anchorx="margin"/>
              </v:shape>
            </w:pict>
          </mc:Fallback>
        </mc:AlternateContent>
      </w:r>
      <w:r w:rsidRPr="00DE2C8C">
        <w:rPr>
          <w:noProof/>
          <w:color w:val="000000" w:themeColor="text1"/>
          <w:spacing w:val="5"/>
          <w:sz w:val="17"/>
        </w:rPr>
        <mc:AlternateContent>
          <mc:Choice Requires="wps">
            <w:drawing>
              <wp:anchor distT="4294967295" distB="4294967295" distL="114300" distR="114300" simplePos="0" relativeHeight="251658338" behindDoc="0" locked="0" layoutInCell="1" allowOverlap="1" wp14:anchorId="2A8808D6" wp14:editId="3FC7CE7D">
                <wp:simplePos x="0" y="0"/>
                <wp:positionH relativeFrom="column">
                  <wp:posOffset>2800350</wp:posOffset>
                </wp:positionH>
                <wp:positionV relativeFrom="paragraph">
                  <wp:posOffset>377190</wp:posOffset>
                </wp:positionV>
                <wp:extent cx="295275" cy="0"/>
                <wp:effectExtent l="0" t="0" r="0" b="0"/>
                <wp:wrapNone/>
                <wp:docPr id="1818166298" name="Straight Connector 18181662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952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4B5A1C8" id="Straight Connector 1818166298" o:spid="_x0000_s1026" style="position:absolute;flip:y;z-index:2516583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0.5pt,29.7pt" to="243.7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">
                <o:lock v:ext="edit" shapetype="f"/>
              </v:line>
            </w:pict>
          </mc:Fallback>
        </mc:AlternateContent>
      </w:r>
    </w:p>
    <w:p w14:paraId="1F2138BF" w14:textId="77777777" w:rsidR="00A15CB3" w:rsidRPr="00DE2C8C" w:rsidRDefault="00A15CB3" w:rsidP="00A15CB3">
      <w:pPr>
        <w:suppressAutoHyphens w:val="0"/>
        <w:spacing w:line="120" w:lineRule="exact"/>
        <w:rPr>
          <w:rFonts w:ascii="Calibri" w:eastAsia="Calibri" w:hAnsi="Calibri" w:cs="Arial"/>
          <w:b/>
          <w:color w:val="000000" w:themeColor="text1"/>
          <w:spacing w:val="0"/>
          <w:w w:val="100"/>
          <w:kern w:val="0"/>
          <w:sz w:val="10"/>
          <w:szCs w:val="22"/>
          <w14:ligatures w14:val="none"/>
        </w:rPr>
      </w:pPr>
    </w:p>
    <w:sectPr w:rsidR="00A15CB3" w:rsidRPr="00DE2C8C" w:rsidSect="00725033">
      <w:headerReference w:type="even" r:id="rId42"/>
      <w:headerReference w:type="default" r:id="rId43"/>
      <w:footerReference w:type="even" r:id="rId44"/>
      <w:footerReference w:type="default" r:id="rId45"/>
      <w:endnotePr>
        <w:numFmt w:val="decimal"/>
      </w:endnotePr>
      <w:pgSz w:w="15840" w:h="12240" w:orient="landscape"/>
      <w:pgMar w:top="1200" w:right="1440" w:bottom="1200" w:left="1152" w:header="432" w:footer="50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64DE" w14:textId="77777777" w:rsidR="00105D1F" w:rsidRDefault="00105D1F" w:rsidP="00331D20">
      <w:r>
        <w:separator/>
      </w:r>
    </w:p>
  </w:endnote>
  <w:endnote w:type="continuationSeparator" w:id="0">
    <w:p w14:paraId="06421A35" w14:textId="77777777" w:rsidR="00105D1F" w:rsidRDefault="00105D1F" w:rsidP="00331D20">
      <w:r>
        <w:continuationSeparator/>
      </w:r>
    </w:p>
  </w:endnote>
  <w:endnote w:type="continuationNotice" w:id="1">
    <w:p w14:paraId="1D9D66AE" w14:textId="77777777" w:rsidR="00105D1F" w:rsidRDefault="00105D1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NewRoman,Bold">
    <w:altName w:val="Yu Gothic"/>
    <w:charset w:val="00"/>
    <w:family w:val="auto"/>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F7C27" w14:paraId="4C2BAF72" w14:textId="77777777" w:rsidTr="009F7C27">
      <w:tc>
        <w:tcPr>
          <w:tcW w:w="4920" w:type="dxa"/>
          <w:shd w:val="clear" w:color="auto" w:fill="auto"/>
        </w:tcPr>
        <w:p w14:paraId="1C0903E2" w14:textId="6C043606" w:rsidR="009F7C27" w:rsidRPr="009F7C27" w:rsidRDefault="009F7C27" w:rsidP="009F7C27">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C4D8E">
            <w:rPr>
              <w:b w:val="0"/>
              <w:w w:val="103"/>
              <w:sz w:val="14"/>
            </w:rPr>
            <w:t>24-08983</w:t>
          </w:r>
          <w:r>
            <w:rPr>
              <w:b w:val="0"/>
              <w:w w:val="103"/>
              <w:sz w:val="14"/>
            </w:rPr>
            <w:fldChar w:fldCharType="end"/>
          </w:r>
        </w:p>
      </w:tc>
      <w:tc>
        <w:tcPr>
          <w:tcW w:w="4920" w:type="dxa"/>
          <w:shd w:val="clear" w:color="auto" w:fill="auto"/>
        </w:tcPr>
        <w:p w14:paraId="20E6AA9B" w14:textId="016FC05F" w:rsidR="009F7C27" w:rsidRPr="009F7C27" w:rsidRDefault="009F7C27" w:rsidP="009F7C27">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733FC8F9" w14:textId="77777777" w:rsidR="009F7C27" w:rsidRPr="009F7C27" w:rsidRDefault="009F7C27" w:rsidP="009F7C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F7C27" w14:paraId="08F12C13" w14:textId="77777777" w:rsidTr="009F7C27">
      <w:tc>
        <w:tcPr>
          <w:tcW w:w="4920" w:type="dxa"/>
          <w:shd w:val="clear" w:color="auto" w:fill="auto"/>
        </w:tcPr>
        <w:p w14:paraId="1B4098D2" w14:textId="11FD8BA5" w:rsidR="009F7C27" w:rsidRPr="009F7C27" w:rsidRDefault="009F7C27" w:rsidP="009F7C2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183373E1" w14:textId="32E047B7" w:rsidR="009F7C27" w:rsidRPr="009F7C27" w:rsidRDefault="009F7C27" w:rsidP="009F7C2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C4D8E">
            <w:rPr>
              <w:b w:val="0"/>
              <w:w w:val="103"/>
              <w:sz w:val="14"/>
            </w:rPr>
            <w:t>24-08983</w:t>
          </w:r>
          <w:r>
            <w:rPr>
              <w:b w:val="0"/>
              <w:w w:val="103"/>
              <w:sz w:val="14"/>
            </w:rPr>
            <w:fldChar w:fldCharType="end"/>
          </w:r>
        </w:p>
      </w:tc>
    </w:tr>
  </w:tbl>
  <w:p w14:paraId="5CFD1721" w14:textId="77777777" w:rsidR="009F7C27" w:rsidRPr="009F7C27" w:rsidRDefault="009F7C27" w:rsidP="009F7C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9514" w14:textId="77777777" w:rsidR="009F7C27" w:rsidRPr="009F7C27" w:rsidRDefault="009F7C27" w:rsidP="009F7C27">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25033" w14:paraId="0408B607" w14:textId="77777777" w:rsidTr="009F7C27">
      <w:tc>
        <w:tcPr>
          <w:tcW w:w="4920" w:type="dxa"/>
          <w:shd w:val="clear" w:color="auto" w:fill="auto"/>
        </w:tcPr>
        <w:p w14:paraId="3DAB0DEB" w14:textId="77777777" w:rsidR="00725033" w:rsidRPr="009F7C27" w:rsidRDefault="00725033" w:rsidP="009F7C27">
          <w:pPr>
            <w:pStyle w:val="Footer"/>
            <w:jc w:val="right"/>
            <w:rPr>
              <w:b w:val="0"/>
              <w:w w:val="103"/>
              <w:sz w:val="14"/>
            </w:rPr>
          </w:pPr>
        </w:p>
      </w:tc>
      <w:tc>
        <w:tcPr>
          <w:tcW w:w="4920" w:type="dxa"/>
          <w:shd w:val="clear" w:color="auto" w:fill="auto"/>
        </w:tcPr>
        <w:p w14:paraId="6641C3FD" w14:textId="77777777" w:rsidR="00725033" w:rsidRPr="009F7C27" w:rsidRDefault="00725033" w:rsidP="009F7C27">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D3BDA59" w14:textId="77777777" w:rsidR="00725033" w:rsidRPr="009F7C27" w:rsidRDefault="00725033" w:rsidP="009F7C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25033" w14:paraId="4ADF5AB3" w14:textId="77777777" w:rsidTr="009F7C27">
      <w:tc>
        <w:tcPr>
          <w:tcW w:w="4920" w:type="dxa"/>
          <w:shd w:val="clear" w:color="auto" w:fill="auto"/>
        </w:tcPr>
        <w:p w14:paraId="60004B28" w14:textId="77777777" w:rsidR="00725033" w:rsidRPr="009F7C27" w:rsidRDefault="00725033" w:rsidP="009F7C2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6501FC4" w14:textId="77777777" w:rsidR="00725033" w:rsidRPr="009F7C27" w:rsidRDefault="00725033" w:rsidP="009F7C27">
          <w:pPr>
            <w:pStyle w:val="Footer"/>
            <w:rPr>
              <w:b w:val="0"/>
              <w:w w:val="103"/>
              <w:sz w:val="14"/>
            </w:rPr>
          </w:pPr>
        </w:p>
      </w:tc>
    </w:tr>
  </w:tbl>
  <w:p w14:paraId="75A75D37" w14:textId="77777777" w:rsidR="00725033" w:rsidRPr="009F7C27" w:rsidRDefault="00725033" w:rsidP="009F7C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090A" w14:textId="77777777" w:rsidR="00725033" w:rsidRPr="009F7C27" w:rsidRDefault="00725033" w:rsidP="009F7C27">
    <w:pPr>
      <w:pStyle w:val="Footer"/>
      <w:spacing w:line="56" w:lineRule="auto"/>
      <w:rPr>
        <w:b w:val="0"/>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72FD3" w14:paraId="50819BD3" w14:textId="77777777" w:rsidTr="009F7C27">
      <w:tc>
        <w:tcPr>
          <w:tcW w:w="4920" w:type="dxa"/>
          <w:shd w:val="clear" w:color="auto" w:fill="auto"/>
        </w:tcPr>
        <w:p w14:paraId="0E091469" w14:textId="1071C978" w:rsidR="00F72FD3" w:rsidRPr="009F7C27" w:rsidRDefault="00F72FD3" w:rsidP="009F7C27">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C4D8E">
            <w:rPr>
              <w:b w:val="0"/>
              <w:w w:val="103"/>
              <w:sz w:val="14"/>
            </w:rPr>
            <w:t>24-08983</w:t>
          </w:r>
          <w:r>
            <w:rPr>
              <w:b w:val="0"/>
              <w:w w:val="103"/>
              <w:sz w:val="14"/>
            </w:rPr>
            <w:fldChar w:fldCharType="end"/>
          </w:r>
        </w:p>
      </w:tc>
      <w:tc>
        <w:tcPr>
          <w:tcW w:w="4920" w:type="dxa"/>
          <w:shd w:val="clear" w:color="auto" w:fill="auto"/>
        </w:tcPr>
        <w:p w14:paraId="0D60AAB5" w14:textId="55237276" w:rsidR="00F72FD3" w:rsidRPr="009F7C27" w:rsidRDefault="00F72FD3" w:rsidP="009F7C27">
          <w:pPr>
            <w:pStyle w:val="Footer"/>
            <w:rPr>
              <w:w w:val="103"/>
            </w:rPr>
          </w:pPr>
        </w:p>
      </w:tc>
    </w:tr>
  </w:tbl>
  <w:p w14:paraId="1743BEBA" w14:textId="77777777" w:rsidR="00F72FD3" w:rsidRPr="009F7C27" w:rsidRDefault="00F72FD3" w:rsidP="009F7C27">
    <w:pPr>
      <w:pStyle w:val="Footer"/>
    </w:pPr>
  </w:p>
  <w:p w14:paraId="74A217FC" w14:textId="77777777" w:rsidR="006B34E5" w:rsidRDefault="006B34E5"/>
  <w:p w14:paraId="5C3FC418" w14:textId="77777777" w:rsidR="006B34E5" w:rsidRDefault="006B34E5"/>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A48A" w14:textId="77777777" w:rsidR="00F72FD3" w:rsidRPr="009F7C27" w:rsidRDefault="00F72FD3" w:rsidP="009F7C27">
    <w:pPr>
      <w:pStyle w:val="Footer"/>
    </w:pPr>
  </w:p>
  <w:p w14:paraId="519912A9" w14:textId="77777777" w:rsidR="006B34E5" w:rsidRDefault="006B34E5"/>
  <w:p w14:paraId="74B033EC" w14:textId="77777777" w:rsidR="006B34E5" w:rsidRDefault="006B34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DCED3" w14:textId="77777777" w:rsidR="00105D1F" w:rsidRPr="00350C5D" w:rsidRDefault="00105D1F" w:rsidP="00350C5D">
      <w:pPr>
        <w:pStyle w:val="Footer"/>
        <w:spacing w:after="80"/>
        <w:ind w:left="792"/>
        <w:rPr>
          <w:sz w:val="16"/>
        </w:rPr>
      </w:pPr>
      <w:r w:rsidRPr="00350C5D">
        <w:rPr>
          <w:sz w:val="16"/>
        </w:rPr>
        <w:t>__________________</w:t>
      </w:r>
    </w:p>
  </w:footnote>
  <w:footnote w:type="continuationSeparator" w:id="0">
    <w:p w14:paraId="5042AF44" w14:textId="77777777" w:rsidR="00105D1F" w:rsidRPr="00350C5D" w:rsidRDefault="00105D1F" w:rsidP="00350C5D">
      <w:pPr>
        <w:pStyle w:val="Footer"/>
        <w:spacing w:after="80"/>
        <w:ind w:left="792"/>
        <w:rPr>
          <w:sz w:val="16"/>
        </w:rPr>
      </w:pPr>
      <w:r w:rsidRPr="00350C5D">
        <w:rPr>
          <w:sz w:val="16"/>
        </w:rPr>
        <w:t>__________________</w:t>
      </w:r>
    </w:p>
  </w:footnote>
  <w:footnote w:type="continuationNotice" w:id="1">
    <w:p w14:paraId="2D851AF0" w14:textId="77777777" w:rsidR="00105D1F" w:rsidRDefault="00105D1F">
      <w:pPr>
        <w:spacing w:line="240" w:lineRule="auto"/>
      </w:pPr>
    </w:p>
  </w:footnote>
  <w:footnote w:id="2">
    <w:p w14:paraId="0AAAD350" w14:textId="77777777" w:rsidR="00725033" w:rsidRPr="00706A84" w:rsidRDefault="00725033" w:rsidP="00725033">
      <w:pPr>
        <w:pStyle w:val="FootnoteText"/>
        <w:tabs>
          <w:tab w:val="clear" w:pos="418"/>
          <w:tab w:val="right" w:pos="1195"/>
          <w:tab w:val="left" w:pos="1267"/>
          <w:tab w:val="left" w:pos="1742"/>
          <w:tab w:val="left" w:pos="2218"/>
          <w:tab w:val="left" w:pos="2693"/>
        </w:tabs>
        <w:ind w:left="1267" w:right="120" w:hanging="432"/>
        <w:rPr>
          <w:lang w:val="en-US"/>
        </w:rPr>
      </w:pPr>
      <w:r>
        <w:tab/>
      </w:r>
      <w:r w:rsidRPr="00BA42DC">
        <w:rPr>
          <w:rStyle w:val="FootnoteReference"/>
        </w:rPr>
        <w:footnoteRef/>
      </w:r>
      <w:r>
        <w:t xml:space="preserve"> </w:t>
      </w:r>
      <w:r>
        <w:tab/>
      </w:r>
      <w:r w:rsidRPr="001E65D0">
        <w:rPr>
          <w:spacing w:val="3"/>
        </w:rPr>
        <w:t xml:space="preserve">In its resolution </w:t>
      </w:r>
      <w:hyperlink r:id="rId1" w:history="1">
        <w:r w:rsidRPr="001E65D0">
          <w:rPr>
            <w:rStyle w:val="Hyperlink"/>
            <w:spacing w:val="3"/>
          </w:rPr>
          <w:t>65/259</w:t>
        </w:r>
      </w:hyperlink>
      <w:r w:rsidRPr="001E65D0">
        <w:rPr>
          <w:spacing w:val="3"/>
        </w:rPr>
        <w:t>, the General Assembly noted the intention of the Secretary-General to establish a support office in Kuwait for UNAMA and requested him to explore possibilities for cost-sharing between UNAMA and UNAMI. Following a period of assessment, in October 2012 the Secretary-General informed the Assembly that the Kuwait Office would include a Kuwait Joint Support Office, which would integrate UNAMA and UNAMI functions in the areas of finance and human resources.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F7C27" w14:paraId="1DE4A432" w14:textId="77777777" w:rsidTr="009F7C27">
      <w:trPr>
        <w:trHeight w:hRule="exact" w:val="864"/>
      </w:trPr>
      <w:tc>
        <w:tcPr>
          <w:tcW w:w="4920" w:type="dxa"/>
          <w:shd w:val="clear" w:color="auto" w:fill="auto"/>
          <w:vAlign w:val="bottom"/>
        </w:tcPr>
        <w:p w14:paraId="200B029C" w14:textId="686EA265" w:rsidR="009F7C27" w:rsidRPr="009F7C27" w:rsidRDefault="009F7C27" w:rsidP="009F7C27">
          <w:pPr>
            <w:pStyle w:val="Header"/>
            <w:spacing w:after="80"/>
            <w:rPr>
              <w:b/>
            </w:rPr>
          </w:pPr>
          <w:r>
            <w:rPr>
              <w:b/>
            </w:rPr>
            <w:fldChar w:fldCharType="begin"/>
          </w:r>
          <w:r>
            <w:rPr>
              <w:b/>
            </w:rPr>
            <w:instrText xml:space="preserve"> DOCVARIABLE "sss1" \* MERGEFORMAT </w:instrText>
          </w:r>
          <w:r>
            <w:rPr>
              <w:b/>
            </w:rPr>
            <w:fldChar w:fldCharType="separate"/>
          </w:r>
          <w:r w:rsidR="001C4D8E">
            <w:rPr>
              <w:b/>
            </w:rPr>
            <w:t>A/79/6 (Sect. 3)/Add.5</w:t>
          </w:r>
          <w:r>
            <w:rPr>
              <w:b/>
            </w:rPr>
            <w:fldChar w:fldCharType="end"/>
          </w:r>
        </w:p>
      </w:tc>
      <w:tc>
        <w:tcPr>
          <w:tcW w:w="4920" w:type="dxa"/>
          <w:shd w:val="clear" w:color="auto" w:fill="auto"/>
          <w:vAlign w:val="bottom"/>
        </w:tcPr>
        <w:p w14:paraId="616FED04" w14:textId="77777777" w:rsidR="009F7C27" w:rsidRDefault="009F7C27" w:rsidP="009F7C27">
          <w:pPr>
            <w:pStyle w:val="Header"/>
          </w:pPr>
        </w:p>
      </w:tc>
    </w:tr>
  </w:tbl>
  <w:p w14:paraId="4C94E984" w14:textId="77777777" w:rsidR="009F7C27" w:rsidRPr="009F7C27" w:rsidRDefault="009F7C27" w:rsidP="009F7C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F7C27" w14:paraId="67E821A5" w14:textId="77777777" w:rsidTr="009F7C27">
      <w:trPr>
        <w:trHeight w:hRule="exact" w:val="864"/>
      </w:trPr>
      <w:tc>
        <w:tcPr>
          <w:tcW w:w="4920" w:type="dxa"/>
          <w:shd w:val="clear" w:color="auto" w:fill="auto"/>
          <w:vAlign w:val="bottom"/>
        </w:tcPr>
        <w:p w14:paraId="24E74BAD" w14:textId="77777777" w:rsidR="009F7C27" w:rsidRDefault="009F7C27" w:rsidP="009F7C27">
          <w:pPr>
            <w:pStyle w:val="Header"/>
          </w:pPr>
        </w:p>
      </w:tc>
      <w:tc>
        <w:tcPr>
          <w:tcW w:w="4920" w:type="dxa"/>
          <w:shd w:val="clear" w:color="auto" w:fill="auto"/>
          <w:vAlign w:val="bottom"/>
        </w:tcPr>
        <w:p w14:paraId="584EF3B4" w14:textId="287B1670" w:rsidR="009F7C27" w:rsidRPr="009F7C27" w:rsidRDefault="009F7C27" w:rsidP="009F7C27">
          <w:pPr>
            <w:pStyle w:val="Header"/>
            <w:spacing w:after="80"/>
            <w:jc w:val="right"/>
            <w:rPr>
              <w:b/>
            </w:rPr>
          </w:pPr>
          <w:r>
            <w:rPr>
              <w:b/>
            </w:rPr>
            <w:fldChar w:fldCharType="begin"/>
          </w:r>
          <w:r>
            <w:rPr>
              <w:b/>
            </w:rPr>
            <w:instrText xml:space="preserve"> DOCVARIABLE "sss1" \* MERGEFORMAT </w:instrText>
          </w:r>
          <w:r>
            <w:rPr>
              <w:b/>
            </w:rPr>
            <w:fldChar w:fldCharType="separate"/>
          </w:r>
          <w:r w:rsidR="001C4D8E">
            <w:rPr>
              <w:b/>
            </w:rPr>
            <w:t>A/79/6 (Sect. 3)/Add.5</w:t>
          </w:r>
          <w:r>
            <w:rPr>
              <w:b/>
            </w:rPr>
            <w:fldChar w:fldCharType="end"/>
          </w:r>
        </w:p>
      </w:tc>
    </w:tr>
  </w:tbl>
  <w:p w14:paraId="4ABF0196" w14:textId="77777777" w:rsidR="009F7C27" w:rsidRPr="009F7C27" w:rsidRDefault="009F7C27" w:rsidP="009F7C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F7C27" w14:paraId="53D7C6B5" w14:textId="77777777" w:rsidTr="009F7C27">
      <w:trPr>
        <w:trHeight w:hRule="exact" w:val="864"/>
      </w:trPr>
      <w:tc>
        <w:tcPr>
          <w:tcW w:w="1267" w:type="dxa"/>
          <w:tcBorders>
            <w:bottom w:val="single" w:sz="4" w:space="0" w:color="auto"/>
          </w:tcBorders>
          <w:shd w:val="clear" w:color="auto" w:fill="auto"/>
          <w:vAlign w:val="bottom"/>
        </w:tcPr>
        <w:p w14:paraId="7C3F7DBE" w14:textId="77777777" w:rsidR="009F7C27" w:rsidRDefault="009F7C27" w:rsidP="009F7C27">
          <w:pPr>
            <w:pStyle w:val="Header"/>
            <w:spacing w:after="120"/>
          </w:pPr>
        </w:p>
      </w:tc>
      <w:tc>
        <w:tcPr>
          <w:tcW w:w="1872" w:type="dxa"/>
          <w:tcBorders>
            <w:bottom w:val="single" w:sz="4" w:space="0" w:color="auto"/>
          </w:tcBorders>
          <w:shd w:val="clear" w:color="auto" w:fill="auto"/>
          <w:vAlign w:val="bottom"/>
        </w:tcPr>
        <w:p w14:paraId="2AC7E47A" w14:textId="5A27170E" w:rsidR="009F7C27" w:rsidRPr="009F7C27" w:rsidRDefault="009F7C27" w:rsidP="009F7C27">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194D8F0" w14:textId="77777777" w:rsidR="009F7C27" w:rsidRDefault="009F7C27" w:rsidP="009F7C27">
          <w:pPr>
            <w:pStyle w:val="Header"/>
            <w:spacing w:after="120"/>
          </w:pPr>
        </w:p>
      </w:tc>
      <w:tc>
        <w:tcPr>
          <w:tcW w:w="6466" w:type="dxa"/>
          <w:gridSpan w:val="4"/>
          <w:tcBorders>
            <w:bottom w:val="single" w:sz="4" w:space="0" w:color="auto"/>
          </w:tcBorders>
          <w:shd w:val="clear" w:color="auto" w:fill="auto"/>
          <w:vAlign w:val="bottom"/>
        </w:tcPr>
        <w:p w14:paraId="56534701" w14:textId="128357B7" w:rsidR="009F7C27" w:rsidRPr="009F7C27" w:rsidRDefault="009F7C27" w:rsidP="009F7C27">
          <w:pPr>
            <w:spacing w:after="80" w:line="240" w:lineRule="auto"/>
            <w:jc w:val="right"/>
            <w:rPr>
              <w:position w:val="-4"/>
            </w:rPr>
          </w:pPr>
          <w:r>
            <w:rPr>
              <w:position w:val="-4"/>
              <w:sz w:val="40"/>
            </w:rPr>
            <w:t>A</w:t>
          </w:r>
          <w:r>
            <w:rPr>
              <w:position w:val="-4"/>
            </w:rPr>
            <w:t>/</w:t>
          </w:r>
          <w:r w:rsidR="00571291">
            <w:rPr>
              <w:position w:val="-4"/>
            </w:rPr>
            <w:t>80</w:t>
          </w:r>
          <w:r>
            <w:rPr>
              <w:position w:val="-4"/>
            </w:rPr>
            <w:t>/6 (Sect. 3)/Add.5</w:t>
          </w:r>
        </w:p>
      </w:tc>
    </w:tr>
    <w:tr w:rsidR="009F7C27" w:rsidRPr="009F7C27" w14:paraId="4EBD95C2" w14:textId="77777777" w:rsidTr="009F7C27">
      <w:trPr>
        <w:gridAfter w:val="1"/>
        <w:wAfter w:w="15" w:type="dxa"/>
        <w:trHeight w:hRule="exact" w:val="2880"/>
      </w:trPr>
      <w:tc>
        <w:tcPr>
          <w:tcW w:w="1267" w:type="dxa"/>
          <w:tcBorders>
            <w:top w:val="single" w:sz="4" w:space="0" w:color="auto"/>
            <w:bottom w:val="single" w:sz="12" w:space="0" w:color="auto"/>
          </w:tcBorders>
          <w:shd w:val="clear" w:color="auto" w:fill="auto"/>
        </w:tcPr>
        <w:p w14:paraId="17EEE353" w14:textId="634C7E92" w:rsidR="009F7C27" w:rsidRPr="009F7C27" w:rsidRDefault="009F7C27" w:rsidP="009F7C27">
          <w:pPr>
            <w:pStyle w:val="Header"/>
            <w:spacing w:before="120"/>
            <w:jc w:val="center"/>
          </w:pPr>
          <w:r>
            <w:t xml:space="preserve"> </w:t>
          </w:r>
          <w:r>
            <w:drawing>
              <wp:inline distT="0" distB="0" distL="0" distR="0" wp14:anchorId="08A08D05" wp14:editId="3E51C55E">
                <wp:extent cx="713232" cy="597103"/>
                <wp:effectExtent l="0" t="0" r="0" b="0"/>
                <wp:docPr id="675415155" name="Picture 1"/>
                <wp:cNvGraphicFramePr/>
                <a:graphic xmlns:a="http://schemas.openxmlformats.org/drawingml/2006/main">
                  <a:graphicData uri="http://schemas.openxmlformats.org/drawingml/2006/picture">
                    <pic:pic xmlns:pic="http://schemas.openxmlformats.org/drawingml/2006/picture">
                      <pic:nvPicPr>
                        <pic:cNvPr id="67541515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AE872BE" w14:textId="77777777" w:rsidR="009F7C27" w:rsidRDefault="009F7C27" w:rsidP="009F7C27">
          <w:pPr>
            <w:pStyle w:val="XLarge"/>
            <w:spacing w:before="109"/>
            <w:rPr>
              <w:rFonts w:eastAsiaTheme="minorEastAsia"/>
              <w:lang w:eastAsia="zh-CN"/>
            </w:rPr>
          </w:pPr>
          <w:r>
            <w:t>General Assembly</w:t>
          </w:r>
        </w:p>
        <w:p w14:paraId="58D62CB0" w14:textId="77777777" w:rsidR="00E11CFD" w:rsidRDefault="00E11CFD" w:rsidP="00E11CFD">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val="en-US" w:eastAsia="zh-CN"/>
            </w:rPr>
          </w:pPr>
        </w:p>
        <w:p w14:paraId="1286A81C" w14:textId="1705E95C" w:rsidR="00E11CFD" w:rsidRPr="00CA1618" w:rsidRDefault="00E11CFD" w:rsidP="00E11CFD">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ADVANCE UNEDITED COPY FOR </w:t>
          </w:r>
        </w:p>
        <w:p w14:paraId="52EBFFC8" w14:textId="77777777" w:rsidR="00E11CFD" w:rsidRPr="00CA1618" w:rsidRDefault="00E11CFD" w:rsidP="00E11CFD">
          <w:pPr>
            <w:suppressAutoHyphens w:val="0"/>
            <w:autoSpaceDE w:val="0"/>
            <w:autoSpaceDN w:val="0"/>
            <w:adjustRightInd w:val="0"/>
            <w:spacing w:line="240" w:lineRule="auto"/>
            <w:ind w:right="55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THE ADVISORY COMMITTEE </w:t>
          </w:r>
        </w:p>
        <w:p w14:paraId="42C06BAE" w14:textId="77777777" w:rsidR="00E11CFD" w:rsidRPr="00CA1618" w:rsidRDefault="00E11CFD" w:rsidP="00E11CFD">
          <w:pPr>
            <w:suppressAutoHyphens w:val="0"/>
            <w:spacing w:line="240" w:lineRule="auto"/>
            <w:rPr>
              <w:rFonts w:eastAsia="Times New Roman"/>
              <w:spacing w:val="0"/>
              <w:w w:val="100"/>
              <w:kern w:val="0"/>
              <w:sz w:val="24"/>
              <w:szCs w:val="24"/>
            </w:rPr>
          </w:pPr>
          <w:r w:rsidRPr="00CA1618">
            <w:rPr>
              <w:rFonts w:ascii="TimesNewRoman,Bold" w:eastAsiaTheme="minorEastAsia" w:hAnsi="TimesNewRoman,Bold" w:cs="TimesNewRoman,Bold"/>
              <w:b/>
              <w:bCs/>
              <w:color w:val="C00000"/>
              <w:spacing w:val="0"/>
              <w:w w:val="100"/>
              <w:kern w:val="0"/>
              <w:sz w:val="24"/>
              <w:szCs w:val="24"/>
              <w:lang w:val="en-US" w:eastAsia="zh-CN"/>
            </w:rPr>
            <w:t>ON ADMINISTRATIVE AND BUDGETARY QUESTIONS</w:t>
          </w:r>
        </w:p>
        <w:p w14:paraId="4293AB43" w14:textId="620D8D6C" w:rsidR="009F7C27" w:rsidRPr="00E11CFD" w:rsidRDefault="009F7C27" w:rsidP="009F7C27">
          <w:pPr>
            <w:pStyle w:val="XLarge"/>
            <w:spacing w:before="109"/>
            <w:rPr>
              <w:rFonts w:eastAsiaTheme="minorEastAsia"/>
              <w:lang w:eastAsia="zh-CN"/>
            </w:rPr>
          </w:pPr>
        </w:p>
      </w:tc>
      <w:tc>
        <w:tcPr>
          <w:tcW w:w="245" w:type="dxa"/>
          <w:tcBorders>
            <w:top w:val="single" w:sz="4" w:space="0" w:color="auto"/>
            <w:bottom w:val="single" w:sz="12" w:space="0" w:color="auto"/>
          </w:tcBorders>
          <w:shd w:val="clear" w:color="auto" w:fill="auto"/>
        </w:tcPr>
        <w:p w14:paraId="361E0773" w14:textId="77777777" w:rsidR="009F7C27" w:rsidRPr="009F7C27" w:rsidRDefault="009F7C27" w:rsidP="009F7C27">
          <w:pPr>
            <w:pStyle w:val="Header"/>
            <w:spacing w:before="109"/>
          </w:pPr>
        </w:p>
      </w:tc>
      <w:tc>
        <w:tcPr>
          <w:tcW w:w="3096" w:type="dxa"/>
          <w:tcBorders>
            <w:top w:val="single" w:sz="4" w:space="0" w:color="auto"/>
            <w:bottom w:val="single" w:sz="12" w:space="0" w:color="auto"/>
          </w:tcBorders>
          <w:shd w:val="clear" w:color="auto" w:fill="auto"/>
        </w:tcPr>
        <w:p w14:paraId="3EAC0FA7" w14:textId="77777777" w:rsidR="009F7C27" w:rsidRDefault="009F7C27" w:rsidP="009F7C27">
          <w:pPr>
            <w:pStyle w:val="Publication"/>
            <w:spacing w:before="240"/>
            <w:rPr>
              <w:color w:val="010000"/>
            </w:rPr>
          </w:pPr>
          <w:r>
            <w:rPr>
              <w:color w:val="010000"/>
            </w:rPr>
            <w:t>Distr.: General</w:t>
          </w:r>
        </w:p>
        <w:p w14:paraId="461C96CD" w14:textId="367170BC" w:rsidR="009F7C27" w:rsidRDefault="00C779BC" w:rsidP="009F7C27">
          <w:r>
            <w:t xml:space="preserve">20 </w:t>
          </w:r>
          <w:r w:rsidR="009F7C27">
            <w:t>May 202</w:t>
          </w:r>
          <w:r w:rsidR="00571291">
            <w:t>5</w:t>
          </w:r>
        </w:p>
        <w:p w14:paraId="384A90EF" w14:textId="5007456E" w:rsidR="009F7C27" w:rsidRDefault="009F7C27" w:rsidP="009F7C27"/>
        <w:p w14:paraId="3910A603" w14:textId="653B854D" w:rsidR="009F7C27" w:rsidRPr="009F7C27" w:rsidRDefault="009F7C27" w:rsidP="009F7C27">
          <w:r>
            <w:t>Original: English</w:t>
          </w:r>
        </w:p>
      </w:tc>
    </w:tr>
  </w:tbl>
  <w:p w14:paraId="32515AE3" w14:textId="77777777" w:rsidR="009F7C27" w:rsidRPr="009F7C27" w:rsidRDefault="009F7C27" w:rsidP="009F7C27">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25033" w14:paraId="7BD902A2" w14:textId="77777777" w:rsidTr="009F7C27">
      <w:trPr>
        <w:trHeight w:hRule="exact" w:val="864"/>
      </w:trPr>
      <w:tc>
        <w:tcPr>
          <w:tcW w:w="4920" w:type="dxa"/>
          <w:shd w:val="clear" w:color="auto" w:fill="auto"/>
          <w:vAlign w:val="bottom"/>
        </w:tcPr>
        <w:p w14:paraId="56795F7B" w14:textId="2442E64D" w:rsidR="00725033" w:rsidRPr="009F7C27" w:rsidRDefault="001C4D8E" w:rsidP="009F7C27">
          <w:pPr>
            <w:pStyle w:val="Header"/>
            <w:spacing w:after="80"/>
            <w:rPr>
              <w:b/>
            </w:rPr>
          </w:pPr>
          <w:r w:rsidRPr="001C4D8E">
            <w:rPr>
              <w:b/>
            </w:rPr>
            <w:t>A/80/6 (Sect. 3)/Add.5</w:t>
          </w:r>
        </w:p>
      </w:tc>
      <w:tc>
        <w:tcPr>
          <w:tcW w:w="4920" w:type="dxa"/>
          <w:shd w:val="clear" w:color="auto" w:fill="auto"/>
          <w:vAlign w:val="bottom"/>
        </w:tcPr>
        <w:p w14:paraId="0950CD1A" w14:textId="77777777" w:rsidR="00725033" w:rsidRDefault="00725033" w:rsidP="009F7C27">
          <w:pPr>
            <w:pStyle w:val="Header"/>
          </w:pPr>
        </w:p>
      </w:tc>
    </w:tr>
  </w:tbl>
  <w:p w14:paraId="4F46F6CA" w14:textId="77777777" w:rsidR="00725033" w:rsidRPr="009F7C27" w:rsidRDefault="00725033" w:rsidP="009F7C2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25033" w14:paraId="5E03EBB8" w14:textId="77777777" w:rsidTr="009F7C27">
      <w:trPr>
        <w:trHeight w:hRule="exact" w:val="864"/>
      </w:trPr>
      <w:tc>
        <w:tcPr>
          <w:tcW w:w="4920" w:type="dxa"/>
          <w:shd w:val="clear" w:color="auto" w:fill="auto"/>
          <w:vAlign w:val="bottom"/>
        </w:tcPr>
        <w:p w14:paraId="0C24CB97" w14:textId="4C3FB764" w:rsidR="00725033" w:rsidRDefault="00725033" w:rsidP="009F7C27">
          <w:pPr>
            <w:pStyle w:val="Header"/>
          </w:pPr>
        </w:p>
      </w:tc>
      <w:tc>
        <w:tcPr>
          <w:tcW w:w="4920" w:type="dxa"/>
          <w:shd w:val="clear" w:color="auto" w:fill="auto"/>
          <w:vAlign w:val="bottom"/>
        </w:tcPr>
        <w:p w14:paraId="7AA31906" w14:textId="106D6909" w:rsidR="00725033" w:rsidRPr="009F7C27" w:rsidRDefault="001C4D8E" w:rsidP="009F7C27">
          <w:pPr>
            <w:pStyle w:val="Header"/>
            <w:spacing w:after="80"/>
            <w:jc w:val="right"/>
            <w:rPr>
              <w:b/>
            </w:rPr>
          </w:pPr>
          <w:r w:rsidRPr="001C4D8E">
            <w:rPr>
              <w:b/>
            </w:rPr>
            <w:t>A/80/6 (Sect. 3)/Add.5</w:t>
          </w:r>
        </w:p>
      </w:tc>
    </w:tr>
  </w:tbl>
  <w:p w14:paraId="5776EB74" w14:textId="77777777" w:rsidR="00725033" w:rsidRPr="009F7C27" w:rsidRDefault="00725033" w:rsidP="006F1B8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25033" w14:paraId="2059FC50" w14:textId="77777777" w:rsidTr="009F7C27">
      <w:trPr>
        <w:trHeight w:hRule="exact" w:val="864"/>
      </w:trPr>
      <w:tc>
        <w:tcPr>
          <w:tcW w:w="1267" w:type="dxa"/>
          <w:tcBorders>
            <w:bottom w:val="single" w:sz="4" w:space="0" w:color="auto"/>
          </w:tcBorders>
          <w:shd w:val="clear" w:color="auto" w:fill="auto"/>
          <w:vAlign w:val="bottom"/>
        </w:tcPr>
        <w:p w14:paraId="6ADCD595" w14:textId="77777777" w:rsidR="00725033" w:rsidRDefault="00725033" w:rsidP="009F7C27">
          <w:pPr>
            <w:pStyle w:val="Header"/>
            <w:spacing w:after="120"/>
          </w:pPr>
        </w:p>
      </w:tc>
      <w:tc>
        <w:tcPr>
          <w:tcW w:w="1872" w:type="dxa"/>
          <w:tcBorders>
            <w:bottom w:val="single" w:sz="4" w:space="0" w:color="auto"/>
          </w:tcBorders>
          <w:shd w:val="clear" w:color="auto" w:fill="auto"/>
          <w:vAlign w:val="bottom"/>
        </w:tcPr>
        <w:p w14:paraId="34FAA17A" w14:textId="77777777" w:rsidR="00725033" w:rsidRPr="009F7C27" w:rsidRDefault="00725033" w:rsidP="009F7C27">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E1191FA" w14:textId="77777777" w:rsidR="00725033" w:rsidRDefault="00725033" w:rsidP="009F7C27">
          <w:pPr>
            <w:pStyle w:val="Header"/>
            <w:spacing w:after="120"/>
          </w:pPr>
        </w:p>
      </w:tc>
      <w:tc>
        <w:tcPr>
          <w:tcW w:w="6466" w:type="dxa"/>
          <w:gridSpan w:val="4"/>
          <w:tcBorders>
            <w:bottom w:val="single" w:sz="4" w:space="0" w:color="auto"/>
          </w:tcBorders>
          <w:shd w:val="clear" w:color="auto" w:fill="auto"/>
          <w:vAlign w:val="bottom"/>
        </w:tcPr>
        <w:p w14:paraId="5319D054" w14:textId="77777777" w:rsidR="00725033" w:rsidRPr="009F7C27" w:rsidRDefault="00725033" w:rsidP="009F7C27">
          <w:pPr>
            <w:spacing w:after="80" w:line="240" w:lineRule="auto"/>
            <w:jc w:val="right"/>
            <w:rPr>
              <w:position w:val="-4"/>
            </w:rPr>
          </w:pPr>
          <w:r>
            <w:rPr>
              <w:position w:val="-4"/>
              <w:sz w:val="40"/>
            </w:rPr>
            <w:t>A</w:t>
          </w:r>
          <w:r>
            <w:rPr>
              <w:position w:val="-4"/>
            </w:rPr>
            <w:t>/80/6 (Sect. 3)/Add.5</w:t>
          </w:r>
        </w:p>
      </w:tc>
    </w:tr>
    <w:tr w:rsidR="00725033" w:rsidRPr="009F7C27" w14:paraId="4540DB2E" w14:textId="77777777" w:rsidTr="009F7C27">
      <w:trPr>
        <w:gridAfter w:val="1"/>
        <w:wAfter w:w="15" w:type="dxa"/>
        <w:trHeight w:hRule="exact" w:val="2880"/>
      </w:trPr>
      <w:tc>
        <w:tcPr>
          <w:tcW w:w="1267" w:type="dxa"/>
          <w:tcBorders>
            <w:top w:val="single" w:sz="4" w:space="0" w:color="auto"/>
            <w:bottom w:val="single" w:sz="12" w:space="0" w:color="auto"/>
          </w:tcBorders>
          <w:shd w:val="clear" w:color="auto" w:fill="auto"/>
        </w:tcPr>
        <w:p w14:paraId="37313BB7" w14:textId="77777777" w:rsidR="00725033" w:rsidRPr="009F7C27" w:rsidRDefault="00725033" w:rsidP="009F7C27">
          <w:pPr>
            <w:pStyle w:val="Header"/>
            <w:spacing w:before="120"/>
            <w:jc w:val="center"/>
          </w:pPr>
          <w:r>
            <w:t xml:space="preserve"> </w:t>
          </w:r>
          <w:r>
            <w:drawing>
              <wp:inline distT="0" distB="0" distL="0" distR="0" wp14:anchorId="41C77B96" wp14:editId="1CDD0150">
                <wp:extent cx="713232" cy="597103"/>
                <wp:effectExtent l="0" t="0" r="0" b="0"/>
                <wp:docPr id="1329723743" name="Picture 1"/>
                <wp:cNvGraphicFramePr/>
                <a:graphic xmlns:a="http://schemas.openxmlformats.org/drawingml/2006/main">
                  <a:graphicData uri="http://schemas.openxmlformats.org/drawingml/2006/picture">
                    <pic:pic xmlns:pic="http://schemas.openxmlformats.org/drawingml/2006/picture">
                      <pic:nvPicPr>
                        <pic:cNvPr id="67541515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76CCAD39" w14:textId="77777777" w:rsidR="00725033" w:rsidRPr="009F7C27" w:rsidRDefault="00725033" w:rsidP="009F7C27">
          <w:pPr>
            <w:pStyle w:val="XLarge"/>
            <w:spacing w:before="109"/>
          </w:pPr>
          <w:r>
            <w:t>General Assembly</w:t>
          </w:r>
        </w:p>
      </w:tc>
      <w:tc>
        <w:tcPr>
          <w:tcW w:w="245" w:type="dxa"/>
          <w:tcBorders>
            <w:top w:val="single" w:sz="4" w:space="0" w:color="auto"/>
            <w:bottom w:val="single" w:sz="12" w:space="0" w:color="auto"/>
          </w:tcBorders>
          <w:shd w:val="clear" w:color="auto" w:fill="auto"/>
        </w:tcPr>
        <w:p w14:paraId="251E6A6E" w14:textId="77777777" w:rsidR="00725033" w:rsidRPr="009F7C27" w:rsidRDefault="00725033" w:rsidP="009F7C27">
          <w:pPr>
            <w:pStyle w:val="Header"/>
            <w:spacing w:before="109"/>
          </w:pPr>
        </w:p>
      </w:tc>
      <w:tc>
        <w:tcPr>
          <w:tcW w:w="3096" w:type="dxa"/>
          <w:tcBorders>
            <w:top w:val="single" w:sz="4" w:space="0" w:color="auto"/>
            <w:bottom w:val="single" w:sz="12" w:space="0" w:color="auto"/>
          </w:tcBorders>
          <w:shd w:val="clear" w:color="auto" w:fill="auto"/>
        </w:tcPr>
        <w:p w14:paraId="1AE5C838" w14:textId="77777777" w:rsidR="00725033" w:rsidRDefault="00725033" w:rsidP="009F7C27">
          <w:pPr>
            <w:pStyle w:val="Publication"/>
            <w:spacing w:before="240"/>
            <w:rPr>
              <w:color w:val="010000"/>
            </w:rPr>
          </w:pPr>
          <w:r>
            <w:rPr>
              <w:color w:val="010000"/>
            </w:rPr>
            <w:t>Distr.: General</w:t>
          </w:r>
        </w:p>
        <w:p w14:paraId="7C3EC00A" w14:textId="77777777" w:rsidR="00725033" w:rsidRDefault="00725033" w:rsidP="009F7C27">
          <w:r>
            <w:t>XX XXX 2025</w:t>
          </w:r>
        </w:p>
        <w:p w14:paraId="0E5A4C94" w14:textId="77777777" w:rsidR="00725033" w:rsidRDefault="00725033" w:rsidP="009F7C27"/>
        <w:p w14:paraId="39387081" w14:textId="77777777" w:rsidR="00725033" w:rsidRPr="009F7C27" w:rsidRDefault="00725033" w:rsidP="009F7C27">
          <w:r>
            <w:t>Original: English</w:t>
          </w:r>
        </w:p>
      </w:tc>
    </w:tr>
  </w:tbl>
  <w:p w14:paraId="64255724" w14:textId="77777777" w:rsidR="00725033" w:rsidRPr="009F7C27" w:rsidRDefault="00725033" w:rsidP="009F7C27">
    <w:pPr>
      <w:pStyle w:val="Header"/>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884" w:tblpY="577"/>
      <w:tblOverlap w:val="never"/>
      <w:tblW w:w="104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1044"/>
    </w:tblGrid>
    <w:tr w:rsidR="00470550" w:rsidRPr="00F72FD3" w14:paraId="3FA59056" w14:textId="77777777" w:rsidTr="00891517">
      <w:trPr>
        <w:cantSplit/>
        <w:trHeight w:val="4925"/>
      </w:trPr>
      <w:tc>
        <w:tcPr>
          <w:tcW w:w="1044" w:type="dxa"/>
          <w:shd w:val="clear" w:color="auto" w:fill="auto"/>
          <w:textDirection w:val="tbRl"/>
          <w:vAlign w:val="bottom"/>
        </w:tcPr>
        <w:p w14:paraId="0D6A3CA7" w14:textId="62061F9B" w:rsidR="00470550" w:rsidRPr="00F72FD3" w:rsidRDefault="00470550" w:rsidP="00470550">
          <w:pPr>
            <w:pStyle w:val="Header"/>
            <w:ind w:left="14" w:right="14"/>
            <w:rPr>
              <w:b/>
              <w:w w:val="103"/>
            </w:rPr>
          </w:pPr>
          <w:r w:rsidRPr="00470550">
            <w:rPr>
              <w:b/>
              <w:w w:val="103"/>
            </w:rPr>
            <w:t>A/</w:t>
          </w:r>
          <w:r>
            <w:rPr>
              <w:b/>
              <w:w w:val="103"/>
            </w:rPr>
            <w:t>80</w:t>
          </w:r>
          <w:r w:rsidRPr="00470550">
            <w:rPr>
              <w:b/>
              <w:w w:val="103"/>
            </w:rPr>
            <w:t>/6 (Sect. 3)/Add.5</w:t>
          </w:r>
        </w:p>
      </w:tc>
    </w:tr>
    <w:tr w:rsidR="00470550" w:rsidRPr="00F72FD3" w14:paraId="66D7720E" w14:textId="77777777" w:rsidTr="00891517">
      <w:trPr>
        <w:cantSplit/>
        <w:trHeight w:val="4925"/>
      </w:trPr>
      <w:tc>
        <w:tcPr>
          <w:tcW w:w="1044" w:type="dxa"/>
          <w:shd w:val="clear" w:color="auto" w:fill="auto"/>
          <w:textDirection w:val="tbRl"/>
          <w:vAlign w:val="bottom"/>
        </w:tcPr>
        <w:p w14:paraId="4D9EF986" w14:textId="77777777" w:rsidR="00470550" w:rsidRPr="00F72FD3" w:rsidRDefault="00470550" w:rsidP="00470550">
          <w:pPr>
            <w:pStyle w:val="Header"/>
            <w:ind w:left="14" w:right="14"/>
            <w:rPr>
              <w:b/>
              <w:w w:val="103"/>
            </w:rPr>
          </w:pPr>
        </w:p>
      </w:tc>
    </w:tr>
  </w:tbl>
  <w:p w14:paraId="6360F16C" w14:textId="77777777" w:rsidR="00F72FD3" w:rsidRPr="009F7C27" w:rsidRDefault="00F72FD3" w:rsidP="009F7C2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E512B6" w:rsidRPr="00F72FD3" w14:paraId="7920FFEC" w14:textId="77777777" w:rsidTr="00E512B6">
      <w:trPr>
        <w:trHeight w:val="4925"/>
      </w:trPr>
      <w:tc>
        <w:tcPr>
          <w:tcW w:w="864" w:type="dxa"/>
          <w:shd w:val="clear" w:color="auto" w:fill="auto"/>
          <w:vAlign w:val="bottom"/>
        </w:tcPr>
        <w:p w14:paraId="03E4BC85" w14:textId="77777777" w:rsidR="00E512B6" w:rsidRPr="00F72FD3" w:rsidRDefault="00E512B6" w:rsidP="00E512B6">
          <w:pPr>
            <w:pStyle w:val="Header"/>
            <w:ind w:left="14" w:right="14"/>
            <w:jc w:val="right"/>
            <w:rPr>
              <w:b/>
              <w:bCs/>
              <w:w w:val="103"/>
              <w:szCs w:val="26"/>
            </w:rPr>
          </w:pPr>
        </w:p>
      </w:tc>
    </w:tr>
    <w:tr w:rsidR="00E512B6" w:rsidRPr="00F72FD3" w14:paraId="604339CD" w14:textId="77777777" w:rsidTr="00E512B6">
      <w:trPr>
        <w:cantSplit/>
        <w:trHeight w:val="4925"/>
      </w:trPr>
      <w:tc>
        <w:tcPr>
          <w:tcW w:w="864" w:type="dxa"/>
          <w:shd w:val="clear" w:color="auto" w:fill="auto"/>
          <w:textDirection w:val="tbRl"/>
          <w:vAlign w:val="bottom"/>
        </w:tcPr>
        <w:p w14:paraId="0206F720" w14:textId="03B452D2" w:rsidR="00E512B6" w:rsidRPr="00F72FD3" w:rsidRDefault="00470550" w:rsidP="00E512B6">
          <w:pPr>
            <w:pStyle w:val="Header"/>
            <w:ind w:left="14" w:right="14"/>
            <w:jc w:val="right"/>
            <w:rPr>
              <w:b/>
              <w:bCs/>
              <w:w w:val="103"/>
              <w:szCs w:val="26"/>
            </w:rPr>
          </w:pPr>
          <w:r w:rsidRPr="00470550">
            <w:rPr>
              <w:b/>
              <w:w w:val="103"/>
            </w:rPr>
            <w:t>A/</w:t>
          </w:r>
          <w:r>
            <w:rPr>
              <w:b/>
              <w:w w:val="103"/>
            </w:rPr>
            <w:t>80</w:t>
          </w:r>
          <w:r w:rsidRPr="00470550">
            <w:rPr>
              <w:b/>
              <w:w w:val="103"/>
            </w:rPr>
            <w:t>/6 (Sect. 3)/Add.5</w:t>
          </w:r>
        </w:p>
      </w:tc>
    </w:tr>
  </w:tbl>
  <w:p w14:paraId="241F1994" w14:textId="77777777" w:rsidR="00F72FD3" w:rsidRPr="009F7C27" w:rsidRDefault="00F72FD3" w:rsidP="009F7C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4AC73B9"/>
    <w:multiLevelType w:val="hybridMultilevel"/>
    <w:tmpl w:val="EA50A914"/>
    <w:lvl w:ilvl="0" w:tplc="84D0BAFC">
      <w:start w:val="1"/>
      <w:numFmt w:val="lowerLetter"/>
      <w:pStyle w:val="kya"/>
      <w:lvlText w:val="(%1)"/>
      <w:lvlJc w:val="left"/>
      <w:pPr>
        <w:ind w:left="1627" w:hanging="360"/>
      </w:pPr>
      <w:rPr>
        <w:rFonts w:hint="default"/>
        <w:b w:val="0"/>
        <w:bCs w:val="0"/>
      </w:rPr>
    </w:lvl>
    <w:lvl w:ilvl="1" w:tplc="FFFFFFFF">
      <w:start w:val="1"/>
      <w:numFmt w:val="lowerRoman"/>
      <w:lvlText w:val="(%2)"/>
      <w:lvlJc w:val="left"/>
      <w:pPr>
        <w:ind w:left="2347" w:hanging="360"/>
      </w:pPr>
      <w:rPr>
        <w:rFonts w:hint="default"/>
      </w:r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6" w15:restartNumberingAfterBreak="0">
    <w:nsid w:val="05DC7D3C"/>
    <w:multiLevelType w:val="multilevel"/>
    <w:tmpl w:val="4B16EF74"/>
    <w:lvl w:ilvl="0">
      <w:start w:val="15"/>
      <w:numFmt w:val="decimal"/>
      <w:lvlText w:val="%1"/>
      <w:lvlJc w:val="left"/>
      <w:pPr>
        <w:ind w:left="0" w:hanging="484"/>
      </w:pPr>
      <w:rPr>
        <w:rFonts w:hint="default"/>
      </w:rPr>
    </w:lvl>
    <w:lvl w:ilvl="1">
      <w:start w:val="16"/>
      <w:numFmt w:val="decimal"/>
      <w:lvlText w:val="%1.%2"/>
      <w:lvlJc w:val="left"/>
      <w:pPr>
        <w:ind w:left="0" w:hanging="484"/>
      </w:pPr>
      <w:rPr>
        <w:rFonts w:ascii="Times New Roman" w:eastAsia="Times New Roman" w:hAnsi="Times New Roman" w:hint="default"/>
        <w:spacing w:val="6"/>
        <w:sz w:val="20"/>
        <w:szCs w:val="20"/>
      </w:rPr>
    </w:lvl>
    <w:lvl w:ilvl="2">
      <w:start w:val="1"/>
      <w:numFmt w:val="lowerLetter"/>
      <w:lvlText w:val="(%3)"/>
      <w:lvlJc w:val="left"/>
      <w:pPr>
        <w:ind w:left="0" w:hanging="475"/>
      </w:pPr>
      <w:rPr>
        <w:rFonts w:ascii="Times New Roman" w:eastAsia="Times New Roman" w:hAnsi="Times New Roman" w:hint="default"/>
        <w:spacing w:val="5"/>
        <w:sz w:val="20"/>
        <w:szCs w:val="20"/>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7" w15:restartNumberingAfterBreak="0">
    <w:nsid w:val="067C7546"/>
    <w:multiLevelType w:val="hybridMultilevel"/>
    <w:tmpl w:val="DA66F7DE"/>
    <w:lvl w:ilvl="0" w:tplc="FFFFFFFF">
      <w:start w:val="1"/>
      <w:numFmt w:val="lowerRoman"/>
      <w:lvlText w:val="(%1)"/>
      <w:lvlJc w:val="left"/>
      <w:pPr>
        <w:ind w:left="2102" w:hanging="360"/>
      </w:pPr>
      <w:rPr>
        <w:rFonts w:hint="default"/>
      </w:rPr>
    </w:lvl>
    <w:lvl w:ilvl="1" w:tplc="FFFFFFFF">
      <w:start w:val="1"/>
      <w:numFmt w:val="lowerLetter"/>
      <w:lvlText w:val="%2."/>
      <w:lvlJc w:val="left"/>
      <w:pPr>
        <w:ind w:left="2822" w:hanging="360"/>
      </w:pPr>
    </w:lvl>
    <w:lvl w:ilvl="2" w:tplc="FFFFFFFF" w:tentative="1">
      <w:start w:val="1"/>
      <w:numFmt w:val="lowerRoman"/>
      <w:lvlText w:val="%3."/>
      <w:lvlJc w:val="right"/>
      <w:pPr>
        <w:ind w:left="3542" w:hanging="180"/>
      </w:pPr>
    </w:lvl>
    <w:lvl w:ilvl="3" w:tplc="FFFFFFFF" w:tentative="1">
      <w:start w:val="1"/>
      <w:numFmt w:val="decimal"/>
      <w:lvlText w:val="%4."/>
      <w:lvlJc w:val="left"/>
      <w:pPr>
        <w:ind w:left="4262" w:hanging="360"/>
      </w:pPr>
    </w:lvl>
    <w:lvl w:ilvl="4" w:tplc="FFFFFFFF" w:tentative="1">
      <w:start w:val="1"/>
      <w:numFmt w:val="lowerLetter"/>
      <w:lvlText w:val="%5."/>
      <w:lvlJc w:val="left"/>
      <w:pPr>
        <w:ind w:left="4982" w:hanging="360"/>
      </w:pPr>
    </w:lvl>
    <w:lvl w:ilvl="5" w:tplc="FFFFFFFF" w:tentative="1">
      <w:start w:val="1"/>
      <w:numFmt w:val="lowerRoman"/>
      <w:lvlText w:val="%6."/>
      <w:lvlJc w:val="right"/>
      <w:pPr>
        <w:ind w:left="5702" w:hanging="180"/>
      </w:pPr>
    </w:lvl>
    <w:lvl w:ilvl="6" w:tplc="FFFFFFFF" w:tentative="1">
      <w:start w:val="1"/>
      <w:numFmt w:val="decimal"/>
      <w:lvlText w:val="%7."/>
      <w:lvlJc w:val="left"/>
      <w:pPr>
        <w:ind w:left="6422" w:hanging="360"/>
      </w:pPr>
    </w:lvl>
    <w:lvl w:ilvl="7" w:tplc="FFFFFFFF" w:tentative="1">
      <w:start w:val="1"/>
      <w:numFmt w:val="lowerLetter"/>
      <w:lvlText w:val="%8."/>
      <w:lvlJc w:val="left"/>
      <w:pPr>
        <w:ind w:left="7142" w:hanging="360"/>
      </w:pPr>
    </w:lvl>
    <w:lvl w:ilvl="8" w:tplc="FFFFFFFF" w:tentative="1">
      <w:start w:val="1"/>
      <w:numFmt w:val="lowerRoman"/>
      <w:lvlText w:val="%9."/>
      <w:lvlJc w:val="right"/>
      <w:pPr>
        <w:ind w:left="7862" w:hanging="180"/>
      </w:pPr>
    </w:lvl>
  </w:abstractNum>
  <w:abstractNum w:abstractNumId="8" w15:restartNumberingAfterBreak="0">
    <w:nsid w:val="075B643F"/>
    <w:multiLevelType w:val="hybridMultilevel"/>
    <w:tmpl w:val="CAC20866"/>
    <w:lvl w:ilvl="0" w:tplc="FFFFFFFF">
      <w:start w:val="1"/>
      <w:numFmt w:val="lowerRoman"/>
      <w:lvlText w:val="(%1)"/>
      <w:lvlJc w:val="left"/>
      <w:pPr>
        <w:ind w:left="246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2559E5"/>
    <w:multiLevelType w:val="hybridMultilevel"/>
    <w:tmpl w:val="B972E4FC"/>
    <w:lvl w:ilvl="0" w:tplc="FFFFFFFF">
      <w:start w:val="1"/>
      <w:numFmt w:val="lowerRoman"/>
      <w:lvlText w:val="(%1)"/>
      <w:lvlJc w:val="left"/>
      <w:pPr>
        <w:ind w:left="3060" w:hanging="360"/>
      </w:pPr>
      <w:rPr>
        <w:rFonts w:hint="default"/>
      </w:rPr>
    </w:lvl>
    <w:lvl w:ilvl="1" w:tplc="04090019" w:tentative="1">
      <w:start w:val="1"/>
      <w:numFmt w:val="lowerLetter"/>
      <w:lvlText w:val="%2."/>
      <w:lvlJc w:val="left"/>
      <w:pPr>
        <w:ind w:left="3181" w:hanging="360"/>
      </w:pPr>
    </w:lvl>
    <w:lvl w:ilvl="2" w:tplc="0409001B" w:tentative="1">
      <w:start w:val="1"/>
      <w:numFmt w:val="lowerRoman"/>
      <w:lvlText w:val="%3."/>
      <w:lvlJc w:val="right"/>
      <w:pPr>
        <w:ind w:left="3901" w:hanging="180"/>
      </w:pPr>
    </w:lvl>
    <w:lvl w:ilvl="3" w:tplc="0409000F" w:tentative="1">
      <w:start w:val="1"/>
      <w:numFmt w:val="decimal"/>
      <w:lvlText w:val="%4."/>
      <w:lvlJc w:val="left"/>
      <w:pPr>
        <w:ind w:left="4621" w:hanging="360"/>
      </w:pPr>
    </w:lvl>
    <w:lvl w:ilvl="4" w:tplc="04090019" w:tentative="1">
      <w:start w:val="1"/>
      <w:numFmt w:val="lowerLetter"/>
      <w:lvlText w:val="%5."/>
      <w:lvlJc w:val="left"/>
      <w:pPr>
        <w:ind w:left="5341" w:hanging="360"/>
      </w:pPr>
    </w:lvl>
    <w:lvl w:ilvl="5" w:tplc="0409001B" w:tentative="1">
      <w:start w:val="1"/>
      <w:numFmt w:val="lowerRoman"/>
      <w:lvlText w:val="%6."/>
      <w:lvlJc w:val="right"/>
      <w:pPr>
        <w:ind w:left="6061" w:hanging="180"/>
      </w:pPr>
    </w:lvl>
    <w:lvl w:ilvl="6" w:tplc="0409000F" w:tentative="1">
      <w:start w:val="1"/>
      <w:numFmt w:val="decimal"/>
      <w:lvlText w:val="%7."/>
      <w:lvlJc w:val="left"/>
      <w:pPr>
        <w:ind w:left="6781" w:hanging="360"/>
      </w:pPr>
    </w:lvl>
    <w:lvl w:ilvl="7" w:tplc="04090019" w:tentative="1">
      <w:start w:val="1"/>
      <w:numFmt w:val="lowerLetter"/>
      <w:lvlText w:val="%8."/>
      <w:lvlJc w:val="left"/>
      <w:pPr>
        <w:ind w:left="7501" w:hanging="360"/>
      </w:pPr>
    </w:lvl>
    <w:lvl w:ilvl="8" w:tplc="0409001B" w:tentative="1">
      <w:start w:val="1"/>
      <w:numFmt w:val="lowerRoman"/>
      <w:lvlText w:val="%9."/>
      <w:lvlJc w:val="right"/>
      <w:pPr>
        <w:ind w:left="8221" w:hanging="180"/>
      </w:pPr>
    </w:lvl>
  </w:abstractNum>
  <w:abstractNum w:abstractNumId="10" w15:restartNumberingAfterBreak="0">
    <w:nsid w:val="14F418D6"/>
    <w:multiLevelType w:val="hybridMultilevel"/>
    <w:tmpl w:val="BDEC7AD6"/>
    <w:lvl w:ilvl="0" w:tplc="DD4893D2">
      <w:start w:val="1"/>
      <w:numFmt w:val="lowerLetter"/>
      <w:pStyle w:val="cpage"/>
      <w:lvlText w:val="(%1)"/>
      <w:lvlJc w:val="left"/>
      <w:pPr>
        <w:ind w:left="1740" w:hanging="480"/>
      </w:pPr>
      <w:rPr>
        <w:rFonts w:hint="default"/>
        <w:b w:val="0"/>
        <w:bCs/>
      </w:rPr>
    </w:lvl>
    <w:lvl w:ilvl="1" w:tplc="FFFFFFFF">
      <w:start w:val="1"/>
      <w:numFmt w:val="lowerRoman"/>
      <w:lvlText w:val="(%2)"/>
      <w:lvlJc w:val="left"/>
      <w:pPr>
        <w:ind w:left="2347" w:hanging="360"/>
      </w:pPr>
      <w:rPr>
        <w:rFonts w:hint="default"/>
      </w:r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 w15:restartNumberingAfterBreak="0">
    <w:nsid w:val="16EB6FBB"/>
    <w:multiLevelType w:val="hybridMultilevel"/>
    <w:tmpl w:val="55E257FE"/>
    <w:lvl w:ilvl="0" w:tplc="FFFFFFFF">
      <w:start w:val="1"/>
      <w:numFmt w:val="lowerRoman"/>
      <w:lvlText w:val="(%1)"/>
      <w:lvlJc w:val="left"/>
      <w:pPr>
        <w:ind w:left="2460" w:hanging="36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12" w15:restartNumberingAfterBreak="0">
    <w:nsid w:val="1A62643A"/>
    <w:multiLevelType w:val="hybridMultilevel"/>
    <w:tmpl w:val="5D74C7E8"/>
    <w:lvl w:ilvl="0" w:tplc="FFFFFFFF">
      <w:start w:val="1"/>
      <w:numFmt w:val="decimal"/>
      <w:lvlText w:val="%1."/>
      <w:lvlJc w:val="left"/>
      <w:pPr>
        <w:ind w:left="2016" w:hanging="360"/>
      </w:p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13" w15:restartNumberingAfterBreak="0">
    <w:nsid w:val="1CE06D25"/>
    <w:multiLevelType w:val="hybridMultilevel"/>
    <w:tmpl w:val="D9BC856E"/>
    <w:lvl w:ilvl="0" w:tplc="2FECFE9E">
      <w:start w:val="1"/>
      <w:numFmt w:val="lowerLetter"/>
      <w:lvlText w:val="(%1)"/>
      <w:lvlJc w:val="left"/>
      <w:pPr>
        <w:ind w:left="2040" w:hanging="360"/>
      </w:pPr>
      <w:rPr>
        <w:rFonts w:eastAsiaTheme="minorHAnsi" w:hint="default"/>
        <w:b w:val="0"/>
        <w:bCs/>
      </w:rPr>
    </w:lvl>
    <w:lvl w:ilvl="1" w:tplc="04090019">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14" w15:restartNumberingAfterBreak="0">
    <w:nsid w:val="1F0E25B5"/>
    <w:multiLevelType w:val="hybridMultilevel"/>
    <w:tmpl w:val="CAC20866"/>
    <w:lvl w:ilvl="0" w:tplc="FFFFFFFF">
      <w:start w:val="1"/>
      <w:numFmt w:val="lowerRoman"/>
      <w:lvlText w:val="(%1)"/>
      <w:lvlJc w:val="left"/>
      <w:pPr>
        <w:ind w:left="246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6" w15:restartNumberingAfterBreak="0">
    <w:nsid w:val="21DE7364"/>
    <w:multiLevelType w:val="hybridMultilevel"/>
    <w:tmpl w:val="4198B2B2"/>
    <w:lvl w:ilvl="0" w:tplc="FFFFFFFF">
      <w:start w:val="1"/>
      <w:numFmt w:val="lowerRoman"/>
      <w:lvlText w:val="(%1)"/>
      <w:lvlJc w:val="left"/>
      <w:pPr>
        <w:ind w:left="2460" w:hanging="36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17" w15:restartNumberingAfterBreak="0">
    <w:nsid w:val="26676E65"/>
    <w:multiLevelType w:val="hybridMultilevel"/>
    <w:tmpl w:val="D1DA2AFE"/>
    <w:lvl w:ilvl="0" w:tplc="FFFFFFFF">
      <w:start w:val="1"/>
      <w:numFmt w:val="lowerRoman"/>
      <w:lvlText w:val="(%1)"/>
      <w:lvlJc w:val="left"/>
      <w:pPr>
        <w:ind w:left="2048" w:hanging="360"/>
      </w:pPr>
      <w:rPr>
        <w:rFonts w:hint="default"/>
      </w:rPr>
    </w:lvl>
    <w:lvl w:ilvl="1" w:tplc="04090019" w:tentative="1">
      <w:start w:val="1"/>
      <w:numFmt w:val="lowerLetter"/>
      <w:lvlText w:val="%2."/>
      <w:lvlJc w:val="left"/>
      <w:pPr>
        <w:ind w:left="2768" w:hanging="360"/>
      </w:pPr>
    </w:lvl>
    <w:lvl w:ilvl="2" w:tplc="0409001B" w:tentative="1">
      <w:start w:val="1"/>
      <w:numFmt w:val="lowerRoman"/>
      <w:lvlText w:val="%3."/>
      <w:lvlJc w:val="right"/>
      <w:pPr>
        <w:ind w:left="3488" w:hanging="180"/>
      </w:pPr>
    </w:lvl>
    <w:lvl w:ilvl="3" w:tplc="0409000F" w:tentative="1">
      <w:start w:val="1"/>
      <w:numFmt w:val="decimal"/>
      <w:lvlText w:val="%4."/>
      <w:lvlJc w:val="left"/>
      <w:pPr>
        <w:ind w:left="4208" w:hanging="360"/>
      </w:pPr>
    </w:lvl>
    <w:lvl w:ilvl="4" w:tplc="04090019" w:tentative="1">
      <w:start w:val="1"/>
      <w:numFmt w:val="lowerLetter"/>
      <w:lvlText w:val="%5."/>
      <w:lvlJc w:val="left"/>
      <w:pPr>
        <w:ind w:left="4928" w:hanging="360"/>
      </w:pPr>
    </w:lvl>
    <w:lvl w:ilvl="5" w:tplc="0409001B" w:tentative="1">
      <w:start w:val="1"/>
      <w:numFmt w:val="lowerRoman"/>
      <w:lvlText w:val="%6."/>
      <w:lvlJc w:val="right"/>
      <w:pPr>
        <w:ind w:left="5648" w:hanging="180"/>
      </w:pPr>
    </w:lvl>
    <w:lvl w:ilvl="6" w:tplc="0409000F" w:tentative="1">
      <w:start w:val="1"/>
      <w:numFmt w:val="decimal"/>
      <w:lvlText w:val="%7."/>
      <w:lvlJc w:val="left"/>
      <w:pPr>
        <w:ind w:left="6368" w:hanging="360"/>
      </w:pPr>
    </w:lvl>
    <w:lvl w:ilvl="7" w:tplc="04090019" w:tentative="1">
      <w:start w:val="1"/>
      <w:numFmt w:val="lowerLetter"/>
      <w:lvlText w:val="%8."/>
      <w:lvlJc w:val="left"/>
      <w:pPr>
        <w:ind w:left="7088" w:hanging="360"/>
      </w:pPr>
    </w:lvl>
    <w:lvl w:ilvl="8" w:tplc="0409001B" w:tentative="1">
      <w:start w:val="1"/>
      <w:numFmt w:val="lowerRoman"/>
      <w:lvlText w:val="%9."/>
      <w:lvlJc w:val="right"/>
      <w:pPr>
        <w:ind w:left="7808" w:hanging="180"/>
      </w:pPr>
    </w:lvl>
  </w:abstractNum>
  <w:abstractNum w:abstractNumId="18" w15:restartNumberingAfterBreak="0">
    <w:nsid w:val="269C5A96"/>
    <w:multiLevelType w:val="hybridMultilevel"/>
    <w:tmpl w:val="DA66F7DE"/>
    <w:lvl w:ilvl="0" w:tplc="FFFFFFFF">
      <w:start w:val="1"/>
      <w:numFmt w:val="lowerRoman"/>
      <w:lvlText w:val="(%1)"/>
      <w:lvlJc w:val="left"/>
      <w:pPr>
        <w:ind w:left="2102" w:hanging="360"/>
      </w:pPr>
      <w:rPr>
        <w:rFonts w:hint="default"/>
      </w:rPr>
    </w:lvl>
    <w:lvl w:ilvl="1" w:tplc="08090019">
      <w:start w:val="1"/>
      <w:numFmt w:val="lowerLetter"/>
      <w:lvlText w:val="%2."/>
      <w:lvlJc w:val="left"/>
      <w:pPr>
        <w:ind w:left="2822" w:hanging="360"/>
      </w:pPr>
    </w:lvl>
    <w:lvl w:ilvl="2" w:tplc="0809001B" w:tentative="1">
      <w:start w:val="1"/>
      <w:numFmt w:val="lowerRoman"/>
      <w:lvlText w:val="%3."/>
      <w:lvlJc w:val="right"/>
      <w:pPr>
        <w:ind w:left="3542" w:hanging="180"/>
      </w:pPr>
    </w:lvl>
    <w:lvl w:ilvl="3" w:tplc="0809000F" w:tentative="1">
      <w:start w:val="1"/>
      <w:numFmt w:val="decimal"/>
      <w:lvlText w:val="%4."/>
      <w:lvlJc w:val="left"/>
      <w:pPr>
        <w:ind w:left="4262" w:hanging="360"/>
      </w:pPr>
    </w:lvl>
    <w:lvl w:ilvl="4" w:tplc="08090019" w:tentative="1">
      <w:start w:val="1"/>
      <w:numFmt w:val="lowerLetter"/>
      <w:lvlText w:val="%5."/>
      <w:lvlJc w:val="left"/>
      <w:pPr>
        <w:ind w:left="4982" w:hanging="360"/>
      </w:pPr>
    </w:lvl>
    <w:lvl w:ilvl="5" w:tplc="0809001B" w:tentative="1">
      <w:start w:val="1"/>
      <w:numFmt w:val="lowerRoman"/>
      <w:lvlText w:val="%6."/>
      <w:lvlJc w:val="right"/>
      <w:pPr>
        <w:ind w:left="5702" w:hanging="180"/>
      </w:pPr>
    </w:lvl>
    <w:lvl w:ilvl="6" w:tplc="0809000F" w:tentative="1">
      <w:start w:val="1"/>
      <w:numFmt w:val="decimal"/>
      <w:lvlText w:val="%7."/>
      <w:lvlJc w:val="left"/>
      <w:pPr>
        <w:ind w:left="6422" w:hanging="360"/>
      </w:pPr>
    </w:lvl>
    <w:lvl w:ilvl="7" w:tplc="08090019" w:tentative="1">
      <w:start w:val="1"/>
      <w:numFmt w:val="lowerLetter"/>
      <w:lvlText w:val="%8."/>
      <w:lvlJc w:val="left"/>
      <w:pPr>
        <w:ind w:left="7142" w:hanging="360"/>
      </w:pPr>
    </w:lvl>
    <w:lvl w:ilvl="8" w:tplc="0809001B" w:tentative="1">
      <w:start w:val="1"/>
      <w:numFmt w:val="lowerRoman"/>
      <w:lvlText w:val="%9."/>
      <w:lvlJc w:val="right"/>
      <w:pPr>
        <w:ind w:left="7862" w:hanging="180"/>
      </w:pPr>
    </w:lvl>
  </w:abstractNum>
  <w:abstractNum w:abstractNumId="19" w15:restartNumberingAfterBreak="0">
    <w:nsid w:val="272E598F"/>
    <w:multiLevelType w:val="hybridMultilevel"/>
    <w:tmpl w:val="759ED278"/>
    <w:lvl w:ilvl="0" w:tplc="DF44B780">
      <w:start w:val="1"/>
      <w:numFmt w:val="lowerLetter"/>
      <w:lvlText w:val="(%1)"/>
      <w:lvlJc w:val="left"/>
      <w:pPr>
        <w:ind w:left="1627" w:hanging="360"/>
      </w:pPr>
      <w:rPr>
        <w:rFonts w:hint="default"/>
        <w:b w:val="0"/>
        <w:bCs w:val="0"/>
      </w:rPr>
    </w:lvl>
    <w:lvl w:ilvl="1" w:tplc="FFFFFFFF">
      <w:start w:val="1"/>
      <w:numFmt w:val="lowerLetter"/>
      <w:lvlText w:val="%2."/>
      <w:lvlJc w:val="left"/>
      <w:pPr>
        <w:ind w:left="2347" w:hanging="360"/>
      </w:pPr>
    </w:lvl>
    <w:lvl w:ilvl="2" w:tplc="FFFFFFFF" w:tentative="1">
      <w:start w:val="1"/>
      <w:numFmt w:val="lowerRoman"/>
      <w:lvlText w:val="%3."/>
      <w:lvlJc w:val="right"/>
      <w:pPr>
        <w:ind w:left="3067" w:hanging="180"/>
      </w:pPr>
    </w:lvl>
    <w:lvl w:ilvl="3" w:tplc="FFFFFFFF" w:tentative="1">
      <w:start w:val="1"/>
      <w:numFmt w:val="decimal"/>
      <w:lvlText w:val="%4."/>
      <w:lvlJc w:val="left"/>
      <w:pPr>
        <w:ind w:left="3787" w:hanging="360"/>
      </w:pPr>
    </w:lvl>
    <w:lvl w:ilvl="4" w:tplc="FFFFFFFF" w:tentative="1">
      <w:start w:val="1"/>
      <w:numFmt w:val="lowerLetter"/>
      <w:lvlText w:val="%5."/>
      <w:lvlJc w:val="left"/>
      <w:pPr>
        <w:ind w:left="4507" w:hanging="360"/>
      </w:pPr>
    </w:lvl>
    <w:lvl w:ilvl="5" w:tplc="FFFFFFFF" w:tentative="1">
      <w:start w:val="1"/>
      <w:numFmt w:val="lowerRoman"/>
      <w:lvlText w:val="%6."/>
      <w:lvlJc w:val="right"/>
      <w:pPr>
        <w:ind w:left="5227" w:hanging="180"/>
      </w:pPr>
    </w:lvl>
    <w:lvl w:ilvl="6" w:tplc="FFFFFFFF" w:tentative="1">
      <w:start w:val="1"/>
      <w:numFmt w:val="decimal"/>
      <w:lvlText w:val="%7."/>
      <w:lvlJc w:val="left"/>
      <w:pPr>
        <w:ind w:left="5947" w:hanging="360"/>
      </w:pPr>
    </w:lvl>
    <w:lvl w:ilvl="7" w:tplc="FFFFFFFF" w:tentative="1">
      <w:start w:val="1"/>
      <w:numFmt w:val="lowerLetter"/>
      <w:lvlText w:val="%8."/>
      <w:lvlJc w:val="left"/>
      <w:pPr>
        <w:ind w:left="6667" w:hanging="360"/>
      </w:pPr>
    </w:lvl>
    <w:lvl w:ilvl="8" w:tplc="FFFFFFFF" w:tentative="1">
      <w:start w:val="1"/>
      <w:numFmt w:val="lowerRoman"/>
      <w:lvlText w:val="%9."/>
      <w:lvlJc w:val="right"/>
      <w:pPr>
        <w:ind w:left="7387" w:hanging="180"/>
      </w:pPr>
    </w:lvl>
  </w:abstractNum>
  <w:abstractNum w:abstractNumId="20" w15:restartNumberingAfterBreak="0">
    <w:nsid w:val="2AA00918"/>
    <w:multiLevelType w:val="hybridMultilevel"/>
    <w:tmpl w:val="A7F86622"/>
    <w:lvl w:ilvl="0" w:tplc="04090015">
      <w:start w:val="1"/>
      <w:numFmt w:val="upperLetter"/>
      <w:lvlText w:val="%1."/>
      <w:lvlJc w:val="left"/>
      <w:pPr>
        <w:ind w:left="2016" w:hanging="360"/>
      </w:p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21" w15:restartNumberingAfterBreak="0">
    <w:nsid w:val="2F3B220D"/>
    <w:multiLevelType w:val="hybridMultilevel"/>
    <w:tmpl w:val="2AFEC9BA"/>
    <w:name w:val="TOC4"/>
    <w:lvl w:ilvl="0" w:tplc="FFFFFFFF">
      <w:start w:val="1"/>
      <w:numFmt w:val="decimal"/>
      <w:lvlText w:val="%1."/>
      <w:lvlJc w:val="left"/>
      <w:pPr>
        <w:ind w:left="1965"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F0250A"/>
    <w:multiLevelType w:val="hybridMultilevel"/>
    <w:tmpl w:val="4FA4C5E8"/>
    <w:lvl w:ilvl="0" w:tplc="FFFFFFFF">
      <w:start w:val="1"/>
      <w:numFmt w:val="lowerRoman"/>
      <w:lvlText w:val="(%1)"/>
      <w:lvlJc w:val="left"/>
      <w:pPr>
        <w:ind w:left="2460" w:hanging="36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23" w15:restartNumberingAfterBreak="0">
    <w:nsid w:val="35165A6E"/>
    <w:multiLevelType w:val="hybridMultilevel"/>
    <w:tmpl w:val="CAC20866"/>
    <w:lvl w:ilvl="0" w:tplc="7F40344C">
      <w:start w:val="1"/>
      <w:numFmt w:val="lowerRoman"/>
      <w:lvlText w:val="(%1)"/>
      <w:lvlJc w:val="left"/>
      <w:pPr>
        <w:ind w:left="246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324C09"/>
    <w:multiLevelType w:val="hybridMultilevel"/>
    <w:tmpl w:val="7EFE5320"/>
    <w:lvl w:ilvl="0" w:tplc="FFFFFFFF">
      <w:start w:val="1"/>
      <w:numFmt w:val="lowerLetter"/>
      <w:lvlText w:val="(%1)"/>
      <w:lvlJc w:val="left"/>
      <w:pPr>
        <w:ind w:left="1740" w:hanging="480"/>
      </w:pPr>
      <w:rPr>
        <w:rFonts w:hint="default"/>
        <w:b w:val="0"/>
        <w:bCs w:val="0"/>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5"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26" w15:restartNumberingAfterBreak="0">
    <w:nsid w:val="3DB46EB1"/>
    <w:multiLevelType w:val="hybridMultilevel"/>
    <w:tmpl w:val="A25C40FC"/>
    <w:lvl w:ilvl="0" w:tplc="FFFFFFFF">
      <w:start w:val="1"/>
      <w:numFmt w:val="lowerRoman"/>
      <w:lvlText w:val="(%1)"/>
      <w:lvlJc w:val="left"/>
      <w:pPr>
        <w:ind w:left="2347" w:hanging="360"/>
      </w:pPr>
      <w:rPr>
        <w:rFonts w:hint="default"/>
      </w:rPr>
    </w:lvl>
    <w:lvl w:ilvl="1" w:tplc="FFFFFFFF" w:tentative="1">
      <w:start w:val="1"/>
      <w:numFmt w:val="lowerLetter"/>
      <w:lvlText w:val="%2."/>
      <w:lvlJc w:val="left"/>
      <w:pPr>
        <w:ind w:left="3067" w:hanging="360"/>
      </w:pPr>
    </w:lvl>
    <w:lvl w:ilvl="2" w:tplc="FFFFFFFF" w:tentative="1">
      <w:start w:val="1"/>
      <w:numFmt w:val="lowerRoman"/>
      <w:lvlText w:val="%3."/>
      <w:lvlJc w:val="right"/>
      <w:pPr>
        <w:ind w:left="3787" w:hanging="180"/>
      </w:pPr>
    </w:lvl>
    <w:lvl w:ilvl="3" w:tplc="FFFFFFFF" w:tentative="1">
      <w:start w:val="1"/>
      <w:numFmt w:val="decimal"/>
      <w:lvlText w:val="%4."/>
      <w:lvlJc w:val="left"/>
      <w:pPr>
        <w:ind w:left="4507" w:hanging="360"/>
      </w:pPr>
    </w:lvl>
    <w:lvl w:ilvl="4" w:tplc="FFFFFFFF" w:tentative="1">
      <w:start w:val="1"/>
      <w:numFmt w:val="lowerLetter"/>
      <w:lvlText w:val="%5."/>
      <w:lvlJc w:val="left"/>
      <w:pPr>
        <w:ind w:left="5227" w:hanging="360"/>
      </w:pPr>
    </w:lvl>
    <w:lvl w:ilvl="5" w:tplc="FFFFFFFF" w:tentative="1">
      <w:start w:val="1"/>
      <w:numFmt w:val="lowerRoman"/>
      <w:lvlText w:val="%6."/>
      <w:lvlJc w:val="right"/>
      <w:pPr>
        <w:ind w:left="5947" w:hanging="180"/>
      </w:pPr>
    </w:lvl>
    <w:lvl w:ilvl="6" w:tplc="FFFFFFFF" w:tentative="1">
      <w:start w:val="1"/>
      <w:numFmt w:val="decimal"/>
      <w:lvlText w:val="%7."/>
      <w:lvlJc w:val="left"/>
      <w:pPr>
        <w:ind w:left="6667" w:hanging="360"/>
      </w:pPr>
    </w:lvl>
    <w:lvl w:ilvl="7" w:tplc="FFFFFFFF" w:tentative="1">
      <w:start w:val="1"/>
      <w:numFmt w:val="lowerLetter"/>
      <w:lvlText w:val="%8."/>
      <w:lvlJc w:val="left"/>
      <w:pPr>
        <w:ind w:left="7387" w:hanging="360"/>
      </w:pPr>
    </w:lvl>
    <w:lvl w:ilvl="8" w:tplc="FFFFFFFF" w:tentative="1">
      <w:start w:val="1"/>
      <w:numFmt w:val="lowerRoman"/>
      <w:lvlText w:val="%9."/>
      <w:lvlJc w:val="right"/>
      <w:pPr>
        <w:ind w:left="8107" w:hanging="180"/>
      </w:pPr>
    </w:lvl>
  </w:abstractNum>
  <w:abstractNum w:abstractNumId="27" w15:restartNumberingAfterBreak="0">
    <w:nsid w:val="44164652"/>
    <w:multiLevelType w:val="hybridMultilevel"/>
    <w:tmpl w:val="8BBC5170"/>
    <w:lvl w:ilvl="0" w:tplc="CF64B6C0">
      <w:start w:val="1"/>
      <w:numFmt w:val="lowerLetter"/>
      <w:lvlText w:val="(%1)"/>
      <w:lvlJc w:val="left"/>
      <w:pPr>
        <w:ind w:left="1740" w:hanging="48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 w15:restartNumberingAfterBreak="0">
    <w:nsid w:val="448B5DFD"/>
    <w:multiLevelType w:val="hybridMultilevel"/>
    <w:tmpl w:val="538A4E56"/>
    <w:lvl w:ilvl="0" w:tplc="A052F160">
      <w:start w:val="1"/>
      <w:numFmt w:val="upperRoman"/>
      <w:lvlText w:val="%1."/>
      <w:lvlJc w:val="right"/>
      <w:pPr>
        <w:ind w:left="2016" w:hanging="360"/>
      </w:pPr>
      <w:rPr>
        <w:spacing w:val="4"/>
        <w:sz w:val="20"/>
        <w:szCs w:val="20"/>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29"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557D85"/>
    <w:multiLevelType w:val="hybridMultilevel"/>
    <w:tmpl w:val="9558FC50"/>
    <w:lvl w:ilvl="0" w:tplc="2D0A1F06">
      <w:start w:val="1"/>
      <w:numFmt w:val="lowerLetter"/>
      <w:pStyle w:val="xyz"/>
      <w:lvlText w:val="(%1)"/>
      <w:lvlJc w:val="left"/>
      <w:pPr>
        <w:ind w:left="2220" w:hanging="480"/>
      </w:pPr>
      <w:rPr>
        <w:rFonts w:eastAsiaTheme="minorHAnsi" w:hint="default"/>
        <w:b w:val="0"/>
        <w:bCs/>
      </w:r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31"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2" w15:restartNumberingAfterBreak="0">
    <w:nsid w:val="4A666995"/>
    <w:multiLevelType w:val="hybridMultilevel"/>
    <w:tmpl w:val="1F2C2606"/>
    <w:lvl w:ilvl="0" w:tplc="32343A86">
      <w:start w:val="1"/>
      <w:numFmt w:val="decimal"/>
      <w:pStyle w:val="AUNAMA16Apr"/>
      <w:lvlText w:val="%1."/>
      <w:lvlJc w:val="left"/>
      <w:pPr>
        <w:ind w:left="2864" w:hanging="360"/>
      </w:pPr>
      <w:rPr>
        <w:strike w:val="0"/>
      </w:rPr>
    </w:lvl>
    <w:lvl w:ilvl="1" w:tplc="04090019" w:tentative="1">
      <w:start w:val="1"/>
      <w:numFmt w:val="lowerLetter"/>
      <w:lvlText w:val="%2."/>
      <w:lvlJc w:val="left"/>
      <w:pPr>
        <w:ind w:left="3584" w:hanging="360"/>
      </w:pPr>
    </w:lvl>
    <w:lvl w:ilvl="2" w:tplc="0409001B" w:tentative="1">
      <w:start w:val="1"/>
      <w:numFmt w:val="lowerRoman"/>
      <w:lvlText w:val="%3."/>
      <w:lvlJc w:val="right"/>
      <w:pPr>
        <w:ind w:left="4304" w:hanging="180"/>
      </w:pPr>
    </w:lvl>
    <w:lvl w:ilvl="3" w:tplc="0409000F" w:tentative="1">
      <w:start w:val="1"/>
      <w:numFmt w:val="decimal"/>
      <w:lvlText w:val="%4."/>
      <w:lvlJc w:val="left"/>
      <w:pPr>
        <w:ind w:left="5024" w:hanging="360"/>
      </w:pPr>
    </w:lvl>
    <w:lvl w:ilvl="4" w:tplc="04090019" w:tentative="1">
      <w:start w:val="1"/>
      <w:numFmt w:val="lowerLetter"/>
      <w:lvlText w:val="%5."/>
      <w:lvlJc w:val="left"/>
      <w:pPr>
        <w:ind w:left="5744" w:hanging="360"/>
      </w:pPr>
    </w:lvl>
    <w:lvl w:ilvl="5" w:tplc="0409001B" w:tentative="1">
      <w:start w:val="1"/>
      <w:numFmt w:val="lowerRoman"/>
      <w:lvlText w:val="%6."/>
      <w:lvlJc w:val="right"/>
      <w:pPr>
        <w:ind w:left="6464" w:hanging="180"/>
      </w:pPr>
    </w:lvl>
    <w:lvl w:ilvl="6" w:tplc="0409000F" w:tentative="1">
      <w:start w:val="1"/>
      <w:numFmt w:val="decimal"/>
      <w:lvlText w:val="%7."/>
      <w:lvlJc w:val="left"/>
      <w:pPr>
        <w:ind w:left="7184" w:hanging="360"/>
      </w:pPr>
    </w:lvl>
    <w:lvl w:ilvl="7" w:tplc="04090019" w:tentative="1">
      <w:start w:val="1"/>
      <w:numFmt w:val="lowerLetter"/>
      <w:lvlText w:val="%8."/>
      <w:lvlJc w:val="left"/>
      <w:pPr>
        <w:ind w:left="7904" w:hanging="360"/>
      </w:pPr>
    </w:lvl>
    <w:lvl w:ilvl="8" w:tplc="0409001B" w:tentative="1">
      <w:start w:val="1"/>
      <w:numFmt w:val="lowerRoman"/>
      <w:lvlText w:val="%9."/>
      <w:lvlJc w:val="right"/>
      <w:pPr>
        <w:ind w:left="8624" w:hanging="180"/>
      </w:pPr>
    </w:lvl>
  </w:abstractNum>
  <w:abstractNum w:abstractNumId="33" w15:restartNumberingAfterBreak="0">
    <w:nsid w:val="4AA56826"/>
    <w:multiLevelType w:val="hybridMultilevel"/>
    <w:tmpl w:val="A25C40FC"/>
    <w:lvl w:ilvl="0" w:tplc="FFFFFFFF">
      <w:start w:val="1"/>
      <w:numFmt w:val="lowerRoman"/>
      <w:lvlText w:val="(%1)"/>
      <w:lvlJc w:val="left"/>
      <w:pPr>
        <w:ind w:left="2347" w:hanging="360"/>
      </w:pPr>
      <w:rPr>
        <w:rFonts w:hint="default"/>
      </w:rPr>
    </w:lvl>
    <w:lvl w:ilvl="1" w:tplc="08090019" w:tentative="1">
      <w:start w:val="1"/>
      <w:numFmt w:val="lowerLetter"/>
      <w:lvlText w:val="%2."/>
      <w:lvlJc w:val="left"/>
      <w:pPr>
        <w:ind w:left="3067" w:hanging="360"/>
      </w:pPr>
    </w:lvl>
    <w:lvl w:ilvl="2" w:tplc="0809001B" w:tentative="1">
      <w:start w:val="1"/>
      <w:numFmt w:val="lowerRoman"/>
      <w:lvlText w:val="%3."/>
      <w:lvlJc w:val="right"/>
      <w:pPr>
        <w:ind w:left="3787" w:hanging="180"/>
      </w:pPr>
    </w:lvl>
    <w:lvl w:ilvl="3" w:tplc="0809000F" w:tentative="1">
      <w:start w:val="1"/>
      <w:numFmt w:val="decimal"/>
      <w:lvlText w:val="%4."/>
      <w:lvlJc w:val="left"/>
      <w:pPr>
        <w:ind w:left="4507" w:hanging="360"/>
      </w:pPr>
    </w:lvl>
    <w:lvl w:ilvl="4" w:tplc="08090019" w:tentative="1">
      <w:start w:val="1"/>
      <w:numFmt w:val="lowerLetter"/>
      <w:lvlText w:val="%5."/>
      <w:lvlJc w:val="left"/>
      <w:pPr>
        <w:ind w:left="5227" w:hanging="360"/>
      </w:pPr>
    </w:lvl>
    <w:lvl w:ilvl="5" w:tplc="0809001B" w:tentative="1">
      <w:start w:val="1"/>
      <w:numFmt w:val="lowerRoman"/>
      <w:lvlText w:val="%6."/>
      <w:lvlJc w:val="right"/>
      <w:pPr>
        <w:ind w:left="5947" w:hanging="180"/>
      </w:pPr>
    </w:lvl>
    <w:lvl w:ilvl="6" w:tplc="0809000F" w:tentative="1">
      <w:start w:val="1"/>
      <w:numFmt w:val="decimal"/>
      <w:lvlText w:val="%7."/>
      <w:lvlJc w:val="left"/>
      <w:pPr>
        <w:ind w:left="6667" w:hanging="360"/>
      </w:pPr>
    </w:lvl>
    <w:lvl w:ilvl="7" w:tplc="08090019" w:tentative="1">
      <w:start w:val="1"/>
      <w:numFmt w:val="lowerLetter"/>
      <w:lvlText w:val="%8."/>
      <w:lvlJc w:val="left"/>
      <w:pPr>
        <w:ind w:left="7387" w:hanging="360"/>
      </w:pPr>
    </w:lvl>
    <w:lvl w:ilvl="8" w:tplc="0809001B" w:tentative="1">
      <w:start w:val="1"/>
      <w:numFmt w:val="lowerRoman"/>
      <w:lvlText w:val="%9."/>
      <w:lvlJc w:val="right"/>
      <w:pPr>
        <w:ind w:left="8107" w:hanging="180"/>
      </w:pPr>
    </w:lvl>
  </w:abstractNum>
  <w:abstractNum w:abstractNumId="34"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35" w15:restartNumberingAfterBreak="0">
    <w:nsid w:val="509D6118"/>
    <w:multiLevelType w:val="hybridMultilevel"/>
    <w:tmpl w:val="BF547052"/>
    <w:lvl w:ilvl="0" w:tplc="79C01E38">
      <w:start w:val="1"/>
      <w:numFmt w:val="upperLetter"/>
      <w:lvlText w:val="%1."/>
      <w:lvlJc w:val="left"/>
      <w:pPr>
        <w:ind w:left="1260" w:hanging="48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6" w15:restartNumberingAfterBreak="0">
    <w:nsid w:val="52EF5EAD"/>
    <w:multiLevelType w:val="hybridMultilevel"/>
    <w:tmpl w:val="5C325C9E"/>
    <w:lvl w:ilvl="0" w:tplc="B5A047A8">
      <w:start w:val="1"/>
      <w:numFmt w:val="lowerRoman"/>
      <w:pStyle w:val="Romannumbering"/>
      <w:lvlText w:val="(%1)"/>
      <w:lvlJc w:val="left"/>
      <w:pPr>
        <w:ind w:left="2347" w:hanging="360"/>
      </w:pPr>
      <w:rPr>
        <w:rFonts w:hint="default"/>
      </w:rPr>
    </w:lvl>
    <w:lvl w:ilvl="1" w:tplc="FFFFFFFF" w:tentative="1">
      <w:start w:val="1"/>
      <w:numFmt w:val="lowerLetter"/>
      <w:lvlText w:val="%2."/>
      <w:lvlJc w:val="left"/>
      <w:pPr>
        <w:ind w:left="3067" w:hanging="360"/>
      </w:pPr>
    </w:lvl>
    <w:lvl w:ilvl="2" w:tplc="FFFFFFFF" w:tentative="1">
      <w:start w:val="1"/>
      <w:numFmt w:val="lowerRoman"/>
      <w:lvlText w:val="%3."/>
      <w:lvlJc w:val="right"/>
      <w:pPr>
        <w:ind w:left="3787" w:hanging="180"/>
      </w:pPr>
    </w:lvl>
    <w:lvl w:ilvl="3" w:tplc="FFFFFFFF" w:tentative="1">
      <w:start w:val="1"/>
      <w:numFmt w:val="decimal"/>
      <w:lvlText w:val="%4."/>
      <w:lvlJc w:val="left"/>
      <w:pPr>
        <w:ind w:left="4507" w:hanging="360"/>
      </w:pPr>
    </w:lvl>
    <w:lvl w:ilvl="4" w:tplc="FFFFFFFF" w:tentative="1">
      <w:start w:val="1"/>
      <w:numFmt w:val="lowerLetter"/>
      <w:lvlText w:val="%5."/>
      <w:lvlJc w:val="left"/>
      <w:pPr>
        <w:ind w:left="5227" w:hanging="360"/>
      </w:pPr>
    </w:lvl>
    <w:lvl w:ilvl="5" w:tplc="FFFFFFFF" w:tentative="1">
      <w:start w:val="1"/>
      <w:numFmt w:val="lowerRoman"/>
      <w:lvlText w:val="%6."/>
      <w:lvlJc w:val="right"/>
      <w:pPr>
        <w:ind w:left="5947" w:hanging="180"/>
      </w:pPr>
    </w:lvl>
    <w:lvl w:ilvl="6" w:tplc="FFFFFFFF" w:tentative="1">
      <w:start w:val="1"/>
      <w:numFmt w:val="decimal"/>
      <w:lvlText w:val="%7."/>
      <w:lvlJc w:val="left"/>
      <w:pPr>
        <w:ind w:left="6667" w:hanging="360"/>
      </w:pPr>
    </w:lvl>
    <w:lvl w:ilvl="7" w:tplc="FFFFFFFF" w:tentative="1">
      <w:start w:val="1"/>
      <w:numFmt w:val="lowerLetter"/>
      <w:lvlText w:val="%8."/>
      <w:lvlJc w:val="left"/>
      <w:pPr>
        <w:ind w:left="7387" w:hanging="360"/>
      </w:pPr>
    </w:lvl>
    <w:lvl w:ilvl="8" w:tplc="FFFFFFFF" w:tentative="1">
      <w:start w:val="1"/>
      <w:numFmt w:val="lowerRoman"/>
      <w:lvlText w:val="%9."/>
      <w:lvlJc w:val="right"/>
      <w:pPr>
        <w:ind w:left="8107" w:hanging="180"/>
      </w:pPr>
    </w:lvl>
  </w:abstractNum>
  <w:abstractNum w:abstractNumId="37" w15:restartNumberingAfterBreak="0">
    <w:nsid w:val="560135EF"/>
    <w:multiLevelType w:val="hybridMultilevel"/>
    <w:tmpl w:val="EA7879F8"/>
    <w:lvl w:ilvl="0" w:tplc="FFFFFFFF">
      <w:start w:val="1"/>
      <w:numFmt w:val="lowerRoman"/>
      <w:lvlText w:val="(%1)"/>
      <w:lvlJc w:val="left"/>
      <w:pPr>
        <w:ind w:left="2461" w:hanging="360"/>
      </w:pPr>
      <w:rPr>
        <w:rFonts w:hint="default"/>
      </w:rPr>
    </w:lvl>
    <w:lvl w:ilvl="1" w:tplc="04090019" w:tentative="1">
      <w:start w:val="1"/>
      <w:numFmt w:val="lowerLetter"/>
      <w:lvlText w:val="%2."/>
      <w:lvlJc w:val="left"/>
      <w:pPr>
        <w:ind w:left="3181" w:hanging="360"/>
      </w:pPr>
    </w:lvl>
    <w:lvl w:ilvl="2" w:tplc="0409001B" w:tentative="1">
      <w:start w:val="1"/>
      <w:numFmt w:val="lowerRoman"/>
      <w:lvlText w:val="%3."/>
      <w:lvlJc w:val="right"/>
      <w:pPr>
        <w:ind w:left="3901" w:hanging="180"/>
      </w:pPr>
    </w:lvl>
    <w:lvl w:ilvl="3" w:tplc="0409000F" w:tentative="1">
      <w:start w:val="1"/>
      <w:numFmt w:val="decimal"/>
      <w:lvlText w:val="%4."/>
      <w:lvlJc w:val="left"/>
      <w:pPr>
        <w:ind w:left="4621" w:hanging="360"/>
      </w:pPr>
    </w:lvl>
    <w:lvl w:ilvl="4" w:tplc="04090019" w:tentative="1">
      <w:start w:val="1"/>
      <w:numFmt w:val="lowerLetter"/>
      <w:lvlText w:val="%5."/>
      <w:lvlJc w:val="left"/>
      <w:pPr>
        <w:ind w:left="5341" w:hanging="360"/>
      </w:pPr>
    </w:lvl>
    <w:lvl w:ilvl="5" w:tplc="0409001B" w:tentative="1">
      <w:start w:val="1"/>
      <w:numFmt w:val="lowerRoman"/>
      <w:lvlText w:val="%6."/>
      <w:lvlJc w:val="right"/>
      <w:pPr>
        <w:ind w:left="6061" w:hanging="180"/>
      </w:pPr>
    </w:lvl>
    <w:lvl w:ilvl="6" w:tplc="0409000F" w:tentative="1">
      <w:start w:val="1"/>
      <w:numFmt w:val="decimal"/>
      <w:lvlText w:val="%7."/>
      <w:lvlJc w:val="left"/>
      <w:pPr>
        <w:ind w:left="6781" w:hanging="360"/>
      </w:pPr>
    </w:lvl>
    <w:lvl w:ilvl="7" w:tplc="04090019" w:tentative="1">
      <w:start w:val="1"/>
      <w:numFmt w:val="lowerLetter"/>
      <w:lvlText w:val="%8."/>
      <w:lvlJc w:val="left"/>
      <w:pPr>
        <w:ind w:left="7501" w:hanging="360"/>
      </w:pPr>
    </w:lvl>
    <w:lvl w:ilvl="8" w:tplc="0409001B" w:tentative="1">
      <w:start w:val="1"/>
      <w:numFmt w:val="lowerRoman"/>
      <w:lvlText w:val="%9."/>
      <w:lvlJc w:val="right"/>
      <w:pPr>
        <w:ind w:left="8221" w:hanging="180"/>
      </w:pPr>
    </w:lvl>
  </w:abstractNum>
  <w:abstractNum w:abstractNumId="38"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39" w15:restartNumberingAfterBreak="0">
    <w:nsid w:val="6C0434C0"/>
    <w:multiLevelType w:val="hybridMultilevel"/>
    <w:tmpl w:val="CD32983E"/>
    <w:lvl w:ilvl="0" w:tplc="1C506DDA">
      <w:start w:val="1"/>
      <w:numFmt w:val="lowerRoman"/>
      <w:pStyle w:val="AUNAMApage17"/>
      <w:lvlText w:val="(%1)"/>
      <w:lvlJc w:val="left"/>
      <w:pPr>
        <w:ind w:left="1920" w:hanging="360"/>
      </w:pPr>
      <w:rPr>
        <w:rFonts w:hint="default"/>
      </w:rPr>
    </w:lvl>
    <w:lvl w:ilvl="1" w:tplc="FFFFFFFF">
      <w:start w:val="1"/>
      <w:numFmt w:val="lowerLetter"/>
      <w:lvlText w:val="%2."/>
      <w:lvlJc w:val="left"/>
      <w:pPr>
        <w:ind w:left="2640" w:hanging="360"/>
      </w:pPr>
    </w:lvl>
    <w:lvl w:ilvl="2" w:tplc="FFFFFFFF">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40" w15:restartNumberingAfterBreak="0">
    <w:nsid w:val="6C345CF8"/>
    <w:multiLevelType w:val="hybridMultilevel"/>
    <w:tmpl w:val="A7723CDA"/>
    <w:lvl w:ilvl="0" w:tplc="FFFFFFFF">
      <w:start w:val="1"/>
      <w:numFmt w:val="lowerRoman"/>
      <w:lvlText w:val="(%1)"/>
      <w:lvlJc w:val="left"/>
      <w:pPr>
        <w:ind w:left="2460" w:hanging="36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41" w15:restartNumberingAfterBreak="0">
    <w:nsid w:val="6E3B2E52"/>
    <w:multiLevelType w:val="hybridMultilevel"/>
    <w:tmpl w:val="93A0DCB0"/>
    <w:lvl w:ilvl="0" w:tplc="FFFFFFFF">
      <w:start w:val="1"/>
      <w:numFmt w:val="lowerRoman"/>
      <w:lvlText w:val="(%1)"/>
      <w:lvlJc w:val="left"/>
      <w:pPr>
        <w:ind w:left="2460" w:hanging="36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42" w15:restartNumberingAfterBreak="0">
    <w:nsid w:val="7759740B"/>
    <w:multiLevelType w:val="multilevel"/>
    <w:tmpl w:val="962825C4"/>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3" w15:restartNumberingAfterBreak="0">
    <w:nsid w:val="7BF83064"/>
    <w:multiLevelType w:val="hybridMultilevel"/>
    <w:tmpl w:val="D69EFD0C"/>
    <w:lvl w:ilvl="0" w:tplc="3DB0FC6C">
      <w:start w:val="1"/>
      <w:numFmt w:val="lowerRoman"/>
      <w:pStyle w:val="123"/>
      <w:lvlText w:val="(%1)"/>
      <w:lvlJc w:val="left"/>
      <w:pPr>
        <w:ind w:left="1920" w:hanging="360"/>
      </w:pPr>
      <w:rPr>
        <w:rFonts w:hint="default"/>
      </w:rPr>
    </w:lvl>
    <w:lvl w:ilvl="1" w:tplc="08090019" w:tentative="1">
      <w:start w:val="1"/>
      <w:numFmt w:val="lowerLetter"/>
      <w:lvlText w:val="%2."/>
      <w:lvlJc w:val="left"/>
      <w:pPr>
        <w:ind w:left="2640" w:hanging="360"/>
      </w:pPr>
    </w:lvl>
    <w:lvl w:ilvl="2" w:tplc="0809001B" w:tentative="1">
      <w:start w:val="1"/>
      <w:numFmt w:val="lowerRoman"/>
      <w:lvlText w:val="%3."/>
      <w:lvlJc w:val="right"/>
      <w:pPr>
        <w:ind w:left="3360" w:hanging="180"/>
      </w:pPr>
    </w:lvl>
    <w:lvl w:ilvl="3" w:tplc="0809000F" w:tentative="1">
      <w:start w:val="1"/>
      <w:numFmt w:val="decimal"/>
      <w:lvlText w:val="%4."/>
      <w:lvlJc w:val="left"/>
      <w:pPr>
        <w:ind w:left="4080" w:hanging="360"/>
      </w:pPr>
    </w:lvl>
    <w:lvl w:ilvl="4" w:tplc="08090019" w:tentative="1">
      <w:start w:val="1"/>
      <w:numFmt w:val="lowerLetter"/>
      <w:lvlText w:val="%5."/>
      <w:lvlJc w:val="left"/>
      <w:pPr>
        <w:ind w:left="4800" w:hanging="360"/>
      </w:pPr>
    </w:lvl>
    <w:lvl w:ilvl="5" w:tplc="0809001B" w:tentative="1">
      <w:start w:val="1"/>
      <w:numFmt w:val="lowerRoman"/>
      <w:lvlText w:val="%6."/>
      <w:lvlJc w:val="right"/>
      <w:pPr>
        <w:ind w:left="5520" w:hanging="180"/>
      </w:pPr>
    </w:lvl>
    <w:lvl w:ilvl="6" w:tplc="0809000F" w:tentative="1">
      <w:start w:val="1"/>
      <w:numFmt w:val="decimal"/>
      <w:lvlText w:val="%7."/>
      <w:lvlJc w:val="left"/>
      <w:pPr>
        <w:ind w:left="6240" w:hanging="360"/>
      </w:pPr>
    </w:lvl>
    <w:lvl w:ilvl="7" w:tplc="08090019" w:tentative="1">
      <w:start w:val="1"/>
      <w:numFmt w:val="lowerLetter"/>
      <w:lvlText w:val="%8."/>
      <w:lvlJc w:val="left"/>
      <w:pPr>
        <w:ind w:left="6960" w:hanging="360"/>
      </w:pPr>
    </w:lvl>
    <w:lvl w:ilvl="8" w:tplc="0809001B" w:tentative="1">
      <w:start w:val="1"/>
      <w:numFmt w:val="lowerRoman"/>
      <w:lvlText w:val="%9."/>
      <w:lvlJc w:val="right"/>
      <w:pPr>
        <w:ind w:left="7680" w:hanging="180"/>
      </w:pPr>
    </w:lvl>
  </w:abstractNum>
  <w:abstractNum w:abstractNumId="44" w15:restartNumberingAfterBreak="0">
    <w:nsid w:val="7F954605"/>
    <w:multiLevelType w:val="hybridMultilevel"/>
    <w:tmpl w:val="94D8A1F4"/>
    <w:lvl w:ilvl="0" w:tplc="8F74BC00">
      <w:start w:val="1"/>
      <w:numFmt w:val="lowerRoman"/>
      <w:lvlText w:val="(%1)"/>
      <w:lvlJc w:val="left"/>
      <w:pPr>
        <w:ind w:left="2460" w:hanging="360"/>
      </w:pPr>
      <w:rPr>
        <w:rFonts w:hint="default"/>
        <w:lang w:val="en-GB"/>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45" w15:restartNumberingAfterBreak="0">
    <w:nsid w:val="7FB046D6"/>
    <w:multiLevelType w:val="hybridMultilevel"/>
    <w:tmpl w:val="A25C40FC"/>
    <w:lvl w:ilvl="0" w:tplc="FFFFFFFF">
      <w:start w:val="1"/>
      <w:numFmt w:val="lowerRoman"/>
      <w:lvlText w:val="(%1)"/>
      <w:lvlJc w:val="left"/>
      <w:pPr>
        <w:ind w:left="2347" w:hanging="360"/>
      </w:pPr>
      <w:rPr>
        <w:rFonts w:hint="default"/>
      </w:rPr>
    </w:lvl>
    <w:lvl w:ilvl="1" w:tplc="FFFFFFFF" w:tentative="1">
      <w:start w:val="1"/>
      <w:numFmt w:val="lowerLetter"/>
      <w:lvlText w:val="%2."/>
      <w:lvlJc w:val="left"/>
      <w:pPr>
        <w:ind w:left="3067" w:hanging="360"/>
      </w:pPr>
    </w:lvl>
    <w:lvl w:ilvl="2" w:tplc="FFFFFFFF" w:tentative="1">
      <w:start w:val="1"/>
      <w:numFmt w:val="lowerRoman"/>
      <w:lvlText w:val="%3."/>
      <w:lvlJc w:val="right"/>
      <w:pPr>
        <w:ind w:left="3787" w:hanging="180"/>
      </w:pPr>
    </w:lvl>
    <w:lvl w:ilvl="3" w:tplc="FFFFFFFF" w:tentative="1">
      <w:start w:val="1"/>
      <w:numFmt w:val="decimal"/>
      <w:lvlText w:val="%4."/>
      <w:lvlJc w:val="left"/>
      <w:pPr>
        <w:ind w:left="4507" w:hanging="360"/>
      </w:pPr>
    </w:lvl>
    <w:lvl w:ilvl="4" w:tplc="FFFFFFFF" w:tentative="1">
      <w:start w:val="1"/>
      <w:numFmt w:val="lowerLetter"/>
      <w:lvlText w:val="%5."/>
      <w:lvlJc w:val="left"/>
      <w:pPr>
        <w:ind w:left="5227" w:hanging="360"/>
      </w:pPr>
    </w:lvl>
    <w:lvl w:ilvl="5" w:tplc="FFFFFFFF" w:tentative="1">
      <w:start w:val="1"/>
      <w:numFmt w:val="lowerRoman"/>
      <w:lvlText w:val="%6."/>
      <w:lvlJc w:val="right"/>
      <w:pPr>
        <w:ind w:left="5947" w:hanging="180"/>
      </w:pPr>
    </w:lvl>
    <w:lvl w:ilvl="6" w:tplc="FFFFFFFF" w:tentative="1">
      <w:start w:val="1"/>
      <w:numFmt w:val="decimal"/>
      <w:lvlText w:val="%7."/>
      <w:lvlJc w:val="left"/>
      <w:pPr>
        <w:ind w:left="6667" w:hanging="360"/>
      </w:pPr>
    </w:lvl>
    <w:lvl w:ilvl="7" w:tplc="FFFFFFFF" w:tentative="1">
      <w:start w:val="1"/>
      <w:numFmt w:val="lowerLetter"/>
      <w:lvlText w:val="%8."/>
      <w:lvlJc w:val="left"/>
      <w:pPr>
        <w:ind w:left="7387" w:hanging="360"/>
      </w:pPr>
    </w:lvl>
    <w:lvl w:ilvl="8" w:tplc="FFFFFFFF" w:tentative="1">
      <w:start w:val="1"/>
      <w:numFmt w:val="lowerRoman"/>
      <w:lvlText w:val="%9."/>
      <w:lvlJc w:val="right"/>
      <w:pPr>
        <w:ind w:left="8107" w:hanging="180"/>
      </w:pPr>
    </w:lvl>
  </w:abstractNum>
  <w:num w:numId="1" w16cid:durableId="1420907156">
    <w:abstractNumId w:val="29"/>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05362770">
    <w:abstractNumId w:val="15"/>
  </w:num>
  <w:num w:numId="8" w16cid:durableId="1414357132">
    <w:abstractNumId w:val="34"/>
  </w:num>
  <w:num w:numId="9" w16cid:durableId="542520565">
    <w:abstractNumId w:val="31"/>
  </w:num>
  <w:num w:numId="10" w16cid:durableId="1049649776">
    <w:abstractNumId w:val="38"/>
  </w:num>
  <w:num w:numId="11" w16cid:durableId="615404675">
    <w:abstractNumId w:val="25"/>
  </w:num>
  <w:num w:numId="12" w16cid:durableId="516386196">
    <w:abstractNumId w:val="6"/>
  </w:num>
  <w:num w:numId="13" w16cid:durableId="186718008">
    <w:abstractNumId w:val="5"/>
  </w:num>
  <w:num w:numId="14" w16cid:durableId="238638286">
    <w:abstractNumId w:val="30"/>
  </w:num>
  <w:num w:numId="15" w16cid:durableId="298844503">
    <w:abstractNumId w:val="19"/>
  </w:num>
  <w:num w:numId="16" w16cid:durableId="1341161387">
    <w:abstractNumId w:val="9"/>
  </w:num>
  <w:num w:numId="17" w16cid:durableId="962687452">
    <w:abstractNumId w:val="37"/>
  </w:num>
  <w:num w:numId="18" w16cid:durableId="472598238">
    <w:abstractNumId w:val="44"/>
  </w:num>
  <w:num w:numId="19" w16cid:durableId="466780158">
    <w:abstractNumId w:val="11"/>
  </w:num>
  <w:num w:numId="20" w16cid:durableId="1411197656">
    <w:abstractNumId w:val="41"/>
  </w:num>
  <w:num w:numId="21" w16cid:durableId="1782068578">
    <w:abstractNumId w:val="16"/>
  </w:num>
  <w:num w:numId="22" w16cid:durableId="1319728059">
    <w:abstractNumId w:val="22"/>
  </w:num>
  <w:num w:numId="23" w16cid:durableId="1816681877">
    <w:abstractNumId w:val="40"/>
  </w:num>
  <w:num w:numId="24" w16cid:durableId="1235048061">
    <w:abstractNumId w:val="35"/>
  </w:num>
  <w:num w:numId="25" w16cid:durableId="2128811158">
    <w:abstractNumId w:val="43"/>
  </w:num>
  <w:num w:numId="26" w16cid:durableId="1538396878">
    <w:abstractNumId w:val="18"/>
  </w:num>
  <w:num w:numId="27" w16cid:durableId="1034619602">
    <w:abstractNumId w:val="33"/>
  </w:num>
  <w:num w:numId="28" w16cid:durableId="1217469749">
    <w:abstractNumId w:val="45"/>
  </w:num>
  <w:num w:numId="29" w16cid:durableId="1193029586">
    <w:abstractNumId w:val="26"/>
  </w:num>
  <w:num w:numId="30" w16cid:durableId="1504316232">
    <w:abstractNumId w:val="36"/>
  </w:num>
  <w:num w:numId="31" w16cid:durableId="1492912648">
    <w:abstractNumId w:val="39"/>
  </w:num>
  <w:num w:numId="32" w16cid:durableId="561216308">
    <w:abstractNumId w:val="32"/>
  </w:num>
  <w:num w:numId="33" w16cid:durableId="1842351478">
    <w:abstractNumId w:val="10"/>
  </w:num>
  <w:num w:numId="34" w16cid:durableId="1403334999">
    <w:abstractNumId w:val="17"/>
  </w:num>
  <w:num w:numId="35" w16cid:durableId="1533804929">
    <w:abstractNumId w:val="27"/>
  </w:num>
  <w:num w:numId="36" w16cid:durableId="1092168481">
    <w:abstractNumId w:val="24"/>
  </w:num>
  <w:num w:numId="37" w16cid:durableId="1455052397">
    <w:abstractNumId w:val="7"/>
  </w:num>
  <w:num w:numId="38" w16cid:durableId="1733851672">
    <w:abstractNumId w:val="23"/>
  </w:num>
  <w:num w:numId="39" w16cid:durableId="961765223">
    <w:abstractNumId w:val="14"/>
  </w:num>
  <w:num w:numId="40" w16cid:durableId="375737338">
    <w:abstractNumId w:val="8"/>
  </w:num>
  <w:num w:numId="41" w16cid:durableId="1126586440">
    <w:abstractNumId w:val="13"/>
  </w:num>
  <w:num w:numId="42" w16cid:durableId="541139599">
    <w:abstractNumId w:val="20"/>
  </w:num>
  <w:num w:numId="43" w16cid:durableId="1304382328">
    <w:abstractNumId w:val="12"/>
  </w:num>
  <w:num w:numId="44" w16cid:durableId="276253198">
    <w:abstractNumId w:val="28"/>
  </w:num>
  <w:num w:numId="45" w16cid:durableId="523174235">
    <w:abstractNumId w:val="5"/>
    <w:lvlOverride w:ilvl="0">
      <w:startOverride w:val="1"/>
    </w:lvlOverride>
  </w:num>
  <w:num w:numId="46" w16cid:durableId="320744055">
    <w:abstractNumId w:val="36"/>
    <w:lvlOverride w:ilvl="0">
      <w:startOverride w:val="1"/>
    </w:lvlOverride>
  </w:num>
  <w:num w:numId="47" w16cid:durableId="1652715358">
    <w:abstractNumId w:val="39"/>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OFD">
    <w15:presenceInfo w15:providerId="None" w15:userId="FO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475"/>
  <w:doNotHyphenateCaps/>
  <w:evenAndOddHeaders/>
  <w:characterSpacingControl w:val="doNotCompress"/>
  <w:hdrShapeDefaults>
    <o:shapedefaults v:ext="edit" spidmax="2065"/>
  </w:hdrShapeDefaults>
  <w:footnotePr>
    <w:footnote w:id="-1"/>
    <w:footnote w:id="0"/>
    <w:footnote w:id="1"/>
  </w:footnotePr>
  <w:endnotePr>
    <w:pos w:val="sectEnd"/>
    <w:numFmt w:val="decimal"/>
    <w:endnote w:id="-1"/>
    <w:endnote w:id="0"/>
    <w:endnote w:id="1"/>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5_x000d_"/>
    <w:docVar w:name="Agenda1" w:val="Item 139 of the preliminary list*_x000d_"/>
    <w:docVar w:name="Barcode" w:val="*2408983*"/>
    <w:docVar w:name="CreationDt" w:val="05/06/2024 3:02: PM"/>
    <w:docVar w:name="DocCategory" w:val="Doc"/>
    <w:docVar w:name="DocType" w:val="Final"/>
    <w:docVar w:name="DutyStation" w:val="New York"/>
    <w:docVar w:name="FooterJN" w:val="24-08983"/>
    <w:docVar w:name="jobn" w:val="24-08983 (E)"/>
    <w:docVar w:name="jobnDT" w:val="24-08983 (E)   050624"/>
    <w:docVar w:name="jobnDTDT" w:val="24-08983 (E)   050624   050624"/>
    <w:docVar w:name="JobNo" w:val="2408983E"/>
    <w:docVar w:name="JobNo2" w:val="2414122E"/>
    <w:docVar w:name="LocalDrive" w:val="-1"/>
    <w:docVar w:name="OandT" w:val=" "/>
    <w:docVar w:name="Session1" w:val="Seventy-ninth session_x000d_"/>
    <w:docVar w:name="sss1" w:val="A/79/6 (Sect. 3)/Add.5"/>
    <w:docVar w:name="sss2" w:val="-"/>
    <w:docVar w:name="Symbol1" w:val="A/79/6 (Sect. 3)/Add.5"/>
    <w:docVar w:name="Symbol2" w:val="-"/>
    <w:docVar w:name="Title1" w:val="_x0009__x0009_Proposed programme budget for 2025 _x000d_"/>
    <w:docVar w:name="Title2" w:val="_x0009__x0009_Political affairs_x000d_"/>
  </w:docVars>
  <w:rsids>
    <w:rsidRoot w:val="00456648"/>
    <w:rsid w:val="000005A9"/>
    <w:rsid w:val="00000FF8"/>
    <w:rsid w:val="00001169"/>
    <w:rsid w:val="000015B6"/>
    <w:rsid w:val="00001B40"/>
    <w:rsid w:val="00002448"/>
    <w:rsid w:val="0000330E"/>
    <w:rsid w:val="0000349B"/>
    <w:rsid w:val="00003F61"/>
    <w:rsid w:val="00003F73"/>
    <w:rsid w:val="00004412"/>
    <w:rsid w:val="00004AFA"/>
    <w:rsid w:val="00004B2B"/>
    <w:rsid w:val="00004E0E"/>
    <w:rsid w:val="00004FA8"/>
    <w:rsid w:val="00007767"/>
    <w:rsid w:val="00007D27"/>
    <w:rsid w:val="00010E00"/>
    <w:rsid w:val="00011107"/>
    <w:rsid w:val="0001118D"/>
    <w:rsid w:val="00011197"/>
    <w:rsid w:val="0001148F"/>
    <w:rsid w:val="00011C7B"/>
    <w:rsid w:val="00013576"/>
    <w:rsid w:val="000140A0"/>
    <w:rsid w:val="00014668"/>
    <w:rsid w:val="000151F6"/>
    <w:rsid w:val="00015341"/>
    <w:rsid w:val="00015471"/>
    <w:rsid w:val="00015C47"/>
    <w:rsid w:val="000168F8"/>
    <w:rsid w:val="000175AF"/>
    <w:rsid w:val="00017A34"/>
    <w:rsid w:val="00017F80"/>
    <w:rsid w:val="00021561"/>
    <w:rsid w:val="00021950"/>
    <w:rsid w:val="00021D88"/>
    <w:rsid w:val="000225A7"/>
    <w:rsid w:val="00023638"/>
    <w:rsid w:val="0002435F"/>
    <w:rsid w:val="000247E7"/>
    <w:rsid w:val="0002497A"/>
    <w:rsid w:val="000253A3"/>
    <w:rsid w:val="0002620B"/>
    <w:rsid w:val="00026291"/>
    <w:rsid w:val="000263AB"/>
    <w:rsid w:val="000276B0"/>
    <w:rsid w:val="000315DE"/>
    <w:rsid w:val="00031B6D"/>
    <w:rsid w:val="0003378F"/>
    <w:rsid w:val="00033BC1"/>
    <w:rsid w:val="00033F5F"/>
    <w:rsid w:val="00033FCE"/>
    <w:rsid w:val="00035D01"/>
    <w:rsid w:val="00035E2A"/>
    <w:rsid w:val="000362F4"/>
    <w:rsid w:val="0003681F"/>
    <w:rsid w:val="00037B4F"/>
    <w:rsid w:val="000400C8"/>
    <w:rsid w:val="000417E7"/>
    <w:rsid w:val="00042DBC"/>
    <w:rsid w:val="00043BE2"/>
    <w:rsid w:val="00045CD2"/>
    <w:rsid w:val="00046447"/>
    <w:rsid w:val="00046FBD"/>
    <w:rsid w:val="00047752"/>
    <w:rsid w:val="00047814"/>
    <w:rsid w:val="000479E6"/>
    <w:rsid w:val="00047F85"/>
    <w:rsid w:val="00050472"/>
    <w:rsid w:val="000510AF"/>
    <w:rsid w:val="00051BFE"/>
    <w:rsid w:val="0005378A"/>
    <w:rsid w:val="000543CF"/>
    <w:rsid w:val="0005487B"/>
    <w:rsid w:val="00054B2F"/>
    <w:rsid w:val="0005626C"/>
    <w:rsid w:val="00056846"/>
    <w:rsid w:val="00056C4E"/>
    <w:rsid w:val="00056E27"/>
    <w:rsid w:val="0005747F"/>
    <w:rsid w:val="00057918"/>
    <w:rsid w:val="00057E7D"/>
    <w:rsid w:val="00060972"/>
    <w:rsid w:val="00062D43"/>
    <w:rsid w:val="00063672"/>
    <w:rsid w:val="00063679"/>
    <w:rsid w:val="00063775"/>
    <w:rsid w:val="00063BCA"/>
    <w:rsid w:val="000673C8"/>
    <w:rsid w:val="0006754A"/>
    <w:rsid w:val="000703BC"/>
    <w:rsid w:val="00070AD2"/>
    <w:rsid w:val="00071CD7"/>
    <w:rsid w:val="00072062"/>
    <w:rsid w:val="00072497"/>
    <w:rsid w:val="00072752"/>
    <w:rsid w:val="0007321F"/>
    <w:rsid w:val="00075673"/>
    <w:rsid w:val="00075D5A"/>
    <w:rsid w:val="00075F83"/>
    <w:rsid w:val="0007649F"/>
    <w:rsid w:val="00077218"/>
    <w:rsid w:val="0008089E"/>
    <w:rsid w:val="00080947"/>
    <w:rsid w:val="000819BF"/>
    <w:rsid w:val="00081DC6"/>
    <w:rsid w:val="00081EF5"/>
    <w:rsid w:val="00082BED"/>
    <w:rsid w:val="00083067"/>
    <w:rsid w:val="00084DA0"/>
    <w:rsid w:val="000851BA"/>
    <w:rsid w:val="000855DD"/>
    <w:rsid w:val="00085615"/>
    <w:rsid w:val="00085AAD"/>
    <w:rsid w:val="000870F2"/>
    <w:rsid w:val="00087B09"/>
    <w:rsid w:val="00087EF8"/>
    <w:rsid w:val="00090099"/>
    <w:rsid w:val="000901A4"/>
    <w:rsid w:val="000902A9"/>
    <w:rsid w:val="000907E1"/>
    <w:rsid w:val="000908A1"/>
    <w:rsid w:val="00090999"/>
    <w:rsid w:val="0009110A"/>
    <w:rsid w:val="00091735"/>
    <w:rsid w:val="00091D24"/>
    <w:rsid w:val="00094495"/>
    <w:rsid w:val="00094C44"/>
    <w:rsid w:val="0009518E"/>
    <w:rsid w:val="000960B0"/>
    <w:rsid w:val="000968C8"/>
    <w:rsid w:val="00096B8D"/>
    <w:rsid w:val="00097842"/>
    <w:rsid w:val="00097A05"/>
    <w:rsid w:val="00097B7D"/>
    <w:rsid w:val="00097CEF"/>
    <w:rsid w:val="00097D3F"/>
    <w:rsid w:val="00097D84"/>
    <w:rsid w:val="000A10A0"/>
    <w:rsid w:val="000A16BC"/>
    <w:rsid w:val="000A210F"/>
    <w:rsid w:val="000A3442"/>
    <w:rsid w:val="000A3816"/>
    <w:rsid w:val="000A44CB"/>
    <w:rsid w:val="000A4D44"/>
    <w:rsid w:val="000A5B4A"/>
    <w:rsid w:val="000A747C"/>
    <w:rsid w:val="000B1690"/>
    <w:rsid w:val="000B1957"/>
    <w:rsid w:val="000B19ED"/>
    <w:rsid w:val="000B1FF3"/>
    <w:rsid w:val="000B2FEB"/>
    <w:rsid w:val="000B3FB7"/>
    <w:rsid w:val="000B5957"/>
    <w:rsid w:val="000B68FA"/>
    <w:rsid w:val="000B7087"/>
    <w:rsid w:val="000B7C24"/>
    <w:rsid w:val="000C04FC"/>
    <w:rsid w:val="000C0CC1"/>
    <w:rsid w:val="000C1506"/>
    <w:rsid w:val="000C268F"/>
    <w:rsid w:val="000C26C3"/>
    <w:rsid w:val="000C4109"/>
    <w:rsid w:val="000C4945"/>
    <w:rsid w:val="000C5F66"/>
    <w:rsid w:val="000C6BA9"/>
    <w:rsid w:val="000C71CB"/>
    <w:rsid w:val="000C7D9F"/>
    <w:rsid w:val="000C7E95"/>
    <w:rsid w:val="000D0240"/>
    <w:rsid w:val="000D05E7"/>
    <w:rsid w:val="000D0993"/>
    <w:rsid w:val="000D1121"/>
    <w:rsid w:val="000D12FE"/>
    <w:rsid w:val="000D18FA"/>
    <w:rsid w:val="000D1A60"/>
    <w:rsid w:val="000D1C6C"/>
    <w:rsid w:val="000D2AB2"/>
    <w:rsid w:val="000D3891"/>
    <w:rsid w:val="000D3BC1"/>
    <w:rsid w:val="000D4063"/>
    <w:rsid w:val="000D5382"/>
    <w:rsid w:val="000D53B1"/>
    <w:rsid w:val="000D5758"/>
    <w:rsid w:val="000D6C90"/>
    <w:rsid w:val="000D7061"/>
    <w:rsid w:val="000D73F2"/>
    <w:rsid w:val="000E012D"/>
    <w:rsid w:val="000E050B"/>
    <w:rsid w:val="000E0977"/>
    <w:rsid w:val="000E2ADF"/>
    <w:rsid w:val="000E361D"/>
    <w:rsid w:val="000E3747"/>
    <w:rsid w:val="000E37CF"/>
    <w:rsid w:val="000E37E2"/>
    <w:rsid w:val="000E4234"/>
    <w:rsid w:val="000E65EC"/>
    <w:rsid w:val="000E7AC8"/>
    <w:rsid w:val="000F08EF"/>
    <w:rsid w:val="000F30C3"/>
    <w:rsid w:val="000F30DA"/>
    <w:rsid w:val="000F374B"/>
    <w:rsid w:val="000F3F08"/>
    <w:rsid w:val="000F3F36"/>
    <w:rsid w:val="000F4703"/>
    <w:rsid w:val="000F48CE"/>
    <w:rsid w:val="000F51A3"/>
    <w:rsid w:val="000F5496"/>
    <w:rsid w:val="000F68B3"/>
    <w:rsid w:val="001002C7"/>
    <w:rsid w:val="00101B6D"/>
    <w:rsid w:val="00101BB6"/>
    <w:rsid w:val="0010226C"/>
    <w:rsid w:val="001030DC"/>
    <w:rsid w:val="0010407D"/>
    <w:rsid w:val="001049D5"/>
    <w:rsid w:val="0010582A"/>
    <w:rsid w:val="00105D1F"/>
    <w:rsid w:val="00105F1A"/>
    <w:rsid w:val="00106040"/>
    <w:rsid w:val="0010659B"/>
    <w:rsid w:val="0010685E"/>
    <w:rsid w:val="001075CD"/>
    <w:rsid w:val="00107FF9"/>
    <w:rsid w:val="00110295"/>
    <w:rsid w:val="00110614"/>
    <w:rsid w:val="00110C50"/>
    <w:rsid w:val="0011108A"/>
    <w:rsid w:val="0011124B"/>
    <w:rsid w:val="00112FBB"/>
    <w:rsid w:val="00115489"/>
    <w:rsid w:val="001167DA"/>
    <w:rsid w:val="00116B24"/>
    <w:rsid w:val="001170F2"/>
    <w:rsid w:val="00117355"/>
    <w:rsid w:val="0011772A"/>
    <w:rsid w:val="00117CC4"/>
    <w:rsid w:val="00120060"/>
    <w:rsid w:val="001210B3"/>
    <w:rsid w:val="001211A3"/>
    <w:rsid w:val="0012164A"/>
    <w:rsid w:val="00121992"/>
    <w:rsid w:val="00121BAB"/>
    <w:rsid w:val="001231DB"/>
    <w:rsid w:val="00123888"/>
    <w:rsid w:val="001239B8"/>
    <w:rsid w:val="001256F6"/>
    <w:rsid w:val="001257B1"/>
    <w:rsid w:val="001257F2"/>
    <w:rsid w:val="001258E1"/>
    <w:rsid w:val="001265F0"/>
    <w:rsid w:val="001267BE"/>
    <w:rsid w:val="0012684C"/>
    <w:rsid w:val="00127217"/>
    <w:rsid w:val="001278BA"/>
    <w:rsid w:val="0013106A"/>
    <w:rsid w:val="0013158C"/>
    <w:rsid w:val="0013236A"/>
    <w:rsid w:val="00132B21"/>
    <w:rsid w:val="00132FEC"/>
    <w:rsid w:val="0013302C"/>
    <w:rsid w:val="001330E0"/>
    <w:rsid w:val="00133480"/>
    <w:rsid w:val="00133B08"/>
    <w:rsid w:val="00133C4D"/>
    <w:rsid w:val="00134942"/>
    <w:rsid w:val="00134DCC"/>
    <w:rsid w:val="00134E50"/>
    <w:rsid w:val="00136C1E"/>
    <w:rsid w:val="00137421"/>
    <w:rsid w:val="0013748E"/>
    <w:rsid w:val="001401AD"/>
    <w:rsid w:val="00140297"/>
    <w:rsid w:val="001403A3"/>
    <w:rsid w:val="00140CC2"/>
    <w:rsid w:val="00141FB7"/>
    <w:rsid w:val="001436F6"/>
    <w:rsid w:val="00143BAF"/>
    <w:rsid w:val="00143E2A"/>
    <w:rsid w:val="00144DD8"/>
    <w:rsid w:val="00145139"/>
    <w:rsid w:val="00145345"/>
    <w:rsid w:val="00146AE6"/>
    <w:rsid w:val="00147DB7"/>
    <w:rsid w:val="00147FBF"/>
    <w:rsid w:val="00150189"/>
    <w:rsid w:val="001503B8"/>
    <w:rsid w:val="00151993"/>
    <w:rsid w:val="001544F8"/>
    <w:rsid w:val="00155085"/>
    <w:rsid w:val="0015570B"/>
    <w:rsid w:val="001558AC"/>
    <w:rsid w:val="00156E9F"/>
    <w:rsid w:val="00157892"/>
    <w:rsid w:val="001611E0"/>
    <w:rsid w:val="001614F0"/>
    <w:rsid w:val="001616DB"/>
    <w:rsid w:val="00161924"/>
    <w:rsid w:val="0016219B"/>
    <w:rsid w:val="0016267E"/>
    <w:rsid w:val="00162DA9"/>
    <w:rsid w:val="00162E47"/>
    <w:rsid w:val="0016318F"/>
    <w:rsid w:val="00163471"/>
    <w:rsid w:val="00164D16"/>
    <w:rsid w:val="00165C54"/>
    <w:rsid w:val="001666A9"/>
    <w:rsid w:val="00166EEB"/>
    <w:rsid w:val="00170825"/>
    <w:rsid w:val="00170BBB"/>
    <w:rsid w:val="00170F3F"/>
    <w:rsid w:val="00171722"/>
    <w:rsid w:val="00172287"/>
    <w:rsid w:val="001722D2"/>
    <w:rsid w:val="00172CCF"/>
    <w:rsid w:val="00174411"/>
    <w:rsid w:val="001747BA"/>
    <w:rsid w:val="00174B5C"/>
    <w:rsid w:val="00175191"/>
    <w:rsid w:val="0018076C"/>
    <w:rsid w:val="001808E7"/>
    <w:rsid w:val="001819D8"/>
    <w:rsid w:val="00181E7B"/>
    <w:rsid w:val="00182288"/>
    <w:rsid w:val="001840F8"/>
    <w:rsid w:val="00184187"/>
    <w:rsid w:val="00184889"/>
    <w:rsid w:val="00185266"/>
    <w:rsid w:val="001867AD"/>
    <w:rsid w:val="00186B15"/>
    <w:rsid w:val="00186F23"/>
    <w:rsid w:val="001871C9"/>
    <w:rsid w:val="0018727E"/>
    <w:rsid w:val="00187AE6"/>
    <w:rsid w:val="00191199"/>
    <w:rsid w:val="00192B0F"/>
    <w:rsid w:val="0019376A"/>
    <w:rsid w:val="0019488B"/>
    <w:rsid w:val="0019491A"/>
    <w:rsid w:val="00195141"/>
    <w:rsid w:val="001954AA"/>
    <w:rsid w:val="00196337"/>
    <w:rsid w:val="001968E7"/>
    <w:rsid w:val="00197075"/>
    <w:rsid w:val="0019796F"/>
    <w:rsid w:val="00197D70"/>
    <w:rsid w:val="001A002A"/>
    <w:rsid w:val="001A1C2C"/>
    <w:rsid w:val="001A1D98"/>
    <w:rsid w:val="001A1F08"/>
    <w:rsid w:val="001A2A66"/>
    <w:rsid w:val="001A30B3"/>
    <w:rsid w:val="001A3149"/>
    <w:rsid w:val="001A3231"/>
    <w:rsid w:val="001A3C17"/>
    <w:rsid w:val="001A4368"/>
    <w:rsid w:val="001A45B2"/>
    <w:rsid w:val="001A49AF"/>
    <w:rsid w:val="001A4AD8"/>
    <w:rsid w:val="001A4E58"/>
    <w:rsid w:val="001A736C"/>
    <w:rsid w:val="001A7399"/>
    <w:rsid w:val="001B0DBB"/>
    <w:rsid w:val="001B0E02"/>
    <w:rsid w:val="001B13AE"/>
    <w:rsid w:val="001B2003"/>
    <w:rsid w:val="001B24A8"/>
    <w:rsid w:val="001B28A1"/>
    <w:rsid w:val="001B2D9B"/>
    <w:rsid w:val="001B3DCD"/>
    <w:rsid w:val="001B42F8"/>
    <w:rsid w:val="001B4435"/>
    <w:rsid w:val="001B4A5D"/>
    <w:rsid w:val="001B530B"/>
    <w:rsid w:val="001B53F3"/>
    <w:rsid w:val="001B556F"/>
    <w:rsid w:val="001B5AE2"/>
    <w:rsid w:val="001B739A"/>
    <w:rsid w:val="001B73E1"/>
    <w:rsid w:val="001B76F7"/>
    <w:rsid w:val="001C0011"/>
    <w:rsid w:val="001C0D1B"/>
    <w:rsid w:val="001C0DDB"/>
    <w:rsid w:val="001C200B"/>
    <w:rsid w:val="001C2CC0"/>
    <w:rsid w:val="001C2D59"/>
    <w:rsid w:val="001C4D8E"/>
    <w:rsid w:val="001C657A"/>
    <w:rsid w:val="001C6B60"/>
    <w:rsid w:val="001C7187"/>
    <w:rsid w:val="001C7D63"/>
    <w:rsid w:val="001D05D2"/>
    <w:rsid w:val="001D23F7"/>
    <w:rsid w:val="001D2467"/>
    <w:rsid w:val="001D2B1B"/>
    <w:rsid w:val="001D351F"/>
    <w:rsid w:val="001D60D1"/>
    <w:rsid w:val="001E0309"/>
    <w:rsid w:val="001E0B93"/>
    <w:rsid w:val="001E1014"/>
    <w:rsid w:val="001E1CEB"/>
    <w:rsid w:val="001E25B7"/>
    <w:rsid w:val="001E487D"/>
    <w:rsid w:val="001E52ED"/>
    <w:rsid w:val="001E56A8"/>
    <w:rsid w:val="001E65D0"/>
    <w:rsid w:val="001E6732"/>
    <w:rsid w:val="001E6D99"/>
    <w:rsid w:val="001E6FB4"/>
    <w:rsid w:val="001E75C1"/>
    <w:rsid w:val="001F278C"/>
    <w:rsid w:val="001F3099"/>
    <w:rsid w:val="001F3F8A"/>
    <w:rsid w:val="001F495D"/>
    <w:rsid w:val="001F4CC1"/>
    <w:rsid w:val="001F56CE"/>
    <w:rsid w:val="001F7593"/>
    <w:rsid w:val="001F7CBF"/>
    <w:rsid w:val="002028D0"/>
    <w:rsid w:val="0020363A"/>
    <w:rsid w:val="00203CF6"/>
    <w:rsid w:val="00204C10"/>
    <w:rsid w:val="0020501C"/>
    <w:rsid w:val="00205545"/>
    <w:rsid w:val="002059D7"/>
    <w:rsid w:val="00205C3E"/>
    <w:rsid w:val="00206F33"/>
    <w:rsid w:val="00207209"/>
    <w:rsid w:val="002116A6"/>
    <w:rsid w:val="0021197A"/>
    <w:rsid w:val="00212283"/>
    <w:rsid w:val="00212286"/>
    <w:rsid w:val="002123D2"/>
    <w:rsid w:val="0021301E"/>
    <w:rsid w:val="0021325F"/>
    <w:rsid w:val="002138CD"/>
    <w:rsid w:val="00213C4C"/>
    <w:rsid w:val="0021654C"/>
    <w:rsid w:val="00217715"/>
    <w:rsid w:val="002179AE"/>
    <w:rsid w:val="002179B5"/>
    <w:rsid w:val="00220EC9"/>
    <w:rsid w:val="002213CE"/>
    <w:rsid w:val="00221E0F"/>
    <w:rsid w:val="00221EDA"/>
    <w:rsid w:val="0022219F"/>
    <w:rsid w:val="00222529"/>
    <w:rsid w:val="0022447C"/>
    <w:rsid w:val="00224F94"/>
    <w:rsid w:val="0022534C"/>
    <w:rsid w:val="00225B96"/>
    <w:rsid w:val="00225FF7"/>
    <w:rsid w:val="0022667B"/>
    <w:rsid w:val="00226739"/>
    <w:rsid w:val="002278CF"/>
    <w:rsid w:val="00227923"/>
    <w:rsid w:val="00230436"/>
    <w:rsid w:val="0023195C"/>
    <w:rsid w:val="00231BB0"/>
    <w:rsid w:val="00232068"/>
    <w:rsid w:val="00233592"/>
    <w:rsid w:val="00233ABD"/>
    <w:rsid w:val="00236184"/>
    <w:rsid w:val="0023687F"/>
    <w:rsid w:val="0023715C"/>
    <w:rsid w:val="002377BB"/>
    <w:rsid w:val="00237B3B"/>
    <w:rsid w:val="00240AD0"/>
    <w:rsid w:val="00240E52"/>
    <w:rsid w:val="00242BF3"/>
    <w:rsid w:val="00243B70"/>
    <w:rsid w:val="002441FB"/>
    <w:rsid w:val="0024452A"/>
    <w:rsid w:val="00244AD2"/>
    <w:rsid w:val="002459DD"/>
    <w:rsid w:val="00245A3E"/>
    <w:rsid w:val="00245CCD"/>
    <w:rsid w:val="002460DA"/>
    <w:rsid w:val="00246BDC"/>
    <w:rsid w:val="00247400"/>
    <w:rsid w:val="00247636"/>
    <w:rsid w:val="00247D22"/>
    <w:rsid w:val="002506A3"/>
    <w:rsid w:val="00250B71"/>
    <w:rsid w:val="00251C10"/>
    <w:rsid w:val="00251E65"/>
    <w:rsid w:val="00252929"/>
    <w:rsid w:val="00256FC2"/>
    <w:rsid w:val="002571DD"/>
    <w:rsid w:val="00260008"/>
    <w:rsid w:val="00261872"/>
    <w:rsid w:val="002624B6"/>
    <w:rsid w:val="002650AE"/>
    <w:rsid w:val="0026533A"/>
    <w:rsid w:val="00265C39"/>
    <w:rsid w:val="00266739"/>
    <w:rsid w:val="00266D58"/>
    <w:rsid w:val="002701A6"/>
    <w:rsid w:val="00270FE9"/>
    <w:rsid w:val="00271318"/>
    <w:rsid w:val="0027251E"/>
    <w:rsid w:val="00272AAC"/>
    <w:rsid w:val="00274908"/>
    <w:rsid w:val="00277736"/>
    <w:rsid w:val="002779F8"/>
    <w:rsid w:val="0028104B"/>
    <w:rsid w:val="00281785"/>
    <w:rsid w:val="00281825"/>
    <w:rsid w:val="0028190B"/>
    <w:rsid w:val="00282D35"/>
    <w:rsid w:val="002844D6"/>
    <w:rsid w:val="0029090C"/>
    <w:rsid w:val="00290BBC"/>
    <w:rsid w:val="0029150B"/>
    <w:rsid w:val="00291701"/>
    <w:rsid w:val="00291AA9"/>
    <w:rsid w:val="00291BF8"/>
    <w:rsid w:val="0029213C"/>
    <w:rsid w:val="00292A0A"/>
    <w:rsid w:val="00293717"/>
    <w:rsid w:val="00293E4B"/>
    <w:rsid w:val="00294DF7"/>
    <w:rsid w:val="002965AD"/>
    <w:rsid w:val="002966F2"/>
    <w:rsid w:val="0029796F"/>
    <w:rsid w:val="00297FA0"/>
    <w:rsid w:val="002A003B"/>
    <w:rsid w:val="002A036B"/>
    <w:rsid w:val="002A067A"/>
    <w:rsid w:val="002A32C0"/>
    <w:rsid w:val="002A32F0"/>
    <w:rsid w:val="002A3C8F"/>
    <w:rsid w:val="002A3DB0"/>
    <w:rsid w:val="002A443A"/>
    <w:rsid w:val="002A4DE2"/>
    <w:rsid w:val="002A5FCA"/>
    <w:rsid w:val="002A6481"/>
    <w:rsid w:val="002A6E37"/>
    <w:rsid w:val="002B0297"/>
    <w:rsid w:val="002B06F4"/>
    <w:rsid w:val="002B33D3"/>
    <w:rsid w:val="002B5E84"/>
    <w:rsid w:val="002B60D9"/>
    <w:rsid w:val="002B6638"/>
    <w:rsid w:val="002B66F3"/>
    <w:rsid w:val="002B6BD6"/>
    <w:rsid w:val="002B7955"/>
    <w:rsid w:val="002C1062"/>
    <w:rsid w:val="002C133C"/>
    <w:rsid w:val="002C1CEB"/>
    <w:rsid w:val="002C229E"/>
    <w:rsid w:val="002C2511"/>
    <w:rsid w:val="002C2BD9"/>
    <w:rsid w:val="002C2FC1"/>
    <w:rsid w:val="002C376A"/>
    <w:rsid w:val="002C3C1F"/>
    <w:rsid w:val="002C42BF"/>
    <w:rsid w:val="002C4A28"/>
    <w:rsid w:val="002C5288"/>
    <w:rsid w:val="002C5A0B"/>
    <w:rsid w:val="002C67D8"/>
    <w:rsid w:val="002C7E69"/>
    <w:rsid w:val="002D0144"/>
    <w:rsid w:val="002D0DBA"/>
    <w:rsid w:val="002D3337"/>
    <w:rsid w:val="002D3EC5"/>
    <w:rsid w:val="002D4279"/>
    <w:rsid w:val="002D436E"/>
    <w:rsid w:val="002D4B52"/>
    <w:rsid w:val="002D4C8F"/>
    <w:rsid w:val="002D5098"/>
    <w:rsid w:val="002D654F"/>
    <w:rsid w:val="002D75D3"/>
    <w:rsid w:val="002E16DA"/>
    <w:rsid w:val="002E1734"/>
    <w:rsid w:val="002E2E2F"/>
    <w:rsid w:val="002E340B"/>
    <w:rsid w:val="002E3FB4"/>
    <w:rsid w:val="002E4F11"/>
    <w:rsid w:val="002E5008"/>
    <w:rsid w:val="002E546F"/>
    <w:rsid w:val="002E5898"/>
    <w:rsid w:val="002E64A8"/>
    <w:rsid w:val="002E69DD"/>
    <w:rsid w:val="002E6F44"/>
    <w:rsid w:val="002E76E4"/>
    <w:rsid w:val="002E7953"/>
    <w:rsid w:val="002F02F6"/>
    <w:rsid w:val="002F0D00"/>
    <w:rsid w:val="002F1E06"/>
    <w:rsid w:val="002F1E75"/>
    <w:rsid w:val="002F2A78"/>
    <w:rsid w:val="002F2E9E"/>
    <w:rsid w:val="002F39FF"/>
    <w:rsid w:val="00301B5D"/>
    <w:rsid w:val="003038EF"/>
    <w:rsid w:val="003045CC"/>
    <w:rsid w:val="0030476A"/>
    <w:rsid w:val="0030505D"/>
    <w:rsid w:val="00305632"/>
    <w:rsid w:val="00307326"/>
    <w:rsid w:val="00310AB1"/>
    <w:rsid w:val="00310B7A"/>
    <w:rsid w:val="00311062"/>
    <w:rsid w:val="0031173C"/>
    <w:rsid w:val="003131F5"/>
    <w:rsid w:val="003148AA"/>
    <w:rsid w:val="00314DE6"/>
    <w:rsid w:val="003155D2"/>
    <w:rsid w:val="003157DB"/>
    <w:rsid w:val="00315C38"/>
    <w:rsid w:val="00316511"/>
    <w:rsid w:val="00316DA1"/>
    <w:rsid w:val="003174F2"/>
    <w:rsid w:val="00317562"/>
    <w:rsid w:val="00320514"/>
    <w:rsid w:val="0032072A"/>
    <w:rsid w:val="00320D6B"/>
    <w:rsid w:val="00320F97"/>
    <w:rsid w:val="003216BC"/>
    <w:rsid w:val="0032212D"/>
    <w:rsid w:val="00322536"/>
    <w:rsid w:val="00322779"/>
    <w:rsid w:val="00322ABC"/>
    <w:rsid w:val="0032532B"/>
    <w:rsid w:val="0032537B"/>
    <w:rsid w:val="00326422"/>
    <w:rsid w:val="003267E2"/>
    <w:rsid w:val="003269F9"/>
    <w:rsid w:val="00327133"/>
    <w:rsid w:val="00327A9A"/>
    <w:rsid w:val="003313E7"/>
    <w:rsid w:val="00331990"/>
    <w:rsid w:val="00331D20"/>
    <w:rsid w:val="00332071"/>
    <w:rsid w:val="00332C40"/>
    <w:rsid w:val="00333503"/>
    <w:rsid w:val="00333782"/>
    <w:rsid w:val="0033529E"/>
    <w:rsid w:val="00335744"/>
    <w:rsid w:val="003357E9"/>
    <w:rsid w:val="00336778"/>
    <w:rsid w:val="00340337"/>
    <w:rsid w:val="0034048B"/>
    <w:rsid w:val="0034160B"/>
    <w:rsid w:val="0034176A"/>
    <w:rsid w:val="00342FE7"/>
    <w:rsid w:val="00344085"/>
    <w:rsid w:val="0034629F"/>
    <w:rsid w:val="00350C5D"/>
    <w:rsid w:val="00351D2B"/>
    <w:rsid w:val="0035214E"/>
    <w:rsid w:val="0035249F"/>
    <w:rsid w:val="00352A2A"/>
    <w:rsid w:val="00353BF8"/>
    <w:rsid w:val="0035465A"/>
    <w:rsid w:val="00354A23"/>
    <w:rsid w:val="00355048"/>
    <w:rsid w:val="00355481"/>
    <w:rsid w:val="003569B8"/>
    <w:rsid w:val="00357033"/>
    <w:rsid w:val="00357B33"/>
    <w:rsid w:val="00361DD3"/>
    <w:rsid w:val="003628FF"/>
    <w:rsid w:val="00363788"/>
    <w:rsid w:val="0036509D"/>
    <w:rsid w:val="003650B4"/>
    <w:rsid w:val="00365CE9"/>
    <w:rsid w:val="00365FD7"/>
    <w:rsid w:val="0036719D"/>
    <w:rsid w:val="00367781"/>
    <w:rsid w:val="00370533"/>
    <w:rsid w:val="00370C15"/>
    <w:rsid w:val="003710D6"/>
    <w:rsid w:val="00371AFB"/>
    <w:rsid w:val="00371C81"/>
    <w:rsid w:val="0037270F"/>
    <w:rsid w:val="0037298C"/>
    <w:rsid w:val="00373335"/>
    <w:rsid w:val="0037381D"/>
    <w:rsid w:val="00373E62"/>
    <w:rsid w:val="00374897"/>
    <w:rsid w:val="00374ED6"/>
    <w:rsid w:val="00374FB9"/>
    <w:rsid w:val="00375B10"/>
    <w:rsid w:val="00375D94"/>
    <w:rsid w:val="0037710D"/>
    <w:rsid w:val="0037794E"/>
    <w:rsid w:val="00377FE7"/>
    <w:rsid w:val="0038220B"/>
    <w:rsid w:val="003822D2"/>
    <w:rsid w:val="0038234D"/>
    <w:rsid w:val="00382DE9"/>
    <w:rsid w:val="00384E32"/>
    <w:rsid w:val="00385769"/>
    <w:rsid w:val="00385B23"/>
    <w:rsid w:val="003864D6"/>
    <w:rsid w:val="003867C4"/>
    <w:rsid w:val="003868AD"/>
    <w:rsid w:val="00386C67"/>
    <w:rsid w:val="0038704C"/>
    <w:rsid w:val="00387780"/>
    <w:rsid w:val="00390B28"/>
    <w:rsid w:val="00392FFD"/>
    <w:rsid w:val="00394335"/>
    <w:rsid w:val="003951AD"/>
    <w:rsid w:val="00395239"/>
    <w:rsid w:val="003955D5"/>
    <w:rsid w:val="003955FD"/>
    <w:rsid w:val="003A0650"/>
    <w:rsid w:val="003A0B95"/>
    <w:rsid w:val="003A0C12"/>
    <w:rsid w:val="003A1207"/>
    <w:rsid w:val="003A2790"/>
    <w:rsid w:val="003A2C5E"/>
    <w:rsid w:val="003A44CA"/>
    <w:rsid w:val="003A45A7"/>
    <w:rsid w:val="003A4891"/>
    <w:rsid w:val="003A4AAB"/>
    <w:rsid w:val="003A4DD5"/>
    <w:rsid w:val="003A50DC"/>
    <w:rsid w:val="003A5675"/>
    <w:rsid w:val="003A5DD7"/>
    <w:rsid w:val="003A705F"/>
    <w:rsid w:val="003A76E3"/>
    <w:rsid w:val="003B0840"/>
    <w:rsid w:val="003B11E7"/>
    <w:rsid w:val="003B14FB"/>
    <w:rsid w:val="003B20CD"/>
    <w:rsid w:val="003B263B"/>
    <w:rsid w:val="003B2A96"/>
    <w:rsid w:val="003B41B6"/>
    <w:rsid w:val="003B4249"/>
    <w:rsid w:val="003B4839"/>
    <w:rsid w:val="003B49AD"/>
    <w:rsid w:val="003B58F3"/>
    <w:rsid w:val="003B5E75"/>
    <w:rsid w:val="003B6147"/>
    <w:rsid w:val="003B6F10"/>
    <w:rsid w:val="003B7125"/>
    <w:rsid w:val="003B76F7"/>
    <w:rsid w:val="003C02A5"/>
    <w:rsid w:val="003C1A3E"/>
    <w:rsid w:val="003C2AE3"/>
    <w:rsid w:val="003C368D"/>
    <w:rsid w:val="003C390D"/>
    <w:rsid w:val="003C3995"/>
    <w:rsid w:val="003C4DA9"/>
    <w:rsid w:val="003C4F45"/>
    <w:rsid w:val="003C52A9"/>
    <w:rsid w:val="003C5951"/>
    <w:rsid w:val="003C65C1"/>
    <w:rsid w:val="003D02DC"/>
    <w:rsid w:val="003D05C7"/>
    <w:rsid w:val="003D06C8"/>
    <w:rsid w:val="003D0923"/>
    <w:rsid w:val="003D0C13"/>
    <w:rsid w:val="003D1048"/>
    <w:rsid w:val="003D1871"/>
    <w:rsid w:val="003D19ED"/>
    <w:rsid w:val="003D2150"/>
    <w:rsid w:val="003D23A0"/>
    <w:rsid w:val="003D3494"/>
    <w:rsid w:val="003D34FF"/>
    <w:rsid w:val="003D44E4"/>
    <w:rsid w:val="003D4FF9"/>
    <w:rsid w:val="003D5899"/>
    <w:rsid w:val="003D5EBF"/>
    <w:rsid w:val="003D613A"/>
    <w:rsid w:val="003D6C02"/>
    <w:rsid w:val="003D75A2"/>
    <w:rsid w:val="003E1D9E"/>
    <w:rsid w:val="003E2BFC"/>
    <w:rsid w:val="003E2FCC"/>
    <w:rsid w:val="003E3198"/>
    <w:rsid w:val="003E3B6D"/>
    <w:rsid w:val="003E3EC7"/>
    <w:rsid w:val="003E5B67"/>
    <w:rsid w:val="003E7F2B"/>
    <w:rsid w:val="003F031C"/>
    <w:rsid w:val="003F0366"/>
    <w:rsid w:val="003F09D6"/>
    <w:rsid w:val="003F2F28"/>
    <w:rsid w:val="003F339A"/>
    <w:rsid w:val="003F498D"/>
    <w:rsid w:val="003F5644"/>
    <w:rsid w:val="003F6679"/>
    <w:rsid w:val="003F68A7"/>
    <w:rsid w:val="003F6DC0"/>
    <w:rsid w:val="003F7BE5"/>
    <w:rsid w:val="003F7C97"/>
    <w:rsid w:val="00400685"/>
    <w:rsid w:val="0040157C"/>
    <w:rsid w:val="00401DB8"/>
    <w:rsid w:val="004022A8"/>
    <w:rsid w:val="004023A5"/>
    <w:rsid w:val="00403E59"/>
    <w:rsid w:val="0040434C"/>
    <w:rsid w:val="004046A1"/>
    <w:rsid w:val="00405220"/>
    <w:rsid w:val="00406AFF"/>
    <w:rsid w:val="00406B95"/>
    <w:rsid w:val="00406FA7"/>
    <w:rsid w:val="0040785B"/>
    <w:rsid w:val="00407945"/>
    <w:rsid w:val="00407B20"/>
    <w:rsid w:val="00407B83"/>
    <w:rsid w:val="00410D55"/>
    <w:rsid w:val="0041233C"/>
    <w:rsid w:val="00413640"/>
    <w:rsid w:val="00414B13"/>
    <w:rsid w:val="004151DB"/>
    <w:rsid w:val="0041597B"/>
    <w:rsid w:val="004177D2"/>
    <w:rsid w:val="00420625"/>
    <w:rsid w:val="00420E0A"/>
    <w:rsid w:val="00420FDB"/>
    <w:rsid w:val="00422054"/>
    <w:rsid w:val="00422696"/>
    <w:rsid w:val="00423037"/>
    <w:rsid w:val="00423486"/>
    <w:rsid w:val="004234D8"/>
    <w:rsid w:val="004234ED"/>
    <w:rsid w:val="0042437D"/>
    <w:rsid w:val="004245ED"/>
    <w:rsid w:val="00424C74"/>
    <w:rsid w:val="004271AF"/>
    <w:rsid w:val="004301C4"/>
    <w:rsid w:val="004314C8"/>
    <w:rsid w:val="00431C83"/>
    <w:rsid w:val="004334C3"/>
    <w:rsid w:val="00433F8B"/>
    <w:rsid w:val="00434DE7"/>
    <w:rsid w:val="004353AF"/>
    <w:rsid w:val="004368C0"/>
    <w:rsid w:val="00436E46"/>
    <w:rsid w:val="0043778D"/>
    <w:rsid w:val="0043790A"/>
    <w:rsid w:val="0044019A"/>
    <w:rsid w:val="00440395"/>
    <w:rsid w:val="004412FD"/>
    <w:rsid w:val="00441BDF"/>
    <w:rsid w:val="00441D82"/>
    <w:rsid w:val="0044292E"/>
    <w:rsid w:val="00442B17"/>
    <w:rsid w:val="004436A8"/>
    <w:rsid w:val="00443A6D"/>
    <w:rsid w:val="00444C6D"/>
    <w:rsid w:val="00445801"/>
    <w:rsid w:val="00446318"/>
    <w:rsid w:val="004479D6"/>
    <w:rsid w:val="00447A57"/>
    <w:rsid w:val="0045101B"/>
    <w:rsid w:val="004516B6"/>
    <w:rsid w:val="00451DCD"/>
    <w:rsid w:val="00452296"/>
    <w:rsid w:val="00452738"/>
    <w:rsid w:val="00453188"/>
    <w:rsid w:val="0045367E"/>
    <w:rsid w:val="00453CCE"/>
    <w:rsid w:val="00454037"/>
    <w:rsid w:val="0045414F"/>
    <w:rsid w:val="00454753"/>
    <w:rsid w:val="00454A25"/>
    <w:rsid w:val="0045551E"/>
    <w:rsid w:val="00456648"/>
    <w:rsid w:val="00457590"/>
    <w:rsid w:val="00460A2D"/>
    <w:rsid w:val="00460BDC"/>
    <w:rsid w:val="00461C87"/>
    <w:rsid w:val="00462D71"/>
    <w:rsid w:val="004637BF"/>
    <w:rsid w:val="00463E18"/>
    <w:rsid w:val="00464C25"/>
    <w:rsid w:val="00464C93"/>
    <w:rsid w:val="0046578C"/>
    <w:rsid w:val="00465936"/>
    <w:rsid w:val="004663EA"/>
    <w:rsid w:val="004675DC"/>
    <w:rsid w:val="004677CB"/>
    <w:rsid w:val="00470550"/>
    <w:rsid w:val="004712E5"/>
    <w:rsid w:val="00471315"/>
    <w:rsid w:val="00472B93"/>
    <w:rsid w:val="00472DD2"/>
    <w:rsid w:val="0047383E"/>
    <w:rsid w:val="004771AA"/>
    <w:rsid w:val="0047737D"/>
    <w:rsid w:val="00477E3B"/>
    <w:rsid w:val="00481B4A"/>
    <w:rsid w:val="00482F22"/>
    <w:rsid w:val="0048307B"/>
    <w:rsid w:val="00483769"/>
    <w:rsid w:val="004839D2"/>
    <w:rsid w:val="00483F97"/>
    <w:rsid w:val="0048472F"/>
    <w:rsid w:val="00484FD9"/>
    <w:rsid w:val="00485626"/>
    <w:rsid w:val="004858C9"/>
    <w:rsid w:val="004864D4"/>
    <w:rsid w:val="00487FDC"/>
    <w:rsid w:val="00490230"/>
    <w:rsid w:val="00490A63"/>
    <w:rsid w:val="00491C98"/>
    <w:rsid w:val="00491F04"/>
    <w:rsid w:val="004926BC"/>
    <w:rsid w:val="004929CF"/>
    <w:rsid w:val="00492B6C"/>
    <w:rsid w:val="00493239"/>
    <w:rsid w:val="00493B29"/>
    <w:rsid w:val="00494689"/>
    <w:rsid w:val="004949D0"/>
    <w:rsid w:val="0049537D"/>
    <w:rsid w:val="00495E7B"/>
    <w:rsid w:val="0049669D"/>
    <w:rsid w:val="004A0553"/>
    <w:rsid w:val="004A099D"/>
    <w:rsid w:val="004A0DB7"/>
    <w:rsid w:val="004A1332"/>
    <w:rsid w:val="004A13FD"/>
    <w:rsid w:val="004A1D88"/>
    <w:rsid w:val="004A2322"/>
    <w:rsid w:val="004A2FF9"/>
    <w:rsid w:val="004A3862"/>
    <w:rsid w:val="004A3B3F"/>
    <w:rsid w:val="004A3BE8"/>
    <w:rsid w:val="004A3F25"/>
    <w:rsid w:val="004A438B"/>
    <w:rsid w:val="004A4A32"/>
    <w:rsid w:val="004A4F88"/>
    <w:rsid w:val="004A50F5"/>
    <w:rsid w:val="004A6FE9"/>
    <w:rsid w:val="004A76CC"/>
    <w:rsid w:val="004A7975"/>
    <w:rsid w:val="004B07DA"/>
    <w:rsid w:val="004B0EFB"/>
    <w:rsid w:val="004B1059"/>
    <w:rsid w:val="004B10E8"/>
    <w:rsid w:val="004B1952"/>
    <w:rsid w:val="004B1B24"/>
    <w:rsid w:val="004B1F12"/>
    <w:rsid w:val="004B64FF"/>
    <w:rsid w:val="004B6501"/>
    <w:rsid w:val="004C1B79"/>
    <w:rsid w:val="004C26DC"/>
    <w:rsid w:val="004C2F34"/>
    <w:rsid w:val="004C35C6"/>
    <w:rsid w:val="004C3AE7"/>
    <w:rsid w:val="004C3B55"/>
    <w:rsid w:val="004C46A2"/>
    <w:rsid w:val="004C623F"/>
    <w:rsid w:val="004C6460"/>
    <w:rsid w:val="004C72A8"/>
    <w:rsid w:val="004C72BD"/>
    <w:rsid w:val="004C7753"/>
    <w:rsid w:val="004D0015"/>
    <w:rsid w:val="004D0388"/>
    <w:rsid w:val="004D1A00"/>
    <w:rsid w:val="004D2CCA"/>
    <w:rsid w:val="004D2FFF"/>
    <w:rsid w:val="004D37CF"/>
    <w:rsid w:val="004D402A"/>
    <w:rsid w:val="004D4CC1"/>
    <w:rsid w:val="004D4D67"/>
    <w:rsid w:val="004D6574"/>
    <w:rsid w:val="004D65A1"/>
    <w:rsid w:val="004E1851"/>
    <w:rsid w:val="004E2886"/>
    <w:rsid w:val="004E2CE7"/>
    <w:rsid w:val="004E37F3"/>
    <w:rsid w:val="004E4575"/>
    <w:rsid w:val="004E4CD7"/>
    <w:rsid w:val="004E521B"/>
    <w:rsid w:val="004E5556"/>
    <w:rsid w:val="004E5883"/>
    <w:rsid w:val="004E5E33"/>
    <w:rsid w:val="004E70A4"/>
    <w:rsid w:val="004F0434"/>
    <w:rsid w:val="004F05A5"/>
    <w:rsid w:val="004F121B"/>
    <w:rsid w:val="004F1969"/>
    <w:rsid w:val="004F19DF"/>
    <w:rsid w:val="004F221A"/>
    <w:rsid w:val="004F2525"/>
    <w:rsid w:val="004F2EFB"/>
    <w:rsid w:val="004F314E"/>
    <w:rsid w:val="004F33B9"/>
    <w:rsid w:val="004F4CF1"/>
    <w:rsid w:val="004F5722"/>
    <w:rsid w:val="004F63D7"/>
    <w:rsid w:val="004F6414"/>
    <w:rsid w:val="004F6A0C"/>
    <w:rsid w:val="004F745E"/>
    <w:rsid w:val="00501416"/>
    <w:rsid w:val="00501C8D"/>
    <w:rsid w:val="00501ED2"/>
    <w:rsid w:val="0050285B"/>
    <w:rsid w:val="00502B8C"/>
    <w:rsid w:val="00502D99"/>
    <w:rsid w:val="0050360A"/>
    <w:rsid w:val="005053D4"/>
    <w:rsid w:val="00505628"/>
    <w:rsid w:val="00505D8F"/>
    <w:rsid w:val="00505F2C"/>
    <w:rsid w:val="00506D47"/>
    <w:rsid w:val="00507DC3"/>
    <w:rsid w:val="00510E70"/>
    <w:rsid w:val="005115F0"/>
    <w:rsid w:val="00511ABB"/>
    <w:rsid w:val="00511EBC"/>
    <w:rsid w:val="005124D1"/>
    <w:rsid w:val="00512553"/>
    <w:rsid w:val="005128C5"/>
    <w:rsid w:val="0051390C"/>
    <w:rsid w:val="00513C29"/>
    <w:rsid w:val="00514BB3"/>
    <w:rsid w:val="00514E9F"/>
    <w:rsid w:val="00515494"/>
    <w:rsid w:val="005157B5"/>
    <w:rsid w:val="00516750"/>
    <w:rsid w:val="00516D18"/>
    <w:rsid w:val="00516F1D"/>
    <w:rsid w:val="00517256"/>
    <w:rsid w:val="00520B12"/>
    <w:rsid w:val="00520C32"/>
    <w:rsid w:val="00522BBE"/>
    <w:rsid w:val="00523634"/>
    <w:rsid w:val="005249F2"/>
    <w:rsid w:val="0052562C"/>
    <w:rsid w:val="005259F4"/>
    <w:rsid w:val="00527751"/>
    <w:rsid w:val="00532030"/>
    <w:rsid w:val="005330CB"/>
    <w:rsid w:val="00533A6D"/>
    <w:rsid w:val="005341EC"/>
    <w:rsid w:val="00535EE8"/>
    <w:rsid w:val="00536708"/>
    <w:rsid w:val="0053687A"/>
    <w:rsid w:val="005375E6"/>
    <w:rsid w:val="005379B8"/>
    <w:rsid w:val="00537A16"/>
    <w:rsid w:val="00540745"/>
    <w:rsid w:val="00540DE2"/>
    <w:rsid w:val="005413C0"/>
    <w:rsid w:val="00541816"/>
    <w:rsid w:val="00542095"/>
    <w:rsid w:val="0054211F"/>
    <w:rsid w:val="005428CB"/>
    <w:rsid w:val="00545937"/>
    <w:rsid w:val="00547477"/>
    <w:rsid w:val="00547FB1"/>
    <w:rsid w:val="005500CC"/>
    <w:rsid w:val="00550EFC"/>
    <w:rsid w:val="00551F7B"/>
    <w:rsid w:val="0055218A"/>
    <w:rsid w:val="005533E7"/>
    <w:rsid w:val="00555019"/>
    <w:rsid w:val="00556BCB"/>
    <w:rsid w:val="0055740B"/>
    <w:rsid w:val="00557E31"/>
    <w:rsid w:val="00560B7E"/>
    <w:rsid w:val="00560D1A"/>
    <w:rsid w:val="00560EFF"/>
    <w:rsid w:val="00561091"/>
    <w:rsid w:val="005610B1"/>
    <w:rsid w:val="00561558"/>
    <w:rsid w:val="00561654"/>
    <w:rsid w:val="005616BF"/>
    <w:rsid w:val="005619CC"/>
    <w:rsid w:val="00561ECD"/>
    <w:rsid w:val="00563032"/>
    <w:rsid w:val="00563503"/>
    <w:rsid w:val="005635C1"/>
    <w:rsid w:val="00563CAC"/>
    <w:rsid w:val="005646C9"/>
    <w:rsid w:val="005647D5"/>
    <w:rsid w:val="0056554C"/>
    <w:rsid w:val="00566811"/>
    <w:rsid w:val="00566C99"/>
    <w:rsid w:val="00570410"/>
    <w:rsid w:val="005705BA"/>
    <w:rsid w:val="00571291"/>
    <w:rsid w:val="0057168D"/>
    <w:rsid w:val="00571D3C"/>
    <w:rsid w:val="005726A0"/>
    <w:rsid w:val="00572D1E"/>
    <w:rsid w:val="005732E9"/>
    <w:rsid w:val="00573717"/>
    <w:rsid w:val="005738D3"/>
    <w:rsid w:val="00574AE3"/>
    <w:rsid w:val="005757D8"/>
    <w:rsid w:val="005759A6"/>
    <w:rsid w:val="00575B89"/>
    <w:rsid w:val="00575C6C"/>
    <w:rsid w:val="00575F46"/>
    <w:rsid w:val="00576086"/>
    <w:rsid w:val="005765A1"/>
    <w:rsid w:val="00577C0B"/>
    <w:rsid w:val="00580336"/>
    <w:rsid w:val="00580DCE"/>
    <w:rsid w:val="00580E84"/>
    <w:rsid w:val="00581061"/>
    <w:rsid w:val="0058170D"/>
    <w:rsid w:val="00581D44"/>
    <w:rsid w:val="005825BE"/>
    <w:rsid w:val="00582D4A"/>
    <w:rsid w:val="005833F2"/>
    <w:rsid w:val="00583478"/>
    <w:rsid w:val="005837BB"/>
    <w:rsid w:val="00583A5A"/>
    <w:rsid w:val="00584D7D"/>
    <w:rsid w:val="00584F25"/>
    <w:rsid w:val="00585929"/>
    <w:rsid w:val="00585A82"/>
    <w:rsid w:val="00587235"/>
    <w:rsid w:val="0058792C"/>
    <w:rsid w:val="00590DF9"/>
    <w:rsid w:val="00591FB7"/>
    <w:rsid w:val="005921E7"/>
    <w:rsid w:val="00592C4B"/>
    <w:rsid w:val="0059360A"/>
    <w:rsid w:val="00593AFF"/>
    <w:rsid w:val="00594BC3"/>
    <w:rsid w:val="00594F16"/>
    <w:rsid w:val="005959A0"/>
    <w:rsid w:val="00595AEC"/>
    <w:rsid w:val="00597B33"/>
    <w:rsid w:val="005A05CC"/>
    <w:rsid w:val="005A0620"/>
    <w:rsid w:val="005A08E3"/>
    <w:rsid w:val="005A22B1"/>
    <w:rsid w:val="005A294E"/>
    <w:rsid w:val="005A2AF4"/>
    <w:rsid w:val="005A2D16"/>
    <w:rsid w:val="005A3F74"/>
    <w:rsid w:val="005A4496"/>
    <w:rsid w:val="005A51DD"/>
    <w:rsid w:val="005A5559"/>
    <w:rsid w:val="005A7638"/>
    <w:rsid w:val="005A7C6E"/>
    <w:rsid w:val="005A7CF6"/>
    <w:rsid w:val="005A7F8F"/>
    <w:rsid w:val="005B02F8"/>
    <w:rsid w:val="005B03DC"/>
    <w:rsid w:val="005B08B8"/>
    <w:rsid w:val="005B1684"/>
    <w:rsid w:val="005B2766"/>
    <w:rsid w:val="005B3F24"/>
    <w:rsid w:val="005B4AA4"/>
    <w:rsid w:val="005B60D4"/>
    <w:rsid w:val="005B6698"/>
    <w:rsid w:val="005B6D4B"/>
    <w:rsid w:val="005B6D68"/>
    <w:rsid w:val="005B79F6"/>
    <w:rsid w:val="005B7BDE"/>
    <w:rsid w:val="005C0302"/>
    <w:rsid w:val="005C0708"/>
    <w:rsid w:val="005C0D03"/>
    <w:rsid w:val="005C16D4"/>
    <w:rsid w:val="005C3265"/>
    <w:rsid w:val="005C32EC"/>
    <w:rsid w:val="005C38C6"/>
    <w:rsid w:val="005C396A"/>
    <w:rsid w:val="005C5862"/>
    <w:rsid w:val="005C6E7D"/>
    <w:rsid w:val="005D063A"/>
    <w:rsid w:val="005D1DD4"/>
    <w:rsid w:val="005D21A7"/>
    <w:rsid w:val="005D27BC"/>
    <w:rsid w:val="005D2F0F"/>
    <w:rsid w:val="005D3BDC"/>
    <w:rsid w:val="005D4AEC"/>
    <w:rsid w:val="005D56D7"/>
    <w:rsid w:val="005D57B3"/>
    <w:rsid w:val="005D6053"/>
    <w:rsid w:val="005D6F25"/>
    <w:rsid w:val="005D72A1"/>
    <w:rsid w:val="005D7A83"/>
    <w:rsid w:val="005D7C2B"/>
    <w:rsid w:val="005D7C2F"/>
    <w:rsid w:val="005E0BE2"/>
    <w:rsid w:val="005E17DC"/>
    <w:rsid w:val="005E180B"/>
    <w:rsid w:val="005E1EEA"/>
    <w:rsid w:val="005E2B07"/>
    <w:rsid w:val="005E53B9"/>
    <w:rsid w:val="005E546E"/>
    <w:rsid w:val="005E636F"/>
    <w:rsid w:val="005E7967"/>
    <w:rsid w:val="005F0AFA"/>
    <w:rsid w:val="005F0F5E"/>
    <w:rsid w:val="005F10D6"/>
    <w:rsid w:val="005F1C68"/>
    <w:rsid w:val="005F228E"/>
    <w:rsid w:val="005F2ADD"/>
    <w:rsid w:val="005F327A"/>
    <w:rsid w:val="005F367E"/>
    <w:rsid w:val="005F5144"/>
    <w:rsid w:val="005F51C7"/>
    <w:rsid w:val="005F6AB3"/>
    <w:rsid w:val="005F753C"/>
    <w:rsid w:val="006002EC"/>
    <w:rsid w:val="00600B5B"/>
    <w:rsid w:val="00601AEE"/>
    <w:rsid w:val="006024B7"/>
    <w:rsid w:val="00602958"/>
    <w:rsid w:val="006031D1"/>
    <w:rsid w:val="006032EA"/>
    <w:rsid w:val="00603334"/>
    <w:rsid w:val="006036CA"/>
    <w:rsid w:val="00603FC6"/>
    <w:rsid w:val="006052EF"/>
    <w:rsid w:val="00605720"/>
    <w:rsid w:val="00606527"/>
    <w:rsid w:val="00606E96"/>
    <w:rsid w:val="00610074"/>
    <w:rsid w:val="006102FD"/>
    <w:rsid w:val="0061033E"/>
    <w:rsid w:val="006103A3"/>
    <w:rsid w:val="00610503"/>
    <w:rsid w:val="006113B0"/>
    <w:rsid w:val="00611D3D"/>
    <w:rsid w:val="00612C29"/>
    <w:rsid w:val="006130E6"/>
    <w:rsid w:val="00613DA1"/>
    <w:rsid w:val="00614D18"/>
    <w:rsid w:val="0061554A"/>
    <w:rsid w:val="00615636"/>
    <w:rsid w:val="00615EDF"/>
    <w:rsid w:val="00615FC2"/>
    <w:rsid w:val="00616136"/>
    <w:rsid w:val="00616150"/>
    <w:rsid w:val="0061718A"/>
    <w:rsid w:val="00617D81"/>
    <w:rsid w:val="006212F5"/>
    <w:rsid w:val="0062292D"/>
    <w:rsid w:val="00623948"/>
    <w:rsid w:val="006245B8"/>
    <w:rsid w:val="0062492E"/>
    <w:rsid w:val="00626466"/>
    <w:rsid w:val="006270A5"/>
    <w:rsid w:val="00627325"/>
    <w:rsid w:val="006275C9"/>
    <w:rsid w:val="00627820"/>
    <w:rsid w:val="00630252"/>
    <w:rsid w:val="00630843"/>
    <w:rsid w:val="00631C07"/>
    <w:rsid w:val="00631C40"/>
    <w:rsid w:val="00632403"/>
    <w:rsid w:val="00632763"/>
    <w:rsid w:val="00632D8A"/>
    <w:rsid w:val="00633126"/>
    <w:rsid w:val="00636951"/>
    <w:rsid w:val="00636993"/>
    <w:rsid w:val="00636A41"/>
    <w:rsid w:val="006373D5"/>
    <w:rsid w:val="00641228"/>
    <w:rsid w:val="00641AED"/>
    <w:rsid w:val="006437FA"/>
    <w:rsid w:val="00643959"/>
    <w:rsid w:val="00643DF2"/>
    <w:rsid w:val="00643F59"/>
    <w:rsid w:val="0064485D"/>
    <w:rsid w:val="006450AB"/>
    <w:rsid w:val="00645A9E"/>
    <w:rsid w:val="00645D19"/>
    <w:rsid w:val="00646147"/>
    <w:rsid w:val="006465A0"/>
    <w:rsid w:val="00647738"/>
    <w:rsid w:val="006501B9"/>
    <w:rsid w:val="00650647"/>
    <w:rsid w:val="006508EE"/>
    <w:rsid w:val="00650FA7"/>
    <w:rsid w:val="00653033"/>
    <w:rsid w:val="006536E5"/>
    <w:rsid w:val="00653726"/>
    <w:rsid w:val="00653BED"/>
    <w:rsid w:val="0065490E"/>
    <w:rsid w:val="00654D66"/>
    <w:rsid w:val="00656374"/>
    <w:rsid w:val="0065694F"/>
    <w:rsid w:val="00656E7E"/>
    <w:rsid w:val="006579D1"/>
    <w:rsid w:val="00657AAA"/>
    <w:rsid w:val="00662402"/>
    <w:rsid w:val="0066305E"/>
    <w:rsid w:val="006632A3"/>
    <w:rsid w:val="00663332"/>
    <w:rsid w:val="006635F5"/>
    <w:rsid w:val="00663854"/>
    <w:rsid w:val="00663CC6"/>
    <w:rsid w:val="0066443E"/>
    <w:rsid w:val="00664D22"/>
    <w:rsid w:val="00664E7F"/>
    <w:rsid w:val="00665339"/>
    <w:rsid w:val="006663D8"/>
    <w:rsid w:val="006674B2"/>
    <w:rsid w:val="00667529"/>
    <w:rsid w:val="006677CA"/>
    <w:rsid w:val="00670FCC"/>
    <w:rsid w:val="0067119C"/>
    <w:rsid w:val="00671395"/>
    <w:rsid w:val="006717AD"/>
    <w:rsid w:val="00672900"/>
    <w:rsid w:val="006729F6"/>
    <w:rsid w:val="00672A3F"/>
    <w:rsid w:val="00672F0F"/>
    <w:rsid w:val="00673754"/>
    <w:rsid w:val="00673AA3"/>
    <w:rsid w:val="0067491D"/>
    <w:rsid w:val="0067557F"/>
    <w:rsid w:val="006757D0"/>
    <w:rsid w:val="00675CDD"/>
    <w:rsid w:val="00675EE0"/>
    <w:rsid w:val="00676B0D"/>
    <w:rsid w:val="006772D7"/>
    <w:rsid w:val="00677CEB"/>
    <w:rsid w:val="00682DD0"/>
    <w:rsid w:val="00682EE5"/>
    <w:rsid w:val="006842C9"/>
    <w:rsid w:val="006845E8"/>
    <w:rsid w:val="00684966"/>
    <w:rsid w:val="00684A71"/>
    <w:rsid w:val="00684E41"/>
    <w:rsid w:val="0068518C"/>
    <w:rsid w:val="006859E0"/>
    <w:rsid w:val="00686CED"/>
    <w:rsid w:val="00686FC1"/>
    <w:rsid w:val="00687DE7"/>
    <w:rsid w:val="0069043C"/>
    <w:rsid w:val="0069045D"/>
    <w:rsid w:val="006907CD"/>
    <w:rsid w:val="00690A1A"/>
    <w:rsid w:val="00690D3A"/>
    <w:rsid w:val="0069231C"/>
    <w:rsid w:val="00692511"/>
    <w:rsid w:val="00692664"/>
    <w:rsid w:val="00692ED1"/>
    <w:rsid w:val="006939C4"/>
    <w:rsid w:val="00693C30"/>
    <w:rsid w:val="00693D92"/>
    <w:rsid w:val="006966BF"/>
    <w:rsid w:val="00696CB5"/>
    <w:rsid w:val="006A012C"/>
    <w:rsid w:val="006A0FCF"/>
    <w:rsid w:val="006A1924"/>
    <w:rsid w:val="006A210C"/>
    <w:rsid w:val="006A2204"/>
    <w:rsid w:val="006A2C35"/>
    <w:rsid w:val="006A3E1B"/>
    <w:rsid w:val="006A488B"/>
    <w:rsid w:val="006A4F57"/>
    <w:rsid w:val="006A5077"/>
    <w:rsid w:val="006A5779"/>
    <w:rsid w:val="006A585C"/>
    <w:rsid w:val="006A5DAF"/>
    <w:rsid w:val="006A5F4E"/>
    <w:rsid w:val="006A6F3E"/>
    <w:rsid w:val="006A7C62"/>
    <w:rsid w:val="006A7DC9"/>
    <w:rsid w:val="006A7FEB"/>
    <w:rsid w:val="006B06F2"/>
    <w:rsid w:val="006B317D"/>
    <w:rsid w:val="006B33C6"/>
    <w:rsid w:val="006B34E5"/>
    <w:rsid w:val="006B4147"/>
    <w:rsid w:val="006B44EE"/>
    <w:rsid w:val="006B452C"/>
    <w:rsid w:val="006B47CE"/>
    <w:rsid w:val="006B56E6"/>
    <w:rsid w:val="006B6637"/>
    <w:rsid w:val="006B7D76"/>
    <w:rsid w:val="006C00A8"/>
    <w:rsid w:val="006C030A"/>
    <w:rsid w:val="006C1617"/>
    <w:rsid w:val="006C17AF"/>
    <w:rsid w:val="006C35D9"/>
    <w:rsid w:val="006C4420"/>
    <w:rsid w:val="006C489F"/>
    <w:rsid w:val="006C50F0"/>
    <w:rsid w:val="006C556C"/>
    <w:rsid w:val="006C568B"/>
    <w:rsid w:val="006C5C6B"/>
    <w:rsid w:val="006C645F"/>
    <w:rsid w:val="006C649E"/>
    <w:rsid w:val="006C65E5"/>
    <w:rsid w:val="006C6EFE"/>
    <w:rsid w:val="006D0748"/>
    <w:rsid w:val="006D0D3C"/>
    <w:rsid w:val="006D18D4"/>
    <w:rsid w:val="006D1E69"/>
    <w:rsid w:val="006D2006"/>
    <w:rsid w:val="006D23A2"/>
    <w:rsid w:val="006D3041"/>
    <w:rsid w:val="006D324B"/>
    <w:rsid w:val="006D3A18"/>
    <w:rsid w:val="006D3D04"/>
    <w:rsid w:val="006D40FF"/>
    <w:rsid w:val="006D48C8"/>
    <w:rsid w:val="006D4C22"/>
    <w:rsid w:val="006D4C80"/>
    <w:rsid w:val="006D5814"/>
    <w:rsid w:val="006D69DF"/>
    <w:rsid w:val="006D6D6B"/>
    <w:rsid w:val="006D7433"/>
    <w:rsid w:val="006E0380"/>
    <w:rsid w:val="006E05AC"/>
    <w:rsid w:val="006E0AC6"/>
    <w:rsid w:val="006E0FAC"/>
    <w:rsid w:val="006E104B"/>
    <w:rsid w:val="006E12CF"/>
    <w:rsid w:val="006E1767"/>
    <w:rsid w:val="006E1D42"/>
    <w:rsid w:val="006E2300"/>
    <w:rsid w:val="006E2988"/>
    <w:rsid w:val="006E405B"/>
    <w:rsid w:val="006E50D1"/>
    <w:rsid w:val="006E5786"/>
    <w:rsid w:val="006E58CB"/>
    <w:rsid w:val="006E6688"/>
    <w:rsid w:val="006E6B1B"/>
    <w:rsid w:val="006F16E2"/>
    <w:rsid w:val="006F1B80"/>
    <w:rsid w:val="006F344C"/>
    <w:rsid w:val="006F4082"/>
    <w:rsid w:val="006F40FA"/>
    <w:rsid w:val="006F58AE"/>
    <w:rsid w:val="006F5D04"/>
    <w:rsid w:val="006F68BE"/>
    <w:rsid w:val="006F732E"/>
    <w:rsid w:val="00700718"/>
    <w:rsid w:val="00700B12"/>
    <w:rsid w:val="0070192E"/>
    <w:rsid w:val="00701EA7"/>
    <w:rsid w:val="007048C7"/>
    <w:rsid w:val="00705A0A"/>
    <w:rsid w:val="00706F9B"/>
    <w:rsid w:val="007070DA"/>
    <w:rsid w:val="00711421"/>
    <w:rsid w:val="00711746"/>
    <w:rsid w:val="00712A15"/>
    <w:rsid w:val="00713B38"/>
    <w:rsid w:val="00713F54"/>
    <w:rsid w:val="0071413F"/>
    <w:rsid w:val="00714B88"/>
    <w:rsid w:val="007150AC"/>
    <w:rsid w:val="00715189"/>
    <w:rsid w:val="007154BF"/>
    <w:rsid w:val="00715732"/>
    <w:rsid w:val="00715787"/>
    <w:rsid w:val="0071658B"/>
    <w:rsid w:val="0071659B"/>
    <w:rsid w:val="007165CD"/>
    <w:rsid w:val="00717F21"/>
    <w:rsid w:val="00717FC4"/>
    <w:rsid w:val="007220EE"/>
    <w:rsid w:val="00722DFF"/>
    <w:rsid w:val="00722E18"/>
    <w:rsid w:val="00723A46"/>
    <w:rsid w:val="00723F83"/>
    <w:rsid w:val="007248F6"/>
    <w:rsid w:val="00724DED"/>
    <w:rsid w:val="00725033"/>
    <w:rsid w:val="007259E7"/>
    <w:rsid w:val="007263D6"/>
    <w:rsid w:val="0072649E"/>
    <w:rsid w:val="0073018B"/>
    <w:rsid w:val="00730AB0"/>
    <w:rsid w:val="00730CFA"/>
    <w:rsid w:val="00731001"/>
    <w:rsid w:val="00731079"/>
    <w:rsid w:val="007320AB"/>
    <w:rsid w:val="007327E3"/>
    <w:rsid w:val="007332F2"/>
    <w:rsid w:val="007346A0"/>
    <w:rsid w:val="00734831"/>
    <w:rsid w:val="00735320"/>
    <w:rsid w:val="00737D95"/>
    <w:rsid w:val="0074067D"/>
    <w:rsid w:val="00740E73"/>
    <w:rsid w:val="00743076"/>
    <w:rsid w:val="00744002"/>
    <w:rsid w:val="00744C2D"/>
    <w:rsid w:val="007454D1"/>
    <w:rsid w:val="007456AA"/>
    <w:rsid w:val="00745B33"/>
    <w:rsid w:val="007463B6"/>
    <w:rsid w:val="00746CFB"/>
    <w:rsid w:val="007471AD"/>
    <w:rsid w:val="00747C3F"/>
    <w:rsid w:val="00750C39"/>
    <w:rsid w:val="00751106"/>
    <w:rsid w:val="007511C4"/>
    <w:rsid w:val="00751DBF"/>
    <w:rsid w:val="00752032"/>
    <w:rsid w:val="00752DBD"/>
    <w:rsid w:val="0075326A"/>
    <w:rsid w:val="007535CB"/>
    <w:rsid w:val="00753D12"/>
    <w:rsid w:val="007541A9"/>
    <w:rsid w:val="007559FB"/>
    <w:rsid w:val="00756D42"/>
    <w:rsid w:val="00757599"/>
    <w:rsid w:val="00760BE7"/>
    <w:rsid w:val="00760BFE"/>
    <w:rsid w:val="00761F03"/>
    <w:rsid w:val="007629A9"/>
    <w:rsid w:val="007637F4"/>
    <w:rsid w:val="00764153"/>
    <w:rsid w:val="00764EC6"/>
    <w:rsid w:val="00765687"/>
    <w:rsid w:val="007661B1"/>
    <w:rsid w:val="007661BB"/>
    <w:rsid w:val="00766584"/>
    <w:rsid w:val="00766EFF"/>
    <w:rsid w:val="00767165"/>
    <w:rsid w:val="00767CB6"/>
    <w:rsid w:val="00770E1A"/>
    <w:rsid w:val="00771443"/>
    <w:rsid w:val="007731F9"/>
    <w:rsid w:val="00774A51"/>
    <w:rsid w:val="0077515C"/>
    <w:rsid w:val="00776454"/>
    <w:rsid w:val="007766A9"/>
    <w:rsid w:val="00776751"/>
    <w:rsid w:val="00780ABB"/>
    <w:rsid w:val="00783B03"/>
    <w:rsid w:val="00784176"/>
    <w:rsid w:val="00784694"/>
    <w:rsid w:val="007847D9"/>
    <w:rsid w:val="00784C97"/>
    <w:rsid w:val="007860DF"/>
    <w:rsid w:val="00786AB7"/>
    <w:rsid w:val="00787567"/>
    <w:rsid w:val="0078784C"/>
    <w:rsid w:val="00787C98"/>
    <w:rsid w:val="00787EA3"/>
    <w:rsid w:val="007908B7"/>
    <w:rsid w:val="00792445"/>
    <w:rsid w:val="0079296B"/>
    <w:rsid w:val="00792A03"/>
    <w:rsid w:val="00792AD8"/>
    <w:rsid w:val="00793376"/>
    <w:rsid w:val="0079389B"/>
    <w:rsid w:val="00794B8F"/>
    <w:rsid w:val="007950D5"/>
    <w:rsid w:val="007955FD"/>
    <w:rsid w:val="0079665F"/>
    <w:rsid w:val="007A0A7A"/>
    <w:rsid w:val="007A1674"/>
    <w:rsid w:val="007A208F"/>
    <w:rsid w:val="007A2425"/>
    <w:rsid w:val="007A32E4"/>
    <w:rsid w:val="007A42E4"/>
    <w:rsid w:val="007A48E2"/>
    <w:rsid w:val="007A4FA1"/>
    <w:rsid w:val="007A5281"/>
    <w:rsid w:val="007A5A18"/>
    <w:rsid w:val="007A62B3"/>
    <w:rsid w:val="007A65D5"/>
    <w:rsid w:val="007A7015"/>
    <w:rsid w:val="007A772D"/>
    <w:rsid w:val="007A7797"/>
    <w:rsid w:val="007B0CD0"/>
    <w:rsid w:val="007B0D0B"/>
    <w:rsid w:val="007B110A"/>
    <w:rsid w:val="007B13B0"/>
    <w:rsid w:val="007B1A7A"/>
    <w:rsid w:val="007B352E"/>
    <w:rsid w:val="007B3699"/>
    <w:rsid w:val="007B57B7"/>
    <w:rsid w:val="007B593E"/>
    <w:rsid w:val="007B7598"/>
    <w:rsid w:val="007B76C1"/>
    <w:rsid w:val="007B7CF1"/>
    <w:rsid w:val="007C051A"/>
    <w:rsid w:val="007C1357"/>
    <w:rsid w:val="007C23A1"/>
    <w:rsid w:val="007C2A0C"/>
    <w:rsid w:val="007C2F10"/>
    <w:rsid w:val="007C301C"/>
    <w:rsid w:val="007C3C5C"/>
    <w:rsid w:val="007C4037"/>
    <w:rsid w:val="007C42AB"/>
    <w:rsid w:val="007C4310"/>
    <w:rsid w:val="007C44CC"/>
    <w:rsid w:val="007C4EF0"/>
    <w:rsid w:val="007C5ECF"/>
    <w:rsid w:val="007C5FA9"/>
    <w:rsid w:val="007C6131"/>
    <w:rsid w:val="007C660E"/>
    <w:rsid w:val="007C6886"/>
    <w:rsid w:val="007C6E6D"/>
    <w:rsid w:val="007C70E4"/>
    <w:rsid w:val="007C7260"/>
    <w:rsid w:val="007C7C28"/>
    <w:rsid w:val="007C7E32"/>
    <w:rsid w:val="007C7E6D"/>
    <w:rsid w:val="007D0674"/>
    <w:rsid w:val="007D288E"/>
    <w:rsid w:val="007D2CFA"/>
    <w:rsid w:val="007D30F5"/>
    <w:rsid w:val="007D3CAC"/>
    <w:rsid w:val="007D51ED"/>
    <w:rsid w:val="007D668F"/>
    <w:rsid w:val="007D6812"/>
    <w:rsid w:val="007D76A6"/>
    <w:rsid w:val="007D7741"/>
    <w:rsid w:val="007D78E1"/>
    <w:rsid w:val="007E1263"/>
    <w:rsid w:val="007E3C7E"/>
    <w:rsid w:val="007E4F15"/>
    <w:rsid w:val="007E610D"/>
    <w:rsid w:val="007E6203"/>
    <w:rsid w:val="007E67A1"/>
    <w:rsid w:val="007E6E08"/>
    <w:rsid w:val="007E7717"/>
    <w:rsid w:val="007F0E4F"/>
    <w:rsid w:val="007F12EF"/>
    <w:rsid w:val="007F6A8E"/>
    <w:rsid w:val="007F72D1"/>
    <w:rsid w:val="007F7CA9"/>
    <w:rsid w:val="008000C3"/>
    <w:rsid w:val="00801727"/>
    <w:rsid w:val="00801C46"/>
    <w:rsid w:val="0080262E"/>
    <w:rsid w:val="00803396"/>
    <w:rsid w:val="00803606"/>
    <w:rsid w:val="00803B60"/>
    <w:rsid w:val="00804DBB"/>
    <w:rsid w:val="008062BD"/>
    <w:rsid w:val="0080680A"/>
    <w:rsid w:val="008076F5"/>
    <w:rsid w:val="008110C5"/>
    <w:rsid w:val="00811399"/>
    <w:rsid w:val="0081164D"/>
    <w:rsid w:val="008120E0"/>
    <w:rsid w:val="0081304B"/>
    <w:rsid w:val="0081352E"/>
    <w:rsid w:val="008137C7"/>
    <w:rsid w:val="008138CB"/>
    <w:rsid w:val="0081469D"/>
    <w:rsid w:val="00815E29"/>
    <w:rsid w:val="0081635B"/>
    <w:rsid w:val="00816939"/>
    <w:rsid w:val="00817B57"/>
    <w:rsid w:val="00817E35"/>
    <w:rsid w:val="00820BF7"/>
    <w:rsid w:val="008213DD"/>
    <w:rsid w:val="0082154C"/>
    <w:rsid w:val="008216D4"/>
    <w:rsid w:val="008222E0"/>
    <w:rsid w:val="00822B89"/>
    <w:rsid w:val="00823659"/>
    <w:rsid w:val="008238A0"/>
    <w:rsid w:val="00823DDA"/>
    <w:rsid w:val="00825418"/>
    <w:rsid w:val="00825EEB"/>
    <w:rsid w:val="0082647E"/>
    <w:rsid w:val="00830D6C"/>
    <w:rsid w:val="008311C4"/>
    <w:rsid w:val="00831C85"/>
    <w:rsid w:val="008321D0"/>
    <w:rsid w:val="00832AAC"/>
    <w:rsid w:val="00832CAF"/>
    <w:rsid w:val="00833E4D"/>
    <w:rsid w:val="008349C0"/>
    <w:rsid w:val="00835783"/>
    <w:rsid w:val="00836067"/>
    <w:rsid w:val="00836464"/>
    <w:rsid w:val="008371FF"/>
    <w:rsid w:val="008372EC"/>
    <w:rsid w:val="0083742C"/>
    <w:rsid w:val="00837EA2"/>
    <w:rsid w:val="00840745"/>
    <w:rsid w:val="00840A42"/>
    <w:rsid w:val="00841286"/>
    <w:rsid w:val="0084366F"/>
    <w:rsid w:val="0084383D"/>
    <w:rsid w:val="00844432"/>
    <w:rsid w:val="008449C7"/>
    <w:rsid w:val="00844C81"/>
    <w:rsid w:val="00845F44"/>
    <w:rsid w:val="00846CED"/>
    <w:rsid w:val="00847858"/>
    <w:rsid w:val="00847B54"/>
    <w:rsid w:val="00850941"/>
    <w:rsid w:val="008509D1"/>
    <w:rsid w:val="00850E12"/>
    <w:rsid w:val="00850E99"/>
    <w:rsid w:val="00850ECE"/>
    <w:rsid w:val="008513F7"/>
    <w:rsid w:val="008515F1"/>
    <w:rsid w:val="00851947"/>
    <w:rsid w:val="00852621"/>
    <w:rsid w:val="00852C9C"/>
    <w:rsid w:val="00852E61"/>
    <w:rsid w:val="008544C1"/>
    <w:rsid w:val="0085475B"/>
    <w:rsid w:val="0085489A"/>
    <w:rsid w:val="00854C26"/>
    <w:rsid w:val="00855048"/>
    <w:rsid w:val="00855CCC"/>
    <w:rsid w:val="00857F1D"/>
    <w:rsid w:val="0086112C"/>
    <w:rsid w:val="00862009"/>
    <w:rsid w:val="008625FA"/>
    <w:rsid w:val="00863195"/>
    <w:rsid w:val="008638FD"/>
    <w:rsid w:val="00864348"/>
    <w:rsid w:val="008643B4"/>
    <w:rsid w:val="00864BE8"/>
    <w:rsid w:val="00866553"/>
    <w:rsid w:val="008704B2"/>
    <w:rsid w:val="00871146"/>
    <w:rsid w:val="008712EC"/>
    <w:rsid w:val="00871900"/>
    <w:rsid w:val="00872D51"/>
    <w:rsid w:val="00874AC8"/>
    <w:rsid w:val="00875D4D"/>
    <w:rsid w:val="008760E1"/>
    <w:rsid w:val="00876444"/>
    <w:rsid w:val="00876B33"/>
    <w:rsid w:val="00877270"/>
    <w:rsid w:val="0088060C"/>
    <w:rsid w:val="0088112A"/>
    <w:rsid w:val="00881DA8"/>
    <w:rsid w:val="008833ED"/>
    <w:rsid w:val="00883A56"/>
    <w:rsid w:val="00884074"/>
    <w:rsid w:val="00884D39"/>
    <w:rsid w:val="00884D5A"/>
    <w:rsid w:val="0088510E"/>
    <w:rsid w:val="00885440"/>
    <w:rsid w:val="00885CB9"/>
    <w:rsid w:val="008860D9"/>
    <w:rsid w:val="008875D7"/>
    <w:rsid w:val="00890291"/>
    <w:rsid w:val="008903CA"/>
    <w:rsid w:val="00890718"/>
    <w:rsid w:val="00891517"/>
    <w:rsid w:val="00891E43"/>
    <w:rsid w:val="0089390D"/>
    <w:rsid w:val="0089437E"/>
    <w:rsid w:val="008A152F"/>
    <w:rsid w:val="008A29D9"/>
    <w:rsid w:val="008A2A71"/>
    <w:rsid w:val="008A2CDE"/>
    <w:rsid w:val="008A4EB6"/>
    <w:rsid w:val="008A5D94"/>
    <w:rsid w:val="008A63BC"/>
    <w:rsid w:val="008A67C1"/>
    <w:rsid w:val="008A79BD"/>
    <w:rsid w:val="008B41BA"/>
    <w:rsid w:val="008B62BB"/>
    <w:rsid w:val="008B653C"/>
    <w:rsid w:val="008B752C"/>
    <w:rsid w:val="008C0CB9"/>
    <w:rsid w:val="008C177D"/>
    <w:rsid w:val="008C1900"/>
    <w:rsid w:val="008C1BC9"/>
    <w:rsid w:val="008C2A77"/>
    <w:rsid w:val="008C2C83"/>
    <w:rsid w:val="008C49AD"/>
    <w:rsid w:val="008C585B"/>
    <w:rsid w:val="008C5C35"/>
    <w:rsid w:val="008C6158"/>
    <w:rsid w:val="008C6426"/>
    <w:rsid w:val="008C6F62"/>
    <w:rsid w:val="008C7758"/>
    <w:rsid w:val="008D00BD"/>
    <w:rsid w:val="008D1053"/>
    <w:rsid w:val="008D1B41"/>
    <w:rsid w:val="008D1B8B"/>
    <w:rsid w:val="008D1D77"/>
    <w:rsid w:val="008D2C87"/>
    <w:rsid w:val="008D49AB"/>
    <w:rsid w:val="008D5AFE"/>
    <w:rsid w:val="008D66EF"/>
    <w:rsid w:val="008D679E"/>
    <w:rsid w:val="008D757F"/>
    <w:rsid w:val="008D7BE2"/>
    <w:rsid w:val="008E0C1A"/>
    <w:rsid w:val="008E0D2E"/>
    <w:rsid w:val="008E1A94"/>
    <w:rsid w:val="008E3589"/>
    <w:rsid w:val="008E4A9F"/>
    <w:rsid w:val="008E52E6"/>
    <w:rsid w:val="008E5D67"/>
    <w:rsid w:val="008E6AAD"/>
    <w:rsid w:val="008E72AC"/>
    <w:rsid w:val="008F129B"/>
    <w:rsid w:val="008F1A95"/>
    <w:rsid w:val="008F31C1"/>
    <w:rsid w:val="008F447B"/>
    <w:rsid w:val="008F4A9F"/>
    <w:rsid w:val="008F4DDD"/>
    <w:rsid w:val="008F515B"/>
    <w:rsid w:val="008F537F"/>
    <w:rsid w:val="008F6F0A"/>
    <w:rsid w:val="0090029C"/>
    <w:rsid w:val="0090066D"/>
    <w:rsid w:val="00901A86"/>
    <w:rsid w:val="0090257A"/>
    <w:rsid w:val="009044C7"/>
    <w:rsid w:val="00904A89"/>
    <w:rsid w:val="009053B4"/>
    <w:rsid w:val="009053CE"/>
    <w:rsid w:val="0090550B"/>
    <w:rsid w:val="00905D51"/>
    <w:rsid w:val="00906A21"/>
    <w:rsid w:val="00906F03"/>
    <w:rsid w:val="00907407"/>
    <w:rsid w:val="0090762B"/>
    <w:rsid w:val="00907A74"/>
    <w:rsid w:val="00907E38"/>
    <w:rsid w:val="009102D9"/>
    <w:rsid w:val="00910429"/>
    <w:rsid w:val="00911AF4"/>
    <w:rsid w:val="009129A0"/>
    <w:rsid w:val="00912F92"/>
    <w:rsid w:val="00913802"/>
    <w:rsid w:val="00913BBC"/>
    <w:rsid w:val="00913DBA"/>
    <w:rsid w:val="00914677"/>
    <w:rsid w:val="00914C49"/>
    <w:rsid w:val="00914EAF"/>
    <w:rsid w:val="00915DC9"/>
    <w:rsid w:val="0092208D"/>
    <w:rsid w:val="00922368"/>
    <w:rsid w:val="00922417"/>
    <w:rsid w:val="0092444A"/>
    <w:rsid w:val="0092505E"/>
    <w:rsid w:val="009250C8"/>
    <w:rsid w:val="009253B2"/>
    <w:rsid w:val="0092563A"/>
    <w:rsid w:val="00925D27"/>
    <w:rsid w:val="009260B0"/>
    <w:rsid w:val="00927653"/>
    <w:rsid w:val="009277C0"/>
    <w:rsid w:val="009278C9"/>
    <w:rsid w:val="009278EC"/>
    <w:rsid w:val="00930076"/>
    <w:rsid w:val="009310B5"/>
    <w:rsid w:val="009311EA"/>
    <w:rsid w:val="009316EC"/>
    <w:rsid w:val="00931F60"/>
    <w:rsid w:val="009323F0"/>
    <w:rsid w:val="009331AC"/>
    <w:rsid w:val="00933EF7"/>
    <w:rsid w:val="00933F05"/>
    <w:rsid w:val="00934390"/>
    <w:rsid w:val="00936DF4"/>
    <w:rsid w:val="00936E4E"/>
    <w:rsid w:val="00936E67"/>
    <w:rsid w:val="009371BD"/>
    <w:rsid w:val="0093731A"/>
    <w:rsid w:val="00940CE5"/>
    <w:rsid w:val="00940D10"/>
    <w:rsid w:val="00940D26"/>
    <w:rsid w:val="0094254D"/>
    <w:rsid w:val="00942F65"/>
    <w:rsid w:val="009439BD"/>
    <w:rsid w:val="0094428A"/>
    <w:rsid w:val="009442A8"/>
    <w:rsid w:val="009444A9"/>
    <w:rsid w:val="00944907"/>
    <w:rsid w:val="00944C83"/>
    <w:rsid w:val="0094566F"/>
    <w:rsid w:val="009459AA"/>
    <w:rsid w:val="00945ECA"/>
    <w:rsid w:val="009461F4"/>
    <w:rsid w:val="00946DAB"/>
    <w:rsid w:val="00947BAF"/>
    <w:rsid w:val="009505EF"/>
    <w:rsid w:val="00950CDE"/>
    <w:rsid w:val="009513EB"/>
    <w:rsid w:val="00953060"/>
    <w:rsid w:val="00954C6E"/>
    <w:rsid w:val="00955176"/>
    <w:rsid w:val="009553BF"/>
    <w:rsid w:val="0095626C"/>
    <w:rsid w:val="00956797"/>
    <w:rsid w:val="00956CA9"/>
    <w:rsid w:val="00957BEA"/>
    <w:rsid w:val="00957EEC"/>
    <w:rsid w:val="009600A1"/>
    <w:rsid w:val="00960B48"/>
    <w:rsid w:val="009610CC"/>
    <w:rsid w:val="00962DBF"/>
    <w:rsid w:val="00962F3F"/>
    <w:rsid w:val="00965A06"/>
    <w:rsid w:val="00965B1A"/>
    <w:rsid w:val="00965E09"/>
    <w:rsid w:val="009660A0"/>
    <w:rsid w:val="009660C0"/>
    <w:rsid w:val="0096641C"/>
    <w:rsid w:val="009664B4"/>
    <w:rsid w:val="0096669B"/>
    <w:rsid w:val="009666D2"/>
    <w:rsid w:val="00970866"/>
    <w:rsid w:val="0097168A"/>
    <w:rsid w:val="0097411A"/>
    <w:rsid w:val="00974469"/>
    <w:rsid w:val="00975726"/>
    <w:rsid w:val="00975AB7"/>
    <w:rsid w:val="009768AE"/>
    <w:rsid w:val="00976DC5"/>
    <w:rsid w:val="00977F41"/>
    <w:rsid w:val="00980206"/>
    <w:rsid w:val="00980316"/>
    <w:rsid w:val="00980D95"/>
    <w:rsid w:val="00980DB9"/>
    <w:rsid w:val="00982B46"/>
    <w:rsid w:val="009831C8"/>
    <w:rsid w:val="00983E95"/>
    <w:rsid w:val="009853EB"/>
    <w:rsid w:val="00985888"/>
    <w:rsid w:val="00986204"/>
    <w:rsid w:val="009871B5"/>
    <w:rsid w:val="009878DB"/>
    <w:rsid w:val="00990492"/>
    <w:rsid w:val="009918B3"/>
    <w:rsid w:val="0099321B"/>
    <w:rsid w:val="0099447A"/>
    <w:rsid w:val="00994ECD"/>
    <w:rsid w:val="00995156"/>
    <w:rsid w:val="0099597D"/>
    <w:rsid w:val="00996059"/>
    <w:rsid w:val="0099638E"/>
    <w:rsid w:val="00996D5E"/>
    <w:rsid w:val="00997FBD"/>
    <w:rsid w:val="009A05AD"/>
    <w:rsid w:val="009A1170"/>
    <w:rsid w:val="009A1721"/>
    <w:rsid w:val="009A1B60"/>
    <w:rsid w:val="009A2999"/>
    <w:rsid w:val="009A33B9"/>
    <w:rsid w:val="009A3994"/>
    <w:rsid w:val="009A39B7"/>
    <w:rsid w:val="009A43B5"/>
    <w:rsid w:val="009A5256"/>
    <w:rsid w:val="009A556F"/>
    <w:rsid w:val="009A5C4F"/>
    <w:rsid w:val="009A6319"/>
    <w:rsid w:val="009A6E1C"/>
    <w:rsid w:val="009A731B"/>
    <w:rsid w:val="009A7C93"/>
    <w:rsid w:val="009B047E"/>
    <w:rsid w:val="009B0DC9"/>
    <w:rsid w:val="009B1467"/>
    <w:rsid w:val="009B2EF7"/>
    <w:rsid w:val="009B37CA"/>
    <w:rsid w:val="009B3F21"/>
    <w:rsid w:val="009B41C9"/>
    <w:rsid w:val="009B442F"/>
    <w:rsid w:val="009B47BB"/>
    <w:rsid w:val="009B4F8C"/>
    <w:rsid w:val="009B572D"/>
    <w:rsid w:val="009B5BBA"/>
    <w:rsid w:val="009B5EE2"/>
    <w:rsid w:val="009B7022"/>
    <w:rsid w:val="009B7093"/>
    <w:rsid w:val="009B7B5D"/>
    <w:rsid w:val="009B7FF5"/>
    <w:rsid w:val="009C04C5"/>
    <w:rsid w:val="009C22E6"/>
    <w:rsid w:val="009C3179"/>
    <w:rsid w:val="009C3512"/>
    <w:rsid w:val="009C5632"/>
    <w:rsid w:val="009C575B"/>
    <w:rsid w:val="009C6A77"/>
    <w:rsid w:val="009C7C80"/>
    <w:rsid w:val="009D011F"/>
    <w:rsid w:val="009D0287"/>
    <w:rsid w:val="009D06D7"/>
    <w:rsid w:val="009D0925"/>
    <w:rsid w:val="009D0C45"/>
    <w:rsid w:val="009D156F"/>
    <w:rsid w:val="009D1F44"/>
    <w:rsid w:val="009D2F15"/>
    <w:rsid w:val="009D37A7"/>
    <w:rsid w:val="009D38AE"/>
    <w:rsid w:val="009D4D62"/>
    <w:rsid w:val="009D56BA"/>
    <w:rsid w:val="009D6040"/>
    <w:rsid w:val="009D6D48"/>
    <w:rsid w:val="009D74B6"/>
    <w:rsid w:val="009D7625"/>
    <w:rsid w:val="009D78E4"/>
    <w:rsid w:val="009E01A1"/>
    <w:rsid w:val="009E046B"/>
    <w:rsid w:val="009E1223"/>
    <w:rsid w:val="009E1550"/>
    <w:rsid w:val="009E162F"/>
    <w:rsid w:val="009E261E"/>
    <w:rsid w:val="009E26C9"/>
    <w:rsid w:val="009E4AC9"/>
    <w:rsid w:val="009E53A8"/>
    <w:rsid w:val="009E5886"/>
    <w:rsid w:val="009E5EF3"/>
    <w:rsid w:val="009E612B"/>
    <w:rsid w:val="009E64F7"/>
    <w:rsid w:val="009E7BBC"/>
    <w:rsid w:val="009F073F"/>
    <w:rsid w:val="009F1902"/>
    <w:rsid w:val="009F1CFC"/>
    <w:rsid w:val="009F424B"/>
    <w:rsid w:val="009F4295"/>
    <w:rsid w:val="009F5290"/>
    <w:rsid w:val="009F5960"/>
    <w:rsid w:val="009F5A10"/>
    <w:rsid w:val="009F71BE"/>
    <w:rsid w:val="009F7C27"/>
    <w:rsid w:val="009F7CDC"/>
    <w:rsid w:val="009F7F64"/>
    <w:rsid w:val="00A0015C"/>
    <w:rsid w:val="00A013F2"/>
    <w:rsid w:val="00A01D9D"/>
    <w:rsid w:val="00A032F7"/>
    <w:rsid w:val="00A037AF"/>
    <w:rsid w:val="00A03ED3"/>
    <w:rsid w:val="00A04BED"/>
    <w:rsid w:val="00A064C6"/>
    <w:rsid w:val="00A07F37"/>
    <w:rsid w:val="00A10423"/>
    <w:rsid w:val="00A10A58"/>
    <w:rsid w:val="00A11534"/>
    <w:rsid w:val="00A11768"/>
    <w:rsid w:val="00A11A0F"/>
    <w:rsid w:val="00A11FBE"/>
    <w:rsid w:val="00A122B1"/>
    <w:rsid w:val="00A14054"/>
    <w:rsid w:val="00A147AB"/>
    <w:rsid w:val="00A15113"/>
    <w:rsid w:val="00A152E9"/>
    <w:rsid w:val="00A15417"/>
    <w:rsid w:val="00A15CB3"/>
    <w:rsid w:val="00A16889"/>
    <w:rsid w:val="00A17DFD"/>
    <w:rsid w:val="00A2052D"/>
    <w:rsid w:val="00A21324"/>
    <w:rsid w:val="00A21C69"/>
    <w:rsid w:val="00A2215D"/>
    <w:rsid w:val="00A222D6"/>
    <w:rsid w:val="00A226AD"/>
    <w:rsid w:val="00A22D55"/>
    <w:rsid w:val="00A23678"/>
    <w:rsid w:val="00A243ED"/>
    <w:rsid w:val="00A25085"/>
    <w:rsid w:val="00A27C33"/>
    <w:rsid w:val="00A312B7"/>
    <w:rsid w:val="00A31D87"/>
    <w:rsid w:val="00A31E04"/>
    <w:rsid w:val="00A3238E"/>
    <w:rsid w:val="00A32803"/>
    <w:rsid w:val="00A331F6"/>
    <w:rsid w:val="00A34418"/>
    <w:rsid w:val="00A34524"/>
    <w:rsid w:val="00A34E64"/>
    <w:rsid w:val="00A35428"/>
    <w:rsid w:val="00A3549A"/>
    <w:rsid w:val="00A358DA"/>
    <w:rsid w:val="00A35D17"/>
    <w:rsid w:val="00A361A8"/>
    <w:rsid w:val="00A367C8"/>
    <w:rsid w:val="00A3751E"/>
    <w:rsid w:val="00A4043D"/>
    <w:rsid w:val="00A40711"/>
    <w:rsid w:val="00A40D70"/>
    <w:rsid w:val="00A42110"/>
    <w:rsid w:val="00A43A9E"/>
    <w:rsid w:val="00A43D78"/>
    <w:rsid w:val="00A44686"/>
    <w:rsid w:val="00A44A07"/>
    <w:rsid w:val="00A45D1A"/>
    <w:rsid w:val="00A46B0D"/>
    <w:rsid w:val="00A46E1A"/>
    <w:rsid w:val="00A46E66"/>
    <w:rsid w:val="00A471F6"/>
    <w:rsid w:val="00A50B80"/>
    <w:rsid w:val="00A511D9"/>
    <w:rsid w:val="00A51760"/>
    <w:rsid w:val="00A539FC"/>
    <w:rsid w:val="00A5468B"/>
    <w:rsid w:val="00A55561"/>
    <w:rsid w:val="00A56762"/>
    <w:rsid w:val="00A567BE"/>
    <w:rsid w:val="00A56807"/>
    <w:rsid w:val="00A56B56"/>
    <w:rsid w:val="00A56F33"/>
    <w:rsid w:val="00A5769D"/>
    <w:rsid w:val="00A6021D"/>
    <w:rsid w:val="00A6159C"/>
    <w:rsid w:val="00A617A8"/>
    <w:rsid w:val="00A618DA"/>
    <w:rsid w:val="00A61AF0"/>
    <w:rsid w:val="00A62F5E"/>
    <w:rsid w:val="00A6394B"/>
    <w:rsid w:val="00A63DC1"/>
    <w:rsid w:val="00A6572A"/>
    <w:rsid w:val="00A65BCD"/>
    <w:rsid w:val="00A66C47"/>
    <w:rsid w:val="00A67137"/>
    <w:rsid w:val="00A673C3"/>
    <w:rsid w:val="00A67610"/>
    <w:rsid w:val="00A67999"/>
    <w:rsid w:val="00A679F8"/>
    <w:rsid w:val="00A67C89"/>
    <w:rsid w:val="00A70174"/>
    <w:rsid w:val="00A70829"/>
    <w:rsid w:val="00A7111D"/>
    <w:rsid w:val="00A71543"/>
    <w:rsid w:val="00A724F3"/>
    <w:rsid w:val="00A729F5"/>
    <w:rsid w:val="00A7321F"/>
    <w:rsid w:val="00A7372B"/>
    <w:rsid w:val="00A73792"/>
    <w:rsid w:val="00A749A3"/>
    <w:rsid w:val="00A755EC"/>
    <w:rsid w:val="00A76D76"/>
    <w:rsid w:val="00A77199"/>
    <w:rsid w:val="00A77D8E"/>
    <w:rsid w:val="00A77F41"/>
    <w:rsid w:val="00A8230D"/>
    <w:rsid w:val="00A82598"/>
    <w:rsid w:val="00A82C31"/>
    <w:rsid w:val="00A832A6"/>
    <w:rsid w:val="00A8394B"/>
    <w:rsid w:val="00A84124"/>
    <w:rsid w:val="00A84DB8"/>
    <w:rsid w:val="00A8600D"/>
    <w:rsid w:val="00A86C8F"/>
    <w:rsid w:val="00A91102"/>
    <w:rsid w:val="00A91923"/>
    <w:rsid w:val="00A93218"/>
    <w:rsid w:val="00A93553"/>
    <w:rsid w:val="00A93939"/>
    <w:rsid w:val="00A93CBB"/>
    <w:rsid w:val="00A945C7"/>
    <w:rsid w:val="00A94859"/>
    <w:rsid w:val="00A96458"/>
    <w:rsid w:val="00A964B8"/>
    <w:rsid w:val="00A966B3"/>
    <w:rsid w:val="00A96B5A"/>
    <w:rsid w:val="00A97D94"/>
    <w:rsid w:val="00AA0ACC"/>
    <w:rsid w:val="00AA29EE"/>
    <w:rsid w:val="00AA2A5E"/>
    <w:rsid w:val="00AA2ED2"/>
    <w:rsid w:val="00AA44F6"/>
    <w:rsid w:val="00AA4D70"/>
    <w:rsid w:val="00AA524A"/>
    <w:rsid w:val="00AA5BAF"/>
    <w:rsid w:val="00AA61B6"/>
    <w:rsid w:val="00AA673C"/>
    <w:rsid w:val="00AA71D4"/>
    <w:rsid w:val="00AA74BE"/>
    <w:rsid w:val="00AA7804"/>
    <w:rsid w:val="00AA799F"/>
    <w:rsid w:val="00AA7A14"/>
    <w:rsid w:val="00AB1273"/>
    <w:rsid w:val="00AB198A"/>
    <w:rsid w:val="00AB1F8E"/>
    <w:rsid w:val="00AB3E0C"/>
    <w:rsid w:val="00AB4278"/>
    <w:rsid w:val="00AB5933"/>
    <w:rsid w:val="00AB6336"/>
    <w:rsid w:val="00AB6C64"/>
    <w:rsid w:val="00AB6EAA"/>
    <w:rsid w:val="00AB7639"/>
    <w:rsid w:val="00AC0417"/>
    <w:rsid w:val="00AC107D"/>
    <w:rsid w:val="00AC18CF"/>
    <w:rsid w:val="00AC1CC6"/>
    <w:rsid w:val="00AC2C1D"/>
    <w:rsid w:val="00AC5880"/>
    <w:rsid w:val="00AC5BB9"/>
    <w:rsid w:val="00AC6712"/>
    <w:rsid w:val="00AC74F9"/>
    <w:rsid w:val="00AD0C53"/>
    <w:rsid w:val="00AD16CB"/>
    <w:rsid w:val="00AD1924"/>
    <w:rsid w:val="00AD1971"/>
    <w:rsid w:val="00AD2945"/>
    <w:rsid w:val="00AD2C17"/>
    <w:rsid w:val="00AD2DE6"/>
    <w:rsid w:val="00AD434A"/>
    <w:rsid w:val="00AD5D4E"/>
    <w:rsid w:val="00AD7D5A"/>
    <w:rsid w:val="00AD7F3D"/>
    <w:rsid w:val="00AE010C"/>
    <w:rsid w:val="00AE1760"/>
    <w:rsid w:val="00AE299E"/>
    <w:rsid w:val="00AE33C6"/>
    <w:rsid w:val="00AE37DC"/>
    <w:rsid w:val="00AE43DD"/>
    <w:rsid w:val="00AE45B1"/>
    <w:rsid w:val="00AE45B5"/>
    <w:rsid w:val="00AE4704"/>
    <w:rsid w:val="00AE496C"/>
    <w:rsid w:val="00AE4D03"/>
    <w:rsid w:val="00AE53DD"/>
    <w:rsid w:val="00AE5EFD"/>
    <w:rsid w:val="00AE7A94"/>
    <w:rsid w:val="00AF0F18"/>
    <w:rsid w:val="00AF0FA4"/>
    <w:rsid w:val="00AF146E"/>
    <w:rsid w:val="00AF1F00"/>
    <w:rsid w:val="00AF3448"/>
    <w:rsid w:val="00AF4167"/>
    <w:rsid w:val="00AF478D"/>
    <w:rsid w:val="00AF4A85"/>
    <w:rsid w:val="00AF5A1A"/>
    <w:rsid w:val="00AF5B2B"/>
    <w:rsid w:val="00AF6238"/>
    <w:rsid w:val="00AF656C"/>
    <w:rsid w:val="00AF6B71"/>
    <w:rsid w:val="00AF6D74"/>
    <w:rsid w:val="00AF7A54"/>
    <w:rsid w:val="00AF7AB4"/>
    <w:rsid w:val="00B00B2E"/>
    <w:rsid w:val="00B00BD6"/>
    <w:rsid w:val="00B00D6C"/>
    <w:rsid w:val="00B02408"/>
    <w:rsid w:val="00B027BD"/>
    <w:rsid w:val="00B04412"/>
    <w:rsid w:val="00B05AF5"/>
    <w:rsid w:val="00B06285"/>
    <w:rsid w:val="00B07921"/>
    <w:rsid w:val="00B10CA9"/>
    <w:rsid w:val="00B11A39"/>
    <w:rsid w:val="00B11BB3"/>
    <w:rsid w:val="00B1201D"/>
    <w:rsid w:val="00B12401"/>
    <w:rsid w:val="00B1261C"/>
    <w:rsid w:val="00B12866"/>
    <w:rsid w:val="00B137EF"/>
    <w:rsid w:val="00B14225"/>
    <w:rsid w:val="00B1444C"/>
    <w:rsid w:val="00B15427"/>
    <w:rsid w:val="00B16386"/>
    <w:rsid w:val="00B1673C"/>
    <w:rsid w:val="00B16A69"/>
    <w:rsid w:val="00B16D64"/>
    <w:rsid w:val="00B20032"/>
    <w:rsid w:val="00B2027E"/>
    <w:rsid w:val="00B20BD0"/>
    <w:rsid w:val="00B20CEF"/>
    <w:rsid w:val="00B22CC6"/>
    <w:rsid w:val="00B2360A"/>
    <w:rsid w:val="00B23A7E"/>
    <w:rsid w:val="00B23C11"/>
    <w:rsid w:val="00B240F9"/>
    <w:rsid w:val="00B24FCA"/>
    <w:rsid w:val="00B25730"/>
    <w:rsid w:val="00B26FDE"/>
    <w:rsid w:val="00B27698"/>
    <w:rsid w:val="00B27E9F"/>
    <w:rsid w:val="00B30261"/>
    <w:rsid w:val="00B322E2"/>
    <w:rsid w:val="00B3243C"/>
    <w:rsid w:val="00B326C3"/>
    <w:rsid w:val="00B33741"/>
    <w:rsid w:val="00B3526D"/>
    <w:rsid w:val="00B352F5"/>
    <w:rsid w:val="00B35429"/>
    <w:rsid w:val="00B361A5"/>
    <w:rsid w:val="00B3623E"/>
    <w:rsid w:val="00B3748B"/>
    <w:rsid w:val="00B375E8"/>
    <w:rsid w:val="00B37C4E"/>
    <w:rsid w:val="00B37CB0"/>
    <w:rsid w:val="00B41B5A"/>
    <w:rsid w:val="00B4204C"/>
    <w:rsid w:val="00B42F77"/>
    <w:rsid w:val="00B432F3"/>
    <w:rsid w:val="00B47072"/>
    <w:rsid w:val="00B50230"/>
    <w:rsid w:val="00B50D3E"/>
    <w:rsid w:val="00B51670"/>
    <w:rsid w:val="00B51F78"/>
    <w:rsid w:val="00B525D8"/>
    <w:rsid w:val="00B52A76"/>
    <w:rsid w:val="00B53B6F"/>
    <w:rsid w:val="00B5594C"/>
    <w:rsid w:val="00B55FCA"/>
    <w:rsid w:val="00B56B24"/>
    <w:rsid w:val="00B56DE2"/>
    <w:rsid w:val="00B5770D"/>
    <w:rsid w:val="00B57950"/>
    <w:rsid w:val="00B61589"/>
    <w:rsid w:val="00B625F3"/>
    <w:rsid w:val="00B62B3C"/>
    <w:rsid w:val="00B63C0E"/>
    <w:rsid w:val="00B64202"/>
    <w:rsid w:val="00B65C02"/>
    <w:rsid w:val="00B67C28"/>
    <w:rsid w:val="00B71122"/>
    <w:rsid w:val="00B718D4"/>
    <w:rsid w:val="00B72943"/>
    <w:rsid w:val="00B755A7"/>
    <w:rsid w:val="00B758C6"/>
    <w:rsid w:val="00B759C9"/>
    <w:rsid w:val="00B75BF5"/>
    <w:rsid w:val="00B76CE1"/>
    <w:rsid w:val="00B77895"/>
    <w:rsid w:val="00B80680"/>
    <w:rsid w:val="00B80E80"/>
    <w:rsid w:val="00B80F82"/>
    <w:rsid w:val="00B816EA"/>
    <w:rsid w:val="00B81EBF"/>
    <w:rsid w:val="00B827C0"/>
    <w:rsid w:val="00B82B33"/>
    <w:rsid w:val="00B845E3"/>
    <w:rsid w:val="00B86087"/>
    <w:rsid w:val="00B877E4"/>
    <w:rsid w:val="00B87C65"/>
    <w:rsid w:val="00B87FD7"/>
    <w:rsid w:val="00B901FD"/>
    <w:rsid w:val="00B91DB7"/>
    <w:rsid w:val="00B92563"/>
    <w:rsid w:val="00B93394"/>
    <w:rsid w:val="00B93408"/>
    <w:rsid w:val="00B93F2C"/>
    <w:rsid w:val="00B93FFC"/>
    <w:rsid w:val="00B94676"/>
    <w:rsid w:val="00B947BC"/>
    <w:rsid w:val="00B9488A"/>
    <w:rsid w:val="00B94C51"/>
    <w:rsid w:val="00B94CC0"/>
    <w:rsid w:val="00B95132"/>
    <w:rsid w:val="00B95929"/>
    <w:rsid w:val="00B95C9C"/>
    <w:rsid w:val="00B97222"/>
    <w:rsid w:val="00B97B09"/>
    <w:rsid w:val="00B97F4F"/>
    <w:rsid w:val="00BA00C4"/>
    <w:rsid w:val="00BA0F0C"/>
    <w:rsid w:val="00BA1671"/>
    <w:rsid w:val="00BA17B1"/>
    <w:rsid w:val="00BA2568"/>
    <w:rsid w:val="00BA2C5E"/>
    <w:rsid w:val="00BA32AA"/>
    <w:rsid w:val="00BA36BF"/>
    <w:rsid w:val="00BA3AA2"/>
    <w:rsid w:val="00BA3E6B"/>
    <w:rsid w:val="00BA4320"/>
    <w:rsid w:val="00BA496D"/>
    <w:rsid w:val="00BA4FC6"/>
    <w:rsid w:val="00BA6266"/>
    <w:rsid w:val="00BA67D9"/>
    <w:rsid w:val="00BA6F9D"/>
    <w:rsid w:val="00BA719A"/>
    <w:rsid w:val="00BA73C3"/>
    <w:rsid w:val="00BA7FF8"/>
    <w:rsid w:val="00BB1284"/>
    <w:rsid w:val="00BB4B2E"/>
    <w:rsid w:val="00BB51EF"/>
    <w:rsid w:val="00BB52DD"/>
    <w:rsid w:val="00BB59D9"/>
    <w:rsid w:val="00BC0330"/>
    <w:rsid w:val="00BC089B"/>
    <w:rsid w:val="00BC0B75"/>
    <w:rsid w:val="00BC12E6"/>
    <w:rsid w:val="00BC2C8A"/>
    <w:rsid w:val="00BC308B"/>
    <w:rsid w:val="00BC3680"/>
    <w:rsid w:val="00BC3989"/>
    <w:rsid w:val="00BC3AFA"/>
    <w:rsid w:val="00BC488F"/>
    <w:rsid w:val="00BC5B81"/>
    <w:rsid w:val="00BC6D45"/>
    <w:rsid w:val="00BC714F"/>
    <w:rsid w:val="00BD015F"/>
    <w:rsid w:val="00BD0534"/>
    <w:rsid w:val="00BD1F05"/>
    <w:rsid w:val="00BD217F"/>
    <w:rsid w:val="00BD241E"/>
    <w:rsid w:val="00BD284C"/>
    <w:rsid w:val="00BD3269"/>
    <w:rsid w:val="00BD36E5"/>
    <w:rsid w:val="00BD39F3"/>
    <w:rsid w:val="00BD4763"/>
    <w:rsid w:val="00BD5678"/>
    <w:rsid w:val="00BD56AB"/>
    <w:rsid w:val="00BD5A7E"/>
    <w:rsid w:val="00BD5CFE"/>
    <w:rsid w:val="00BE0366"/>
    <w:rsid w:val="00BE1E63"/>
    <w:rsid w:val="00BE2F63"/>
    <w:rsid w:val="00BE37BD"/>
    <w:rsid w:val="00BE4129"/>
    <w:rsid w:val="00BE59BF"/>
    <w:rsid w:val="00BE646F"/>
    <w:rsid w:val="00BE694C"/>
    <w:rsid w:val="00BE6DC6"/>
    <w:rsid w:val="00BE7A8C"/>
    <w:rsid w:val="00BE7CE1"/>
    <w:rsid w:val="00BF03CA"/>
    <w:rsid w:val="00BF212A"/>
    <w:rsid w:val="00BF3ABC"/>
    <w:rsid w:val="00BF410D"/>
    <w:rsid w:val="00BF5DCE"/>
    <w:rsid w:val="00BF64BC"/>
    <w:rsid w:val="00BF66D5"/>
    <w:rsid w:val="00BF6E92"/>
    <w:rsid w:val="00BF795D"/>
    <w:rsid w:val="00C005A8"/>
    <w:rsid w:val="00C0101C"/>
    <w:rsid w:val="00C01797"/>
    <w:rsid w:val="00C021D1"/>
    <w:rsid w:val="00C02939"/>
    <w:rsid w:val="00C02A31"/>
    <w:rsid w:val="00C02B7E"/>
    <w:rsid w:val="00C02FF3"/>
    <w:rsid w:val="00C037D6"/>
    <w:rsid w:val="00C0476B"/>
    <w:rsid w:val="00C0479B"/>
    <w:rsid w:val="00C058DC"/>
    <w:rsid w:val="00C06E45"/>
    <w:rsid w:val="00C0761B"/>
    <w:rsid w:val="00C07B04"/>
    <w:rsid w:val="00C07D36"/>
    <w:rsid w:val="00C10CDD"/>
    <w:rsid w:val="00C1107F"/>
    <w:rsid w:val="00C12660"/>
    <w:rsid w:val="00C13B0C"/>
    <w:rsid w:val="00C13F60"/>
    <w:rsid w:val="00C1412B"/>
    <w:rsid w:val="00C1413E"/>
    <w:rsid w:val="00C14803"/>
    <w:rsid w:val="00C14ED3"/>
    <w:rsid w:val="00C15030"/>
    <w:rsid w:val="00C158D6"/>
    <w:rsid w:val="00C16C21"/>
    <w:rsid w:val="00C1721B"/>
    <w:rsid w:val="00C20AFA"/>
    <w:rsid w:val="00C2109A"/>
    <w:rsid w:val="00C21513"/>
    <w:rsid w:val="00C21CA2"/>
    <w:rsid w:val="00C23224"/>
    <w:rsid w:val="00C25947"/>
    <w:rsid w:val="00C2638E"/>
    <w:rsid w:val="00C27C56"/>
    <w:rsid w:val="00C3049B"/>
    <w:rsid w:val="00C30F1B"/>
    <w:rsid w:val="00C31DEF"/>
    <w:rsid w:val="00C3297E"/>
    <w:rsid w:val="00C32EDB"/>
    <w:rsid w:val="00C341C4"/>
    <w:rsid w:val="00C34DA0"/>
    <w:rsid w:val="00C36388"/>
    <w:rsid w:val="00C3765C"/>
    <w:rsid w:val="00C37752"/>
    <w:rsid w:val="00C3791F"/>
    <w:rsid w:val="00C40324"/>
    <w:rsid w:val="00C412DC"/>
    <w:rsid w:val="00C43ECE"/>
    <w:rsid w:val="00C44692"/>
    <w:rsid w:val="00C44883"/>
    <w:rsid w:val="00C45D92"/>
    <w:rsid w:val="00C4610D"/>
    <w:rsid w:val="00C46199"/>
    <w:rsid w:val="00C465A6"/>
    <w:rsid w:val="00C46774"/>
    <w:rsid w:val="00C4695B"/>
    <w:rsid w:val="00C46F21"/>
    <w:rsid w:val="00C47513"/>
    <w:rsid w:val="00C4776A"/>
    <w:rsid w:val="00C5326D"/>
    <w:rsid w:val="00C534A3"/>
    <w:rsid w:val="00C53BEA"/>
    <w:rsid w:val="00C5429B"/>
    <w:rsid w:val="00C546FB"/>
    <w:rsid w:val="00C55A83"/>
    <w:rsid w:val="00C5690E"/>
    <w:rsid w:val="00C569FE"/>
    <w:rsid w:val="00C56E4D"/>
    <w:rsid w:val="00C577A7"/>
    <w:rsid w:val="00C57C52"/>
    <w:rsid w:val="00C57EAC"/>
    <w:rsid w:val="00C602A3"/>
    <w:rsid w:val="00C6064B"/>
    <w:rsid w:val="00C60B18"/>
    <w:rsid w:val="00C60E30"/>
    <w:rsid w:val="00C61496"/>
    <w:rsid w:val="00C634BD"/>
    <w:rsid w:val="00C63C78"/>
    <w:rsid w:val="00C644C5"/>
    <w:rsid w:val="00C64B5E"/>
    <w:rsid w:val="00C65408"/>
    <w:rsid w:val="00C65BE4"/>
    <w:rsid w:val="00C6638B"/>
    <w:rsid w:val="00C66907"/>
    <w:rsid w:val="00C670DB"/>
    <w:rsid w:val="00C67412"/>
    <w:rsid w:val="00C677BE"/>
    <w:rsid w:val="00C70757"/>
    <w:rsid w:val="00C7089E"/>
    <w:rsid w:val="00C70922"/>
    <w:rsid w:val="00C70FDA"/>
    <w:rsid w:val="00C71445"/>
    <w:rsid w:val="00C71547"/>
    <w:rsid w:val="00C71E3C"/>
    <w:rsid w:val="00C71F58"/>
    <w:rsid w:val="00C733A9"/>
    <w:rsid w:val="00C74B99"/>
    <w:rsid w:val="00C74C8D"/>
    <w:rsid w:val="00C757CB"/>
    <w:rsid w:val="00C779BC"/>
    <w:rsid w:val="00C77C50"/>
    <w:rsid w:val="00C77E9E"/>
    <w:rsid w:val="00C80365"/>
    <w:rsid w:val="00C803A2"/>
    <w:rsid w:val="00C80AD8"/>
    <w:rsid w:val="00C80AE2"/>
    <w:rsid w:val="00C80BCD"/>
    <w:rsid w:val="00C80D77"/>
    <w:rsid w:val="00C811A1"/>
    <w:rsid w:val="00C81511"/>
    <w:rsid w:val="00C817FA"/>
    <w:rsid w:val="00C81946"/>
    <w:rsid w:val="00C83E21"/>
    <w:rsid w:val="00C84172"/>
    <w:rsid w:val="00C84F14"/>
    <w:rsid w:val="00C85297"/>
    <w:rsid w:val="00C85411"/>
    <w:rsid w:val="00C85550"/>
    <w:rsid w:val="00C85889"/>
    <w:rsid w:val="00C86557"/>
    <w:rsid w:val="00C869F2"/>
    <w:rsid w:val="00C87905"/>
    <w:rsid w:val="00C905D5"/>
    <w:rsid w:val="00C90A50"/>
    <w:rsid w:val="00C91867"/>
    <w:rsid w:val="00C91C7C"/>
    <w:rsid w:val="00C92700"/>
    <w:rsid w:val="00C92A1D"/>
    <w:rsid w:val="00C93F67"/>
    <w:rsid w:val="00C94F61"/>
    <w:rsid w:val="00C9660D"/>
    <w:rsid w:val="00C9718A"/>
    <w:rsid w:val="00CA058D"/>
    <w:rsid w:val="00CA13AC"/>
    <w:rsid w:val="00CA1FFD"/>
    <w:rsid w:val="00CA2A26"/>
    <w:rsid w:val="00CA2F67"/>
    <w:rsid w:val="00CA34AE"/>
    <w:rsid w:val="00CA594F"/>
    <w:rsid w:val="00CA69B1"/>
    <w:rsid w:val="00CA6D9A"/>
    <w:rsid w:val="00CA7919"/>
    <w:rsid w:val="00CB0122"/>
    <w:rsid w:val="00CB0A22"/>
    <w:rsid w:val="00CB10E5"/>
    <w:rsid w:val="00CB1230"/>
    <w:rsid w:val="00CB2428"/>
    <w:rsid w:val="00CB29BC"/>
    <w:rsid w:val="00CB4677"/>
    <w:rsid w:val="00CB4E02"/>
    <w:rsid w:val="00CB567E"/>
    <w:rsid w:val="00CB5F73"/>
    <w:rsid w:val="00CB7391"/>
    <w:rsid w:val="00CB7A7A"/>
    <w:rsid w:val="00CB7BB1"/>
    <w:rsid w:val="00CC00F8"/>
    <w:rsid w:val="00CC044B"/>
    <w:rsid w:val="00CC1669"/>
    <w:rsid w:val="00CC20B1"/>
    <w:rsid w:val="00CC275C"/>
    <w:rsid w:val="00CC2D86"/>
    <w:rsid w:val="00CC2D98"/>
    <w:rsid w:val="00CC399A"/>
    <w:rsid w:val="00CC39DC"/>
    <w:rsid w:val="00CC39F7"/>
    <w:rsid w:val="00CC3FCD"/>
    <w:rsid w:val="00CC41D0"/>
    <w:rsid w:val="00CC4F37"/>
    <w:rsid w:val="00CC62F0"/>
    <w:rsid w:val="00CC67B0"/>
    <w:rsid w:val="00CC6CB4"/>
    <w:rsid w:val="00CC6FF9"/>
    <w:rsid w:val="00CC76CB"/>
    <w:rsid w:val="00CD0C24"/>
    <w:rsid w:val="00CD1B8A"/>
    <w:rsid w:val="00CD1F4D"/>
    <w:rsid w:val="00CD3207"/>
    <w:rsid w:val="00CD3438"/>
    <w:rsid w:val="00CD3E87"/>
    <w:rsid w:val="00CD61BE"/>
    <w:rsid w:val="00CD6874"/>
    <w:rsid w:val="00CD6FEF"/>
    <w:rsid w:val="00CD770B"/>
    <w:rsid w:val="00CD7C7C"/>
    <w:rsid w:val="00CE1519"/>
    <w:rsid w:val="00CE2610"/>
    <w:rsid w:val="00CE27DA"/>
    <w:rsid w:val="00CE3753"/>
    <w:rsid w:val="00CE38F3"/>
    <w:rsid w:val="00CE40FC"/>
    <w:rsid w:val="00CE47E7"/>
    <w:rsid w:val="00CE5AEE"/>
    <w:rsid w:val="00CE69B1"/>
    <w:rsid w:val="00CE7C0E"/>
    <w:rsid w:val="00CF067D"/>
    <w:rsid w:val="00CF0DAE"/>
    <w:rsid w:val="00CF1927"/>
    <w:rsid w:val="00CF248F"/>
    <w:rsid w:val="00CF27A4"/>
    <w:rsid w:val="00CF2EF1"/>
    <w:rsid w:val="00CF3907"/>
    <w:rsid w:val="00CF3F5A"/>
    <w:rsid w:val="00CF64AD"/>
    <w:rsid w:val="00D00A9E"/>
    <w:rsid w:val="00D021BF"/>
    <w:rsid w:val="00D03174"/>
    <w:rsid w:val="00D03AEC"/>
    <w:rsid w:val="00D03E12"/>
    <w:rsid w:val="00D04052"/>
    <w:rsid w:val="00D04229"/>
    <w:rsid w:val="00D05774"/>
    <w:rsid w:val="00D057F4"/>
    <w:rsid w:val="00D05C6A"/>
    <w:rsid w:val="00D06297"/>
    <w:rsid w:val="00D0789C"/>
    <w:rsid w:val="00D104BD"/>
    <w:rsid w:val="00D105EA"/>
    <w:rsid w:val="00D111B6"/>
    <w:rsid w:val="00D1150F"/>
    <w:rsid w:val="00D11F58"/>
    <w:rsid w:val="00D11F7F"/>
    <w:rsid w:val="00D126CA"/>
    <w:rsid w:val="00D12B44"/>
    <w:rsid w:val="00D12B79"/>
    <w:rsid w:val="00D132A7"/>
    <w:rsid w:val="00D13B0A"/>
    <w:rsid w:val="00D1403F"/>
    <w:rsid w:val="00D14C55"/>
    <w:rsid w:val="00D154AD"/>
    <w:rsid w:val="00D16B0B"/>
    <w:rsid w:val="00D17033"/>
    <w:rsid w:val="00D173E5"/>
    <w:rsid w:val="00D17E72"/>
    <w:rsid w:val="00D21D82"/>
    <w:rsid w:val="00D221D4"/>
    <w:rsid w:val="00D22BC8"/>
    <w:rsid w:val="00D23780"/>
    <w:rsid w:val="00D2395D"/>
    <w:rsid w:val="00D23F94"/>
    <w:rsid w:val="00D23FA7"/>
    <w:rsid w:val="00D23FFB"/>
    <w:rsid w:val="00D24001"/>
    <w:rsid w:val="00D24BF0"/>
    <w:rsid w:val="00D264F7"/>
    <w:rsid w:val="00D26DFB"/>
    <w:rsid w:val="00D2724E"/>
    <w:rsid w:val="00D30723"/>
    <w:rsid w:val="00D31172"/>
    <w:rsid w:val="00D315C0"/>
    <w:rsid w:val="00D31B9D"/>
    <w:rsid w:val="00D321AA"/>
    <w:rsid w:val="00D32B17"/>
    <w:rsid w:val="00D32F29"/>
    <w:rsid w:val="00D33C3E"/>
    <w:rsid w:val="00D35EF1"/>
    <w:rsid w:val="00D37276"/>
    <w:rsid w:val="00D37319"/>
    <w:rsid w:val="00D37CC7"/>
    <w:rsid w:val="00D4020B"/>
    <w:rsid w:val="00D4035B"/>
    <w:rsid w:val="00D40579"/>
    <w:rsid w:val="00D409D0"/>
    <w:rsid w:val="00D42D10"/>
    <w:rsid w:val="00D43425"/>
    <w:rsid w:val="00D43641"/>
    <w:rsid w:val="00D460D7"/>
    <w:rsid w:val="00D465BE"/>
    <w:rsid w:val="00D46EEF"/>
    <w:rsid w:val="00D477B0"/>
    <w:rsid w:val="00D479A3"/>
    <w:rsid w:val="00D47D8D"/>
    <w:rsid w:val="00D501CC"/>
    <w:rsid w:val="00D507AF"/>
    <w:rsid w:val="00D50C17"/>
    <w:rsid w:val="00D5108E"/>
    <w:rsid w:val="00D5144A"/>
    <w:rsid w:val="00D53528"/>
    <w:rsid w:val="00D53671"/>
    <w:rsid w:val="00D54106"/>
    <w:rsid w:val="00D55248"/>
    <w:rsid w:val="00D60CE4"/>
    <w:rsid w:val="00D61765"/>
    <w:rsid w:val="00D61E4D"/>
    <w:rsid w:val="00D61E54"/>
    <w:rsid w:val="00D62ACC"/>
    <w:rsid w:val="00D646F0"/>
    <w:rsid w:val="00D650D4"/>
    <w:rsid w:val="00D652EC"/>
    <w:rsid w:val="00D65403"/>
    <w:rsid w:val="00D65B5F"/>
    <w:rsid w:val="00D6681F"/>
    <w:rsid w:val="00D66A3B"/>
    <w:rsid w:val="00D66F9F"/>
    <w:rsid w:val="00D674C2"/>
    <w:rsid w:val="00D7182F"/>
    <w:rsid w:val="00D71964"/>
    <w:rsid w:val="00D7368B"/>
    <w:rsid w:val="00D7397F"/>
    <w:rsid w:val="00D75747"/>
    <w:rsid w:val="00D76A95"/>
    <w:rsid w:val="00D76AAE"/>
    <w:rsid w:val="00D76C91"/>
    <w:rsid w:val="00D76D58"/>
    <w:rsid w:val="00D77106"/>
    <w:rsid w:val="00D77839"/>
    <w:rsid w:val="00D77DE4"/>
    <w:rsid w:val="00D80A64"/>
    <w:rsid w:val="00D811CC"/>
    <w:rsid w:val="00D81692"/>
    <w:rsid w:val="00D81DAB"/>
    <w:rsid w:val="00D8218C"/>
    <w:rsid w:val="00D82744"/>
    <w:rsid w:val="00D846A1"/>
    <w:rsid w:val="00D85039"/>
    <w:rsid w:val="00D851B7"/>
    <w:rsid w:val="00D85D56"/>
    <w:rsid w:val="00D86177"/>
    <w:rsid w:val="00D87ED1"/>
    <w:rsid w:val="00D90AAD"/>
    <w:rsid w:val="00D91785"/>
    <w:rsid w:val="00D91A05"/>
    <w:rsid w:val="00D91F2D"/>
    <w:rsid w:val="00D927B3"/>
    <w:rsid w:val="00D92B1F"/>
    <w:rsid w:val="00D92B77"/>
    <w:rsid w:val="00D930E5"/>
    <w:rsid w:val="00D931AB"/>
    <w:rsid w:val="00D9421A"/>
    <w:rsid w:val="00D95DDE"/>
    <w:rsid w:val="00D964AC"/>
    <w:rsid w:val="00D9675E"/>
    <w:rsid w:val="00D96C1C"/>
    <w:rsid w:val="00DA00B3"/>
    <w:rsid w:val="00DA22E4"/>
    <w:rsid w:val="00DA27E0"/>
    <w:rsid w:val="00DA41D5"/>
    <w:rsid w:val="00DA42EE"/>
    <w:rsid w:val="00DA4881"/>
    <w:rsid w:val="00DA5B62"/>
    <w:rsid w:val="00DA5DB1"/>
    <w:rsid w:val="00DA6325"/>
    <w:rsid w:val="00DA69FE"/>
    <w:rsid w:val="00DA77A5"/>
    <w:rsid w:val="00DB0712"/>
    <w:rsid w:val="00DB152B"/>
    <w:rsid w:val="00DB1A4F"/>
    <w:rsid w:val="00DB1C18"/>
    <w:rsid w:val="00DB27AF"/>
    <w:rsid w:val="00DB33ED"/>
    <w:rsid w:val="00DB41A4"/>
    <w:rsid w:val="00DB4294"/>
    <w:rsid w:val="00DB4B3C"/>
    <w:rsid w:val="00DB59A7"/>
    <w:rsid w:val="00DB70DF"/>
    <w:rsid w:val="00DB7D52"/>
    <w:rsid w:val="00DC288D"/>
    <w:rsid w:val="00DC2952"/>
    <w:rsid w:val="00DC2F40"/>
    <w:rsid w:val="00DC3478"/>
    <w:rsid w:val="00DC377C"/>
    <w:rsid w:val="00DC490B"/>
    <w:rsid w:val="00DC4DC4"/>
    <w:rsid w:val="00DC58AF"/>
    <w:rsid w:val="00DC5E37"/>
    <w:rsid w:val="00DC6700"/>
    <w:rsid w:val="00DC6803"/>
    <w:rsid w:val="00DC789B"/>
    <w:rsid w:val="00DD020C"/>
    <w:rsid w:val="00DD0B6D"/>
    <w:rsid w:val="00DD1479"/>
    <w:rsid w:val="00DD2611"/>
    <w:rsid w:val="00DD2DAD"/>
    <w:rsid w:val="00DD3BA1"/>
    <w:rsid w:val="00DD405A"/>
    <w:rsid w:val="00DD44DC"/>
    <w:rsid w:val="00DD4604"/>
    <w:rsid w:val="00DD524D"/>
    <w:rsid w:val="00DD52C4"/>
    <w:rsid w:val="00DD57D5"/>
    <w:rsid w:val="00DD5874"/>
    <w:rsid w:val="00DD6912"/>
    <w:rsid w:val="00DD6E92"/>
    <w:rsid w:val="00DD6EF8"/>
    <w:rsid w:val="00DD6FC1"/>
    <w:rsid w:val="00DD7855"/>
    <w:rsid w:val="00DD7BBF"/>
    <w:rsid w:val="00DE0195"/>
    <w:rsid w:val="00DE05CC"/>
    <w:rsid w:val="00DE0730"/>
    <w:rsid w:val="00DE1781"/>
    <w:rsid w:val="00DE2346"/>
    <w:rsid w:val="00DE2D7C"/>
    <w:rsid w:val="00DE330C"/>
    <w:rsid w:val="00DE482C"/>
    <w:rsid w:val="00DE4F86"/>
    <w:rsid w:val="00DE5206"/>
    <w:rsid w:val="00DE6A05"/>
    <w:rsid w:val="00DE6CBC"/>
    <w:rsid w:val="00DE749D"/>
    <w:rsid w:val="00DF296A"/>
    <w:rsid w:val="00DF2A6D"/>
    <w:rsid w:val="00DF2C2F"/>
    <w:rsid w:val="00DF2CA7"/>
    <w:rsid w:val="00DF2CDE"/>
    <w:rsid w:val="00DF37CA"/>
    <w:rsid w:val="00DF43F4"/>
    <w:rsid w:val="00DF4437"/>
    <w:rsid w:val="00DF47E1"/>
    <w:rsid w:val="00DF4C4A"/>
    <w:rsid w:val="00DF4EFE"/>
    <w:rsid w:val="00DF57CB"/>
    <w:rsid w:val="00DF7568"/>
    <w:rsid w:val="00E005B4"/>
    <w:rsid w:val="00E014FD"/>
    <w:rsid w:val="00E01C72"/>
    <w:rsid w:val="00E02798"/>
    <w:rsid w:val="00E0306E"/>
    <w:rsid w:val="00E03126"/>
    <w:rsid w:val="00E0318B"/>
    <w:rsid w:val="00E048EC"/>
    <w:rsid w:val="00E053D5"/>
    <w:rsid w:val="00E05549"/>
    <w:rsid w:val="00E06847"/>
    <w:rsid w:val="00E0693A"/>
    <w:rsid w:val="00E06BA3"/>
    <w:rsid w:val="00E07715"/>
    <w:rsid w:val="00E100A1"/>
    <w:rsid w:val="00E1016D"/>
    <w:rsid w:val="00E110D2"/>
    <w:rsid w:val="00E11179"/>
    <w:rsid w:val="00E1166B"/>
    <w:rsid w:val="00E119A9"/>
    <w:rsid w:val="00E11CFD"/>
    <w:rsid w:val="00E11D96"/>
    <w:rsid w:val="00E125AE"/>
    <w:rsid w:val="00E12F83"/>
    <w:rsid w:val="00E13FE5"/>
    <w:rsid w:val="00E14B3F"/>
    <w:rsid w:val="00E151AA"/>
    <w:rsid w:val="00E15AC0"/>
    <w:rsid w:val="00E16B53"/>
    <w:rsid w:val="00E21D3D"/>
    <w:rsid w:val="00E21D45"/>
    <w:rsid w:val="00E229B5"/>
    <w:rsid w:val="00E23657"/>
    <w:rsid w:val="00E23D23"/>
    <w:rsid w:val="00E23D74"/>
    <w:rsid w:val="00E25637"/>
    <w:rsid w:val="00E257FD"/>
    <w:rsid w:val="00E2621F"/>
    <w:rsid w:val="00E26243"/>
    <w:rsid w:val="00E26ECA"/>
    <w:rsid w:val="00E30E0E"/>
    <w:rsid w:val="00E317F0"/>
    <w:rsid w:val="00E31CAD"/>
    <w:rsid w:val="00E32A1A"/>
    <w:rsid w:val="00E33367"/>
    <w:rsid w:val="00E33E1B"/>
    <w:rsid w:val="00E34477"/>
    <w:rsid w:val="00E34F88"/>
    <w:rsid w:val="00E35239"/>
    <w:rsid w:val="00E3572C"/>
    <w:rsid w:val="00E36122"/>
    <w:rsid w:val="00E3773F"/>
    <w:rsid w:val="00E41007"/>
    <w:rsid w:val="00E41D55"/>
    <w:rsid w:val="00E42E49"/>
    <w:rsid w:val="00E43112"/>
    <w:rsid w:val="00E43B46"/>
    <w:rsid w:val="00E43DF4"/>
    <w:rsid w:val="00E446D5"/>
    <w:rsid w:val="00E45307"/>
    <w:rsid w:val="00E469BE"/>
    <w:rsid w:val="00E50A36"/>
    <w:rsid w:val="00E512B6"/>
    <w:rsid w:val="00E5255F"/>
    <w:rsid w:val="00E52E5C"/>
    <w:rsid w:val="00E539AA"/>
    <w:rsid w:val="00E53B71"/>
    <w:rsid w:val="00E546B3"/>
    <w:rsid w:val="00E548DF"/>
    <w:rsid w:val="00E551DE"/>
    <w:rsid w:val="00E55325"/>
    <w:rsid w:val="00E55412"/>
    <w:rsid w:val="00E56BDA"/>
    <w:rsid w:val="00E576A6"/>
    <w:rsid w:val="00E5778D"/>
    <w:rsid w:val="00E57CB4"/>
    <w:rsid w:val="00E60D9E"/>
    <w:rsid w:val="00E61BB1"/>
    <w:rsid w:val="00E61CE0"/>
    <w:rsid w:val="00E62AC9"/>
    <w:rsid w:val="00E6351A"/>
    <w:rsid w:val="00E63A17"/>
    <w:rsid w:val="00E63DD8"/>
    <w:rsid w:val="00E64129"/>
    <w:rsid w:val="00E65A98"/>
    <w:rsid w:val="00E65B95"/>
    <w:rsid w:val="00E66186"/>
    <w:rsid w:val="00E66D59"/>
    <w:rsid w:val="00E67554"/>
    <w:rsid w:val="00E67D5A"/>
    <w:rsid w:val="00E7024D"/>
    <w:rsid w:val="00E70657"/>
    <w:rsid w:val="00E70D6E"/>
    <w:rsid w:val="00E7119E"/>
    <w:rsid w:val="00E71364"/>
    <w:rsid w:val="00E71F23"/>
    <w:rsid w:val="00E7206F"/>
    <w:rsid w:val="00E7329D"/>
    <w:rsid w:val="00E7429E"/>
    <w:rsid w:val="00E758D8"/>
    <w:rsid w:val="00E75F62"/>
    <w:rsid w:val="00E773D4"/>
    <w:rsid w:val="00E7752B"/>
    <w:rsid w:val="00E8036E"/>
    <w:rsid w:val="00E80995"/>
    <w:rsid w:val="00E816F9"/>
    <w:rsid w:val="00E820F7"/>
    <w:rsid w:val="00E824B0"/>
    <w:rsid w:val="00E82D21"/>
    <w:rsid w:val="00E83DDC"/>
    <w:rsid w:val="00E842B7"/>
    <w:rsid w:val="00E8444C"/>
    <w:rsid w:val="00E856BF"/>
    <w:rsid w:val="00E86053"/>
    <w:rsid w:val="00E8736A"/>
    <w:rsid w:val="00E87945"/>
    <w:rsid w:val="00E90E31"/>
    <w:rsid w:val="00E91702"/>
    <w:rsid w:val="00E91753"/>
    <w:rsid w:val="00E928F0"/>
    <w:rsid w:val="00E93D51"/>
    <w:rsid w:val="00E942B4"/>
    <w:rsid w:val="00E942DC"/>
    <w:rsid w:val="00E94894"/>
    <w:rsid w:val="00E950A8"/>
    <w:rsid w:val="00E9578D"/>
    <w:rsid w:val="00E967C6"/>
    <w:rsid w:val="00EA0D93"/>
    <w:rsid w:val="00EA16A3"/>
    <w:rsid w:val="00EA1709"/>
    <w:rsid w:val="00EA1A63"/>
    <w:rsid w:val="00EA1D1D"/>
    <w:rsid w:val="00EA2041"/>
    <w:rsid w:val="00EA3CD0"/>
    <w:rsid w:val="00EA5030"/>
    <w:rsid w:val="00EA5430"/>
    <w:rsid w:val="00EA5953"/>
    <w:rsid w:val="00EB04E3"/>
    <w:rsid w:val="00EB0C7C"/>
    <w:rsid w:val="00EB11FA"/>
    <w:rsid w:val="00EB13E1"/>
    <w:rsid w:val="00EB1B87"/>
    <w:rsid w:val="00EB213A"/>
    <w:rsid w:val="00EB24C6"/>
    <w:rsid w:val="00EB30EC"/>
    <w:rsid w:val="00EB3F6A"/>
    <w:rsid w:val="00EB47AD"/>
    <w:rsid w:val="00EB4A12"/>
    <w:rsid w:val="00EB5542"/>
    <w:rsid w:val="00EB5C52"/>
    <w:rsid w:val="00EB613F"/>
    <w:rsid w:val="00EB6B4E"/>
    <w:rsid w:val="00EB72C2"/>
    <w:rsid w:val="00EB7F1C"/>
    <w:rsid w:val="00EC0853"/>
    <w:rsid w:val="00EC11FB"/>
    <w:rsid w:val="00EC146A"/>
    <w:rsid w:val="00EC1A2D"/>
    <w:rsid w:val="00EC1DD7"/>
    <w:rsid w:val="00EC200A"/>
    <w:rsid w:val="00EC2611"/>
    <w:rsid w:val="00EC4179"/>
    <w:rsid w:val="00EC54FB"/>
    <w:rsid w:val="00EC5860"/>
    <w:rsid w:val="00EC589C"/>
    <w:rsid w:val="00EC5A36"/>
    <w:rsid w:val="00EC5F83"/>
    <w:rsid w:val="00EC63C5"/>
    <w:rsid w:val="00EC6C39"/>
    <w:rsid w:val="00EC7052"/>
    <w:rsid w:val="00EC72FE"/>
    <w:rsid w:val="00EC7936"/>
    <w:rsid w:val="00EC7A26"/>
    <w:rsid w:val="00ED05BC"/>
    <w:rsid w:val="00ED1088"/>
    <w:rsid w:val="00ED1B0E"/>
    <w:rsid w:val="00ED2B9B"/>
    <w:rsid w:val="00ED534E"/>
    <w:rsid w:val="00ED548C"/>
    <w:rsid w:val="00ED608F"/>
    <w:rsid w:val="00ED630E"/>
    <w:rsid w:val="00ED6FED"/>
    <w:rsid w:val="00ED7CD2"/>
    <w:rsid w:val="00EE3B5C"/>
    <w:rsid w:val="00EE5453"/>
    <w:rsid w:val="00EE5D28"/>
    <w:rsid w:val="00EE6BE1"/>
    <w:rsid w:val="00EE7DDF"/>
    <w:rsid w:val="00EE7DE2"/>
    <w:rsid w:val="00EF0ED2"/>
    <w:rsid w:val="00EF1592"/>
    <w:rsid w:val="00EF2580"/>
    <w:rsid w:val="00EF3113"/>
    <w:rsid w:val="00EF495A"/>
    <w:rsid w:val="00EF511A"/>
    <w:rsid w:val="00EF6715"/>
    <w:rsid w:val="00EF6EE2"/>
    <w:rsid w:val="00EF73BD"/>
    <w:rsid w:val="00EF7FB7"/>
    <w:rsid w:val="00F011C7"/>
    <w:rsid w:val="00F0417C"/>
    <w:rsid w:val="00F04BF3"/>
    <w:rsid w:val="00F04D3D"/>
    <w:rsid w:val="00F05068"/>
    <w:rsid w:val="00F054B6"/>
    <w:rsid w:val="00F0579E"/>
    <w:rsid w:val="00F07B53"/>
    <w:rsid w:val="00F11811"/>
    <w:rsid w:val="00F12101"/>
    <w:rsid w:val="00F12189"/>
    <w:rsid w:val="00F12ACB"/>
    <w:rsid w:val="00F12D8F"/>
    <w:rsid w:val="00F14091"/>
    <w:rsid w:val="00F146AE"/>
    <w:rsid w:val="00F15840"/>
    <w:rsid w:val="00F165D1"/>
    <w:rsid w:val="00F16A65"/>
    <w:rsid w:val="00F16C8B"/>
    <w:rsid w:val="00F20002"/>
    <w:rsid w:val="00F20175"/>
    <w:rsid w:val="00F2095C"/>
    <w:rsid w:val="00F20BDB"/>
    <w:rsid w:val="00F20FC1"/>
    <w:rsid w:val="00F211E2"/>
    <w:rsid w:val="00F21C0C"/>
    <w:rsid w:val="00F21F16"/>
    <w:rsid w:val="00F22BC6"/>
    <w:rsid w:val="00F22D5D"/>
    <w:rsid w:val="00F23A3F"/>
    <w:rsid w:val="00F23EFA"/>
    <w:rsid w:val="00F2450F"/>
    <w:rsid w:val="00F25A83"/>
    <w:rsid w:val="00F25B53"/>
    <w:rsid w:val="00F26A3A"/>
    <w:rsid w:val="00F306DB"/>
    <w:rsid w:val="00F30E08"/>
    <w:rsid w:val="00F31994"/>
    <w:rsid w:val="00F31A68"/>
    <w:rsid w:val="00F32BA6"/>
    <w:rsid w:val="00F33A9F"/>
    <w:rsid w:val="00F3426F"/>
    <w:rsid w:val="00F344B0"/>
    <w:rsid w:val="00F348C7"/>
    <w:rsid w:val="00F363CE"/>
    <w:rsid w:val="00F372ED"/>
    <w:rsid w:val="00F376C1"/>
    <w:rsid w:val="00F37B8F"/>
    <w:rsid w:val="00F37D6C"/>
    <w:rsid w:val="00F40405"/>
    <w:rsid w:val="00F414E1"/>
    <w:rsid w:val="00F419FD"/>
    <w:rsid w:val="00F429A6"/>
    <w:rsid w:val="00F43AC9"/>
    <w:rsid w:val="00F44D7C"/>
    <w:rsid w:val="00F456FE"/>
    <w:rsid w:val="00F45741"/>
    <w:rsid w:val="00F45DF5"/>
    <w:rsid w:val="00F461E8"/>
    <w:rsid w:val="00F472C8"/>
    <w:rsid w:val="00F4730C"/>
    <w:rsid w:val="00F47DBF"/>
    <w:rsid w:val="00F513E0"/>
    <w:rsid w:val="00F526D3"/>
    <w:rsid w:val="00F52CB6"/>
    <w:rsid w:val="00F53149"/>
    <w:rsid w:val="00F5361A"/>
    <w:rsid w:val="00F547CD"/>
    <w:rsid w:val="00F57466"/>
    <w:rsid w:val="00F57C8A"/>
    <w:rsid w:val="00F57F39"/>
    <w:rsid w:val="00F60D97"/>
    <w:rsid w:val="00F61296"/>
    <w:rsid w:val="00F61807"/>
    <w:rsid w:val="00F61B0A"/>
    <w:rsid w:val="00F61BB6"/>
    <w:rsid w:val="00F61E98"/>
    <w:rsid w:val="00F62101"/>
    <w:rsid w:val="00F64256"/>
    <w:rsid w:val="00F656FD"/>
    <w:rsid w:val="00F66FC8"/>
    <w:rsid w:val="00F66FF4"/>
    <w:rsid w:val="00F6710C"/>
    <w:rsid w:val="00F67852"/>
    <w:rsid w:val="00F679AD"/>
    <w:rsid w:val="00F67AA7"/>
    <w:rsid w:val="00F71627"/>
    <w:rsid w:val="00F7169D"/>
    <w:rsid w:val="00F72393"/>
    <w:rsid w:val="00F72BC1"/>
    <w:rsid w:val="00F72C84"/>
    <w:rsid w:val="00F72FD3"/>
    <w:rsid w:val="00F73320"/>
    <w:rsid w:val="00F735D1"/>
    <w:rsid w:val="00F7392B"/>
    <w:rsid w:val="00F73FBF"/>
    <w:rsid w:val="00F7476D"/>
    <w:rsid w:val="00F74A7D"/>
    <w:rsid w:val="00F74B2E"/>
    <w:rsid w:val="00F750FB"/>
    <w:rsid w:val="00F75DD3"/>
    <w:rsid w:val="00F77959"/>
    <w:rsid w:val="00F77AA0"/>
    <w:rsid w:val="00F808D0"/>
    <w:rsid w:val="00F80A08"/>
    <w:rsid w:val="00F81CE4"/>
    <w:rsid w:val="00F853D6"/>
    <w:rsid w:val="00F86081"/>
    <w:rsid w:val="00F878DB"/>
    <w:rsid w:val="00F90806"/>
    <w:rsid w:val="00F92BC6"/>
    <w:rsid w:val="00F9460D"/>
    <w:rsid w:val="00F94D70"/>
    <w:rsid w:val="00F958CD"/>
    <w:rsid w:val="00F95DCC"/>
    <w:rsid w:val="00F95E56"/>
    <w:rsid w:val="00F972FB"/>
    <w:rsid w:val="00F97DE9"/>
    <w:rsid w:val="00FA0931"/>
    <w:rsid w:val="00FA09D2"/>
    <w:rsid w:val="00FA0D0D"/>
    <w:rsid w:val="00FA0D62"/>
    <w:rsid w:val="00FA17F3"/>
    <w:rsid w:val="00FA4040"/>
    <w:rsid w:val="00FA4D29"/>
    <w:rsid w:val="00FA5436"/>
    <w:rsid w:val="00FA6D0C"/>
    <w:rsid w:val="00FA70C1"/>
    <w:rsid w:val="00FA717C"/>
    <w:rsid w:val="00FA7D72"/>
    <w:rsid w:val="00FB085A"/>
    <w:rsid w:val="00FB1932"/>
    <w:rsid w:val="00FB243F"/>
    <w:rsid w:val="00FB3CDC"/>
    <w:rsid w:val="00FB61AE"/>
    <w:rsid w:val="00FB63A7"/>
    <w:rsid w:val="00FB6C8C"/>
    <w:rsid w:val="00FC0498"/>
    <w:rsid w:val="00FC0DD6"/>
    <w:rsid w:val="00FC229B"/>
    <w:rsid w:val="00FC2553"/>
    <w:rsid w:val="00FC415D"/>
    <w:rsid w:val="00FC42EA"/>
    <w:rsid w:val="00FC476D"/>
    <w:rsid w:val="00FC48EC"/>
    <w:rsid w:val="00FC560D"/>
    <w:rsid w:val="00FC5623"/>
    <w:rsid w:val="00FC6726"/>
    <w:rsid w:val="00FC74AD"/>
    <w:rsid w:val="00FC7A40"/>
    <w:rsid w:val="00FD1E67"/>
    <w:rsid w:val="00FD26B2"/>
    <w:rsid w:val="00FD3DE3"/>
    <w:rsid w:val="00FD41D2"/>
    <w:rsid w:val="00FD4497"/>
    <w:rsid w:val="00FD4F9B"/>
    <w:rsid w:val="00FD538A"/>
    <w:rsid w:val="00FD5D39"/>
    <w:rsid w:val="00FD6600"/>
    <w:rsid w:val="00FD784F"/>
    <w:rsid w:val="00FD7EE9"/>
    <w:rsid w:val="00FE1D89"/>
    <w:rsid w:val="00FE221D"/>
    <w:rsid w:val="00FE22FA"/>
    <w:rsid w:val="00FE3750"/>
    <w:rsid w:val="00FE395A"/>
    <w:rsid w:val="00FE450C"/>
    <w:rsid w:val="00FE48C3"/>
    <w:rsid w:val="00FE5560"/>
    <w:rsid w:val="00FE5770"/>
    <w:rsid w:val="00FE5855"/>
    <w:rsid w:val="00FE58D3"/>
    <w:rsid w:val="00FE5C03"/>
    <w:rsid w:val="00FE74DA"/>
    <w:rsid w:val="00FF0098"/>
    <w:rsid w:val="00FF0626"/>
    <w:rsid w:val="00FF0668"/>
    <w:rsid w:val="00FF0CF2"/>
    <w:rsid w:val="00FF1D8E"/>
    <w:rsid w:val="00FF22FA"/>
    <w:rsid w:val="00FF3FDD"/>
    <w:rsid w:val="00FF4901"/>
    <w:rsid w:val="00FF5481"/>
    <w:rsid w:val="00FF5B2F"/>
    <w:rsid w:val="00FF7100"/>
    <w:rsid w:val="00FF73F1"/>
    <w:rsid w:val="00FF7A03"/>
    <w:rsid w:val="01158F45"/>
    <w:rsid w:val="017ABE8F"/>
    <w:rsid w:val="030936E1"/>
    <w:rsid w:val="03EF73B3"/>
    <w:rsid w:val="041656C1"/>
    <w:rsid w:val="042EBC1C"/>
    <w:rsid w:val="04E32524"/>
    <w:rsid w:val="0517DD69"/>
    <w:rsid w:val="056ADF93"/>
    <w:rsid w:val="05B0D5A7"/>
    <w:rsid w:val="0666873A"/>
    <w:rsid w:val="0798EA86"/>
    <w:rsid w:val="0875C206"/>
    <w:rsid w:val="08F68104"/>
    <w:rsid w:val="09329947"/>
    <w:rsid w:val="09396AAD"/>
    <w:rsid w:val="09808326"/>
    <w:rsid w:val="099569F6"/>
    <w:rsid w:val="09BB20ED"/>
    <w:rsid w:val="0A2A4AFE"/>
    <w:rsid w:val="0A2AF170"/>
    <w:rsid w:val="0A600E48"/>
    <w:rsid w:val="0B9AD55E"/>
    <w:rsid w:val="0BA49A81"/>
    <w:rsid w:val="0C7A9FEA"/>
    <w:rsid w:val="0FB74BC2"/>
    <w:rsid w:val="124E1C2A"/>
    <w:rsid w:val="134EA2CF"/>
    <w:rsid w:val="1370E36F"/>
    <w:rsid w:val="13D31B2B"/>
    <w:rsid w:val="13DC8574"/>
    <w:rsid w:val="14135F96"/>
    <w:rsid w:val="16DF96F7"/>
    <w:rsid w:val="17AF2A54"/>
    <w:rsid w:val="1868165A"/>
    <w:rsid w:val="18857AD3"/>
    <w:rsid w:val="188A0FBF"/>
    <w:rsid w:val="19603661"/>
    <w:rsid w:val="1EFF8B54"/>
    <w:rsid w:val="20D008E4"/>
    <w:rsid w:val="2198C23A"/>
    <w:rsid w:val="21E07D6E"/>
    <w:rsid w:val="2228511E"/>
    <w:rsid w:val="22A47F06"/>
    <w:rsid w:val="23662EF0"/>
    <w:rsid w:val="247540DD"/>
    <w:rsid w:val="28C2BA05"/>
    <w:rsid w:val="2B091D13"/>
    <w:rsid w:val="2D547FA8"/>
    <w:rsid w:val="2DA9D9D5"/>
    <w:rsid w:val="2DBB96C3"/>
    <w:rsid w:val="2DE15B56"/>
    <w:rsid w:val="2E03AC1D"/>
    <w:rsid w:val="2F7102F8"/>
    <w:rsid w:val="3069E7E0"/>
    <w:rsid w:val="30DAC737"/>
    <w:rsid w:val="30F5619F"/>
    <w:rsid w:val="31165A40"/>
    <w:rsid w:val="35587AC5"/>
    <w:rsid w:val="35F9552B"/>
    <w:rsid w:val="38DBD405"/>
    <w:rsid w:val="3921AF8C"/>
    <w:rsid w:val="394EBE32"/>
    <w:rsid w:val="3A63D560"/>
    <w:rsid w:val="3B9225E0"/>
    <w:rsid w:val="3DAFF92B"/>
    <w:rsid w:val="3E0931AA"/>
    <w:rsid w:val="3EA4F0B0"/>
    <w:rsid w:val="41FBC9D1"/>
    <w:rsid w:val="4280FB34"/>
    <w:rsid w:val="435064A3"/>
    <w:rsid w:val="44F6CAE2"/>
    <w:rsid w:val="450E20D7"/>
    <w:rsid w:val="45D757D5"/>
    <w:rsid w:val="460221F4"/>
    <w:rsid w:val="468E2D87"/>
    <w:rsid w:val="46D2A58D"/>
    <w:rsid w:val="470D84EA"/>
    <w:rsid w:val="480B0890"/>
    <w:rsid w:val="49A632B9"/>
    <w:rsid w:val="49EC1EB8"/>
    <w:rsid w:val="4B8D5E7B"/>
    <w:rsid w:val="4D4DC07C"/>
    <w:rsid w:val="4E9F0AF7"/>
    <w:rsid w:val="513DFEFA"/>
    <w:rsid w:val="54347E24"/>
    <w:rsid w:val="550722A7"/>
    <w:rsid w:val="55626BA3"/>
    <w:rsid w:val="55FB9D06"/>
    <w:rsid w:val="57CF6167"/>
    <w:rsid w:val="5943B375"/>
    <w:rsid w:val="5C5912E6"/>
    <w:rsid w:val="5CA8452E"/>
    <w:rsid w:val="5CC9C728"/>
    <w:rsid w:val="5D4C7B51"/>
    <w:rsid w:val="5D7C2F3B"/>
    <w:rsid w:val="5F0A1355"/>
    <w:rsid w:val="5F592F40"/>
    <w:rsid w:val="5FD52F00"/>
    <w:rsid w:val="605F57BB"/>
    <w:rsid w:val="60D66A8D"/>
    <w:rsid w:val="612573B6"/>
    <w:rsid w:val="62AA7C64"/>
    <w:rsid w:val="641D310D"/>
    <w:rsid w:val="6425EDA2"/>
    <w:rsid w:val="6483B57A"/>
    <w:rsid w:val="65693948"/>
    <w:rsid w:val="656D912D"/>
    <w:rsid w:val="670060B3"/>
    <w:rsid w:val="6704B6B8"/>
    <w:rsid w:val="673FF1CB"/>
    <w:rsid w:val="6852299F"/>
    <w:rsid w:val="69819AE9"/>
    <w:rsid w:val="6AC07355"/>
    <w:rsid w:val="6BDF93A9"/>
    <w:rsid w:val="6DBADE03"/>
    <w:rsid w:val="6F80F5B6"/>
    <w:rsid w:val="6FC33514"/>
    <w:rsid w:val="716C65D0"/>
    <w:rsid w:val="7435965D"/>
    <w:rsid w:val="7528CED4"/>
    <w:rsid w:val="78472427"/>
    <w:rsid w:val="7B0E652F"/>
    <w:rsid w:val="7C1E9C2C"/>
    <w:rsid w:val="7D217AAB"/>
    <w:rsid w:val="7E68B961"/>
    <w:rsid w:val="7EAA9C61"/>
    <w:rsid w:val="7ED190AB"/>
    <w:rsid w:val="7FA73D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6229EE01"/>
  <w15:chartTrackingRefBased/>
  <w15:docId w15:val="{A563558D-EB9A-492B-A498-172E08FDD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199"/>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9"/>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9"/>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9"/>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9"/>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9"/>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9"/>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9"/>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9"/>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9"/>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C46199"/>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uiPriority w:val="99"/>
    <w:rsid w:val="00C46199"/>
    <w:rPr>
      <w:rFonts w:ascii="Times New Roman" w:eastAsiaTheme="minorHAnsi" w:hAnsi="Times New Roman" w:cs="Times New Roman"/>
      <w:noProof/>
      <w:sz w:val="17"/>
      <w:szCs w:val="20"/>
      <w:lang w:eastAsia="en-US"/>
    </w:rPr>
  </w:style>
  <w:style w:type="paragraph" w:styleId="Footer">
    <w:name w:val="footer"/>
    <w:link w:val="FooterChar"/>
    <w:rsid w:val="00C46199"/>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C46199"/>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C46199"/>
    <w:pPr>
      <w:spacing w:line="360" w:lineRule="exact"/>
    </w:pPr>
    <w:rPr>
      <w:spacing w:val="-3"/>
      <w:w w:val="99"/>
      <w:sz w:val="34"/>
    </w:rPr>
  </w:style>
  <w:style w:type="paragraph" w:customStyle="1" w:styleId="H1">
    <w:name w:val="_ H_1"/>
    <w:basedOn w:val="Normal"/>
    <w:next w:val="SingleTxt"/>
    <w:link w:val="H1Char"/>
    <w:qFormat/>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link w:val="HChChar"/>
    <w:rsid w:val="00C46199"/>
    <w:pPr>
      <w:spacing w:line="300" w:lineRule="exact"/>
      <w:ind w:left="0" w:right="0" w:firstLine="0"/>
    </w:pPr>
    <w:rPr>
      <w:spacing w:val="-2"/>
      <w:sz w:val="28"/>
    </w:rPr>
  </w:style>
  <w:style w:type="paragraph" w:customStyle="1" w:styleId="H23">
    <w:name w:val="_ H_2/3"/>
    <w:basedOn w:val="Normal"/>
    <w:next w:val="Normal"/>
    <w:link w:val="H23Char"/>
    <w:rsid w:val="00A77F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pPr>
    <w:rPr>
      <w:b/>
      <w:lang w:val="en-US"/>
    </w:rPr>
  </w:style>
  <w:style w:type="paragraph" w:customStyle="1" w:styleId="H4">
    <w:name w:val="_ H_4"/>
    <w:basedOn w:val="Normal"/>
    <w:next w:val="Normal"/>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C46199"/>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C46199"/>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C46199"/>
    <w:pPr>
      <w:spacing w:line="540" w:lineRule="exact"/>
    </w:pPr>
    <w:rPr>
      <w:spacing w:val="-8"/>
      <w:w w:val="96"/>
      <w:sz w:val="57"/>
    </w:rPr>
  </w:style>
  <w:style w:type="paragraph" w:customStyle="1" w:styleId="SS">
    <w:name w:val="__S_S"/>
    <w:basedOn w:val="HCh"/>
    <w:next w:val="Normal"/>
    <w:rsid w:val="00C46199"/>
    <w:pPr>
      <w:ind w:left="1267" w:right="1267"/>
    </w:pPr>
  </w:style>
  <w:style w:type="paragraph" w:customStyle="1" w:styleId="SingleTxt">
    <w:name w:val="__Single Txt"/>
    <w:basedOn w:val="Normal"/>
    <w:link w:val="SingleTxtChar"/>
    <w:qFormat/>
    <w:rsid w:val="00C4619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C46199"/>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C46199"/>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C46199"/>
    <w:pPr>
      <w:spacing w:line="240" w:lineRule="exact"/>
      <w:ind w:left="0" w:right="5040" w:firstLine="0"/>
      <w:outlineLvl w:val="1"/>
    </w:pPr>
    <w:rPr>
      <w:sz w:val="20"/>
    </w:rPr>
  </w:style>
  <w:style w:type="paragraph" w:customStyle="1" w:styleId="Bullet1">
    <w:name w:val="Bullet 1"/>
    <w:basedOn w:val="Normal"/>
    <w:qFormat/>
    <w:rsid w:val="00C46199"/>
    <w:pPr>
      <w:numPr>
        <w:numId w:val="10"/>
      </w:numPr>
      <w:spacing w:after="120" w:line="240" w:lineRule="atLeast"/>
      <w:ind w:right="1267"/>
      <w:jc w:val="both"/>
    </w:pPr>
  </w:style>
  <w:style w:type="paragraph" w:customStyle="1" w:styleId="Bullet2">
    <w:name w:val="Bullet 2"/>
    <w:basedOn w:val="Normal"/>
    <w:qFormat/>
    <w:rsid w:val="00495E7B"/>
    <w:pPr>
      <w:numPr>
        <w:numId w:val="7"/>
      </w:numPr>
      <w:spacing w:after="120"/>
      <w:ind w:right="1264"/>
      <w:jc w:val="both"/>
    </w:pPr>
  </w:style>
  <w:style w:type="paragraph" w:customStyle="1" w:styleId="Bullet3">
    <w:name w:val="Bullet 3"/>
    <w:basedOn w:val="SingleTxt"/>
    <w:qFormat/>
    <w:rsid w:val="00C46199"/>
    <w:pPr>
      <w:numPr>
        <w:numId w:val="11"/>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C46199"/>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C46199"/>
  </w:style>
  <w:style w:type="character" w:customStyle="1" w:styleId="EndnoteTextChar">
    <w:name w:val="Endnote Text Char"/>
    <w:basedOn w:val="DefaultParagraphFont"/>
    <w:link w:val="EndnoteText"/>
    <w:semiHidden/>
    <w:rsid w:val="00C46199"/>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uiPriority w:val="99"/>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5_G,Footnote Text Char Char Char Char Char,Footnote Text Char Char Char Char,Footnote reference,FA Fu,Footnote Text Char Char Char,Char,Footnote Text Char Char Char Char Char Char Char,Footnote Text Char Char Char Char Ch Char,Text"/>
    <w:basedOn w:val="Normal"/>
    <w:link w:val="FootnoteTextChar"/>
    <w:uiPriority w:val="99"/>
    <w:qFormat/>
    <w:rsid w:val="00C46199"/>
    <w:pPr>
      <w:widowControl w:val="0"/>
      <w:tabs>
        <w:tab w:val="right" w:pos="418"/>
      </w:tabs>
      <w:spacing w:line="210" w:lineRule="exact"/>
      <w:ind w:left="475" w:hanging="475"/>
    </w:pPr>
    <w:rPr>
      <w:spacing w:val="5"/>
      <w:sz w:val="17"/>
    </w:rPr>
  </w:style>
  <w:style w:type="character" w:customStyle="1" w:styleId="FootnoteTextChar">
    <w:name w:val="Footnote Text Char"/>
    <w:aliases w:val="5_G Char,Footnote Text Char Char Char Char Char Char,Footnote Text Char Char Char Char Char1,Footnote reference Char,FA Fu Char,Footnote Text Char Char Char Char1,Char Char,Footnote Text Char Char Char Char Char Char Char Char"/>
    <w:basedOn w:val="DefaultParagraphFont"/>
    <w:link w:val="FootnoteText"/>
    <w:uiPriority w:val="99"/>
    <w:rsid w:val="00C46199"/>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n-GB"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n-GB"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szCs w:val="20"/>
      <w:lang w:val="en-GB"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C46199"/>
    <w:pPr>
      <w:tabs>
        <w:tab w:val="right" w:pos="9965"/>
      </w:tabs>
      <w:spacing w:line="210" w:lineRule="exact"/>
    </w:pPr>
    <w:rPr>
      <w:spacing w:val="5"/>
      <w:w w:val="104"/>
      <w:sz w:val="17"/>
    </w:rPr>
  </w:style>
  <w:style w:type="paragraph" w:customStyle="1" w:styleId="SmallX">
    <w:name w:val="SmallX"/>
    <w:basedOn w:val="Small"/>
    <w:next w:val="Normal"/>
    <w:rsid w:val="00C46199"/>
    <w:pPr>
      <w:spacing w:line="180" w:lineRule="exact"/>
      <w:jc w:val="right"/>
    </w:pPr>
    <w:rPr>
      <w:spacing w:val="6"/>
      <w:w w:val="106"/>
      <w:sz w:val="14"/>
    </w:rPr>
  </w:style>
  <w:style w:type="paragraph" w:customStyle="1" w:styleId="TitleHCH">
    <w:name w:val="Title_H_CH"/>
    <w:basedOn w:val="H1"/>
    <w:next w:val="Normal"/>
    <w:qFormat/>
    <w:rsid w:val="00C46199"/>
    <w:pPr>
      <w:spacing w:line="300" w:lineRule="exact"/>
      <w:ind w:left="0" w:right="0" w:firstLine="0"/>
    </w:pPr>
    <w:rPr>
      <w:spacing w:val="-2"/>
      <w:sz w:val="28"/>
    </w:rPr>
  </w:style>
  <w:style w:type="paragraph" w:customStyle="1" w:styleId="TitleH2">
    <w:name w:val="Title_H2"/>
    <w:basedOn w:val="Normal"/>
    <w:next w:val="Normal"/>
    <w:qFormat/>
    <w:rsid w:val="00C46199"/>
    <w:pPr>
      <w:outlineLvl w:val="1"/>
    </w:pPr>
    <w:rPr>
      <w:b/>
    </w:rPr>
  </w:style>
  <w:style w:type="paragraph" w:customStyle="1" w:styleId="XLarge">
    <w:name w:val="XLarge"/>
    <w:basedOn w:val="HM"/>
    <w:rsid w:val="00C46199"/>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46199"/>
    <w:rPr>
      <w:rFonts w:ascii="Tahoma" w:hAnsi="Tahoma" w:cs="Tahoma"/>
      <w:sz w:val="16"/>
      <w:szCs w:val="16"/>
    </w:rPr>
  </w:style>
  <w:style w:type="character" w:customStyle="1" w:styleId="BalloonTextChar">
    <w:name w:val="Balloon Text Char"/>
    <w:basedOn w:val="DefaultParagraphFont"/>
    <w:link w:val="BalloonText"/>
    <w:semiHidden/>
    <w:rsid w:val="00C46199"/>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uiPriority w:val="99"/>
    <w:rsid w:val="00C46199"/>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C46199"/>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C46199"/>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kern w:val="14"/>
      <w:sz w:val="20"/>
      <w:szCs w:val="20"/>
      <w:lang w:val="en-GB"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kern w:val="14"/>
      <w:sz w:val="20"/>
      <w:szCs w:val="20"/>
      <w:lang w:val="en-GB"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kern w:val="14"/>
      <w:sz w:val="20"/>
      <w:szCs w:val="20"/>
      <w:lang w:val="en-GB"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kern w:val="14"/>
      <w:sz w:val="20"/>
      <w:szCs w:val="20"/>
      <w:lang w:val="en-GB"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kern w:val="14"/>
      <w:sz w:val="20"/>
      <w:szCs w:val="20"/>
      <w:lang w:val="en-GB"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kern w:val="14"/>
      <w:sz w:val="20"/>
      <w:szCs w:val="20"/>
      <w:lang w:val="en-GB"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C46199"/>
    <w:rPr>
      <w:sz w:val="14"/>
    </w:rPr>
  </w:style>
  <w:style w:type="paragraph" w:customStyle="1" w:styleId="NormalBullet">
    <w:name w:val="Normal Bullet"/>
    <w:basedOn w:val="Normal"/>
    <w:next w:val="Normal"/>
    <w:qFormat/>
    <w:rsid w:val="00495E7B"/>
    <w:pPr>
      <w:keepLines/>
      <w:numPr>
        <w:numId w:val="8"/>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C46199"/>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C46199"/>
    <w:rPr>
      <w:rFonts w:ascii="Courier New" w:eastAsia="Times New Roman" w:hAnsi="Courier New" w:cs="Times New Roman"/>
      <w:sz w:val="20"/>
      <w:szCs w:val="20"/>
      <w:lang w:eastAsia="en-GB"/>
    </w:rPr>
  </w:style>
  <w:style w:type="paragraph" w:customStyle="1" w:styleId="ReleaseDate0">
    <w:name w:val="Release Date"/>
    <w:next w:val="Footer"/>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C4619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EF258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pPr>
    <w:rPr>
      <w:b/>
      <w:color w:val="0000FF"/>
      <w:sz w:val="24"/>
    </w:rPr>
  </w:style>
  <w:style w:type="paragraph" w:customStyle="1" w:styleId="BLUEHeadingH2">
    <w:name w:val="BLUE_Heading_H2"/>
    <w:basedOn w:val="Normal"/>
    <w:next w:val="Normal"/>
    <w:qFormat/>
    <w:rsid w:val="00E26243"/>
    <w:pPr>
      <w:outlineLvl w:val="1"/>
    </w:pPr>
    <w:rPr>
      <w:b/>
      <w:color w:val="0000FF"/>
    </w:rPr>
  </w:style>
  <w:style w:type="paragraph" w:styleId="Title">
    <w:name w:val="Title"/>
    <w:basedOn w:val="Normal"/>
    <w:next w:val="Normal"/>
    <w:link w:val="TitleChar"/>
    <w:uiPriority w:val="10"/>
    <w:qFormat/>
    <w:rsid w:val="00456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648"/>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45664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648"/>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4566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6648"/>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3"/>
    <w:basedOn w:val="Normal"/>
    <w:link w:val="ListParagraphChar"/>
    <w:uiPriority w:val="34"/>
    <w:qFormat/>
    <w:rsid w:val="00456648"/>
    <w:pPr>
      <w:ind w:left="720"/>
      <w:contextualSpacing/>
    </w:pPr>
  </w:style>
  <w:style w:type="character" w:styleId="IntenseEmphasis">
    <w:name w:val="Intense Emphasis"/>
    <w:basedOn w:val="DefaultParagraphFont"/>
    <w:uiPriority w:val="21"/>
    <w:qFormat/>
    <w:rsid w:val="00456648"/>
    <w:rPr>
      <w:i/>
      <w:iCs/>
      <w:color w:val="0F4761" w:themeColor="accent1" w:themeShade="BF"/>
    </w:rPr>
  </w:style>
  <w:style w:type="paragraph" w:styleId="IntenseQuote">
    <w:name w:val="Intense Quote"/>
    <w:basedOn w:val="Normal"/>
    <w:next w:val="Normal"/>
    <w:link w:val="IntenseQuoteChar"/>
    <w:uiPriority w:val="30"/>
    <w:qFormat/>
    <w:rsid w:val="00456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648"/>
    <w:rPr>
      <w:rFonts w:ascii="Times New Roman" w:eastAsiaTheme="minorHAnsi" w:hAnsi="Times New Roman" w:cs="Times New Roman"/>
      <w:i/>
      <w:iCs/>
      <w:color w:val="0F4761"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456648"/>
    <w:rPr>
      <w:b/>
      <w:bCs/>
      <w:smallCaps/>
      <w:color w:val="0F4761" w:themeColor="accent1" w:themeShade="BF"/>
      <w:spacing w:val="5"/>
    </w:rPr>
  </w:style>
  <w:style w:type="paragraph" w:styleId="CommentText">
    <w:name w:val="annotation text"/>
    <w:basedOn w:val="Normal"/>
    <w:link w:val="CommentTextChar"/>
    <w:uiPriority w:val="99"/>
    <w:unhideWhenUsed/>
    <w:qFormat/>
    <w:rsid w:val="009F7C27"/>
    <w:pPr>
      <w:spacing w:line="240" w:lineRule="auto"/>
    </w:pPr>
  </w:style>
  <w:style w:type="character" w:customStyle="1" w:styleId="CommentTextChar">
    <w:name w:val="Comment Text Char"/>
    <w:basedOn w:val="DefaultParagraphFont"/>
    <w:link w:val="CommentText"/>
    <w:uiPriority w:val="99"/>
    <w:qFormat/>
    <w:rsid w:val="009F7C27"/>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9F7C27"/>
    <w:rPr>
      <w:b/>
      <w:bCs/>
    </w:rPr>
  </w:style>
  <w:style w:type="character" w:customStyle="1" w:styleId="CommentSubjectChar">
    <w:name w:val="Comment Subject Char"/>
    <w:basedOn w:val="CommentTextChar"/>
    <w:link w:val="CommentSubject"/>
    <w:uiPriority w:val="99"/>
    <w:semiHidden/>
    <w:rsid w:val="009F7C27"/>
    <w:rPr>
      <w:rFonts w:ascii="Times New Roman" w:eastAsiaTheme="minorHAnsi" w:hAnsi="Times New Roman" w:cs="Times New Roman"/>
      <w:b/>
      <w:bCs/>
      <w:spacing w:val="4"/>
      <w:w w:val="103"/>
      <w:kern w:val="14"/>
      <w:sz w:val="20"/>
      <w:szCs w:val="20"/>
      <w:lang w:val="en-GB" w:eastAsia="en-US"/>
    </w:rPr>
  </w:style>
  <w:style w:type="numbering" w:customStyle="1" w:styleId="NoList1">
    <w:name w:val="No List1"/>
    <w:next w:val="NoList"/>
    <w:uiPriority w:val="99"/>
    <w:semiHidden/>
    <w:unhideWhenUsed/>
    <w:rsid w:val="00F72FD3"/>
  </w:style>
  <w:style w:type="table" w:customStyle="1" w:styleId="TableGrid1">
    <w:name w:val="Table Grid1"/>
    <w:basedOn w:val="TableNormal"/>
    <w:next w:val="TableGrid"/>
    <w:rsid w:val="00F72FD3"/>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2FD3"/>
    <w:rPr>
      <w:sz w:val="24"/>
      <w:szCs w:val="24"/>
      <w14:ligatures w14:val="none"/>
    </w:rPr>
  </w:style>
  <w:style w:type="paragraph" w:customStyle="1" w:styleId="Revision1">
    <w:name w:val="Revision1"/>
    <w:next w:val="Revision"/>
    <w:hidden/>
    <w:uiPriority w:val="99"/>
    <w:semiHidden/>
    <w:rsid w:val="00F72FD3"/>
    <w:pPr>
      <w:spacing w:after="0" w:line="240" w:lineRule="auto"/>
    </w:pPr>
    <w:rPr>
      <w:rFonts w:ascii="Times New Roman" w:eastAsia="Calibri" w:hAnsi="Times New Roman" w:cs="Times New Roman"/>
      <w:spacing w:val="4"/>
      <w:w w:val="103"/>
      <w:kern w:val="14"/>
      <w:sz w:val="20"/>
      <w:szCs w:val="20"/>
      <w:lang w:val="en-GB" w:eastAsia="en-US"/>
      <w14:ligatures w14:val="none"/>
    </w:rPr>
  </w:style>
  <w:style w:type="table" w:customStyle="1" w:styleId="TableGrid2">
    <w:name w:val="Table Grid2"/>
    <w:basedOn w:val="TableNormal"/>
    <w:next w:val="TableGrid"/>
    <w:rsid w:val="00F72FD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F72FD3"/>
    <w:pPr>
      <w:widowControl w:val="0"/>
      <w:suppressAutoHyphens w:val="0"/>
      <w:autoSpaceDE w:val="0"/>
      <w:autoSpaceDN w:val="0"/>
      <w:spacing w:line="240" w:lineRule="auto"/>
    </w:pPr>
    <w:rPr>
      <w:rFonts w:eastAsia="Times New Roman"/>
      <w:spacing w:val="0"/>
      <w:w w:val="100"/>
      <w:kern w:val="0"/>
      <w:lang w:val="en-US"/>
      <w14:ligatures w14:val="none"/>
    </w:rPr>
  </w:style>
  <w:style w:type="character" w:customStyle="1" w:styleId="BodyTextChar">
    <w:name w:val="Body Text Char"/>
    <w:basedOn w:val="DefaultParagraphFont"/>
    <w:link w:val="BodyText"/>
    <w:uiPriority w:val="1"/>
    <w:rsid w:val="00F72FD3"/>
    <w:rPr>
      <w:rFonts w:ascii="Times New Roman" w:eastAsia="Times New Roman" w:hAnsi="Times New Roman" w:cs="Times New Roman"/>
      <w:kern w:val="0"/>
      <w:sz w:val="20"/>
      <w:szCs w:val="20"/>
      <w:lang w:eastAsia="en-US"/>
      <w14:ligatures w14:val="none"/>
    </w:rPr>
  </w:style>
  <w:style w:type="paragraph" w:customStyle="1" w:styleId="BodyText31">
    <w:name w:val="Body Text 31"/>
    <w:basedOn w:val="Normal"/>
    <w:next w:val="BodyText3"/>
    <w:link w:val="BodyText3Char"/>
    <w:uiPriority w:val="99"/>
    <w:unhideWhenUsed/>
    <w:rsid w:val="00F72FD3"/>
    <w:pPr>
      <w:spacing w:after="120"/>
    </w:pPr>
    <w:rPr>
      <w:rFonts w:eastAsiaTheme="minorEastAsia"/>
      <w:sz w:val="16"/>
      <w:szCs w:val="16"/>
      <w:lang w:val="en-US"/>
    </w:rPr>
  </w:style>
  <w:style w:type="character" w:customStyle="1" w:styleId="BodyText3Char">
    <w:name w:val="Body Text 3 Char"/>
    <w:basedOn w:val="DefaultParagraphFont"/>
    <w:link w:val="BodyText31"/>
    <w:uiPriority w:val="99"/>
    <w:rsid w:val="00F72FD3"/>
    <w:rPr>
      <w:rFonts w:ascii="Times New Roman" w:hAnsi="Times New Roman" w:cs="Times New Roman"/>
      <w:spacing w:val="4"/>
      <w:w w:val="103"/>
      <w:kern w:val="14"/>
      <w:sz w:val="16"/>
      <w:szCs w:val="16"/>
      <w:lang w:eastAsia="en-US"/>
    </w:rPr>
  </w:style>
  <w:style w:type="character" w:customStyle="1" w:styleId="H23Char">
    <w:name w:val="_ H_2/3 Char"/>
    <w:link w:val="H23"/>
    <w:locked/>
    <w:rsid w:val="00F72FD3"/>
    <w:rPr>
      <w:rFonts w:ascii="Times New Roman" w:eastAsiaTheme="minorHAnsi" w:hAnsi="Times New Roman" w:cs="Times New Roman"/>
      <w:b/>
      <w:spacing w:val="4"/>
      <w:w w:val="103"/>
      <w:kern w:val="14"/>
      <w:sz w:val="20"/>
      <w:szCs w:val="20"/>
      <w:lang w:eastAsia="en-US"/>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link w:val="ListParagraph"/>
    <w:uiPriority w:val="34"/>
    <w:qFormat/>
    <w:locked/>
    <w:rsid w:val="00F72FD3"/>
    <w:rPr>
      <w:rFonts w:ascii="Times New Roman" w:eastAsiaTheme="minorHAnsi" w:hAnsi="Times New Roman" w:cs="Times New Roman"/>
      <w:spacing w:val="4"/>
      <w:w w:val="103"/>
      <w:kern w:val="14"/>
      <w:sz w:val="20"/>
      <w:szCs w:val="20"/>
      <w:lang w:val="en-GB" w:eastAsia="en-US"/>
    </w:rPr>
  </w:style>
  <w:style w:type="character" w:customStyle="1" w:styleId="fontstyle01">
    <w:name w:val="fontstyle01"/>
    <w:basedOn w:val="DefaultParagraphFont"/>
    <w:rsid w:val="00F72FD3"/>
    <w:rPr>
      <w:rFonts w:ascii="Calibri-Bold" w:hAnsi="Calibri-Bold" w:hint="default"/>
      <w:b/>
      <w:bCs/>
      <w:i w:val="0"/>
      <w:iCs w:val="0"/>
      <w:color w:val="000000"/>
      <w:sz w:val="24"/>
      <w:szCs w:val="24"/>
    </w:rPr>
  </w:style>
  <w:style w:type="character" w:styleId="Mention">
    <w:name w:val="Mention"/>
    <w:basedOn w:val="DefaultParagraphFont"/>
    <w:uiPriority w:val="99"/>
    <w:unhideWhenUsed/>
    <w:rsid w:val="00F72FD3"/>
    <w:rPr>
      <w:color w:val="2B579A"/>
      <w:shd w:val="clear" w:color="auto" w:fill="E6E6E6"/>
    </w:rPr>
  </w:style>
  <w:style w:type="paragraph" w:customStyle="1" w:styleId="Normal0">
    <w:name w:val="Normal0"/>
    <w:qFormat/>
    <w:rsid w:val="00F72FD3"/>
    <w:pPr>
      <w:spacing w:after="200" w:line="276" w:lineRule="auto"/>
    </w:pPr>
    <w:rPr>
      <w:rFonts w:ascii="Calibri" w:eastAsia="Calibri" w:hAnsi="Calibri" w:cs="Calibri"/>
      <w:kern w:val="0"/>
      <w:lang w:eastAsia="en-US"/>
      <w14:ligatures w14:val="none"/>
    </w:rPr>
  </w:style>
  <w:style w:type="paragraph" w:customStyle="1" w:styleId="pf0">
    <w:name w:val="pf0"/>
    <w:basedOn w:val="Normal"/>
    <w:rsid w:val="00F72FD3"/>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paragraph" w:customStyle="1" w:styleId="Default">
    <w:name w:val="Default"/>
    <w:rsid w:val="00F72FD3"/>
    <w:pPr>
      <w:autoSpaceDE w:val="0"/>
      <w:autoSpaceDN w:val="0"/>
      <w:adjustRightInd w:val="0"/>
      <w:spacing w:after="0" w:line="240" w:lineRule="auto"/>
    </w:pPr>
    <w:rPr>
      <w:rFonts w:ascii="Calibri" w:hAnsi="Calibri" w:cs="Calibri"/>
      <w:color w:val="000000"/>
      <w:kern w:val="0"/>
      <w:sz w:val="24"/>
      <w:szCs w:val="24"/>
      <w:lang w:val="en-GB"/>
      <w14:ligatures w14:val="none"/>
    </w:rPr>
  </w:style>
  <w:style w:type="character" w:customStyle="1" w:styleId="cf01">
    <w:name w:val="cf01"/>
    <w:basedOn w:val="DefaultParagraphFont"/>
    <w:rsid w:val="00F72FD3"/>
    <w:rPr>
      <w:rFonts w:ascii="Segoe UI" w:hAnsi="Segoe UI" w:cs="Segoe UI" w:hint="default"/>
      <w:sz w:val="18"/>
      <w:szCs w:val="18"/>
    </w:rPr>
  </w:style>
  <w:style w:type="character" w:customStyle="1" w:styleId="H1Char">
    <w:name w:val="_ H_1 Char"/>
    <w:link w:val="H1"/>
    <w:rsid w:val="00F72FD3"/>
    <w:rPr>
      <w:rFonts w:ascii="Times New Roman" w:eastAsiaTheme="minorHAnsi" w:hAnsi="Times New Roman" w:cs="Times New Roman"/>
      <w:b/>
      <w:spacing w:val="4"/>
      <w:w w:val="103"/>
      <w:kern w:val="14"/>
      <w:sz w:val="24"/>
      <w:szCs w:val="20"/>
      <w:lang w:val="en-GB" w:eastAsia="en-US"/>
    </w:rPr>
  </w:style>
  <w:style w:type="character" w:customStyle="1" w:styleId="ui-provider">
    <w:name w:val="ui-provider"/>
    <w:basedOn w:val="DefaultParagraphFont"/>
    <w:rsid w:val="00F72FD3"/>
  </w:style>
  <w:style w:type="character" w:customStyle="1" w:styleId="normaltextrun">
    <w:name w:val="normaltextrun"/>
    <w:basedOn w:val="DefaultParagraphFont"/>
    <w:rsid w:val="00F72FD3"/>
  </w:style>
  <w:style w:type="paragraph" w:styleId="Revision">
    <w:name w:val="Revision"/>
    <w:hidden/>
    <w:uiPriority w:val="99"/>
    <w:semiHidden/>
    <w:rsid w:val="00F72FD3"/>
    <w:pPr>
      <w:spacing w:after="0" w:line="240" w:lineRule="auto"/>
    </w:pPr>
    <w:rPr>
      <w:rFonts w:ascii="Times New Roman" w:eastAsiaTheme="minorHAnsi" w:hAnsi="Times New Roman" w:cs="Times New Roman"/>
      <w:spacing w:val="4"/>
      <w:w w:val="103"/>
      <w:kern w:val="14"/>
      <w:sz w:val="20"/>
      <w:szCs w:val="20"/>
      <w:lang w:val="en-GB" w:eastAsia="en-US"/>
    </w:rPr>
  </w:style>
  <w:style w:type="paragraph" w:styleId="BodyText3">
    <w:name w:val="Body Text 3"/>
    <w:basedOn w:val="Normal"/>
    <w:link w:val="BodyText3Char1"/>
    <w:uiPriority w:val="99"/>
    <w:semiHidden/>
    <w:unhideWhenUsed/>
    <w:rsid w:val="00F72FD3"/>
    <w:pPr>
      <w:spacing w:after="120"/>
    </w:pPr>
    <w:rPr>
      <w:sz w:val="16"/>
      <w:szCs w:val="16"/>
    </w:rPr>
  </w:style>
  <w:style w:type="character" w:customStyle="1" w:styleId="BodyText3Char1">
    <w:name w:val="Body Text 3 Char1"/>
    <w:basedOn w:val="DefaultParagraphFont"/>
    <w:link w:val="BodyText3"/>
    <w:uiPriority w:val="99"/>
    <w:semiHidden/>
    <w:rsid w:val="00F72FD3"/>
    <w:rPr>
      <w:rFonts w:ascii="Times New Roman" w:eastAsiaTheme="minorHAnsi" w:hAnsi="Times New Roman" w:cs="Times New Roman"/>
      <w:spacing w:val="4"/>
      <w:w w:val="103"/>
      <w:kern w:val="14"/>
      <w:sz w:val="16"/>
      <w:szCs w:val="16"/>
      <w:lang w:val="en-GB" w:eastAsia="en-US"/>
    </w:rPr>
  </w:style>
  <w:style w:type="character" w:customStyle="1" w:styleId="HChChar">
    <w:name w:val="_ H _Ch Char"/>
    <w:link w:val="HCh"/>
    <w:rsid w:val="00725033"/>
    <w:rPr>
      <w:rFonts w:ascii="Times New Roman" w:eastAsiaTheme="minorHAnsi" w:hAnsi="Times New Roman" w:cs="Times New Roman"/>
      <w:b/>
      <w:spacing w:val="-2"/>
      <w:w w:val="103"/>
      <w:kern w:val="14"/>
      <w:sz w:val="28"/>
      <w:szCs w:val="20"/>
      <w:lang w:val="en-GB" w:eastAsia="en-US"/>
    </w:rPr>
  </w:style>
  <w:style w:type="character" w:styleId="Strong">
    <w:name w:val="Strong"/>
    <w:basedOn w:val="DefaultParagraphFont"/>
    <w:uiPriority w:val="22"/>
    <w:qFormat/>
    <w:rsid w:val="00725033"/>
    <w:rPr>
      <w:b/>
      <w:bCs/>
    </w:rPr>
  </w:style>
  <w:style w:type="paragraph" w:customStyle="1" w:styleId="AUNAMA16Apr">
    <w:name w:val="__A_UNAMA 16Apr"/>
    <w:basedOn w:val="ListParagraph"/>
    <w:qFormat/>
    <w:rsid w:val="00571291"/>
    <w:pPr>
      <w:numPr>
        <w:numId w:val="32"/>
      </w:numPr>
      <w:tabs>
        <w:tab w:val="righ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60" w:hanging="540"/>
      <w:jc w:val="both"/>
    </w:pPr>
  </w:style>
  <w:style w:type="paragraph" w:customStyle="1" w:styleId="AUNAMApage17">
    <w:name w:val="_AUNAMA page 17"/>
    <w:basedOn w:val="ListParagraph"/>
    <w:qFormat/>
    <w:rsid w:val="000151F6"/>
    <w:pPr>
      <w:numPr>
        <w:numId w:val="31"/>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Pr>
      <w:color w:val="000000" w:themeColor="text1"/>
    </w:rPr>
  </w:style>
  <w:style w:type="paragraph" w:customStyle="1" w:styleId="xyz">
    <w:name w:val="_xyz"/>
    <w:basedOn w:val="ListParagraph"/>
    <w:qFormat/>
    <w:rsid w:val="00133B08"/>
    <w:pPr>
      <w:numPr>
        <w:numId w:val="1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Pr>
      <w:rFonts w:eastAsia="Calibri"/>
      <w:color w:val="000000" w:themeColor="text1"/>
      <w14:ligatures w14:val="none"/>
    </w:rPr>
  </w:style>
  <w:style w:type="paragraph" w:customStyle="1" w:styleId="cpage">
    <w:name w:val="_cpage"/>
    <w:basedOn w:val="ListParagraph"/>
    <w:qFormat/>
    <w:rsid w:val="00004FA8"/>
    <w:pPr>
      <w:numPr>
        <w:numId w:val="33"/>
      </w:numPr>
      <w:tabs>
        <w:tab w:val="right" w:pos="1022"/>
        <w:tab w:val="left" w:pos="1267"/>
        <w:tab w:val="left" w:pos="2340"/>
        <w:tab w:val="left" w:pos="2430"/>
        <w:tab w:val="left" w:pos="3658"/>
        <w:tab w:val="left" w:pos="4133"/>
        <w:tab w:val="left" w:pos="4622"/>
        <w:tab w:val="left" w:pos="5098"/>
        <w:tab w:val="left" w:pos="5573"/>
        <w:tab w:val="left" w:pos="6048"/>
      </w:tabs>
      <w:suppressAutoHyphens w:val="0"/>
      <w:spacing w:after="120"/>
      <w:jc w:val="both"/>
    </w:pPr>
    <w:rPr>
      <w:rFonts w:eastAsia="Calibri"/>
      <w:b/>
      <w:color w:val="000000" w:themeColor="text1"/>
    </w:rPr>
  </w:style>
  <w:style w:type="paragraph" w:customStyle="1" w:styleId="Romannumbering">
    <w:name w:val="_Roman numbering"/>
    <w:basedOn w:val="ListParagraph"/>
    <w:qFormat/>
    <w:rsid w:val="007D76A6"/>
    <w:pPr>
      <w:numPr>
        <w:numId w:val="30"/>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hanging="646"/>
      <w:jc w:val="both"/>
    </w:pPr>
    <w:rPr>
      <w:color w:val="000000" w:themeColor="text1"/>
      <w:w w:val="102"/>
      <w:lang w:val="en-US"/>
    </w:rPr>
  </w:style>
  <w:style w:type="paragraph" w:customStyle="1" w:styleId="abc">
    <w:name w:val="_abc"/>
    <w:basedOn w:val="AUNAMA16Apr"/>
    <w:qFormat/>
    <w:rsid w:val="004D6574"/>
  </w:style>
  <w:style w:type="paragraph" w:customStyle="1" w:styleId="123">
    <w:name w:val="_123"/>
    <w:basedOn w:val="ListParagraph"/>
    <w:qFormat/>
    <w:rsid w:val="00581061"/>
    <w:pPr>
      <w:numPr>
        <w:numId w:val="2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Pr>
      <w:color w:val="000000" w:themeColor="text1"/>
    </w:rPr>
  </w:style>
  <w:style w:type="paragraph" w:customStyle="1" w:styleId="564">
    <w:name w:val="_564"/>
    <w:basedOn w:val="AUNAMApage17"/>
    <w:qFormat/>
    <w:rsid w:val="00505D8F"/>
    <w:pPr>
      <w:tabs>
        <w:tab w:val="clear" w:pos="2218"/>
        <w:tab w:val="clear" w:pos="2693"/>
        <w:tab w:val="left" w:pos="2160"/>
      </w:tabs>
    </w:pPr>
  </w:style>
  <w:style w:type="paragraph" w:customStyle="1" w:styleId="Style1">
    <w:name w:val="Style1"/>
    <w:basedOn w:val="564"/>
    <w:qFormat/>
    <w:rsid w:val="00505D8F"/>
  </w:style>
  <w:style w:type="paragraph" w:customStyle="1" w:styleId="kya">
    <w:name w:val="_kya"/>
    <w:basedOn w:val="ListParagraph"/>
    <w:qFormat/>
    <w:rsid w:val="00511EBC"/>
    <w:pPr>
      <w:keepNext/>
      <w:keepLines/>
      <w:numPr>
        <w:numId w:val="13"/>
      </w:numPr>
      <w:tabs>
        <w:tab w:val="left" w:pos="576"/>
        <w:tab w:val="left" w:pos="864"/>
        <w:tab w:val="left" w:pos="1152"/>
      </w:tabs>
      <w:spacing w:before="40" w:after="40" w:line="200" w:lineRule="exact"/>
      <w:ind w:right="43"/>
      <w:jc w:val="both"/>
    </w:pPr>
    <w:rPr>
      <w:rFonts w:eastAsia="Calibri"/>
      <w:b/>
      <w:bCs/>
      <w:color w:val="000000" w:themeColor="text1"/>
    </w:rPr>
  </w:style>
  <w:style w:type="paragraph" w:customStyle="1" w:styleId="567">
    <w:name w:val="_567"/>
    <w:basedOn w:val="Romannumbering"/>
    <w:qFormat/>
    <w:rsid w:val="00BE7CE1"/>
  </w:style>
  <w:style w:type="paragraph" w:customStyle="1" w:styleId="987">
    <w:name w:val="_987"/>
    <w:basedOn w:val="AUNAMA16Apr"/>
    <w:qFormat/>
    <w:rsid w:val="00833E4D"/>
    <w:rPr>
      <w:w w:val="102"/>
    </w:rPr>
  </w:style>
  <w:style w:type="paragraph" w:customStyle="1" w:styleId="unv">
    <w:name w:val="_unv"/>
    <w:basedOn w:val="AUNAMApage17"/>
    <w:qFormat/>
    <w:rsid w:val="006B47CE"/>
    <w:pPr>
      <w:tabs>
        <w:tab w:val="clear" w:pos="2218"/>
        <w:tab w:val="left" w:pos="2070"/>
      </w:tabs>
      <w:ind w:left="2070" w:hanging="600"/>
      <w:contextualSpacing w:val="0"/>
    </w:pPr>
  </w:style>
  <w:style w:type="paragraph" w:customStyle="1" w:styleId="456">
    <w:name w:val="_456"/>
    <w:basedOn w:val="abc"/>
    <w:qFormat/>
    <w:rsid w:val="001A3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024895">
      <w:bodyDiv w:val="1"/>
      <w:marLeft w:val="0"/>
      <w:marRight w:val="0"/>
      <w:marTop w:val="0"/>
      <w:marBottom w:val="0"/>
      <w:divBdr>
        <w:top w:val="none" w:sz="0" w:space="0" w:color="auto"/>
        <w:left w:val="none" w:sz="0" w:space="0" w:color="auto"/>
        <w:bottom w:val="none" w:sz="0" w:space="0" w:color="auto"/>
        <w:right w:val="none" w:sz="0" w:space="0" w:color="auto"/>
      </w:divBdr>
    </w:div>
    <w:div w:id="411661308">
      <w:bodyDiv w:val="1"/>
      <w:marLeft w:val="0"/>
      <w:marRight w:val="0"/>
      <w:marTop w:val="0"/>
      <w:marBottom w:val="0"/>
      <w:divBdr>
        <w:top w:val="none" w:sz="0" w:space="0" w:color="auto"/>
        <w:left w:val="none" w:sz="0" w:space="0" w:color="auto"/>
        <w:bottom w:val="none" w:sz="0" w:space="0" w:color="auto"/>
        <w:right w:val="none" w:sz="0" w:space="0" w:color="auto"/>
      </w:divBdr>
    </w:div>
    <w:div w:id="418719854">
      <w:bodyDiv w:val="1"/>
      <w:marLeft w:val="0"/>
      <w:marRight w:val="0"/>
      <w:marTop w:val="0"/>
      <w:marBottom w:val="0"/>
      <w:divBdr>
        <w:top w:val="none" w:sz="0" w:space="0" w:color="auto"/>
        <w:left w:val="none" w:sz="0" w:space="0" w:color="auto"/>
        <w:bottom w:val="none" w:sz="0" w:space="0" w:color="auto"/>
        <w:right w:val="none" w:sz="0" w:space="0" w:color="auto"/>
      </w:divBdr>
    </w:div>
    <w:div w:id="128106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undocs.org/en/A/RES/77/267" TargetMode="External"/><Relationship Id="rId26" Type="http://schemas.openxmlformats.org/officeDocument/2006/relationships/hyperlink" Target="https://undocs.org/en/S/RES/2493(2019)" TargetMode="External"/><Relationship Id="rId39" Type="http://schemas.openxmlformats.org/officeDocument/2006/relationships/hyperlink" Target="https://undocs.org/en/S/RES/2626(2022)" TargetMode="External"/><Relationship Id="rId21" Type="http://schemas.openxmlformats.org/officeDocument/2006/relationships/hyperlink" Target="https://undocs.org/en/S/RES/1662(2006)" TargetMode="External"/><Relationship Id="rId34" Type="http://schemas.openxmlformats.org/officeDocument/2006/relationships/chart" Target="charts/chart2.xml"/><Relationship Id="rId42" Type="http://schemas.openxmlformats.org/officeDocument/2006/relationships/header" Target="header7.xml"/><Relationship Id="rId47"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undocs.org/en/S/RES/1325(2000)" TargetMode="External"/><Relationship Id="rId32" Type="http://schemas.openxmlformats.org/officeDocument/2006/relationships/footer" Target="footer6.xml"/><Relationship Id="rId37" Type="http://schemas.openxmlformats.org/officeDocument/2006/relationships/image" Target="media/image3.png"/><Relationship Id="rId40" Type="http://schemas.openxmlformats.org/officeDocument/2006/relationships/hyperlink" Target="https://undocs.org/en/S/RES/2626(2022)" TargetMode="External"/><Relationship Id="rId45"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undocs.org/en/S/RES/2679(2023)" TargetMode="External"/><Relationship Id="rId28" Type="http://schemas.openxmlformats.org/officeDocument/2006/relationships/header" Target="header5.xml"/><Relationship Id="rId36"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yperlink" Target="https://undocs.org/en/A/RES/77/267" TargetMode="External"/><Relationship Id="rId31" Type="http://schemas.openxmlformats.org/officeDocument/2006/relationships/header" Target="header6.xml"/><Relationship Id="rId44"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undocs.org/en/S/RES/2626(2022)" TargetMode="External"/><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chart" Target="charts/chart3.xml"/><Relationship Id="rId43" Type="http://schemas.openxmlformats.org/officeDocument/2006/relationships/header" Target="header8.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undocs.org/en/A/79/50" TargetMode="External"/><Relationship Id="rId25" Type="http://schemas.openxmlformats.org/officeDocument/2006/relationships/hyperlink" Target="https://undocs.org/en/S/RES/1325(2000)" TargetMode="External"/><Relationship Id="rId33" Type="http://schemas.openxmlformats.org/officeDocument/2006/relationships/chart" Target="charts/chart1.xml"/><Relationship Id="rId38" Type="http://schemas.openxmlformats.org/officeDocument/2006/relationships/image" Target="media/image4.png"/><Relationship Id="rId46" Type="http://schemas.openxmlformats.org/officeDocument/2006/relationships/fontTable" Target="fontTable.xml"/><Relationship Id="rId20" Type="http://schemas.openxmlformats.org/officeDocument/2006/relationships/hyperlink" Target="https://undocs.org/en/S/RES/1401(2002)" TargetMode="External"/><Relationship Id="rId41" Type="http://schemas.openxmlformats.org/officeDocument/2006/relationships/hyperlink" Target="https://undocs.org/en/A/78/7/Add.5"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undocs.org/en/A/RES/65/259"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spPr>
            <a:solidFill>
              <a:schemeClr val="bg2"/>
            </a:solidFill>
          </c:spPr>
          <c:dPt>
            <c:idx val="0"/>
            <c:bubble3D val="0"/>
            <c:spPr>
              <a:solidFill>
                <a:schemeClr val="bg2">
                  <a:lumMod val="90000"/>
                </a:schemeClr>
              </a:solidFill>
              <a:ln w="19050">
                <a:solidFill>
                  <a:schemeClr val="lt1"/>
                </a:solidFill>
              </a:ln>
              <a:effectLst/>
            </c:spPr>
            <c:extLst>
              <c:ext xmlns:c16="http://schemas.microsoft.com/office/drawing/2014/chart" uri="{C3380CC4-5D6E-409C-BE32-E72D297353CC}">
                <c16:uniqueId val="{00000001-F6CC-4D7D-8D56-96A6C8B8D5B4}"/>
              </c:ext>
            </c:extLst>
          </c:dPt>
          <c:dPt>
            <c:idx val="1"/>
            <c:bubble3D val="0"/>
            <c:spPr>
              <a:solidFill>
                <a:schemeClr val="bg1">
                  <a:lumMod val="50000"/>
                </a:schemeClr>
              </a:solidFill>
              <a:ln w="19050">
                <a:solidFill>
                  <a:schemeClr val="lt1"/>
                </a:solidFill>
              </a:ln>
              <a:effectLst/>
            </c:spPr>
            <c:extLst>
              <c:ext xmlns:c16="http://schemas.microsoft.com/office/drawing/2014/chart" uri="{C3380CC4-5D6E-409C-BE32-E72D297353CC}">
                <c16:uniqueId val="{00000003-F6CC-4D7D-8D56-96A6C8B8D5B4}"/>
              </c:ext>
            </c:extLst>
          </c:dPt>
          <c:dLbls>
            <c:dLbl>
              <c:idx val="0"/>
              <c:layout>
                <c:manualLayout>
                  <c:x val="0.20476456185220721"/>
                  <c:y val="-2.1747782499909548E-2"/>
                </c:manualLayout>
              </c:layout>
              <c:tx>
                <c:rich>
                  <a:bodyPr/>
                  <a:lstStyle/>
                  <a:p>
                    <a:r>
                      <a:rPr lang="en-US"/>
                      <a:t>Posts</a:t>
                    </a:r>
                  </a:p>
                  <a:p>
                    <a:fld id="{E5B41C7C-4158-4DAA-88A6-626EB16FE0C0}"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layout>
                    <c:manualLayout>
                      <c:w val="0.20777580540885732"/>
                      <c:h val="0.14727670300574358"/>
                    </c:manualLayout>
                  </c15:layout>
                  <c15:dlblFieldTable/>
                  <c15:showDataLabelsRange val="0"/>
                </c:ext>
                <c:ext xmlns:c16="http://schemas.microsoft.com/office/drawing/2014/chart" uri="{C3380CC4-5D6E-409C-BE32-E72D297353CC}">
                  <c16:uniqueId val="{00000001-F6CC-4D7D-8D56-96A6C8B8D5B4}"/>
                </c:ext>
              </c:extLst>
            </c:dLbl>
            <c:dLbl>
              <c:idx val="1"/>
              <c:layout>
                <c:manualLayout>
                  <c:x val="-0.16059965635467233"/>
                  <c:y val="5.3275047321821478E-2"/>
                </c:manualLayout>
              </c:layout>
              <c:tx>
                <c:rich>
                  <a:bodyPr/>
                  <a:lstStyle/>
                  <a:p>
                    <a:r>
                      <a:rPr lang="en-US"/>
                      <a:t>Non-post</a:t>
                    </a:r>
                  </a:p>
                  <a:p>
                    <a:fld id="{164A91CE-1FCE-4D4F-BD39-25D3FFEEA2C5}"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layout>
                    <c:manualLayout>
                      <c:w val="0.1997458225911237"/>
                      <c:h val="0.15611330518608818"/>
                    </c:manualLayout>
                  </c15:layout>
                  <c15:dlblFieldTable/>
                  <c15:showDataLabelsRange val="0"/>
                </c:ext>
                <c:ext xmlns:c16="http://schemas.microsoft.com/office/drawing/2014/chart" uri="{C3380CC4-5D6E-409C-BE32-E72D297353CC}">
                  <c16:uniqueId val="{00000003-F6CC-4D7D-8D56-96A6C8B8D5B4}"/>
                </c:ext>
              </c:extLst>
            </c:dLbl>
            <c:spPr>
              <a:noFill/>
              <a:ln>
                <a:noFill/>
              </a:ln>
              <a:effectLst/>
            </c:spPr>
            <c:txPr>
              <a:bodyPr rot="0" spcFirstLastPara="1" vertOverflow="ellipsis" vert="horz" wrap="square" anchor="ctr" anchorCtr="1"/>
              <a:lstStyle/>
              <a:p>
                <a:pPr>
                  <a:defRPr sz="6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UNAMA!$B$20:$B$21</c:f>
              <c:strCache>
                <c:ptCount val="2"/>
                <c:pt idx="0">
                  <c:v>Posts</c:v>
                </c:pt>
                <c:pt idx="1">
                  <c:v>Non-post</c:v>
                </c:pt>
              </c:strCache>
            </c:strRef>
          </c:cat>
          <c:val>
            <c:numRef>
              <c:f>UNAMA!$C$20:$C$21</c:f>
              <c:numCache>
                <c:formatCode>_(* #\ ##0.0_);_(* \(#\ ##0.0\);_(* "-"??_);_(@_)</c:formatCode>
                <c:ptCount val="2"/>
                <c:pt idx="0">
                  <c:v>87958</c:v>
                </c:pt>
                <c:pt idx="1">
                  <c:v>36505.1</c:v>
                </c:pt>
              </c:numCache>
            </c:numRef>
          </c:val>
          <c:extLst>
            <c:ext xmlns:c16="http://schemas.microsoft.com/office/drawing/2014/chart" uri="{C3380CC4-5D6E-409C-BE32-E72D297353CC}">
              <c16:uniqueId val="{00000004-F6CC-4D7D-8D56-96A6C8B8D5B4}"/>
            </c:ext>
          </c:extLst>
        </c:ser>
        <c:dLbls>
          <c:dLblPos val="bestFit"/>
          <c:showLegendKey val="0"/>
          <c:showVal val="1"/>
          <c:showCatName val="0"/>
          <c:showSerName val="0"/>
          <c:showPercent val="0"/>
          <c:showBubbleSize val="0"/>
          <c:showLeaderLines val="1"/>
        </c:dLbls>
        <c:firstSliceAng val="139"/>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b="1">
          <a:solidFill>
            <a:schemeClr val="bg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074694359993649E-2"/>
          <c:y val="2.472135320363773E-2"/>
          <c:w val="0.44361142947868759"/>
          <c:h val="0.92127441597553184"/>
        </c:manualLayout>
      </c:layout>
      <c:barChart>
        <c:barDir val="bar"/>
        <c:grouping val="clustered"/>
        <c:varyColors val="0"/>
        <c:ser>
          <c:idx val="0"/>
          <c:order val="0"/>
          <c:tx>
            <c:strRef>
              <c:f>UNAMA!$C$27</c:f>
              <c:strCache>
                <c:ptCount val="1"/>
                <c:pt idx="0">
                  <c:v>2026</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UNAMA!$B$28:$B$36</c:f>
              <c:strCache>
                <c:ptCount val="9"/>
                <c:pt idx="0">
                  <c:v>Other Supplies, Services and Equipment</c:v>
                </c:pt>
                <c:pt idx="1">
                  <c:v>Medical</c:v>
                </c:pt>
                <c:pt idx="2">
                  <c:v>Communications and Information Technology</c:v>
                </c:pt>
                <c:pt idx="3">
                  <c:v>Air Operations</c:v>
                </c:pt>
                <c:pt idx="4">
                  <c:v>Ground Transportation</c:v>
                </c:pt>
                <c:pt idx="5">
                  <c:v>Facilities and Infrastructure</c:v>
                </c:pt>
                <c:pt idx="6">
                  <c:v>Official Travel</c:v>
                </c:pt>
                <c:pt idx="7">
                  <c:v>Consultants and consulting services</c:v>
                </c:pt>
                <c:pt idx="8">
                  <c:v>Military Observers</c:v>
                </c:pt>
              </c:strCache>
            </c:strRef>
          </c:cat>
          <c:val>
            <c:numRef>
              <c:f>UNAMA!$C$28:$C$36</c:f>
              <c:numCache>
                <c:formatCode>_(* #\ ##0.0_);_(* \(#\ ##0.0\);_(* "-"??_);_(@_)</c:formatCode>
                <c:ptCount val="9"/>
                <c:pt idx="0">
                  <c:v>2659.3</c:v>
                </c:pt>
                <c:pt idx="1">
                  <c:v>563.29999999999995</c:v>
                </c:pt>
                <c:pt idx="2">
                  <c:v>6231.8</c:v>
                </c:pt>
                <c:pt idx="3">
                  <c:v>3676</c:v>
                </c:pt>
                <c:pt idx="4">
                  <c:v>546.1</c:v>
                </c:pt>
                <c:pt idx="5">
                  <c:v>21810.400000000001</c:v>
                </c:pt>
                <c:pt idx="6">
                  <c:v>994.5</c:v>
                </c:pt>
                <c:pt idx="7">
                  <c:v>0</c:v>
                </c:pt>
                <c:pt idx="8">
                  <c:v>23.7</c:v>
                </c:pt>
              </c:numCache>
            </c:numRef>
          </c:val>
          <c:extLst>
            <c:ext xmlns:c16="http://schemas.microsoft.com/office/drawing/2014/chart" uri="{C3380CC4-5D6E-409C-BE32-E72D297353CC}">
              <c16:uniqueId val="{00000000-A778-4B88-AA5F-4EB2AEBD6242}"/>
            </c:ext>
          </c:extLst>
        </c:ser>
        <c:ser>
          <c:idx val="1"/>
          <c:order val="1"/>
          <c:tx>
            <c:strRef>
              <c:f>UNAMA!$D$27</c:f>
              <c:strCache>
                <c:ptCount val="1"/>
                <c:pt idx="0">
                  <c:v>2025</c:v>
                </c:pt>
              </c:strCache>
            </c:strRef>
          </c:tx>
          <c:spPr>
            <a:solidFill>
              <a:schemeClr val="bg2">
                <a:lumMod val="9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UNAMA!$B$28:$B$36</c:f>
              <c:strCache>
                <c:ptCount val="9"/>
                <c:pt idx="0">
                  <c:v>Other Supplies, Services and Equipment</c:v>
                </c:pt>
                <c:pt idx="1">
                  <c:v>Medical</c:v>
                </c:pt>
                <c:pt idx="2">
                  <c:v>Communications and Information Technology</c:v>
                </c:pt>
                <c:pt idx="3">
                  <c:v>Air Operations</c:v>
                </c:pt>
                <c:pt idx="4">
                  <c:v>Ground Transportation</c:v>
                </c:pt>
                <c:pt idx="5">
                  <c:v>Facilities and Infrastructure</c:v>
                </c:pt>
                <c:pt idx="6">
                  <c:v>Official Travel</c:v>
                </c:pt>
                <c:pt idx="7">
                  <c:v>Consultants and consulting services</c:v>
                </c:pt>
                <c:pt idx="8">
                  <c:v>Military Observers</c:v>
                </c:pt>
              </c:strCache>
            </c:strRef>
          </c:cat>
          <c:val>
            <c:numRef>
              <c:f>UNAMA!$D$28:$D$36</c:f>
              <c:numCache>
                <c:formatCode>_(* #\ ##0.0_);_(* \(#\ ##0.0\);_(* "-"??_);_(@_)</c:formatCode>
                <c:ptCount val="9"/>
                <c:pt idx="0">
                  <c:v>2399.5</c:v>
                </c:pt>
                <c:pt idx="1">
                  <c:v>601.4</c:v>
                </c:pt>
                <c:pt idx="2">
                  <c:v>6157.5</c:v>
                </c:pt>
                <c:pt idx="3">
                  <c:v>3726.4</c:v>
                </c:pt>
                <c:pt idx="4">
                  <c:v>450.7</c:v>
                </c:pt>
                <c:pt idx="5">
                  <c:v>18181.400000000001</c:v>
                </c:pt>
                <c:pt idx="6">
                  <c:v>994.5</c:v>
                </c:pt>
                <c:pt idx="7">
                  <c:v>19.600000000000001</c:v>
                </c:pt>
                <c:pt idx="8">
                  <c:v>23.7</c:v>
                </c:pt>
              </c:numCache>
            </c:numRef>
          </c:val>
          <c:extLst>
            <c:ext xmlns:c16="http://schemas.microsoft.com/office/drawing/2014/chart" uri="{C3380CC4-5D6E-409C-BE32-E72D297353CC}">
              <c16:uniqueId val="{00000001-A778-4B88-AA5F-4EB2AEBD6242}"/>
            </c:ext>
          </c:extLst>
        </c:ser>
        <c:dLbls>
          <c:dLblPos val="inBase"/>
          <c:showLegendKey val="0"/>
          <c:showVal val="1"/>
          <c:showCatName val="0"/>
          <c:showSerName val="0"/>
          <c:showPercent val="0"/>
          <c:showBubbleSize val="0"/>
        </c:dLbls>
        <c:gapWidth val="20"/>
        <c:overlap val="23"/>
        <c:axId val="45457424"/>
        <c:axId val="45459824"/>
      </c:barChart>
      <c:catAx>
        <c:axId val="45457424"/>
        <c:scaling>
          <c:orientation val="minMax"/>
        </c:scaling>
        <c:delete val="1"/>
        <c:axPos val="l"/>
        <c:numFmt formatCode="General" sourceLinked="1"/>
        <c:majorTickMark val="none"/>
        <c:minorTickMark val="none"/>
        <c:tickLblPos val="nextTo"/>
        <c:crossAx val="45459824"/>
        <c:crosses val="autoZero"/>
        <c:auto val="1"/>
        <c:lblAlgn val="ctr"/>
        <c:lblOffset val="100"/>
        <c:noMultiLvlLbl val="0"/>
      </c:catAx>
      <c:valAx>
        <c:axId val="45459824"/>
        <c:scaling>
          <c:orientation val="minMax"/>
        </c:scaling>
        <c:delete val="1"/>
        <c:axPos val="b"/>
        <c:numFmt formatCode="_(* #\ ##0.0_);_(* \(#\ ##0.0\);_(* &quot;-&quot;??_);_(@_)" sourceLinked="1"/>
        <c:majorTickMark val="none"/>
        <c:minorTickMark val="none"/>
        <c:tickLblPos val="nextTo"/>
        <c:crossAx val="45457424"/>
        <c:crosses val="autoZero"/>
        <c:crossBetween val="between"/>
      </c:valAx>
      <c:spPr>
        <a:noFill/>
        <a:ln>
          <a:noFill/>
        </a:ln>
        <a:effectLst/>
      </c:spPr>
    </c:plotArea>
    <c:legend>
      <c:legendPos val="b"/>
      <c:layout>
        <c:manualLayout>
          <c:xMode val="edge"/>
          <c:yMode val="edge"/>
          <c:x val="0.34700169947016518"/>
          <c:y val="0.93442597335272948"/>
          <c:w val="0.17188170746767184"/>
          <c:h val="6.4786249753505235E-2"/>
        </c:manualLayout>
      </c:layout>
      <c:overlay val="0"/>
      <c:spPr>
        <a:noFill/>
        <a:ln>
          <a:noFill/>
        </a:ln>
        <a:effectLst/>
      </c:spPr>
      <c:txPr>
        <a:bodyPr rot="0" spcFirstLastPara="1" vertOverflow="ellipsis" vert="horz" wrap="square" anchor="ctr" anchorCtr="1"/>
        <a:lstStyle/>
        <a:p>
          <a:pPr>
            <a:defRPr sz="5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5643168133395092"/>
          <c:y val="4.2662720851168769E-2"/>
          <c:w val="0.59457032576810254"/>
          <c:h val="0.86456305377935139"/>
        </c:manualLayout>
      </c:layout>
      <c:barChart>
        <c:barDir val="bar"/>
        <c:grouping val="clustered"/>
        <c:varyColors val="0"/>
        <c:ser>
          <c:idx val="0"/>
          <c:order val="0"/>
          <c:tx>
            <c:strRef>
              <c:f>UNAMA!$C$3</c:f>
              <c:strCache>
                <c:ptCount val="1"/>
                <c:pt idx="0">
                  <c:v>2026</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UNAMA!$B$4:$B$16</c:f>
              <c:strCache>
                <c:ptCount val="13"/>
                <c:pt idx="0">
                  <c:v>UNVs</c:v>
                </c:pt>
                <c:pt idx="1">
                  <c:v>LL</c:v>
                </c:pt>
                <c:pt idx="2">
                  <c:v>GS</c:v>
                </c:pt>
                <c:pt idx="3">
                  <c:v>NPO</c:v>
                </c:pt>
                <c:pt idx="4">
                  <c:v>FS</c:v>
                </c:pt>
                <c:pt idx="5">
                  <c:v>P-2/1</c:v>
                </c:pt>
                <c:pt idx="6">
                  <c:v>P-3</c:v>
                </c:pt>
                <c:pt idx="7">
                  <c:v>P-4</c:v>
                </c:pt>
                <c:pt idx="8">
                  <c:v>P-5</c:v>
                </c:pt>
                <c:pt idx="9">
                  <c:v>D-1</c:v>
                </c:pt>
                <c:pt idx="10">
                  <c:v>D-2</c:v>
                </c:pt>
                <c:pt idx="11">
                  <c:v>ASG</c:v>
                </c:pt>
                <c:pt idx="12">
                  <c:v>USG</c:v>
                </c:pt>
              </c:strCache>
            </c:strRef>
          </c:cat>
          <c:val>
            <c:numRef>
              <c:f>UNAMA!$C$4:$C$16</c:f>
              <c:numCache>
                <c:formatCode>General</c:formatCode>
                <c:ptCount val="13"/>
                <c:pt idx="0">
                  <c:v>114</c:v>
                </c:pt>
                <c:pt idx="1">
                  <c:v>557</c:v>
                </c:pt>
                <c:pt idx="2">
                  <c:v>1</c:v>
                </c:pt>
                <c:pt idx="3">
                  <c:v>121</c:v>
                </c:pt>
                <c:pt idx="4">
                  <c:v>111</c:v>
                </c:pt>
                <c:pt idx="5">
                  <c:v>4</c:v>
                </c:pt>
                <c:pt idx="6">
                  <c:v>53</c:v>
                </c:pt>
                <c:pt idx="7">
                  <c:v>54</c:v>
                </c:pt>
                <c:pt idx="8">
                  <c:v>25</c:v>
                </c:pt>
                <c:pt idx="9">
                  <c:v>5</c:v>
                </c:pt>
                <c:pt idx="10">
                  <c:v>1</c:v>
                </c:pt>
                <c:pt idx="11">
                  <c:v>2</c:v>
                </c:pt>
                <c:pt idx="12">
                  <c:v>1</c:v>
                </c:pt>
              </c:numCache>
            </c:numRef>
          </c:val>
          <c:extLst>
            <c:ext xmlns:c16="http://schemas.microsoft.com/office/drawing/2014/chart" uri="{C3380CC4-5D6E-409C-BE32-E72D297353CC}">
              <c16:uniqueId val="{00000000-B9D1-4055-8116-80D93200BD96}"/>
            </c:ext>
          </c:extLst>
        </c:ser>
        <c:ser>
          <c:idx val="1"/>
          <c:order val="1"/>
          <c:tx>
            <c:strRef>
              <c:f>UNAMA!$D$3</c:f>
              <c:strCache>
                <c:ptCount val="1"/>
                <c:pt idx="0">
                  <c:v>2025</c:v>
                </c:pt>
              </c:strCache>
            </c:strRef>
          </c:tx>
          <c:spPr>
            <a:solidFill>
              <a:schemeClr val="bg2">
                <a:lumMod val="9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UNAMA!$B$4:$B$16</c:f>
              <c:strCache>
                <c:ptCount val="13"/>
                <c:pt idx="0">
                  <c:v>UNVs</c:v>
                </c:pt>
                <c:pt idx="1">
                  <c:v>LL</c:v>
                </c:pt>
                <c:pt idx="2">
                  <c:v>GS</c:v>
                </c:pt>
                <c:pt idx="3">
                  <c:v>NPO</c:v>
                </c:pt>
                <c:pt idx="4">
                  <c:v>FS</c:v>
                </c:pt>
                <c:pt idx="5">
                  <c:v>P-2/1</c:v>
                </c:pt>
                <c:pt idx="6">
                  <c:v>P-3</c:v>
                </c:pt>
                <c:pt idx="7">
                  <c:v>P-4</c:v>
                </c:pt>
                <c:pt idx="8">
                  <c:v>P-5</c:v>
                </c:pt>
                <c:pt idx="9">
                  <c:v>D-1</c:v>
                </c:pt>
                <c:pt idx="10">
                  <c:v>D-2</c:v>
                </c:pt>
                <c:pt idx="11">
                  <c:v>ASG</c:v>
                </c:pt>
                <c:pt idx="12">
                  <c:v>USG</c:v>
                </c:pt>
              </c:strCache>
            </c:strRef>
          </c:cat>
          <c:val>
            <c:numRef>
              <c:f>UNAMA!$D$4:$D$16</c:f>
              <c:numCache>
                <c:formatCode>General</c:formatCode>
                <c:ptCount val="13"/>
                <c:pt idx="0">
                  <c:v>102</c:v>
                </c:pt>
                <c:pt idx="1">
                  <c:v>625</c:v>
                </c:pt>
                <c:pt idx="2">
                  <c:v>1</c:v>
                </c:pt>
                <c:pt idx="3">
                  <c:v>127</c:v>
                </c:pt>
                <c:pt idx="4">
                  <c:v>132</c:v>
                </c:pt>
                <c:pt idx="5">
                  <c:v>5</c:v>
                </c:pt>
                <c:pt idx="6">
                  <c:v>54</c:v>
                </c:pt>
                <c:pt idx="7">
                  <c:v>54</c:v>
                </c:pt>
                <c:pt idx="8">
                  <c:v>27</c:v>
                </c:pt>
                <c:pt idx="9">
                  <c:v>5</c:v>
                </c:pt>
                <c:pt idx="10">
                  <c:v>1</c:v>
                </c:pt>
                <c:pt idx="11">
                  <c:v>2</c:v>
                </c:pt>
                <c:pt idx="12">
                  <c:v>1</c:v>
                </c:pt>
              </c:numCache>
            </c:numRef>
          </c:val>
          <c:extLst>
            <c:ext xmlns:c16="http://schemas.microsoft.com/office/drawing/2014/chart" uri="{C3380CC4-5D6E-409C-BE32-E72D297353CC}">
              <c16:uniqueId val="{00000001-B9D1-4055-8116-80D93200BD96}"/>
            </c:ext>
          </c:extLst>
        </c:ser>
        <c:dLbls>
          <c:dLblPos val="inBase"/>
          <c:showLegendKey val="0"/>
          <c:showVal val="1"/>
          <c:showCatName val="0"/>
          <c:showSerName val="0"/>
          <c:showPercent val="0"/>
          <c:showBubbleSize val="0"/>
        </c:dLbls>
        <c:gapWidth val="0"/>
        <c:overlap val="39"/>
        <c:axId val="45461744"/>
        <c:axId val="45457424"/>
      </c:barChart>
      <c:catAx>
        <c:axId val="454617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5457424"/>
        <c:crosses val="autoZero"/>
        <c:auto val="1"/>
        <c:lblAlgn val="ctr"/>
        <c:lblOffset val="100"/>
        <c:noMultiLvlLbl val="0"/>
      </c:catAx>
      <c:valAx>
        <c:axId val="45457424"/>
        <c:scaling>
          <c:orientation val="minMax"/>
        </c:scaling>
        <c:delete val="1"/>
        <c:axPos val="b"/>
        <c:numFmt formatCode="General" sourceLinked="1"/>
        <c:majorTickMark val="none"/>
        <c:minorTickMark val="none"/>
        <c:tickLblPos val="nextTo"/>
        <c:crossAx val="45461744"/>
        <c:crosses val="autoZero"/>
        <c:crossBetween val="between"/>
      </c:valAx>
      <c:spPr>
        <a:noFill/>
        <a:ln>
          <a:noFill/>
        </a:ln>
        <a:effectLst/>
      </c:spPr>
    </c:plotArea>
    <c:legend>
      <c:legendPos val="b"/>
      <c:layout>
        <c:manualLayout>
          <c:xMode val="edge"/>
          <c:yMode val="edge"/>
          <c:x val="0.34520351437139402"/>
          <c:y val="0.91739554437533388"/>
          <c:w val="0.52806586561687352"/>
          <c:h val="6.1800492588173592E-2"/>
        </c:manualLayout>
      </c:layout>
      <c:overlay val="0"/>
      <c:spPr>
        <a:noFill/>
        <a:ln>
          <a:noFill/>
        </a:ln>
        <a:effectLst/>
      </c:spPr>
      <c:txPr>
        <a:bodyPr rot="0" spcFirstLastPara="1" vertOverflow="ellipsis" vert="horz" wrap="square" anchor="ctr" anchorCtr="1"/>
        <a:lstStyle/>
        <a:p>
          <a:pPr>
            <a:defRPr sz="5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4">
  <a:schemeClr val="accent4"/>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0.41268</cdr:x>
      <cdr:y>0</cdr:y>
    </cdr:from>
    <cdr:to>
      <cdr:x>1</cdr:x>
      <cdr:y>0.97588</cdr:y>
    </cdr:to>
    <cdr:sp macro="" textlink="">
      <cdr:nvSpPr>
        <cdr:cNvPr id="3" name="TextBox 8">
          <a:extLst xmlns:a="http://schemas.openxmlformats.org/drawingml/2006/main">
            <a:ext uri="{FF2B5EF4-FFF2-40B4-BE49-F238E27FC236}">
              <a16:creationId xmlns:a16="http://schemas.microsoft.com/office/drawing/2014/main" id="{CA3F46FD-5F36-D725-689E-BA016D081E90}"/>
            </a:ext>
          </a:extLst>
        </cdr:cNvPr>
        <cdr:cNvSpPr txBox="1"/>
      </cdr:nvSpPr>
      <cdr:spPr>
        <a:xfrm xmlns:a="http://schemas.openxmlformats.org/drawingml/2006/main">
          <a:off x="1277914" y="0"/>
          <a:ext cx="1818709" cy="2439369"/>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pPr>
            <a:lnSpc>
              <a:spcPts val="2000"/>
            </a:lnSpc>
          </a:pPr>
          <a:r>
            <a:rPr lang="en-US" sz="600">
              <a:latin typeface="Times New Roman" panose="02020603050405020304" pitchFamily="18" charset="0"/>
              <a:cs typeface="Times New Roman" panose="02020603050405020304" pitchFamily="18" charset="0"/>
            </a:rPr>
            <a:t>Military Observers</a:t>
          </a:r>
        </a:p>
        <a:p xmlns:a="http://schemas.openxmlformats.org/drawingml/2006/main">
          <a:pPr>
            <a:lnSpc>
              <a:spcPts val="2000"/>
            </a:lnSpc>
          </a:pPr>
          <a:r>
            <a:rPr lang="en-US" sz="600">
              <a:latin typeface="Times New Roman" panose="02020603050405020304" pitchFamily="18" charset="0"/>
              <a:cs typeface="Times New Roman" panose="02020603050405020304" pitchFamily="18" charset="0"/>
            </a:rPr>
            <a:t>Consultants and consulting services </a:t>
          </a:r>
        </a:p>
        <a:p xmlns:a="http://schemas.openxmlformats.org/drawingml/2006/main">
          <a:pPr>
            <a:lnSpc>
              <a:spcPts val="2000"/>
            </a:lnSpc>
          </a:pPr>
          <a:r>
            <a:rPr lang="en-US" sz="600">
              <a:latin typeface="Times New Roman" panose="02020603050405020304" pitchFamily="18" charset="0"/>
              <a:cs typeface="Times New Roman" panose="02020603050405020304" pitchFamily="18" charset="0"/>
            </a:rPr>
            <a:t>Official Travel </a:t>
          </a:r>
        </a:p>
        <a:p xmlns:a="http://schemas.openxmlformats.org/drawingml/2006/main">
          <a:pPr>
            <a:lnSpc>
              <a:spcPts val="2000"/>
            </a:lnSpc>
          </a:pPr>
          <a:r>
            <a:rPr lang="en-US" sz="600">
              <a:latin typeface="Times New Roman" panose="02020603050405020304" pitchFamily="18" charset="0"/>
              <a:cs typeface="Times New Roman" panose="02020603050405020304" pitchFamily="18" charset="0"/>
            </a:rPr>
            <a:t>Facilities and Infrastructure </a:t>
          </a:r>
        </a:p>
        <a:p xmlns:a="http://schemas.openxmlformats.org/drawingml/2006/main">
          <a:pPr>
            <a:lnSpc>
              <a:spcPts val="2000"/>
            </a:lnSpc>
          </a:pPr>
          <a:r>
            <a:rPr lang="en-US" sz="600">
              <a:latin typeface="Times New Roman" panose="02020603050405020304" pitchFamily="18" charset="0"/>
              <a:cs typeface="Times New Roman" panose="02020603050405020304" pitchFamily="18" charset="0"/>
            </a:rPr>
            <a:t>Ground Transportation </a:t>
          </a:r>
        </a:p>
        <a:p xmlns:a="http://schemas.openxmlformats.org/drawingml/2006/main">
          <a:pPr>
            <a:lnSpc>
              <a:spcPts val="2000"/>
            </a:lnSpc>
          </a:pPr>
          <a:r>
            <a:rPr lang="en-US" sz="600">
              <a:latin typeface="Times New Roman" panose="02020603050405020304" pitchFamily="18" charset="0"/>
              <a:cs typeface="Times New Roman" panose="02020603050405020304" pitchFamily="18" charset="0"/>
            </a:rPr>
            <a:t>Air Operations </a:t>
          </a:r>
        </a:p>
        <a:p xmlns:a="http://schemas.openxmlformats.org/drawingml/2006/main">
          <a:pPr>
            <a:lnSpc>
              <a:spcPts val="2000"/>
            </a:lnSpc>
          </a:pPr>
          <a:r>
            <a:rPr lang="en-US" sz="600">
              <a:latin typeface="Times New Roman" panose="02020603050405020304" pitchFamily="18" charset="0"/>
              <a:cs typeface="Times New Roman" panose="02020603050405020304" pitchFamily="18" charset="0"/>
            </a:rPr>
            <a:t>Communications and Information Technology </a:t>
          </a:r>
        </a:p>
        <a:p xmlns:a="http://schemas.openxmlformats.org/drawingml/2006/main">
          <a:pPr>
            <a:lnSpc>
              <a:spcPts val="2000"/>
            </a:lnSpc>
          </a:pPr>
          <a:r>
            <a:rPr lang="en-US" sz="600">
              <a:latin typeface="Times New Roman" panose="02020603050405020304" pitchFamily="18" charset="0"/>
              <a:cs typeface="Times New Roman" panose="02020603050405020304" pitchFamily="18" charset="0"/>
            </a:rPr>
            <a:t>Medical </a:t>
          </a:r>
        </a:p>
        <a:p xmlns:a="http://schemas.openxmlformats.org/drawingml/2006/main">
          <a:pPr>
            <a:lnSpc>
              <a:spcPts val="2000"/>
            </a:lnSpc>
          </a:pPr>
          <a:r>
            <a:rPr lang="en-US" sz="600">
              <a:latin typeface="Times New Roman" panose="02020603050405020304" pitchFamily="18" charset="0"/>
              <a:cs typeface="Times New Roman" panose="02020603050405020304" pitchFamily="18" charset="0"/>
            </a:rPr>
            <a:t>Other Supplies, Services and Equipment</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be76f31-ef2f-4cc4-b777-cef517e0c86c" xsi:nil="true"/>
    <lcf76f155ced4ddcb4097134ff3c332f xmlns="2509cb3d-941a-4219-8d25-19275f1a36e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3B640C6BE2B84E96B8D27862D5F298" ma:contentTypeVersion="10" ma:contentTypeDescription="Create a new document." ma:contentTypeScope="" ma:versionID="6053ae726a9de7030a64aa6dd927906b">
  <xsd:schema xmlns:xsd="http://www.w3.org/2001/XMLSchema" xmlns:xs="http://www.w3.org/2001/XMLSchema" xmlns:p="http://schemas.microsoft.com/office/2006/metadata/properties" xmlns:ns2="2509cb3d-941a-4219-8d25-19275f1a36e5" xmlns:ns3="4be76f31-ef2f-4cc4-b777-cef517e0c86c" targetNamespace="http://schemas.microsoft.com/office/2006/metadata/properties" ma:root="true" ma:fieldsID="2a7271441e6d83a4d495cf1344ac3ca4" ns2:_="" ns3:_="">
    <xsd:import namespace="2509cb3d-941a-4219-8d25-19275f1a36e5"/>
    <xsd:import namespace="4be76f31-ef2f-4cc4-b777-cef517e0c8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9cb3d-941a-4219-8d25-19275f1a36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76f31-ef2f-4cc4-b777-cef517e0c8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0da3d8-f43c-430f-93f6-6489233123fc}" ma:internalName="TaxCatchAll" ma:showField="CatchAllData" ma:web="4be76f31-ef2f-4cc4-b777-cef517e0c8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4CB31-0E02-4902-9154-42D8F3D94234}">
  <ds:schemaRefs>
    <ds:schemaRef ds:uri="http://schemas.microsoft.com/sharepoint/v3/contenttype/forms"/>
  </ds:schemaRefs>
</ds:datastoreItem>
</file>

<file path=customXml/itemProps2.xml><?xml version="1.0" encoding="utf-8"?>
<ds:datastoreItem xmlns:ds="http://schemas.openxmlformats.org/officeDocument/2006/customXml" ds:itemID="{3BE8C901-7730-4EEB-AAB3-8A6569D83BE8}">
  <ds:schemaRefs>
    <ds:schemaRef ds:uri="http://schemas.microsoft.com/office/2006/metadata/properties"/>
    <ds:schemaRef ds:uri="http://schemas.microsoft.com/office/infopath/2007/PartnerControls"/>
    <ds:schemaRef ds:uri="985ec44e-1bab-4c0b-9df0-6ba128686fc9"/>
    <ds:schemaRef ds:uri="a65deede-a967-4f8b-ab8a-9f1b572c185f"/>
  </ds:schemaRefs>
</ds:datastoreItem>
</file>

<file path=customXml/itemProps3.xml><?xml version="1.0" encoding="utf-8"?>
<ds:datastoreItem xmlns:ds="http://schemas.openxmlformats.org/officeDocument/2006/customXml" ds:itemID="{2BA45B99-2B03-403A-841B-CCB522B03FAC}"/>
</file>

<file path=customXml/itemProps4.xml><?xml version="1.0" encoding="utf-8"?>
<ds:datastoreItem xmlns:ds="http://schemas.openxmlformats.org/officeDocument/2006/customXml" ds:itemID="{88C5D371-5EEB-4C56-9644-E9DAC13F3A75}">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27</TotalTime>
  <Pages>51</Pages>
  <Words>17169</Words>
  <Characters>99586</Characters>
  <Application>Microsoft Office Word</Application>
  <DocSecurity>0</DocSecurity>
  <Lines>7113</Lines>
  <Paragraphs>3433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113322</CharactersWithSpaces>
  <SharedDoc>false</SharedDoc>
  <HLinks>
    <vt:vector size="90" baseType="variant">
      <vt:variant>
        <vt:i4>3211315</vt:i4>
      </vt:variant>
      <vt:variant>
        <vt:i4>39</vt:i4>
      </vt:variant>
      <vt:variant>
        <vt:i4>0</vt:i4>
      </vt:variant>
      <vt:variant>
        <vt:i4>5</vt:i4>
      </vt:variant>
      <vt:variant>
        <vt:lpwstr>https://undocs.org/en/A/78/7/Add.5</vt:lpwstr>
      </vt:variant>
      <vt:variant>
        <vt:lpwstr/>
      </vt:variant>
      <vt:variant>
        <vt:i4>7143543</vt:i4>
      </vt:variant>
      <vt:variant>
        <vt:i4>36</vt:i4>
      </vt:variant>
      <vt:variant>
        <vt:i4>0</vt:i4>
      </vt:variant>
      <vt:variant>
        <vt:i4>5</vt:i4>
      </vt:variant>
      <vt:variant>
        <vt:lpwstr>https://undocs.org/en/S/RES/2626(2022)</vt:lpwstr>
      </vt:variant>
      <vt:variant>
        <vt:lpwstr/>
      </vt:variant>
      <vt:variant>
        <vt:i4>7143543</vt:i4>
      </vt:variant>
      <vt:variant>
        <vt:i4>33</vt:i4>
      </vt:variant>
      <vt:variant>
        <vt:i4>0</vt:i4>
      </vt:variant>
      <vt:variant>
        <vt:i4>5</vt:i4>
      </vt:variant>
      <vt:variant>
        <vt:lpwstr>https://undocs.org/en/S/RES/2626(2022)</vt:lpwstr>
      </vt:variant>
      <vt:variant>
        <vt:lpwstr/>
      </vt:variant>
      <vt:variant>
        <vt:i4>6881399</vt:i4>
      </vt:variant>
      <vt:variant>
        <vt:i4>30</vt:i4>
      </vt:variant>
      <vt:variant>
        <vt:i4>0</vt:i4>
      </vt:variant>
      <vt:variant>
        <vt:i4>5</vt:i4>
      </vt:variant>
      <vt:variant>
        <vt:lpwstr>https://undocs.org/en/S/RES/2493(2019)</vt:lpwstr>
      </vt:variant>
      <vt:variant>
        <vt:lpwstr/>
      </vt:variant>
      <vt:variant>
        <vt:i4>6881398</vt:i4>
      </vt:variant>
      <vt:variant>
        <vt:i4>27</vt:i4>
      </vt:variant>
      <vt:variant>
        <vt:i4>0</vt:i4>
      </vt:variant>
      <vt:variant>
        <vt:i4>5</vt:i4>
      </vt:variant>
      <vt:variant>
        <vt:lpwstr>https://undocs.org/en/S/RES/1325(2000)</vt:lpwstr>
      </vt:variant>
      <vt:variant>
        <vt:lpwstr/>
      </vt:variant>
      <vt:variant>
        <vt:i4>6881398</vt:i4>
      </vt:variant>
      <vt:variant>
        <vt:i4>24</vt:i4>
      </vt:variant>
      <vt:variant>
        <vt:i4>0</vt:i4>
      </vt:variant>
      <vt:variant>
        <vt:i4>5</vt:i4>
      </vt:variant>
      <vt:variant>
        <vt:lpwstr>https://undocs.org/en/S/RES/1325(2000)</vt:lpwstr>
      </vt:variant>
      <vt:variant>
        <vt:lpwstr/>
      </vt:variant>
      <vt:variant>
        <vt:i4>6422643</vt:i4>
      </vt:variant>
      <vt:variant>
        <vt:i4>21</vt:i4>
      </vt:variant>
      <vt:variant>
        <vt:i4>0</vt:i4>
      </vt:variant>
      <vt:variant>
        <vt:i4>5</vt:i4>
      </vt:variant>
      <vt:variant>
        <vt:lpwstr>https://undocs.org/en/S/RES/2679(2023)</vt:lpwstr>
      </vt:variant>
      <vt:variant>
        <vt:lpwstr/>
      </vt:variant>
      <vt:variant>
        <vt:i4>4128800</vt:i4>
      </vt:variant>
      <vt:variant>
        <vt:i4>18</vt:i4>
      </vt:variant>
      <vt:variant>
        <vt:i4>0</vt:i4>
      </vt:variant>
      <vt:variant>
        <vt:i4>5</vt:i4>
      </vt:variant>
      <vt:variant>
        <vt:lpwstr>https://docs.un.org/en/S/RES/2777(2025)</vt:lpwstr>
      </vt:variant>
      <vt:variant>
        <vt:lpwstr/>
      </vt:variant>
      <vt:variant>
        <vt:i4>7143543</vt:i4>
      </vt:variant>
      <vt:variant>
        <vt:i4>15</vt:i4>
      </vt:variant>
      <vt:variant>
        <vt:i4>0</vt:i4>
      </vt:variant>
      <vt:variant>
        <vt:i4>5</vt:i4>
      </vt:variant>
      <vt:variant>
        <vt:lpwstr>https://undocs.org/en/S/RES/2626(2022)</vt:lpwstr>
      </vt:variant>
      <vt:variant>
        <vt:lpwstr/>
      </vt:variant>
      <vt:variant>
        <vt:i4>7012468</vt:i4>
      </vt:variant>
      <vt:variant>
        <vt:i4>12</vt:i4>
      </vt:variant>
      <vt:variant>
        <vt:i4>0</vt:i4>
      </vt:variant>
      <vt:variant>
        <vt:i4>5</vt:i4>
      </vt:variant>
      <vt:variant>
        <vt:lpwstr>https://undocs.org/en/S/RES/1662(2006)</vt:lpwstr>
      </vt:variant>
      <vt:variant>
        <vt:lpwstr/>
      </vt:variant>
      <vt:variant>
        <vt:i4>6946934</vt:i4>
      </vt:variant>
      <vt:variant>
        <vt:i4>9</vt:i4>
      </vt:variant>
      <vt:variant>
        <vt:i4>0</vt:i4>
      </vt:variant>
      <vt:variant>
        <vt:i4>5</vt:i4>
      </vt:variant>
      <vt:variant>
        <vt:lpwstr>https://undocs.org/en/S/RES/1401(2002)</vt:lpwstr>
      </vt:variant>
      <vt:variant>
        <vt:lpwstr/>
      </vt:variant>
      <vt:variant>
        <vt:i4>7733345</vt:i4>
      </vt:variant>
      <vt:variant>
        <vt:i4>6</vt:i4>
      </vt:variant>
      <vt:variant>
        <vt:i4>0</vt:i4>
      </vt:variant>
      <vt:variant>
        <vt:i4>5</vt:i4>
      </vt:variant>
      <vt:variant>
        <vt:lpwstr>https://undocs.org/en/A/RES/77/267</vt:lpwstr>
      </vt:variant>
      <vt:variant>
        <vt:lpwstr/>
      </vt:variant>
      <vt:variant>
        <vt:i4>7733345</vt:i4>
      </vt:variant>
      <vt:variant>
        <vt:i4>3</vt:i4>
      </vt:variant>
      <vt:variant>
        <vt:i4>0</vt:i4>
      </vt:variant>
      <vt:variant>
        <vt:i4>5</vt:i4>
      </vt:variant>
      <vt:variant>
        <vt:lpwstr>https://undocs.org/en/A/RES/77/267</vt:lpwstr>
      </vt:variant>
      <vt:variant>
        <vt:lpwstr/>
      </vt:variant>
      <vt:variant>
        <vt:i4>131158</vt:i4>
      </vt:variant>
      <vt:variant>
        <vt:i4>0</vt:i4>
      </vt:variant>
      <vt:variant>
        <vt:i4>0</vt:i4>
      </vt:variant>
      <vt:variant>
        <vt:i4>5</vt:i4>
      </vt:variant>
      <vt:variant>
        <vt:lpwstr>https://undocs.org/en/A/79/50</vt:lpwstr>
      </vt:variant>
      <vt:variant>
        <vt:lpwstr/>
      </vt:variant>
      <vt:variant>
        <vt:i4>7995491</vt:i4>
      </vt:variant>
      <vt:variant>
        <vt:i4>0</vt:i4>
      </vt:variant>
      <vt:variant>
        <vt:i4>0</vt:i4>
      </vt:variant>
      <vt:variant>
        <vt:i4>5</vt:i4>
      </vt:variant>
      <vt:variant>
        <vt:lpwstr>https://undocs.org/en/A/RES/65/259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FOFD</cp:lastModifiedBy>
  <cp:revision>13</cp:revision>
  <cp:lastPrinted>2025-04-20T08:51:00Z</cp:lastPrinted>
  <dcterms:created xsi:type="dcterms:W3CDTF">2025-06-05T15:28:00Z</dcterms:created>
  <dcterms:modified xsi:type="dcterms:W3CDTF">2025-06-09T14:18:00Z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2408983</vt:lpwstr>
  </property>
  <property fmtid="{D5CDD505-2E9C-101B-9397-08002B2CF9AE}" pid="3" name="ODSRefJobNo">
    <vt:lpwstr>2414122E</vt:lpwstr>
  </property>
  <property fmtid="{D5CDD505-2E9C-101B-9397-08002B2CF9AE}" pid="4" name="Symbol1">
    <vt:lpwstr>A/79/6 (Sect. 3)/Add.5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Seventy-ninth session_x000d_</vt:lpwstr>
  </property>
  <property fmtid="{D5CDD505-2E9C-101B-9397-08002B2CF9AE}" pid="16" name="Agenda1">
    <vt:lpwstr>Item 139 of the preliminary list</vt:lpwstr>
  </property>
  <property fmtid="{D5CDD505-2E9C-101B-9397-08002B2CF9AE}" pid="17" name="Agenda Title1">
    <vt:lpwstr>Proposed programme budget for 2025_x000d_</vt:lpwstr>
  </property>
  <property fmtid="{D5CDD505-2E9C-101B-9397-08002B2CF9AE}" pid="18" name="Title1">
    <vt:lpwstr>		Proposed programme budget for 2025 _x000d_</vt:lpwstr>
  </property>
  <property fmtid="{D5CDD505-2E9C-101B-9397-08002B2CF9AE}" pid="19" name="Title2">
    <vt:lpwstr>		Political affairs_x000d_</vt:lpwstr>
  </property>
  <property fmtid="{D5CDD505-2E9C-101B-9397-08002B2CF9AE}" pid="20" name="MediaServiceImageTags">
    <vt:lpwstr/>
  </property>
  <property fmtid="{D5CDD505-2E9C-101B-9397-08002B2CF9AE}" pid="21" name="GrammarlyDocumentId">
    <vt:lpwstr>ce04dc6b2656cb5504999baf2be3b7181ef81f005bdaab0fc13dbc0ccc0e1dac</vt:lpwstr>
  </property>
  <property fmtid="{D5CDD505-2E9C-101B-9397-08002B2CF9AE}" pid="22" name="Office_x0020_of_x0020_Origin">
    <vt:lpwstr/>
  </property>
  <property fmtid="{D5CDD505-2E9C-101B-9397-08002B2CF9AE}" pid="23" name="lcf76f155ced4ddcb4097134ff3c332f">
    <vt:lpwstr/>
  </property>
  <property fmtid="{D5CDD505-2E9C-101B-9397-08002B2CF9AE}" pid="24" name="Office of Origin">
    <vt:lpwstr/>
  </property>
  <property fmtid="{D5CDD505-2E9C-101B-9397-08002B2CF9AE}" pid="25" name="ContentTypeId">
    <vt:lpwstr>0x0101003F3B640C6BE2B84E96B8D27862D5F298</vt:lpwstr>
  </property>
</Properties>
</file>