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9D20" w14:textId="5D4EA002" w:rsidR="002C2CED" w:rsidRPr="008345F6" w:rsidRDefault="00CE3F6F" w:rsidP="002C2CED">
      <w:pPr>
        <w:pStyle w:val="Session"/>
        <w:rPr>
          <w:lang w:val="en-GB"/>
        </w:rPr>
      </w:pPr>
      <w:r w:rsidRPr="00CE3F6F">
        <w:rPr>
          <w:lang w:val="en-GB"/>
        </w:rPr>
        <w:t>Eightieth</w:t>
      </w:r>
      <w:r w:rsidR="002C2CED" w:rsidRPr="008345F6">
        <w:rPr>
          <w:lang w:val="en-GB"/>
        </w:rPr>
        <w:t xml:space="preserve"> session</w:t>
      </w:r>
    </w:p>
    <w:p w14:paraId="29516840" w14:textId="77777777" w:rsidR="00636B8F" w:rsidRPr="009D05A7" w:rsidRDefault="00636B8F" w:rsidP="00636B8F">
      <w:pPr>
        <w:framePr w:w="9792" w:h="432" w:hSpace="180" w:wrap="notBeside" w:hAnchor="page" w:x="1210" w:yAlign="bottom"/>
        <w:spacing w:line="240" w:lineRule="auto"/>
        <w:rPr>
          <w:sz w:val="2"/>
        </w:rPr>
      </w:pPr>
      <w:r w:rsidRPr="009D05A7">
        <w:rPr>
          <w:noProof/>
          <w:w w:val="100"/>
          <w:sz w:val="2"/>
        </w:rPr>
        <mc:AlternateContent>
          <mc:Choice Requires="wps">
            <w:drawing>
              <wp:anchor distT="0" distB="0" distL="114300" distR="114300" simplePos="0" relativeHeight="251658246" behindDoc="0" locked="0" layoutInCell="1" allowOverlap="1" wp14:anchorId="67939157" wp14:editId="233B977D">
                <wp:simplePos x="0" y="0"/>
                <wp:positionH relativeFrom="page">
                  <wp:posOffset>639445</wp:posOffset>
                </wp:positionH>
                <wp:positionV relativeFrom="paragraph">
                  <wp:posOffset>-12700</wp:posOffset>
                </wp:positionV>
                <wp:extent cx="914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BBE949" id="Straight Connector 4" o:spid="_x0000_s1026" style="position:absolute;z-index:251658246;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33192B01" w14:textId="77777777" w:rsidR="00636B8F" w:rsidRPr="00254EC3" w:rsidRDefault="00636B8F" w:rsidP="00636B8F">
      <w:pPr>
        <w:framePr w:w="9792" w:h="432" w:hSpace="180" w:wrap="notBeside" w:hAnchor="page" w:x="1210" w:yAlign="bottom"/>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rFonts w:eastAsiaTheme="minorEastAsia"/>
          <w:spacing w:val="5"/>
          <w:w w:val="104"/>
          <w:sz w:val="17"/>
          <w:lang w:eastAsia="zh-CN"/>
        </w:rPr>
      </w:pPr>
      <w:r w:rsidRPr="009D05A7">
        <w:rPr>
          <w:spacing w:val="5"/>
          <w:w w:val="104"/>
          <w:sz w:val="17"/>
        </w:rPr>
        <w:tab/>
      </w:r>
      <w:r>
        <w:rPr>
          <w:spacing w:val="5"/>
          <w:w w:val="104"/>
          <w:sz w:val="17"/>
        </w:rPr>
        <w:t>*A/80/50</w:t>
      </w:r>
    </w:p>
    <w:p w14:paraId="2AD9A16E" w14:textId="7B45C067" w:rsidR="002C2CED" w:rsidRPr="008345F6" w:rsidRDefault="00983D92" w:rsidP="002C2CED">
      <w:pPr>
        <w:pStyle w:val="AgendaItemNormal"/>
      </w:pPr>
      <w:r>
        <w:t>I</w:t>
      </w:r>
      <w:r w:rsidR="002C2CED" w:rsidRPr="008345F6">
        <w:t xml:space="preserve">tem </w:t>
      </w:r>
      <w:r w:rsidR="00A96AEA">
        <w:t>137</w:t>
      </w:r>
      <w:r w:rsidR="00A96AEA" w:rsidRPr="009D05A7">
        <w:t xml:space="preserve"> of the preliminary list*</w:t>
      </w:r>
      <w:r w:rsidR="002C2CED" w:rsidRPr="008345F6">
        <w:t xml:space="preserve"> </w:t>
      </w:r>
    </w:p>
    <w:p w14:paraId="7A12B367" w14:textId="62A1ABF3" w:rsidR="002C2CED" w:rsidRPr="008345F6" w:rsidRDefault="002C2CED" w:rsidP="002C2CED">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345F6">
        <w:t>P</w:t>
      </w:r>
      <w:r w:rsidR="005600DA">
        <w:t>roposed p</w:t>
      </w:r>
      <w:r w:rsidRPr="008345F6">
        <w:t>rogramme budget for 202</w:t>
      </w:r>
      <w:r w:rsidR="00241872">
        <w:t>6</w:t>
      </w:r>
    </w:p>
    <w:p w14:paraId="3A796A55" w14:textId="77777777" w:rsidR="002C2CED" w:rsidRPr="008345F6" w:rsidRDefault="002C2CED" w:rsidP="002C2CED">
      <w:pPr>
        <w:pStyle w:val="SingleTxt"/>
        <w:spacing w:after="0" w:line="120" w:lineRule="exact"/>
        <w:rPr>
          <w:sz w:val="10"/>
        </w:rPr>
      </w:pPr>
    </w:p>
    <w:p w14:paraId="5EF118B7" w14:textId="77777777" w:rsidR="002C2CED" w:rsidRPr="008345F6" w:rsidRDefault="002C2CED" w:rsidP="002C2CED">
      <w:pPr>
        <w:pStyle w:val="SingleTxt"/>
        <w:spacing w:after="0" w:line="120" w:lineRule="exact"/>
        <w:rPr>
          <w:sz w:val="10"/>
        </w:rPr>
      </w:pPr>
    </w:p>
    <w:p w14:paraId="624E1C84" w14:textId="77777777" w:rsidR="002C2CED" w:rsidRPr="008345F6" w:rsidRDefault="002C2CED" w:rsidP="002C2CED">
      <w:pPr>
        <w:pStyle w:val="SingleTxt"/>
        <w:spacing w:after="0" w:line="120" w:lineRule="exact"/>
        <w:rPr>
          <w:sz w:val="10"/>
        </w:rPr>
      </w:pPr>
    </w:p>
    <w:p w14:paraId="69A8CD57" w14:textId="2D711358" w:rsidR="002C2CED" w:rsidRPr="008345F6" w:rsidRDefault="002C2CED" w:rsidP="002C2CED">
      <w:pPr>
        <w:pStyle w:val="TitleHCH"/>
        <w:ind w:left="1267" w:right="1260" w:hanging="1267"/>
      </w:pPr>
      <w:r w:rsidRPr="008345F6">
        <w:tab/>
      </w:r>
      <w:r w:rsidRPr="008345F6">
        <w:tab/>
      </w:r>
      <w:r w:rsidR="0075436C">
        <w:t>P</w:t>
      </w:r>
      <w:r w:rsidR="00734FFD" w:rsidRPr="00734FFD">
        <w:t>roposed programme budget for 202</w:t>
      </w:r>
      <w:r w:rsidR="0075436C">
        <w:t>6</w:t>
      </w:r>
      <w:r w:rsidR="00241872">
        <w:t xml:space="preserve"> </w:t>
      </w:r>
    </w:p>
    <w:p w14:paraId="0BDA7733" w14:textId="77777777" w:rsidR="002C2CED" w:rsidRPr="008345F6" w:rsidRDefault="002C2CED" w:rsidP="002C2CED">
      <w:pPr>
        <w:pStyle w:val="SingleTxt"/>
        <w:spacing w:after="0" w:line="120" w:lineRule="exact"/>
        <w:rPr>
          <w:sz w:val="10"/>
        </w:rPr>
      </w:pPr>
    </w:p>
    <w:p w14:paraId="571B84EA" w14:textId="780AB676" w:rsidR="002C2CED" w:rsidRPr="008345F6" w:rsidRDefault="002C2CED" w:rsidP="002C2CED">
      <w:pPr>
        <w:pStyle w:val="SingleTxt"/>
        <w:spacing w:after="0" w:line="120" w:lineRule="exact"/>
        <w:rPr>
          <w:sz w:val="10"/>
        </w:rPr>
      </w:pPr>
    </w:p>
    <w:p w14:paraId="55C6F759" w14:textId="77777777" w:rsidR="002C2CED" w:rsidRPr="008345F6" w:rsidRDefault="002C2CED" w:rsidP="002C2CED">
      <w:pPr>
        <w:pStyle w:val="H1"/>
        <w:ind w:right="1260"/>
      </w:pPr>
      <w:r w:rsidRPr="008345F6">
        <w:tab/>
      </w:r>
      <w:r w:rsidRPr="008345F6">
        <w:tab/>
        <w:t>Part II</w:t>
      </w:r>
    </w:p>
    <w:p w14:paraId="4D0BF237" w14:textId="77777777" w:rsidR="002C2CED" w:rsidRPr="008345F6" w:rsidRDefault="002C2CED" w:rsidP="002C2CED">
      <w:pPr>
        <w:pStyle w:val="H1"/>
        <w:ind w:right="1260"/>
      </w:pPr>
      <w:r w:rsidRPr="008345F6">
        <w:tab/>
      </w:r>
      <w:r w:rsidRPr="008345F6">
        <w:tab/>
        <w:t>Political affairs</w:t>
      </w:r>
    </w:p>
    <w:p w14:paraId="5E57FC80" w14:textId="77777777" w:rsidR="002C2CED" w:rsidRPr="008345F6" w:rsidRDefault="002C2CED" w:rsidP="002C2CED">
      <w:pPr>
        <w:pStyle w:val="SingleTxt"/>
        <w:spacing w:after="0" w:line="120" w:lineRule="exact"/>
        <w:rPr>
          <w:sz w:val="10"/>
        </w:rPr>
      </w:pPr>
    </w:p>
    <w:p w14:paraId="707E9024" w14:textId="77777777" w:rsidR="002C2CED" w:rsidRPr="008345F6" w:rsidRDefault="002C2CED" w:rsidP="002C2CED">
      <w:pPr>
        <w:pStyle w:val="SingleTxt"/>
        <w:spacing w:after="0" w:line="120" w:lineRule="exact"/>
        <w:rPr>
          <w:sz w:val="10"/>
        </w:rPr>
      </w:pPr>
    </w:p>
    <w:p w14:paraId="426CA685" w14:textId="77777777" w:rsidR="002C2CED" w:rsidRPr="008345F6" w:rsidRDefault="002C2CED" w:rsidP="002C2CED">
      <w:pPr>
        <w:pStyle w:val="HCh"/>
        <w:ind w:left="1267" w:right="1260" w:hanging="1267"/>
      </w:pPr>
      <w:r w:rsidRPr="008345F6">
        <w:tab/>
      </w:r>
      <w:r w:rsidRPr="008345F6">
        <w:tab/>
        <w:t>Section 3</w:t>
      </w:r>
    </w:p>
    <w:p w14:paraId="5D3D1674" w14:textId="77777777" w:rsidR="002C2CED" w:rsidRPr="008345F6" w:rsidRDefault="002C2CED" w:rsidP="002C2CED">
      <w:pPr>
        <w:pStyle w:val="TitleHCH"/>
        <w:ind w:left="1267" w:right="1260" w:hanging="1267"/>
      </w:pPr>
      <w:r w:rsidRPr="008345F6">
        <w:tab/>
      </w:r>
      <w:r w:rsidRPr="008345F6">
        <w:tab/>
        <w:t>Political affairs</w:t>
      </w:r>
    </w:p>
    <w:p w14:paraId="0B934DB0" w14:textId="77777777" w:rsidR="002C2CED" w:rsidRPr="008345F6" w:rsidRDefault="002C2CED" w:rsidP="002C2CED">
      <w:pPr>
        <w:pStyle w:val="SingleTxt"/>
        <w:spacing w:after="0" w:line="120" w:lineRule="exact"/>
        <w:rPr>
          <w:sz w:val="10"/>
        </w:rPr>
      </w:pPr>
    </w:p>
    <w:p w14:paraId="2D1821D8" w14:textId="77777777" w:rsidR="002C2CED" w:rsidRPr="008345F6" w:rsidRDefault="002C2CED" w:rsidP="002C2CED">
      <w:pPr>
        <w:pStyle w:val="SingleTxt"/>
        <w:spacing w:after="0" w:line="120" w:lineRule="exact"/>
        <w:rPr>
          <w:sz w:val="10"/>
        </w:rPr>
      </w:pPr>
    </w:p>
    <w:p w14:paraId="11D72B32" w14:textId="77777777" w:rsidR="002C2CED" w:rsidRPr="008345F6" w:rsidRDefault="002C2CED" w:rsidP="002C2C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345F6">
        <w:rPr>
          <w:lang w:val="en-GB"/>
        </w:rPr>
        <w:tab/>
      </w:r>
      <w:r w:rsidRPr="008345F6">
        <w:rPr>
          <w:lang w:val="en-GB"/>
        </w:rPr>
        <w:tab/>
        <w:t>Special political missions</w:t>
      </w:r>
    </w:p>
    <w:p w14:paraId="06A0DAD5" w14:textId="77777777" w:rsidR="002C2CED" w:rsidRPr="008345F6" w:rsidRDefault="002C2CED" w:rsidP="002C2CED">
      <w:pPr>
        <w:pStyle w:val="SingleTxt"/>
        <w:spacing w:after="0" w:line="120" w:lineRule="exact"/>
        <w:rPr>
          <w:sz w:val="10"/>
        </w:rPr>
      </w:pPr>
    </w:p>
    <w:p w14:paraId="63F7E3A9" w14:textId="77777777" w:rsidR="002C2CED" w:rsidRPr="008345F6" w:rsidRDefault="002C2CED" w:rsidP="002C2CED">
      <w:pPr>
        <w:pStyle w:val="SingleTxt"/>
        <w:spacing w:after="0" w:line="120" w:lineRule="exact"/>
        <w:rPr>
          <w:sz w:val="10"/>
        </w:rPr>
      </w:pPr>
    </w:p>
    <w:p w14:paraId="37E5B2C5" w14:textId="44E9875E" w:rsidR="002C2CED" w:rsidRPr="008345F6" w:rsidRDefault="002C2CED" w:rsidP="002C2C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345F6">
        <w:rPr>
          <w:lang w:val="en-GB"/>
        </w:rPr>
        <w:tab/>
      </w:r>
      <w:r w:rsidRPr="008345F6">
        <w:rPr>
          <w:lang w:val="en-GB"/>
        </w:rPr>
        <w:tab/>
        <w:t>United Nations Assistance Mission for Iraq</w:t>
      </w:r>
    </w:p>
    <w:p w14:paraId="02080A62" w14:textId="77777777" w:rsidR="002C2CED" w:rsidRPr="008345F6" w:rsidRDefault="002C2CED" w:rsidP="002C2CED">
      <w:pPr>
        <w:pStyle w:val="SingleTxt"/>
        <w:spacing w:after="0" w:line="120" w:lineRule="exact"/>
        <w:rPr>
          <w:sz w:val="10"/>
        </w:rPr>
      </w:pPr>
    </w:p>
    <w:p w14:paraId="09830AC7" w14:textId="77777777" w:rsidR="002C2CED" w:rsidRPr="008345F6" w:rsidRDefault="002C2CED" w:rsidP="002C2CED">
      <w:pPr>
        <w:pStyle w:val="SingleTxt"/>
        <w:spacing w:after="0" w:line="120" w:lineRule="exact"/>
        <w:rPr>
          <w:sz w:val="10"/>
        </w:rPr>
      </w:pPr>
    </w:p>
    <w:p w14:paraId="0341181D" w14:textId="77777777" w:rsidR="002C2CED" w:rsidRPr="008345F6" w:rsidRDefault="002C2CED" w:rsidP="002C2CED">
      <w:pPr>
        <w:pStyle w:val="SingleTxt"/>
        <w:spacing w:after="0" w:line="120" w:lineRule="exact"/>
        <w:rPr>
          <w:sz w:val="10"/>
        </w:rPr>
      </w:pP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2C2CED" w:rsidRPr="008345F6" w14:paraId="7F49E0B7" w14:textId="77777777" w:rsidTr="4DDFC3CB">
        <w:tc>
          <w:tcPr>
            <w:tcW w:w="9850" w:type="dxa"/>
            <w:tcBorders>
              <w:top w:val="single" w:sz="2" w:space="0" w:color="auto"/>
            </w:tcBorders>
            <w:shd w:val="clear" w:color="auto" w:fill="auto"/>
          </w:tcPr>
          <w:p w14:paraId="7346D442" w14:textId="77777777" w:rsidR="002C2CED" w:rsidRPr="008345F6" w:rsidRDefault="002C2CED" w:rsidP="00A07A7F">
            <w:pPr>
              <w:tabs>
                <w:tab w:val="left" w:pos="240"/>
              </w:tabs>
              <w:spacing w:before="240" w:after="120"/>
              <w:rPr>
                <w:i/>
                <w:sz w:val="24"/>
              </w:rPr>
            </w:pPr>
            <w:r w:rsidRPr="008345F6">
              <w:rPr>
                <w:i/>
                <w:sz w:val="24"/>
              </w:rPr>
              <w:tab/>
              <w:t>Summary</w:t>
            </w:r>
          </w:p>
        </w:tc>
      </w:tr>
      <w:tr w:rsidR="002C2CED" w:rsidRPr="008345F6" w14:paraId="10E68DDD" w14:textId="77777777" w:rsidTr="4DDFC3CB">
        <w:tc>
          <w:tcPr>
            <w:tcW w:w="9850" w:type="dxa"/>
            <w:shd w:val="clear" w:color="auto" w:fill="auto"/>
          </w:tcPr>
          <w:p w14:paraId="76F1A2A7" w14:textId="34362041" w:rsidR="002C2CED" w:rsidRDefault="002C2CED" w:rsidP="00A07A7F">
            <w:pPr>
              <w:pStyle w:val="SingleTxt"/>
            </w:pPr>
            <w:r w:rsidRPr="008345F6">
              <w:tab/>
              <w:t xml:space="preserve">The present report contains the proposed </w:t>
            </w:r>
            <w:r w:rsidR="0073192A">
              <w:t>r</w:t>
            </w:r>
            <w:r w:rsidR="00D203CF">
              <w:t>esource requirements</w:t>
            </w:r>
            <w:r w:rsidRPr="008345F6">
              <w:t xml:space="preserve"> for 202</w:t>
            </w:r>
            <w:r w:rsidR="00D203CF">
              <w:t>6</w:t>
            </w:r>
            <w:r w:rsidRPr="008345F6">
              <w:t xml:space="preserve"> for the </w:t>
            </w:r>
            <w:r w:rsidR="002D0290">
              <w:t xml:space="preserve">liquidation of the </w:t>
            </w:r>
            <w:r w:rsidRPr="008345F6">
              <w:t xml:space="preserve">United Nations Assistance Mission for Iraq in the amount of </w:t>
            </w:r>
            <w:r w:rsidR="00241872">
              <w:t>$38,041,000</w:t>
            </w:r>
            <w:r w:rsidRPr="000A3C4C">
              <w:rPr>
                <w:rFonts w:eastAsia="Times New Roman"/>
                <w:color w:val="FF0000"/>
                <w:sz w:val="22"/>
                <w:szCs w:val="22"/>
                <w:lang w:val="en-US"/>
              </w:rPr>
              <w:t xml:space="preserve"> </w:t>
            </w:r>
            <w:r>
              <w:t>(</w:t>
            </w:r>
            <w:r w:rsidRPr="008345F6">
              <w:t>net of staff assessment)</w:t>
            </w:r>
            <w:r>
              <w:t>.</w:t>
            </w:r>
          </w:p>
          <w:p w14:paraId="503EB65A" w14:textId="75ABC709" w:rsidR="00AE4570" w:rsidRPr="008345F6" w:rsidRDefault="00AE4570" w:rsidP="00D203CF">
            <w:pPr>
              <w:pStyle w:val="SingleTxt"/>
              <w:ind w:firstLine="443"/>
            </w:pPr>
          </w:p>
        </w:tc>
      </w:tr>
      <w:tr w:rsidR="002C2CED" w:rsidRPr="008345F6" w14:paraId="76FE007B" w14:textId="77777777" w:rsidTr="4DDFC3CB">
        <w:tc>
          <w:tcPr>
            <w:tcW w:w="9850" w:type="dxa"/>
            <w:tcBorders>
              <w:bottom w:val="single" w:sz="2" w:space="0" w:color="auto"/>
            </w:tcBorders>
            <w:shd w:val="clear" w:color="auto" w:fill="auto"/>
          </w:tcPr>
          <w:p w14:paraId="77DD11BA" w14:textId="77777777" w:rsidR="002C2CED" w:rsidRPr="008345F6" w:rsidRDefault="002C2CED" w:rsidP="00D65151">
            <w:pPr>
              <w:pStyle w:val="SingleTxt"/>
              <w:ind w:left="0"/>
            </w:pPr>
          </w:p>
        </w:tc>
      </w:tr>
    </w:tbl>
    <w:p w14:paraId="7BC7C572" w14:textId="77777777" w:rsidR="000912DD" w:rsidRDefault="000912DD" w:rsidP="000912DD"/>
    <w:p w14:paraId="13BCEA40" w14:textId="77777777" w:rsidR="000912DD" w:rsidRDefault="000912DD" w:rsidP="000912DD"/>
    <w:p w14:paraId="240F4A24" w14:textId="77777777" w:rsidR="00D203CF" w:rsidRDefault="00D203CF" w:rsidP="000912DD"/>
    <w:p w14:paraId="747CB67D" w14:textId="77777777" w:rsidR="00D203CF" w:rsidRDefault="00D203CF" w:rsidP="000912DD"/>
    <w:p w14:paraId="7EA7A2EA" w14:textId="77777777" w:rsidR="00D203CF" w:rsidRDefault="00D203CF" w:rsidP="000912DD"/>
    <w:p w14:paraId="3123BE89" w14:textId="77777777" w:rsidR="00D203CF" w:rsidRDefault="00D203CF" w:rsidP="000912DD"/>
    <w:p w14:paraId="25094B58" w14:textId="77777777" w:rsidR="00D203CF" w:rsidRDefault="00D203CF" w:rsidP="000912DD"/>
    <w:p w14:paraId="33FE7D44" w14:textId="77777777" w:rsidR="00D203CF" w:rsidRDefault="00D203CF" w:rsidP="000912DD"/>
    <w:p w14:paraId="51AE9FDD" w14:textId="77777777" w:rsidR="00D203CF" w:rsidRDefault="00D203CF" w:rsidP="000912DD"/>
    <w:p w14:paraId="4CB6D393" w14:textId="77777777" w:rsidR="000912DD" w:rsidRDefault="000912DD" w:rsidP="000912DD"/>
    <w:p w14:paraId="68864576" w14:textId="2E508068" w:rsidR="006965EB" w:rsidRPr="006965EB" w:rsidRDefault="006965EB" w:rsidP="006965EB">
      <w:pPr>
        <w:pStyle w:val="HCh"/>
        <w:spacing w:after="120"/>
        <w:rPr>
          <w:b w:val="0"/>
          <w:sz w:val="24"/>
          <w:szCs w:val="24"/>
        </w:rPr>
      </w:pPr>
      <w:r w:rsidRPr="00484837">
        <w:rPr>
          <w:b w:val="0"/>
        </w:rPr>
        <w:lastRenderedPageBreak/>
        <w:t>Contents</w:t>
      </w:r>
      <w:r w:rsidRPr="006965EB">
        <w:rPr>
          <w:b w:val="0"/>
          <w:sz w:val="24"/>
          <w:szCs w:val="24"/>
        </w:rPr>
        <w:t xml:space="preserve"> </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6965EB" w:rsidRPr="00484837" w14:paraId="34EFCE39" w14:textId="77777777" w:rsidTr="00A07A7F">
        <w:tc>
          <w:tcPr>
            <w:tcW w:w="1060" w:type="dxa"/>
            <w:shd w:val="clear" w:color="auto" w:fill="auto"/>
          </w:tcPr>
          <w:p w14:paraId="0223A52D" w14:textId="77777777" w:rsidR="006965EB" w:rsidRPr="00484837" w:rsidRDefault="006965EB" w:rsidP="00A07A7F">
            <w:pPr>
              <w:spacing w:after="120" w:line="240" w:lineRule="auto"/>
              <w:jc w:val="right"/>
              <w:rPr>
                <w:i/>
                <w:sz w:val="14"/>
              </w:rPr>
            </w:pPr>
          </w:p>
        </w:tc>
        <w:tc>
          <w:tcPr>
            <w:tcW w:w="7315" w:type="dxa"/>
            <w:shd w:val="clear" w:color="auto" w:fill="auto"/>
          </w:tcPr>
          <w:p w14:paraId="2C8452A4" w14:textId="77777777" w:rsidR="006965EB" w:rsidRPr="00484837" w:rsidRDefault="006965EB" w:rsidP="00A07A7F">
            <w:pPr>
              <w:spacing w:after="120" w:line="240" w:lineRule="auto"/>
              <w:rPr>
                <w:i/>
                <w:sz w:val="14"/>
              </w:rPr>
            </w:pPr>
          </w:p>
        </w:tc>
        <w:tc>
          <w:tcPr>
            <w:tcW w:w="994" w:type="dxa"/>
            <w:shd w:val="clear" w:color="auto" w:fill="auto"/>
          </w:tcPr>
          <w:p w14:paraId="6B632642" w14:textId="77777777" w:rsidR="006965EB" w:rsidRPr="00484837" w:rsidRDefault="006965EB" w:rsidP="00A07A7F">
            <w:pPr>
              <w:spacing w:after="120" w:line="240" w:lineRule="auto"/>
              <w:jc w:val="right"/>
              <w:rPr>
                <w:i/>
                <w:sz w:val="14"/>
              </w:rPr>
            </w:pPr>
          </w:p>
        </w:tc>
        <w:tc>
          <w:tcPr>
            <w:tcW w:w="533" w:type="dxa"/>
            <w:shd w:val="clear" w:color="auto" w:fill="auto"/>
          </w:tcPr>
          <w:p w14:paraId="55BFAA29" w14:textId="77777777" w:rsidR="006965EB" w:rsidRPr="00484837" w:rsidRDefault="006965EB" w:rsidP="00A07A7F">
            <w:pPr>
              <w:spacing w:after="120" w:line="240" w:lineRule="auto"/>
              <w:jc w:val="right"/>
              <w:rPr>
                <w:i/>
                <w:sz w:val="14"/>
              </w:rPr>
            </w:pPr>
            <w:r w:rsidRPr="00484837">
              <w:rPr>
                <w:i/>
                <w:sz w:val="14"/>
              </w:rPr>
              <w:t>Page</w:t>
            </w:r>
          </w:p>
        </w:tc>
      </w:tr>
      <w:tr w:rsidR="00393135" w:rsidRPr="00393135" w14:paraId="2A0B43D9" w14:textId="77777777" w:rsidTr="00A07A7F">
        <w:tc>
          <w:tcPr>
            <w:tcW w:w="9369" w:type="dxa"/>
            <w:gridSpan w:val="3"/>
            <w:shd w:val="clear" w:color="auto" w:fill="auto"/>
          </w:tcPr>
          <w:p w14:paraId="6EC726B0" w14:textId="77777777" w:rsidR="006965EB" w:rsidRPr="00484837" w:rsidRDefault="006965EB" w:rsidP="006965EB">
            <w:pPr>
              <w:pStyle w:val="ListParagraph"/>
              <w:numPr>
                <w:ilvl w:val="0"/>
                <w:numId w:val="20"/>
              </w:numPr>
              <w:tabs>
                <w:tab w:val="right" w:pos="1080"/>
                <w:tab w:val="left" w:pos="1296"/>
                <w:tab w:val="left" w:pos="1728"/>
                <w:tab w:val="left" w:pos="2160"/>
                <w:tab w:val="left" w:pos="2592"/>
                <w:tab w:val="left" w:pos="3024"/>
                <w:tab w:val="right" w:leader="dot" w:pos="9360"/>
              </w:tabs>
              <w:spacing w:after="120"/>
            </w:pPr>
            <w:r w:rsidRPr="00484837">
              <w:tab/>
              <w:t>Overview of the Mission</w:t>
            </w:r>
            <w:r w:rsidRPr="00484837">
              <w:rPr>
                <w:spacing w:val="60"/>
                <w:sz w:val="17"/>
              </w:rPr>
              <w:tab/>
            </w:r>
          </w:p>
        </w:tc>
        <w:tc>
          <w:tcPr>
            <w:tcW w:w="533" w:type="dxa"/>
            <w:shd w:val="clear" w:color="auto" w:fill="auto"/>
            <w:vAlign w:val="bottom"/>
          </w:tcPr>
          <w:p w14:paraId="692420CD" w14:textId="4A0B029D" w:rsidR="006965EB" w:rsidRPr="005F442F" w:rsidRDefault="00792706" w:rsidP="00A07A7F">
            <w:pPr>
              <w:spacing w:after="120"/>
              <w:jc w:val="right"/>
            </w:pPr>
            <w:r>
              <w:t>3</w:t>
            </w:r>
          </w:p>
        </w:tc>
      </w:tr>
      <w:tr w:rsidR="00393135" w:rsidRPr="00393135" w14:paraId="2365069D" w14:textId="77777777" w:rsidTr="00A07A7F">
        <w:tc>
          <w:tcPr>
            <w:tcW w:w="9369" w:type="dxa"/>
            <w:gridSpan w:val="3"/>
            <w:shd w:val="clear" w:color="auto" w:fill="auto"/>
          </w:tcPr>
          <w:p w14:paraId="0D369A7A" w14:textId="23A5D5B1" w:rsidR="006965EB" w:rsidRPr="00484837" w:rsidRDefault="00822A13" w:rsidP="006965EB">
            <w:pPr>
              <w:pStyle w:val="ListParagraph"/>
              <w:numPr>
                <w:ilvl w:val="1"/>
                <w:numId w:val="2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484837">
              <w:t>P</w:t>
            </w:r>
            <w:r>
              <w:t xml:space="preserve">lanned activities </w:t>
            </w:r>
            <w:r w:rsidR="006965EB" w:rsidRPr="00484837">
              <w:t xml:space="preserve"> for 202</w:t>
            </w:r>
            <w:r w:rsidR="008740ED">
              <w:t>6</w:t>
            </w:r>
            <w:r w:rsidR="006965EB" w:rsidRPr="00484837">
              <w:t xml:space="preserve"> and programme performance in 202</w:t>
            </w:r>
            <w:r w:rsidR="008740ED">
              <w:t>4</w:t>
            </w:r>
            <w:r w:rsidR="006965EB" w:rsidRPr="00484837">
              <w:t>*</w:t>
            </w:r>
            <w:r w:rsidR="007879ED">
              <w:t>*</w:t>
            </w:r>
            <w:r w:rsidR="006965EB" w:rsidRPr="00484837">
              <w:rPr>
                <w:spacing w:val="60"/>
                <w:sz w:val="17"/>
              </w:rPr>
              <w:tab/>
            </w:r>
          </w:p>
        </w:tc>
        <w:tc>
          <w:tcPr>
            <w:tcW w:w="533" w:type="dxa"/>
            <w:shd w:val="clear" w:color="auto" w:fill="auto"/>
            <w:vAlign w:val="bottom"/>
          </w:tcPr>
          <w:p w14:paraId="02D0E81B" w14:textId="7991CDB7" w:rsidR="006965EB" w:rsidRPr="005F442F" w:rsidRDefault="002C50C7" w:rsidP="00A07A7F">
            <w:pPr>
              <w:spacing w:after="120"/>
              <w:jc w:val="right"/>
            </w:pPr>
            <w:r>
              <w:t>3</w:t>
            </w:r>
          </w:p>
        </w:tc>
      </w:tr>
      <w:tr w:rsidR="00393135" w:rsidRPr="00393135" w14:paraId="47C60E93" w14:textId="77777777" w:rsidTr="00A07A7F">
        <w:tc>
          <w:tcPr>
            <w:tcW w:w="9369" w:type="dxa"/>
            <w:gridSpan w:val="3"/>
            <w:shd w:val="clear" w:color="auto" w:fill="auto"/>
          </w:tcPr>
          <w:p w14:paraId="75BB6E5B" w14:textId="7EF167C6" w:rsidR="006965EB" w:rsidRPr="00484837" w:rsidRDefault="006965EB" w:rsidP="006965EB">
            <w:pPr>
              <w:pStyle w:val="ListParagraph"/>
              <w:numPr>
                <w:ilvl w:val="1"/>
                <w:numId w:val="2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pPr>
            <w:r w:rsidRPr="00484837">
              <w:t>Proposed post and non-post resource requirements in 202</w:t>
            </w:r>
            <w:r w:rsidR="008740ED">
              <w:t>6</w:t>
            </w:r>
            <w:r w:rsidRPr="00484837">
              <w:t>**</w:t>
            </w:r>
            <w:r w:rsidR="007879ED">
              <w:t>*</w:t>
            </w:r>
            <w:r w:rsidRPr="00484837">
              <w:rPr>
                <w:spacing w:val="60"/>
                <w:sz w:val="17"/>
              </w:rPr>
              <w:tab/>
            </w:r>
          </w:p>
        </w:tc>
        <w:tc>
          <w:tcPr>
            <w:tcW w:w="533" w:type="dxa"/>
            <w:shd w:val="clear" w:color="auto" w:fill="auto"/>
            <w:vAlign w:val="bottom"/>
          </w:tcPr>
          <w:p w14:paraId="3285882E" w14:textId="5BCD11B6" w:rsidR="006965EB" w:rsidRPr="005F442F" w:rsidRDefault="004A2D4A" w:rsidP="00A07A7F">
            <w:pPr>
              <w:spacing w:after="120"/>
              <w:jc w:val="right"/>
            </w:pPr>
            <w:r>
              <w:t>8</w:t>
            </w:r>
          </w:p>
        </w:tc>
      </w:tr>
      <w:tr w:rsidR="00393135" w:rsidRPr="00393135" w14:paraId="4DFCE378" w14:textId="77777777" w:rsidTr="00A07A7F">
        <w:tc>
          <w:tcPr>
            <w:tcW w:w="9369" w:type="dxa"/>
            <w:gridSpan w:val="3"/>
            <w:shd w:val="clear" w:color="auto" w:fill="auto"/>
          </w:tcPr>
          <w:p w14:paraId="1429EA48" w14:textId="77777777" w:rsidR="006965EB" w:rsidRPr="00484837" w:rsidRDefault="006965EB" w:rsidP="006965EB">
            <w:pPr>
              <w:pStyle w:val="ListParagraph"/>
              <w:numPr>
                <w:ilvl w:val="2"/>
                <w:numId w:val="20"/>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pPr>
            <w:r w:rsidRPr="00484837">
              <w:t>Total resource requirements</w:t>
            </w:r>
            <w:r w:rsidRPr="00484837">
              <w:rPr>
                <w:spacing w:val="60"/>
                <w:sz w:val="17"/>
              </w:rPr>
              <w:tab/>
            </w:r>
          </w:p>
        </w:tc>
        <w:tc>
          <w:tcPr>
            <w:tcW w:w="533" w:type="dxa"/>
            <w:shd w:val="clear" w:color="auto" w:fill="auto"/>
            <w:vAlign w:val="bottom"/>
          </w:tcPr>
          <w:p w14:paraId="270D8D92" w14:textId="3DE72CD1" w:rsidR="006965EB" w:rsidRPr="005F442F" w:rsidRDefault="00184A79" w:rsidP="00A07A7F">
            <w:pPr>
              <w:spacing w:after="120"/>
              <w:jc w:val="right"/>
            </w:pPr>
            <w:r>
              <w:t>9</w:t>
            </w:r>
          </w:p>
        </w:tc>
      </w:tr>
      <w:tr w:rsidR="00393135" w:rsidRPr="00393135" w14:paraId="36D02ABD" w14:textId="77777777" w:rsidTr="00A07A7F">
        <w:tc>
          <w:tcPr>
            <w:tcW w:w="9369" w:type="dxa"/>
            <w:gridSpan w:val="3"/>
            <w:shd w:val="clear" w:color="auto" w:fill="auto"/>
          </w:tcPr>
          <w:p w14:paraId="79AF4CBB" w14:textId="31A8E83E" w:rsidR="006965EB" w:rsidRPr="00484837" w:rsidRDefault="0041790A" w:rsidP="006965EB">
            <w:pPr>
              <w:pStyle w:val="ListParagraph"/>
              <w:numPr>
                <w:ilvl w:val="2"/>
                <w:numId w:val="20"/>
              </w:numPr>
              <w:tabs>
                <w:tab w:val="right" w:pos="1080"/>
                <w:tab w:val="left" w:pos="1296"/>
                <w:tab w:val="left" w:pos="1728"/>
                <w:tab w:val="left" w:pos="2160"/>
                <w:tab w:val="left" w:pos="2592"/>
                <w:tab w:val="left" w:pos="3024"/>
                <w:tab w:val="left" w:pos="3456"/>
                <w:tab w:val="left" w:pos="3888"/>
                <w:tab w:val="right" w:leader="dot" w:pos="9360"/>
              </w:tabs>
              <w:spacing w:after="120"/>
            </w:pPr>
            <w:r w:rsidRPr="00484837">
              <w:t>Financial resources</w:t>
            </w:r>
            <w:r w:rsidR="006965EB" w:rsidRPr="00484837">
              <w:rPr>
                <w:spacing w:val="60"/>
                <w:sz w:val="17"/>
              </w:rPr>
              <w:tab/>
            </w:r>
          </w:p>
        </w:tc>
        <w:tc>
          <w:tcPr>
            <w:tcW w:w="533" w:type="dxa"/>
            <w:shd w:val="clear" w:color="auto" w:fill="auto"/>
            <w:vAlign w:val="bottom"/>
          </w:tcPr>
          <w:p w14:paraId="551F8F7A" w14:textId="7436F649" w:rsidR="006965EB" w:rsidRPr="005F442F" w:rsidRDefault="004A2D4A" w:rsidP="00A07A7F">
            <w:pPr>
              <w:spacing w:after="120"/>
              <w:jc w:val="right"/>
            </w:pPr>
            <w:r>
              <w:t>10</w:t>
            </w:r>
          </w:p>
        </w:tc>
      </w:tr>
      <w:tr w:rsidR="00393135" w:rsidRPr="00393135" w14:paraId="0B6AE7E0" w14:textId="77777777" w:rsidTr="00A07A7F">
        <w:tc>
          <w:tcPr>
            <w:tcW w:w="9369" w:type="dxa"/>
            <w:gridSpan w:val="3"/>
            <w:shd w:val="clear" w:color="auto" w:fill="auto"/>
          </w:tcPr>
          <w:p w14:paraId="6B047251" w14:textId="7ACDB472" w:rsidR="006965EB" w:rsidRPr="00484837" w:rsidRDefault="0041790A" w:rsidP="006965EB">
            <w:pPr>
              <w:pStyle w:val="ListParagraph"/>
              <w:numPr>
                <w:ilvl w:val="2"/>
                <w:numId w:val="20"/>
              </w:numPr>
              <w:tabs>
                <w:tab w:val="right" w:pos="1080"/>
                <w:tab w:val="left" w:pos="1296"/>
                <w:tab w:val="left" w:pos="1728"/>
                <w:tab w:val="left" w:pos="2160"/>
                <w:tab w:val="left" w:pos="2592"/>
                <w:tab w:val="left" w:pos="3024"/>
                <w:tab w:val="left" w:pos="3456"/>
                <w:tab w:val="right" w:leader="dot" w:pos="9360"/>
              </w:tabs>
              <w:spacing w:after="120"/>
            </w:pPr>
            <w:r w:rsidRPr="00484837">
              <w:t>Analysis of resource requirements</w:t>
            </w:r>
            <w:r w:rsidR="006965EB" w:rsidRPr="00484837">
              <w:rPr>
                <w:spacing w:val="60"/>
                <w:sz w:val="17"/>
              </w:rPr>
              <w:tab/>
            </w:r>
          </w:p>
        </w:tc>
        <w:tc>
          <w:tcPr>
            <w:tcW w:w="533" w:type="dxa"/>
            <w:shd w:val="clear" w:color="auto" w:fill="auto"/>
            <w:vAlign w:val="bottom"/>
          </w:tcPr>
          <w:p w14:paraId="24A28F94" w14:textId="172496B6" w:rsidR="006965EB" w:rsidRPr="005F442F" w:rsidRDefault="00184A79" w:rsidP="00A07A7F">
            <w:pPr>
              <w:spacing w:after="120"/>
              <w:jc w:val="right"/>
            </w:pPr>
            <w:r>
              <w:t>1</w:t>
            </w:r>
            <w:r w:rsidR="004A2D4A">
              <w:t>0</w:t>
            </w:r>
          </w:p>
        </w:tc>
      </w:tr>
      <w:tr w:rsidR="00393135" w:rsidRPr="00393135" w14:paraId="4BA566D5" w14:textId="77777777" w:rsidTr="00A07A7F">
        <w:tc>
          <w:tcPr>
            <w:tcW w:w="9369" w:type="dxa"/>
            <w:gridSpan w:val="3"/>
            <w:shd w:val="clear" w:color="auto" w:fill="auto"/>
          </w:tcPr>
          <w:p w14:paraId="6B949A27" w14:textId="77777777" w:rsidR="006965EB" w:rsidRPr="00484837" w:rsidRDefault="006965EB" w:rsidP="00A07A7F">
            <w:pPr>
              <w:pStyle w:val="ListParagraph"/>
              <w:tabs>
                <w:tab w:val="right" w:pos="1080"/>
                <w:tab w:val="left" w:pos="1728"/>
                <w:tab w:val="left" w:pos="2160"/>
                <w:tab w:val="left" w:pos="2592"/>
                <w:tab w:val="right" w:leader="dot" w:pos="9360"/>
              </w:tabs>
              <w:spacing w:after="120"/>
              <w:ind w:left="450"/>
            </w:pPr>
            <w:r w:rsidRPr="00484837">
              <w:t>Annexes</w:t>
            </w:r>
          </w:p>
        </w:tc>
        <w:tc>
          <w:tcPr>
            <w:tcW w:w="533" w:type="dxa"/>
            <w:shd w:val="clear" w:color="auto" w:fill="auto"/>
            <w:vAlign w:val="bottom"/>
          </w:tcPr>
          <w:p w14:paraId="3EEAAAC0" w14:textId="77777777" w:rsidR="006965EB" w:rsidRPr="005F442F" w:rsidRDefault="006965EB" w:rsidP="00A07A7F">
            <w:pPr>
              <w:spacing w:after="120"/>
              <w:jc w:val="right"/>
            </w:pPr>
          </w:p>
        </w:tc>
      </w:tr>
      <w:tr w:rsidR="00393135" w:rsidRPr="00393135" w14:paraId="6EF909BE" w14:textId="77777777" w:rsidTr="00A07A7F">
        <w:tc>
          <w:tcPr>
            <w:tcW w:w="9369" w:type="dxa"/>
            <w:gridSpan w:val="3"/>
            <w:shd w:val="clear" w:color="auto" w:fill="auto"/>
          </w:tcPr>
          <w:p w14:paraId="2366E67A" w14:textId="77777777" w:rsidR="006965EB" w:rsidRPr="00484837" w:rsidRDefault="006965EB" w:rsidP="006965EB">
            <w:pPr>
              <w:pStyle w:val="ListParagraph"/>
              <w:numPr>
                <w:ilvl w:val="0"/>
                <w:numId w:val="2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pPr>
            <w:r w:rsidRPr="00484837">
              <w:tab/>
              <w:t>Summary of follow-up action taken to implement decisions and requests of the General Assembly, including the requests and recommendations of the Advisory Committee on Administrative and Budgetary Questions endorsed by the Assembly</w:t>
            </w:r>
            <w:r w:rsidRPr="00484837">
              <w:rPr>
                <w:spacing w:val="60"/>
                <w:sz w:val="17"/>
              </w:rPr>
              <w:tab/>
            </w:r>
          </w:p>
        </w:tc>
        <w:tc>
          <w:tcPr>
            <w:tcW w:w="533" w:type="dxa"/>
            <w:shd w:val="clear" w:color="auto" w:fill="auto"/>
            <w:vAlign w:val="bottom"/>
          </w:tcPr>
          <w:p w14:paraId="3DA49BC8" w14:textId="024FFA4A" w:rsidR="006965EB" w:rsidRPr="005F442F" w:rsidRDefault="00AD0279" w:rsidP="00A07A7F">
            <w:pPr>
              <w:spacing w:after="120"/>
              <w:jc w:val="right"/>
            </w:pPr>
            <w:r>
              <w:t>1</w:t>
            </w:r>
            <w:r w:rsidR="004A2D4A">
              <w:t>5</w:t>
            </w:r>
          </w:p>
        </w:tc>
      </w:tr>
      <w:tr w:rsidR="00393135" w:rsidRPr="00393135" w14:paraId="1D66AAAD" w14:textId="77777777" w:rsidTr="00A07A7F">
        <w:tc>
          <w:tcPr>
            <w:tcW w:w="9369" w:type="dxa"/>
            <w:gridSpan w:val="3"/>
            <w:shd w:val="clear" w:color="auto" w:fill="auto"/>
          </w:tcPr>
          <w:p w14:paraId="62F79FCE" w14:textId="15069B0E" w:rsidR="006965EB" w:rsidRPr="00484837" w:rsidRDefault="006965EB" w:rsidP="006965EB">
            <w:pPr>
              <w:pStyle w:val="ListParagraph"/>
              <w:numPr>
                <w:ilvl w:val="0"/>
                <w:numId w:val="2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pPr>
            <w:r w:rsidRPr="00484837">
              <w:tab/>
              <w:t>Organizational structure and post distribution for 202</w:t>
            </w:r>
            <w:r w:rsidR="008740ED">
              <w:t>6</w:t>
            </w:r>
            <w:r w:rsidRPr="00484837">
              <w:rPr>
                <w:spacing w:val="60"/>
                <w:sz w:val="17"/>
              </w:rPr>
              <w:tab/>
            </w:r>
          </w:p>
        </w:tc>
        <w:tc>
          <w:tcPr>
            <w:tcW w:w="533" w:type="dxa"/>
            <w:shd w:val="clear" w:color="auto" w:fill="auto"/>
            <w:vAlign w:val="bottom"/>
          </w:tcPr>
          <w:p w14:paraId="50BA7D53" w14:textId="5B7A59B8" w:rsidR="006965EB" w:rsidRPr="005F442F" w:rsidRDefault="00AD0279" w:rsidP="00A07A7F">
            <w:pPr>
              <w:spacing w:after="120"/>
              <w:jc w:val="right"/>
            </w:pPr>
            <w:r>
              <w:t>1</w:t>
            </w:r>
            <w:r w:rsidR="004A2D4A">
              <w:t>6</w:t>
            </w:r>
          </w:p>
        </w:tc>
      </w:tr>
    </w:tbl>
    <w:p w14:paraId="1CC2DEE4" w14:textId="77777777" w:rsidR="00044EB7" w:rsidRDefault="00C2627D" w:rsidP="00C2627D">
      <w:pPr>
        <w:pStyle w:val="HCh"/>
        <w:tabs>
          <w:tab w:val="clear" w:pos="1742"/>
        </w:tabs>
        <w:ind w:left="1267" w:hanging="1267"/>
      </w:pPr>
      <w:r w:rsidRPr="00484837">
        <w:tab/>
      </w:r>
    </w:p>
    <w:p w14:paraId="79D224C5" w14:textId="77777777" w:rsidR="000912DD" w:rsidRPr="008345F6" w:rsidRDefault="000912DD" w:rsidP="000912DD">
      <w:pPr>
        <w:framePr w:w="9792" w:h="432" w:hSpace="180" w:wrap="notBeside" w:vAnchor="page" w:hAnchor="page" w:x="1261" w:y="12698"/>
        <w:spacing w:line="240" w:lineRule="auto"/>
        <w:rPr>
          <w:sz w:val="2"/>
        </w:rPr>
      </w:pPr>
    </w:p>
    <w:p w14:paraId="0DD99DAB" w14:textId="77777777" w:rsidR="000912DD" w:rsidRDefault="000912DD" w:rsidP="000912DD">
      <w:pPr>
        <w:framePr w:w="9792" w:h="432" w:hSpace="180" w:wrap="notBeside" w:vAnchor="page" w:hAnchor="page" w:x="1261" w:y="12698"/>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sidRPr="008345F6">
        <w:rPr>
          <w:spacing w:val="5"/>
          <w:w w:val="104"/>
          <w:sz w:val="17"/>
        </w:rPr>
        <w:tab/>
      </w:r>
    </w:p>
    <w:p w14:paraId="70826596" w14:textId="77777777" w:rsidR="000912DD" w:rsidRPr="008345F6" w:rsidRDefault="000912DD" w:rsidP="000912DD">
      <w:pPr>
        <w:framePr w:w="9792" w:h="432" w:hSpace="180" w:wrap="notBeside" w:vAnchor="page" w:hAnchor="page" w:x="1261" w:y="12698"/>
        <w:spacing w:line="240" w:lineRule="auto"/>
        <w:rPr>
          <w:sz w:val="2"/>
        </w:rPr>
      </w:pPr>
    </w:p>
    <w:p w14:paraId="55801BBC" w14:textId="694377BF" w:rsidR="000912DD" w:rsidRPr="008345F6" w:rsidRDefault="000912DD" w:rsidP="000912DD">
      <w:pPr>
        <w:framePr w:w="9792" w:h="432" w:hSpace="180" w:wrap="notBeside" w:vAnchor="page" w:hAnchor="page" w:x="1261" w:y="12698"/>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sidRPr="008345F6">
        <w:rPr>
          <w:spacing w:val="5"/>
          <w:w w:val="104"/>
          <w:sz w:val="17"/>
        </w:rPr>
        <w:tab/>
      </w:r>
      <w:r w:rsidR="00651E2B">
        <w:rPr>
          <w:spacing w:val="5"/>
          <w:w w:val="104"/>
          <w:sz w:val="17"/>
        </w:rPr>
        <w:t>*</w:t>
      </w:r>
      <w:r w:rsidRPr="008345F6">
        <w:rPr>
          <w:spacing w:val="5"/>
          <w:w w:val="104"/>
          <w:sz w:val="17"/>
        </w:rPr>
        <w:t>*</w:t>
      </w:r>
      <w:r w:rsidRPr="008345F6">
        <w:rPr>
          <w:spacing w:val="5"/>
          <w:w w:val="104"/>
          <w:sz w:val="17"/>
        </w:rPr>
        <w:tab/>
        <w:t>The part consisting of the proposed programme plan for 202</w:t>
      </w:r>
      <w:r w:rsidR="00D46531">
        <w:rPr>
          <w:spacing w:val="5"/>
          <w:w w:val="104"/>
          <w:sz w:val="17"/>
        </w:rPr>
        <w:t>6</w:t>
      </w:r>
      <w:r w:rsidRPr="008345F6">
        <w:rPr>
          <w:spacing w:val="5"/>
          <w:w w:val="104"/>
          <w:sz w:val="17"/>
        </w:rPr>
        <w:t xml:space="preserve"> is submitted for the consideration of the General Assembly in accordance with the established budgetary procedures and practices reaffirmed in paragraph 7 of Assembly resolution </w:t>
      </w:r>
      <w:hyperlink r:id="rId12" w:history="1">
        <w:r w:rsidRPr="008345F6">
          <w:rPr>
            <w:rStyle w:val="Hyperlink"/>
            <w:spacing w:val="5"/>
            <w:w w:val="104"/>
            <w:sz w:val="17"/>
          </w:rPr>
          <w:t>77/267</w:t>
        </w:r>
      </w:hyperlink>
      <w:r w:rsidRPr="008345F6">
        <w:rPr>
          <w:spacing w:val="5"/>
          <w:w w:val="104"/>
          <w:sz w:val="17"/>
        </w:rPr>
        <w:t>.</w:t>
      </w:r>
    </w:p>
    <w:p w14:paraId="2EB4D909" w14:textId="7B1F6886" w:rsidR="000912DD" w:rsidRPr="008345F6" w:rsidRDefault="000912DD" w:rsidP="000912DD">
      <w:pPr>
        <w:framePr w:w="9792" w:h="432" w:hSpace="180" w:wrap="notBeside" w:vAnchor="page" w:hAnchor="page" w:x="1261" w:y="12698"/>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sidRPr="008345F6">
        <w:rPr>
          <w:spacing w:val="5"/>
          <w:w w:val="104"/>
          <w:sz w:val="17"/>
        </w:rPr>
        <w:tab/>
        <w:t>*</w:t>
      </w:r>
      <w:r w:rsidR="00651E2B">
        <w:rPr>
          <w:spacing w:val="5"/>
          <w:w w:val="104"/>
          <w:sz w:val="17"/>
        </w:rPr>
        <w:t>*</w:t>
      </w:r>
      <w:r w:rsidRPr="008345F6">
        <w:rPr>
          <w:spacing w:val="5"/>
          <w:w w:val="104"/>
          <w:sz w:val="17"/>
        </w:rPr>
        <w:t>*</w:t>
      </w:r>
      <w:r w:rsidRPr="008345F6">
        <w:rPr>
          <w:spacing w:val="5"/>
          <w:w w:val="104"/>
          <w:sz w:val="17"/>
        </w:rPr>
        <w:tab/>
        <w:t xml:space="preserve">In keeping with paragraph 10 of General Assembly resolution </w:t>
      </w:r>
      <w:hyperlink r:id="rId13" w:history="1">
        <w:r w:rsidRPr="008345F6">
          <w:rPr>
            <w:rStyle w:val="Hyperlink"/>
            <w:spacing w:val="5"/>
            <w:w w:val="104"/>
            <w:sz w:val="17"/>
          </w:rPr>
          <w:t>77/267</w:t>
        </w:r>
      </w:hyperlink>
      <w:r w:rsidRPr="008345F6">
        <w:rPr>
          <w:spacing w:val="5"/>
          <w:w w:val="104"/>
          <w:sz w:val="17"/>
        </w:rPr>
        <w:t>, the part consisting of the post and non-post resource requirements is submitted through the Advisory Committee on Administrative and Budgetary Questions for the consideration of the General Assembly.</w:t>
      </w:r>
    </w:p>
    <w:p w14:paraId="6AF6EAA9" w14:textId="77777777" w:rsidR="000912DD" w:rsidRPr="008345F6" w:rsidRDefault="000912DD" w:rsidP="000912DD">
      <w:pPr>
        <w:framePr w:w="9792" w:h="432" w:hSpace="180" w:wrap="notBeside" w:vAnchor="page" w:hAnchor="page" w:x="1261" w:y="12698"/>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p>
    <w:p w14:paraId="0957AF35" w14:textId="206054C3" w:rsidR="00044EB7" w:rsidRDefault="004F13F5">
      <w:pPr>
        <w:suppressAutoHyphens w:val="0"/>
        <w:spacing w:line="240" w:lineRule="auto"/>
        <w:rPr>
          <w:b/>
          <w:spacing w:val="-2"/>
          <w:sz w:val="28"/>
        </w:rPr>
      </w:pPr>
      <w:r>
        <w:rPr>
          <w:noProof/>
          <w:w w:val="100"/>
          <w14:ligatures w14:val="standardContextual"/>
        </w:rPr>
        <mc:AlternateContent>
          <mc:Choice Requires="wps">
            <w:drawing>
              <wp:anchor distT="0" distB="0" distL="114300" distR="114300" simplePos="0" relativeHeight="251658245" behindDoc="0" locked="0" layoutInCell="1" allowOverlap="1" wp14:anchorId="2AA08DEA" wp14:editId="0FDF83F4">
                <wp:simplePos x="0" y="0"/>
                <wp:positionH relativeFrom="column">
                  <wp:posOffset>277978</wp:posOffset>
                </wp:positionH>
                <wp:positionV relativeFrom="paragraph">
                  <wp:posOffset>2674798</wp:posOffset>
                </wp:positionV>
                <wp:extent cx="943559" cy="0"/>
                <wp:effectExtent l="0" t="0" r="0" b="0"/>
                <wp:wrapNone/>
                <wp:docPr id="841951243" name="Straight Connector 87"/>
                <wp:cNvGraphicFramePr/>
                <a:graphic xmlns:a="http://schemas.openxmlformats.org/drawingml/2006/main">
                  <a:graphicData uri="http://schemas.microsoft.com/office/word/2010/wordprocessingShape">
                    <wps:wsp>
                      <wps:cNvCnPr/>
                      <wps:spPr>
                        <a:xfrm>
                          <a:off x="0" y="0"/>
                          <a:ext cx="9435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922F20F" id="Straight Connector 87" o:spid="_x0000_s1026" style="position:absolute;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9pt,210.6pt" to="96.2pt,2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" strokecolor="black [3200]" strokeweight=".5pt">
                <v:stroke joinstyle="miter"/>
              </v:line>
            </w:pict>
          </mc:Fallback>
        </mc:AlternateContent>
      </w:r>
      <w:r w:rsidR="00044EB7">
        <w:br w:type="page"/>
      </w:r>
    </w:p>
    <w:p w14:paraId="2169C712" w14:textId="2967068B" w:rsidR="00C2627D" w:rsidRPr="00484837" w:rsidRDefault="00C2627D" w:rsidP="00114FAA">
      <w:pPr>
        <w:pStyle w:val="HCh"/>
        <w:tabs>
          <w:tab w:val="clear" w:pos="1742"/>
        </w:tabs>
        <w:ind w:left="1267" w:hanging="457"/>
      </w:pPr>
      <w:r w:rsidRPr="00484837">
        <w:lastRenderedPageBreak/>
        <w:t>I.</w:t>
      </w:r>
      <w:r w:rsidR="00044EB7">
        <w:t xml:space="preserve"> </w:t>
      </w:r>
      <w:r w:rsidRPr="00484837">
        <w:tab/>
        <w:t>Overview of the Mission</w:t>
      </w:r>
    </w:p>
    <w:p w14:paraId="7206B2CF" w14:textId="77777777" w:rsidR="00C2627D" w:rsidRPr="00484837" w:rsidRDefault="00C2627D" w:rsidP="00C2627D">
      <w:pPr>
        <w:pStyle w:val="SingleTxt"/>
        <w:spacing w:after="0" w:line="120" w:lineRule="exact"/>
        <w:rPr>
          <w:sz w:val="10"/>
        </w:rPr>
      </w:pPr>
    </w:p>
    <w:p w14:paraId="0606B506" w14:textId="77777777" w:rsidR="00C2627D" w:rsidRPr="00484837" w:rsidRDefault="00C2627D" w:rsidP="00C2627D">
      <w:pPr>
        <w:pStyle w:val="SingleTxt"/>
        <w:spacing w:after="0" w:line="120" w:lineRule="exact"/>
        <w:rPr>
          <w:sz w:val="10"/>
        </w:rPr>
      </w:pPr>
    </w:p>
    <w:p w14:paraId="4A5B6A8A" w14:textId="7DB3D196" w:rsidR="00C2627D" w:rsidRPr="00484837" w:rsidRDefault="00C2627D" w:rsidP="00C2627D">
      <w:pPr>
        <w:pStyle w:val="HCh"/>
        <w:ind w:left="1267" w:right="480" w:hanging="1267"/>
      </w:pPr>
      <w:r w:rsidRPr="00484837">
        <w:tab/>
        <w:t>A.</w:t>
      </w:r>
      <w:r w:rsidRPr="00484837">
        <w:tab/>
      </w:r>
      <w:r w:rsidR="0021785F">
        <w:t>P</w:t>
      </w:r>
      <w:r w:rsidRPr="00484837">
        <w:t>lan</w:t>
      </w:r>
      <w:r w:rsidR="0021785F">
        <w:t>ned activities</w:t>
      </w:r>
      <w:r w:rsidRPr="00484837">
        <w:t xml:space="preserve"> for 202</w:t>
      </w:r>
      <w:r w:rsidR="00C2453D">
        <w:t>6</w:t>
      </w:r>
      <w:r w:rsidRPr="00484837">
        <w:t xml:space="preserve"> and programme performance in 202</w:t>
      </w:r>
      <w:r w:rsidR="00C2453D">
        <w:t>4</w:t>
      </w:r>
      <w:r w:rsidRPr="00484837">
        <w:t xml:space="preserve"> </w:t>
      </w:r>
    </w:p>
    <w:p w14:paraId="3013154A" w14:textId="77777777"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7247399" w14:textId="77777777"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C73ABDD" w14:textId="77777777" w:rsidR="00C2627D" w:rsidRPr="00484837" w:rsidRDefault="00C2627D" w:rsidP="00C2627D">
      <w:pPr>
        <w:pStyle w:val="HCh"/>
        <w:ind w:left="1267" w:right="1260" w:hanging="1267"/>
      </w:pPr>
      <w:r w:rsidRPr="00484837">
        <w:tab/>
      </w:r>
      <w:r w:rsidRPr="00484837">
        <w:tab/>
        <w:t>Overall orientation</w:t>
      </w:r>
    </w:p>
    <w:p w14:paraId="7C954414" w14:textId="77777777"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561AAC8" w14:textId="77777777"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EE16358" w14:textId="77777777" w:rsidR="00C2627D" w:rsidRPr="00484837" w:rsidRDefault="00C2627D" w:rsidP="00C2627D">
      <w:pPr>
        <w:pStyle w:val="H1"/>
        <w:ind w:right="1260"/>
      </w:pPr>
      <w:r w:rsidRPr="00484837">
        <w:tab/>
      </w:r>
      <w:r w:rsidRPr="00484837">
        <w:tab/>
        <w:t>Mandates and background</w:t>
      </w:r>
    </w:p>
    <w:p w14:paraId="77ACF2A5" w14:textId="77777777"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0E58F50" w14:textId="77777777"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F785AA4" w14:textId="00E71CF5" w:rsidR="00AD0BC8" w:rsidRDefault="00FD5F46" w:rsidP="00731809">
      <w:pPr>
        <w:pStyle w:val="Style1"/>
      </w:pPr>
      <w:r w:rsidRPr="004A43D5">
        <w:t xml:space="preserve">The mandate of </w:t>
      </w:r>
      <w:r w:rsidR="00027457">
        <w:t xml:space="preserve">the </w:t>
      </w:r>
      <w:r w:rsidRPr="00484837">
        <w:t>United Nations Assistance Mission for Iraq</w:t>
      </w:r>
      <w:r w:rsidRPr="004A43D5">
        <w:t xml:space="preserve"> (UNAMI) was established by the Security Council in its resolution </w:t>
      </w:r>
      <w:hyperlink r:id="rId14" w:history="1">
        <w:r w:rsidR="00C2627D" w:rsidRPr="006F059C">
          <w:rPr>
            <w:rStyle w:val="Hyperlink"/>
          </w:rPr>
          <w:t>1483 (2003)</w:t>
        </w:r>
      </w:hyperlink>
      <w:r w:rsidR="00C64315">
        <w:t xml:space="preserve"> and extended </w:t>
      </w:r>
      <w:r w:rsidR="00BC4BB3">
        <w:t>in subsequent resolution</w:t>
      </w:r>
      <w:r w:rsidR="00FF3B30">
        <w:t>s of the Council</w:t>
      </w:r>
      <w:r w:rsidR="008C600C">
        <w:t xml:space="preserve">. </w:t>
      </w:r>
      <w:r w:rsidR="0057369E">
        <w:t>In its resolution</w:t>
      </w:r>
      <w:r w:rsidR="0057369E" w:rsidRPr="00484837">
        <w:t xml:space="preserve"> </w:t>
      </w:r>
      <w:hyperlink r:id="rId15" w:history="1">
        <w:r w:rsidR="0057369E" w:rsidRPr="006F059C">
          <w:rPr>
            <w:rStyle w:val="Hyperlink"/>
          </w:rPr>
          <w:t>2732 (2024)</w:t>
        </w:r>
      </w:hyperlink>
      <w:r w:rsidR="0057369E">
        <w:t>, t</w:t>
      </w:r>
      <w:r w:rsidR="00C2627D" w:rsidRPr="00484837">
        <w:t>he Security Council</w:t>
      </w:r>
      <w:r w:rsidR="00821796">
        <w:t xml:space="preserve"> </w:t>
      </w:r>
      <w:r w:rsidR="00B46B0A">
        <w:t xml:space="preserve">decided to </w:t>
      </w:r>
      <w:r w:rsidR="008A50A6">
        <w:t>extend UNAMI’s mandate for a final 19-month period until 31 December 2025</w:t>
      </w:r>
      <w:r w:rsidR="007119E1">
        <w:t>,</w:t>
      </w:r>
      <w:r w:rsidR="008A50A6">
        <w:t xml:space="preserve"> after which UNAMI will cease all work and operations except with respect to any remaining liquidation of the Mission</w:t>
      </w:r>
      <w:r w:rsidR="00F81AEE">
        <w:t xml:space="preserve">. In addition, the </w:t>
      </w:r>
      <w:r w:rsidR="00C2627D" w:rsidRPr="008C600C">
        <w:rPr>
          <w:rFonts w:eastAsia="DengXian" w:cstheme="minorBidi"/>
        </w:rPr>
        <w:t xml:space="preserve">Council </w:t>
      </w:r>
      <w:r w:rsidR="00AD0BC8">
        <w:t>decided to authorize the</w:t>
      </w:r>
      <w:r w:rsidR="00AD0BC8" w:rsidRPr="00396475">
        <w:t xml:space="preserve"> retention of guard units from within UNAMI’s existing footprint to protect the Mission’s personnel, facilities and assets</w:t>
      </w:r>
      <w:r w:rsidR="004A700B">
        <w:t xml:space="preserve">, </w:t>
      </w:r>
      <w:r w:rsidR="002D5904" w:rsidRPr="002D5904">
        <w:t>including during the liquidation period</w:t>
      </w:r>
      <w:r w:rsidR="00AD0BC8">
        <w:t>.</w:t>
      </w:r>
      <w:r w:rsidR="008D6B91">
        <w:t xml:space="preserve">  </w:t>
      </w:r>
    </w:p>
    <w:p w14:paraId="1E58D997" w14:textId="7E151032" w:rsidR="008A11AC" w:rsidRDefault="008A11AC" w:rsidP="00F34A14">
      <w:pPr>
        <w:pStyle w:val="Style1"/>
      </w:pPr>
      <w:r w:rsidRPr="008A11AC">
        <w:t xml:space="preserve">The transition and liquidation plan of the Secretary-General for UNAMI, </w:t>
      </w:r>
      <w:r w:rsidR="001E0DED">
        <w:t xml:space="preserve">prepared </w:t>
      </w:r>
      <w:r w:rsidR="001E0DED" w:rsidRPr="000F252F">
        <w:t>in consultation with the Government of Iraq</w:t>
      </w:r>
      <w:r w:rsidR="001E0DED">
        <w:t xml:space="preserve">, </w:t>
      </w:r>
      <w:r w:rsidRPr="008A11AC">
        <w:t>submitted to the Security Council on 24 December 2024 (S/2024/966, annex)</w:t>
      </w:r>
      <w:r>
        <w:t xml:space="preserve">, </w:t>
      </w:r>
      <w:r w:rsidR="00DF5A82">
        <w:t>identified</w:t>
      </w:r>
      <w:r w:rsidR="00E86150">
        <w:t>,</w:t>
      </w:r>
      <w:r w:rsidR="00DF5A82">
        <w:t xml:space="preserve"> </w:t>
      </w:r>
      <w:r w:rsidR="00A4176E">
        <w:t xml:space="preserve">among the strategic transition </w:t>
      </w:r>
      <w:r w:rsidR="00796B06">
        <w:t>priorities</w:t>
      </w:r>
      <w:r w:rsidR="00E86150">
        <w:t>,</w:t>
      </w:r>
      <w:r w:rsidR="00796B06">
        <w:t xml:space="preserve"> a </w:t>
      </w:r>
      <w:r w:rsidR="00E16372">
        <w:t>safe and gradual mission drawdown by 31 December 2025</w:t>
      </w:r>
      <w:r w:rsidR="00734D10">
        <w:t>.</w:t>
      </w:r>
      <w:r w:rsidR="00F34A14">
        <w:t xml:space="preserve"> </w:t>
      </w:r>
    </w:p>
    <w:p w14:paraId="539A48F7" w14:textId="0D5F00AC" w:rsidR="006906AA" w:rsidRPr="00B31547" w:rsidRDefault="006906AA">
      <w:pPr>
        <w:pStyle w:val="123"/>
      </w:pPr>
      <w:r>
        <w:t>By the end of its drawdown period, UNAMI is expected to complete the handover of tasks to the United Nations country team, physically close and environmentally clean up two locations (Mosul and Kirkuk)</w:t>
      </w:r>
      <w:r w:rsidR="003F5CE4">
        <w:t xml:space="preserve">. </w:t>
      </w:r>
      <w:r w:rsidR="006671E4">
        <w:t>T</w:t>
      </w:r>
      <w:r w:rsidR="0074130A">
        <w:t>he office in Basra</w:t>
      </w:r>
      <w:r w:rsidR="006671E4">
        <w:t xml:space="preserve"> </w:t>
      </w:r>
      <w:proofErr w:type="gramStart"/>
      <w:r w:rsidR="006671E4">
        <w:t>is located in</w:t>
      </w:r>
      <w:proofErr w:type="gramEnd"/>
      <w:r w:rsidR="006671E4">
        <w:t xml:space="preserve"> a hotel and will be closed by </w:t>
      </w:r>
      <w:r w:rsidR="00D81718">
        <w:t>31 December and</w:t>
      </w:r>
      <w:r w:rsidR="006671E4">
        <w:t xml:space="preserve"> returned to its original state and </w:t>
      </w:r>
      <w:r w:rsidR="00841549">
        <w:t xml:space="preserve">to </w:t>
      </w:r>
      <w:r w:rsidR="006671E4">
        <w:t>its owner by end of January 2026</w:t>
      </w:r>
      <w:r w:rsidR="008A1438">
        <w:t>.</w:t>
      </w:r>
      <w:r w:rsidR="00BF76D8" w:rsidRPr="00BF76D8">
        <w:t xml:space="preserve"> </w:t>
      </w:r>
      <w:r w:rsidR="00BF76D8">
        <w:t xml:space="preserve">UNAMI remains on schedule to </w:t>
      </w:r>
      <w:r w:rsidR="002A76B6">
        <w:t>complete the p</w:t>
      </w:r>
      <w:r w:rsidR="002C46A8">
        <w:t>hysical verification of majority of</w:t>
      </w:r>
      <w:r w:rsidR="00692DEB">
        <w:t xml:space="preserve"> its</w:t>
      </w:r>
      <w:r w:rsidR="002C46A8">
        <w:t xml:space="preserve"> assets,</w:t>
      </w:r>
      <w:r>
        <w:t xml:space="preserve"> and disposal </w:t>
      </w:r>
      <w:r w:rsidR="002C46A8">
        <w:t>of assets</w:t>
      </w:r>
      <w:r>
        <w:t xml:space="preserve"> through transfer, gifting, and sale</w:t>
      </w:r>
      <w:r w:rsidR="000D31F7">
        <w:t>, as</w:t>
      </w:r>
      <w:r w:rsidR="0083191F">
        <w:t xml:space="preserve"> per the </w:t>
      </w:r>
      <w:r w:rsidR="00C56BE1">
        <w:t>applicable United Nations</w:t>
      </w:r>
      <w:r w:rsidR="008E24E7">
        <w:t xml:space="preserve"> Financial Regulations and Rules</w:t>
      </w:r>
      <w:r w:rsidR="0036695B">
        <w:t>, the repatriation</w:t>
      </w:r>
      <w:r w:rsidR="006F5A36">
        <w:t xml:space="preserve"> of </w:t>
      </w:r>
      <w:r w:rsidR="000254ED">
        <w:t xml:space="preserve">215 </w:t>
      </w:r>
      <w:r>
        <w:t>U</w:t>
      </w:r>
      <w:r w:rsidR="00C67168">
        <w:t xml:space="preserve">nited </w:t>
      </w:r>
      <w:r>
        <w:t>N</w:t>
      </w:r>
      <w:r w:rsidR="00C67168">
        <w:t>ations</w:t>
      </w:r>
      <w:r>
        <w:t xml:space="preserve"> Guard Unit personnel and their equipment and </w:t>
      </w:r>
      <w:r w:rsidR="00817FA2">
        <w:t xml:space="preserve">separation of </w:t>
      </w:r>
      <w:r>
        <w:t xml:space="preserve">civilian staff </w:t>
      </w:r>
      <w:r w:rsidR="00817FA2">
        <w:t>in line with the drawdown plan</w:t>
      </w:r>
      <w:r w:rsidR="00C377CE">
        <w:t xml:space="preserve">, </w:t>
      </w:r>
      <w:r>
        <w:t xml:space="preserve">except </w:t>
      </w:r>
      <w:r w:rsidR="006F5A36">
        <w:t xml:space="preserve">those to be </w:t>
      </w:r>
      <w:r>
        <w:t xml:space="preserve">retained </w:t>
      </w:r>
      <w:r w:rsidR="006F5A36">
        <w:t xml:space="preserve">to support the </w:t>
      </w:r>
      <w:r w:rsidR="00AF391F">
        <w:t>liquidation</w:t>
      </w:r>
      <w:r w:rsidR="006F5A36">
        <w:t xml:space="preserve"> activities.</w:t>
      </w:r>
      <w:r>
        <w:t xml:space="preserve">  </w:t>
      </w:r>
    </w:p>
    <w:p w14:paraId="6E800857" w14:textId="4B678B97" w:rsidR="0002304B" w:rsidRPr="00E053E3" w:rsidRDefault="001A7E3C" w:rsidP="0002304B">
      <w:pPr>
        <w:pStyle w:val="123"/>
      </w:pPr>
      <w:r>
        <w:t xml:space="preserve">As of 1 January 2026, the liquidation period will </w:t>
      </w:r>
      <w:r w:rsidR="004B4DF2">
        <w:t>start and</w:t>
      </w:r>
      <w:r>
        <w:t xml:space="preserve"> </w:t>
      </w:r>
      <w:r w:rsidR="004B4DF2">
        <w:t xml:space="preserve">will </w:t>
      </w:r>
      <w:r>
        <w:t>address all residual matters after the Mission’s closure on 31 December 2025.</w:t>
      </w:r>
      <w:r w:rsidR="00414893">
        <w:t xml:space="preserve"> </w:t>
      </w:r>
      <w:r w:rsidR="002D5146">
        <w:t xml:space="preserve">A liquidation team </w:t>
      </w:r>
      <w:r w:rsidR="0002304B">
        <w:t xml:space="preserve">will be required </w:t>
      </w:r>
      <w:r w:rsidR="00E06422">
        <w:t>until 30 September 2026 to</w:t>
      </w:r>
      <w:r w:rsidR="0002304B">
        <w:t xml:space="preserve"> address residual </w:t>
      </w:r>
      <w:r w:rsidR="003F42F7">
        <w:t xml:space="preserve">liquidation </w:t>
      </w:r>
      <w:r w:rsidR="0002304B">
        <w:t xml:space="preserve">activities not completed during the drawdown phase of the Mission and to ensure due diligence is exercised throughout the liquidation processes. These </w:t>
      </w:r>
      <w:r w:rsidR="003F42F7">
        <w:t xml:space="preserve">liquidation </w:t>
      </w:r>
      <w:r w:rsidR="0002304B">
        <w:t xml:space="preserve">activities include but are not limited to asset disposal, repatriation of </w:t>
      </w:r>
      <w:r w:rsidR="002221CC">
        <w:t xml:space="preserve">remaining </w:t>
      </w:r>
      <w:r w:rsidR="0002304B">
        <w:t xml:space="preserve">contingent-owned equipment, environmental cleanup, engineering maintenance/refurbishment of </w:t>
      </w:r>
      <w:r w:rsidR="006A3508">
        <w:t xml:space="preserve">the premises in the three locations in Baghdad (Tamimi Compound, United Nations Integrated Compound in Baghdad and Forward Support Base) and the compounds in Erbil and Kuwait </w:t>
      </w:r>
      <w:r w:rsidR="0002304B">
        <w:t xml:space="preserve"> to be handed over to the government or the </w:t>
      </w:r>
      <w:r w:rsidR="00184750">
        <w:t>United Nations country team</w:t>
      </w:r>
      <w:r w:rsidR="0002304B">
        <w:t>,</w:t>
      </w:r>
      <w:r w:rsidR="007C17B3">
        <w:t xml:space="preserve"> and</w:t>
      </w:r>
      <w:r w:rsidR="0002304B">
        <w:t xml:space="preserve"> the</w:t>
      </w:r>
      <w:r w:rsidR="00512ACA">
        <w:t xml:space="preserve"> separation or transfer to other UN entities of personnel, and</w:t>
      </w:r>
      <w:r w:rsidR="0002304B">
        <w:t xml:space="preserve"> movement of </w:t>
      </w:r>
      <w:r w:rsidR="0083510B">
        <w:t xml:space="preserve">United Nations owned </w:t>
      </w:r>
      <w:r w:rsidR="0002304B">
        <w:t>equipment.</w:t>
      </w:r>
    </w:p>
    <w:p w14:paraId="0CB6B9F4" w14:textId="5B9E9474" w:rsidR="0002304B" w:rsidRPr="00B31547" w:rsidRDefault="0002304B" w:rsidP="0002304B">
      <w:pPr>
        <w:pStyle w:val="123"/>
      </w:pPr>
      <w:r w:rsidRPr="00B31547">
        <w:t xml:space="preserve">Emphasis will </w:t>
      </w:r>
      <w:r>
        <w:t xml:space="preserve">also </w:t>
      </w:r>
      <w:r w:rsidRPr="00B31547">
        <w:t xml:space="preserve">be placed on finalising administrative tasks, such as resolving/closing outstanding claims and payments and completing archiving processes, before the end of the liquidation period. The objective is to minimise the workload </w:t>
      </w:r>
      <w:r w:rsidR="00817FA2">
        <w:t xml:space="preserve">to be </w:t>
      </w:r>
      <w:r w:rsidRPr="00B31547">
        <w:t>transfer</w:t>
      </w:r>
      <w:r w:rsidRPr="00184750">
        <w:t xml:space="preserve">red to the </w:t>
      </w:r>
      <w:r w:rsidRPr="00B31547">
        <w:t>Regional Service Centre in Entebbe</w:t>
      </w:r>
      <w:r w:rsidR="0098545B">
        <w:t>, Uganda</w:t>
      </w:r>
      <w:r w:rsidRPr="00B31547">
        <w:t xml:space="preserve"> (RSCE) and the U</w:t>
      </w:r>
      <w:r w:rsidR="00661EE4">
        <w:t xml:space="preserve">nited </w:t>
      </w:r>
      <w:r w:rsidRPr="00B31547">
        <w:t>N</w:t>
      </w:r>
      <w:r w:rsidR="00661EE4">
        <w:t>ations</w:t>
      </w:r>
      <w:r w:rsidRPr="00B31547">
        <w:t xml:space="preserve"> Headquarters.</w:t>
      </w:r>
    </w:p>
    <w:p w14:paraId="14A1DF53" w14:textId="77777777" w:rsidR="005B5F72" w:rsidRDefault="005B5F72" w:rsidP="00F963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1260"/>
        <w:jc w:val="both"/>
      </w:pPr>
    </w:p>
    <w:p w14:paraId="52BAE99E" w14:textId="77777777" w:rsidR="00BA4F80" w:rsidRDefault="00BA4F80" w:rsidP="00F963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hanging="1260"/>
        <w:jc w:val="both"/>
      </w:pPr>
    </w:p>
    <w:p w14:paraId="743A46A2" w14:textId="77777777" w:rsidR="00C2627D" w:rsidRPr="00484837" w:rsidRDefault="00C2627D" w:rsidP="00F963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jc w:val="both"/>
        <w:rPr>
          <w:sz w:val="10"/>
        </w:rPr>
      </w:pPr>
    </w:p>
    <w:p w14:paraId="7AB4B7D3" w14:textId="77777777"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1FD06FA" w14:textId="59D1FEFE" w:rsidR="00C2627D" w:rsidRPr="00484837" w:rsidRDefault="00C2627D" w:rsidP="00C2627D">
      <w:pPr>
        <w:pStyle w:val="HCh"/>
        <w:ind w:left="1267" w:right="1260" w:hanging="1267"/>
      </w:pPr>
      <w:r w:rsidRPr="00484837">
        <w:tab/>
      </w:r>
      <w:r w:rsidRPr="00484837">
        <w:tab/>
        <w:t>Programme of work</w:t>
      </w:r>
    </w:p>
    <w:p w14:paraId="630158E5" w14:textId="77777777"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5BC2C40" w14:textId="77777777"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EFA62AC" w14:textId="77777777" w:rsidR="00C2627D" w:rsidRPr="00484837" w:rsidRDefault="00C2627D" w:rsidP="00C2627D">
      <w:pPr>
        <w:pStyle w:val="H1"/>
        <w:ind w:right="1260"/>
      </w:pPr>
      <w:r w:rsidRPr="00484837">
        <w:tab/>
      </w:r>
      <w:r w:rsidRPr="00484837">
        <w:tab/>
        <w:t>Objective</w:t>
      </w:r>
    </w:p>
    <w:p w14:paraId="46A84F01" w14:textId="77777777"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1EBB021" w14:textId="77777777"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9D0C8DE" w14:textId="7E9DC078" w:rsidR="00C2627D" w:rsidRPr="00484837" w:rsidRDefault="00C2627D" w:rsidP="006F059C">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484837">
        <w:tab/>
      </w:r>
      <w:r w:rsidR="00971D3D" w:rsidRPr="00971D3D">
        <w:t xml:space="preserve">The </w:t>
      </w:r>
      <w:r w:rsidR="002D72AC">
        <w:t xml:space="preserve">objective, following the </w:t>
      </w:r>
      <w:r w:rsidR="00CD3199">
        <w:t>closure</w:t>
      </w:r>
      <w:r w:rsidR="00971D3D" w:rsidRPr="00971D3D">
        <w:t xml:space="preserve"> of the Mission </w:t>
      </w:r>
      <w:r w:rsidR="002D72AC">
        <w:t>on</w:t>
      </w:r>
      <w:r w:rsidR="00971D3D" w:rsidRPr="00971D3D">
        <w:t xml:space="preserve"> </w:t>
      </w:r>
      <w:r w:rsidR="00971D3D">
        <w:t>31</w:t>
      </w:r>
      <w:r w:rsidR="00971D3D" w:rsidRPr="00971D3D">
        <w:t xml:space="preserve"> </w:t>
      </w:r>
      <w:r w:rsidR="00971D3D">
        <w:t>December</w:t>
      </w:r>
      <w:r w:rsidR="00971D3D" w:rsidRPr="00971D3D">
        <w:t xml:space="preserve"> 202</w:t>
      </w:r>
      <w:r w:rsidR="00971D3D">
        <w:t>5</w:t>
      </w:r>
      <w:r w:rsidR="002D72AC">
        <w:t xml:space="preserve">, is to </w:t>
      </w:r>
      <w:r w:rsidR="00246B25">
        <w:t>ensure the timel</w:t>
      </w:r>
      <w:r w:rsidR="00CD3199">
        <w:t>y</w:t>
      </w:r>
      <w:r w:rsidR="00246B25">
        <w:t xml:space="preserve"> </w:t>
      </w:r>
      <w:r w:rsidR="00887110">
        <w:t>conclu</w:t>
      </w:r>
      <w:r w:rsidR="00246B25">
        <w:t>sion of</w:t>
      </w:r>
      <w:r w:rsidR="00887110">
        <w:t xml:space="preserve"> the</w:t>
      </w:r>
      <w:r w:rsidR="00545396">
        <w:t xml:space="preserve"> </w:t>
      </w:r>
      <w:r w:rsidR="00596C8E">
        <w:t>field-based</w:t>
      </w:r>
      <w:r w:rsidR="00545396">
        <w:t xml:space="preserve"> </w:t>
      </w:r>
      <w:r w:rsidR="00FD6E85">
        <w:t xml:space="preserve">liquidation </w:t>
      </w:r>
      <w:r w:rsidR="00545396">
        <w:t>activities</w:t>
      </w:r>
      <w:r w:rsidR="00FD6E85">
        <w:t xml:space="preserve"> </w:t>
      </w:r>
      <w:r w:rsidR="00F11B6D">
        <w:t xml:space="preserve">by </w:t>
      </w:r>
      <w:r w:rsidR="0091510B">
        <w:t xml:space="preserve">30 </w:t>
      </w:r>
      <w:r w:rsidR="00F11B6D">
        <w:t>September 2026</w:t>
      </w:r>
      <w:r w:rsidR="002D0C08">
        <w:t>.</w:t>
      </w:r>
    </w:p>
    <w:p w14:paraId="606B834D" w14:textId="77777777"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7990A06" w14:textId="0573BF93" w:rsidR="00C2627D" w:rsidRPr="00484837" w:rsidRDefault="00C2627D" w:rsidP="00C2627D">
      <w:pPr>
        <w:pStyle w:val="H1"/>
        <w:ind w:right="1260"/>
      </w:pPr>
      <w:r w:rsidRPr="00484837">
        <w:tab/>
      </w:r>
      <w:r w:rsidRPr="00484837">
        <w:tab/>
        <w:t>Strategy and external factors for 202</w:t>
      </w:r>
      <w:r w:rsidR="00DC7671">
        <w:t>6</w:t>
      </w:r>
    </w:p>
    <w:p w14:paraId="652254FB" w14:textId="77777777"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12301FD" w14:textId="77777777"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7103AD2" w14:textId="1ADA8309" w:rsidR="00C2627D" w:rsidRDefault="00C2627D" w:rsidP="006F059C">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484837">
        <w:tab/>
      </w:r>
      <w:r w:rsidR="00E7062B">
        <w:t xml:space="preserve">To contribute to the objective, </w:t>
      </w:r>
      <w:r w:rsidR="00B743CC">
        <w:t>t</w:t>
      </w:r>
      <w:r w:rsidR="003D7E02">
        <w:t xml:space="preserve">he </w:t>
      </w:r>
      <w:r w:rsidR="00A32C45">
        <w:t>liquidation team</w:t>
      </w:r>
      <w:r w:rsidR="00A32C45" w:rsidRPr="009E0893">
        <w:t xml:space="preserve"> </w:t>
      </w:r>
      <w:r w:rsidR="00712455">
        <w:t>will</w:t>
      </w:r>
      <w:r w:rsidRPr="00484837">
        <w:t>:</w:t>
      </w:r>
    </w:p>
    <w:p w14:paraId="40A6D572" w14:textId="3E0A0F72" w:rsidR="00C2627D" w:rsidRPr="00DD0A9E"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0" w:hanging="1740"/>
        <w:jc w:val="both"/>
      </w:pPr>
      <w:r>
        <w:tab/>
      </w:r>
      <w:r>
        <w:tab/>
        <w:t>(a)</w:t>
      </w:r>
      <w:r>
        <w:tab/>
      </w:r>
      <w:r w:rsidR="00241CD1" w:rsidRPr="00DD0A9E">
        <w:t>Implement</w:t>
      </w:r>
      <w:r w:rsidR="00361AA4">
        <w:t xml:space="preserve"> the </w:t>
      </w:r>
      <w:r w:rsidR="009E2CD7">
        <w:t>l</w:t>
      </w:r>
      <w:r w:rsidR="00241CD1" w:rsidRPr="00DD0A9E">
        <w:t xml:space="preserve">iquidation plan </w:t>
      </w:r>
      <w:r w:rsidR="00C77426">
        <w:t>(S/2024/966)</w:t>
      </w:r>
      <w:r w:rsidRPr="00484837">
        <w:t>;</w:t>
      </w:r>
    </w:p>
    <w:p w14:paraId="00C285A6" w14:textId="08DE8FB7" w:rsidR="00F97405" w:rsidRDefault="00606B58" w:rsidP="00606B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t>(b)</w:t>
      </w:r>
      <w:r>
        <w:tab/>
      </w:r>
      <w:r w:rsidR="009D5369">
        <w:t>C</w:t>
      </w:r>
      <w:r w:rsidR="00F97405">
        <w:t xml:space="preserve">omplete </w:t>
      </w:r>
      <w:r w:rsidR="00F97405" w:rsidRPr="000159D6">
        <w:t>the handing</w:t>
      </w:r>
      <w:r w:rsidR="00F97405" w:rsidRPr="72841DD1">
        <w:t xml:space="preserve"> over of </w:t>
      </w:r>
      <w:r w:rsidR="00F97405" w:rsidRPr="1E473CB8">
        <w:t>premises and assets</w:t>
      </w:r>
      <w:r w:rsidR="00F97405" w:rsidRPr="72841DD1">
        <w:t xml:space="preserve"> to</w:t>
      </w:r>
      <w:r w:rsidR="00F97405" w:rsidRPr="72841DD1">
        <w:rPr>
          <w:spacing w:val="40"/>
        </w:rPr>
        <w:t xml:space="preserve"> </w:t>
      </w:r>
      <w:r w:rsidR="00F97405" w:rsidRPr="72841DD1">
        <w:t>the</w:t>
      </w:r>
      <w:r w:rsidR="00F06CE9">
        <w:t xml:space="preserve"> national authorities</w:t>
      </w:r>
      <w:r w:rsidR="00F47173">
        <w:t xml:space="preserve"> and the</w:t>
      </w:r>
      <w:r w:rsidR="00F97405" w:rsidRPr="72841DD1">
        <w:rPr>
          <w:spacing w:val="40"/>
        </w:rPr>
        <w:t xml:space="preserve"> </w:t>
      </w:r>
      <w:r w:rsidR="00F97405" w:rsidRPr="72841DD1">
        <w:t>United</w:t>
      </w:r>
      <w:r w:rsidR="00F97405" w:rsidRPr="72841DD1">
        <w:rPr>
          <w:spacing w:val="40"/>
        </w:rPr>
        <w:t xml:space="preserve"> </w:t>
      </w:r>
      <w:r w:rsidR="00F97405" w:rsidRPr="72841DD1">
        <w:t>Nations country team, as appropriate</w:t>
      </w:r>
      <w:r w:rsidR="00F97405">
        <w:t>;</w:t>
      </w:r>
    </w:p>
    <w:p w14:paraId="7007E558" w14:textId="069BBEA1"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484837">
        <w:t>(</w:t>
      </w:r>
      <w:r w:rsidR="00DE2832">
        <w:t>c</w:t>
      </w:r>
      <w:r w:rsidRPr="00484837">
        <w:t>)</w:t>
      </w:r>
      <w:r w:rsidRPr="00484837">
        <w:tab/>
      </w:r>
      <w:r w:rsidR="00DE2832" w:rsidRPr="00156304">
        <w:t xml:space="preserve">Ensure a structured, efficient, and secure liquidation, facilitating the safe departure of </w:t>
      </w:r>
      <w:r w:rsidR="00CD3199">
        <w:t xml:space="preserve">civilian and </w:t>
      </w:r>
      <w:r w:rsidR="00CD3199" w:rsidRPr="00156304">
        <w:t xml:space="preserve">military </w:t>
      </w:r>
      <w:r w:rsidR="00DE2832" w:rsidRPr="00156304">
        <w:t>personnel from Iraq</w:t>
      </w:r>
      <w:r w:rsidRPr="00484837">
        <w:t>;</w:t>
      </w:r>
    </w:p>
    <w:p w14:paraId="79F6540E" w14:textId="518113D9"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84837">
        <w:tab/>
      </w:r>
      <w:r w:rsidRPr="00484837">
        <w:tab/>
        <w:t>(</w:t>
      </w:r>
      <w:r w:rsidR="00DE2832">
        <w:t>d</w:t>
      </w:r>
      <w:r w:rsidRPr="00484837">
        <w:t>)</w:t>
      </w:r>
      <w:r w:rsidRPr="00484837">
        <w:tab/>
      </w:r>
      <w:r w:rsidR="00D162CD">
        <w:t>Preserve</w:t>
      </w:r>
      <w:r w:rsidR="00EB4124" w:rsidRPr="21668B41">
        <w:t xml:space="preserve"> </w:t>
      </w:r>
      <w:r w:rsidR="00EB4124" w:rsidRPr="50608EFF">
        <w:t xml:space="preserve">institutional memory </w:t>
      </w:r>
      <w:r w:rsidR="00EB4124" w:rsidRPr="7156ADA5">
        <w:t xml:space="preserve">and capture lessons learned </w:t>
      </w:r>
      <w:r w:rsidR="00EB4124" w:rsidRPr="50608EFF">
        <w:t>by</w:t>
      </w:r>
      <w:r w:rsidR="00EB4124" w:rsidRPr="21668B41">
        <w:t xml:space="preserve"> documenting and preserving knowledge gained over the Mission’s lifespan through established</w:t>
      </w:r>
      <w:r w:rsidR="00EB4124" w:rsidRPr="21668B41">
        <w:rPr>
          <w:spacing w:val="40"/>
        </w:rPr>
        <w:t xml:space="preserve"> </w:t>
      </w:r>
      <w:r w:rsidR="00EB4124" w:rsidRPr="21668B41">
        <w:t>archiving</w:t>
      </w:r>
      <w:r w:rsidR="00EB4124" w:rsidRPr="21668B41">
        <w:rPr>
          <w:spacing w:val="40"/>
        </w:rPr>
        <w:t xml:space="preserve"> </w:t>
      </w:r>
      <w:r w:rsidR="00EB4124" w:rsidRPr="21668B41">
        <w:t>and</w:t>
      </w:r>
      <w:r w:rsidR="00EB4124" w:rsidRPr="21668B41">
        <w:rPr>
          <w:spacing w:val="40"/>
        </w:rPr>
        <w:t xml:space="preserve"> </w:t>
      </w:r>
      <w:r w:rsidR="00EB4124" w:rsidRPr="21668B41">
        <w:t>record</w:t>
      </w:r>
      <w:r w:rsidR="00EB4124" w:rsidRPr="21668B41">
        <w:rPr>
          <w:spacing w:val="40"/>
        </w:rPr>
        <w:t xml:space="preserve"> </w:t>
      </w:r>
      <w:r w:rsidR="00EB4124" w:rsidRPr="21668B41">
        <w:t>management</w:t>
      </w:r>
      <w:r w:rsidR="00EB4124" w:rsidRPr="21668B41">
        <w:rPr>
          <w:spacing w:val="40"/>
        </w:rPr>
        <w:t xml:space="preserve"> </w:t>
      </w:r>
      <w:r w:rsidR="00EB4124" w:rsidRPr="21668B41">
        <w:t>procedures</w:t>
      </w:r>
      <w:r w:rsidR="00372B37">
        <w:t>.</w:t>
      </w:r>
    </w:p>
    <w:p w14:paraId="42E1C4E8" w14:textId="0DDE8CFD" w:rsidR="00C2627D" w:rsidRPr="00484837" w:rsidRDefault="00C2627D" w:rsidP="006F059C">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484837">
        <w:tab/>
        <w:t>The above-mentioned work will result in:</w:t>
      </w:r>
    </w:p>
    <w:p w14:paraId="797564AE" w14:textId="6A7E6994" w:rsidR="00C2627D" w:rsidRPr="00484837" w:rsidRDefault="00C2627D" w:rsidP="000A1A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84837">
        <w:tab/>
      </w:r>
      <w:r w:rsidRPr="00484837">
        <w:tab/>
        <w:t>(</w:t>
      </w:r>
      <w:r w:rsidR="000A1AC0">
        <w:t>a</w:t>
      </w:r>
      <w:r w:rsidRPr="00484837">
        <w:t>)</w:t>
      </w:r>
      <w:r w:rsidRPr="00484837">
        <w:tab/>
      </w:r>
      <w:r w:rsidR="00430CFD">
        <w:t>Meeting</w:t>
      </w:r>
      <w:r w:rsidR="009919EB" w:rsidRPr="4B4FA074">
        <w:rPr>
          <w:spacing w:val="40"/>
        </w:rPr>
        <w:t xml:space="preserve"> </w:t>
      </w:r>
      <w:r w:rsidR="009919EB" w:rsidRPr="4B4FA074">
        <w:t>the</w:t>
      </w:r>
      <w:r w:rsidR="009919EB" w:rsidRPr="4B4FA074">
        <w:rPr>
          <w:spacing w:val="40"/>
        </w:rPr>
        <w:t xml:space="preserve"> </w:t>
      </w:r>
      <w:r w:rsidR="009919EB" w:rsidRPr="00156304">
        <w:t>30 September 2026</w:t>
      </w:r>
      <w:r w:rsidR="009919EB" w:rsidRPr="4B4FA074">
        <w:t xml:space="preserve"> deadline</w:t>
      </w:r>
      <w:r w:rsidR="009919EB" w:rsidRPr="4B4FA074">
        <w:rPr>
          <w:spacing w:val="40"/>
        </w:rPr>
        <w:t xml:space="preserve"> </w:t>
      </w:r>
      <w:r w:rsidR="009919EB" w:rsidRPr="4B4FA074">
        <w:t>for</w:t>
      </w:r>
      <w:r w:rsidR="009919EB" w:rsidRPr="4B4FA074">
        <w:rPr>
          <w:spacing w:val="40"/>
        </w:rPr>
        <w:t xml:space="preserve"> </w:t>
      </w:r>
      <w:r w:rsidR="009919EB" w:rsidRPr="4B4FA074">
        <w:t>the</w:t>
      </w:r>
      <w:r w:rsidR="009919EB" w:rsidRPr="4B4FA074">
        <w:rPr>
          <w:spacing w:val="40"/>
        </w:rPr>
        <w:t xml:space="preserve"> </w:t>
      </w:r>
      <w:r w:rsidR="005C43E4">
        <w:t xml:space="preserve">completion of the </w:t>
      </w:r>
      <w:r w:rsidR="00337AB9">
        <w:t>field-based</w:t>
      </w:r>
      <w:r w:rsidR="005C43E4">
        <w:t xml:space="preserve"> liquidation activities</w:t>
      </w:r>
      <w:r>
        <w:t xml:space="preserve">; </w:t>
      </w:r>
    </w:p>
    <w:p w14:paraId="69B87853" w14:textId="77D9CFEA" w:rsidR="00C2627D" w:rsidRPr="008B438A"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484837">
        <w:tab/>
      </w:r>
      <w:r w:rsidRPr="00484837">
        <w:tab/>
        <w:t>(</w:t>
      </w:r>
      <w:r w:rsidR="000A1AC0">
        <w:t>b</w:t>
      </w:r>
      <w:r w:rsidRPr="00484837">
        <w:t>)</w:t>
      </w:r>
      <w:r w:rsidRPr="00484837">
        <w:tab/>
      </w:r>
      <w:r w:rsidR="0038649A" w:rsidRPr="004349D4">
        <w:t>Preserving</w:t>
      </w:r>
      <w:r w:rsidR="0038649A">
        <w:t xml:space="preserve"> an operational environment </w:t>
      </w:r>
      <w:r w:rsidR="0038649A" w:rsidRPr="7E8E9A39">
        <w:t>for</w:t>
      </w:r>
      <w:r w:rsidR="00041A76">
        <w:t xml:space="preserve"> a</w:t>
      </w:r>
      <w:r w:rsidR="0038649A" w:rsidRPr="7E8E9A39">
        <w:rPr>
          <w:spacing w:val="40"/>
        </w:rPr>
        <w:t xml:space="preserve"> </w:t>
      </w:r>
      <w:r w:rsidR="0038649A">
        <w:t>sustained</w:t>
      </w:r>
      <w:r w:rsidR="0038649A" w:rsidRPr="7E8E9A39">
        <w:rPr>
          <w:spacing w:val="40"/>
        </w:rPr>
        <w:t xml:space="preserve"> </w:t>
      </w:r>
      <w:r w:rsidR="0038649A" w:rsidRPr="7E8E9A39">
        <w:t>long-term</w:t>
      </w:r>
      <w:r w:rsidR="0038649A" w:rsidRPr="7E8E9A39">
        <w:rPr>
          <w:spacing w:val="40"/>
        </w:rPr>
        <w:t xml:space="preserve"> </w:t>
      </w:r>
      <w:r w:rsidR="0038649A" w:rsidRPr="7E8E9A39">
        <w:t>United</w:t>
      </w:r>
      <w:r w:rsidR="0038649A" w:rsidRPr="7E8E9A39">
        <w:rPr>
          <w:spacing w:val="40"/>
        </w:rPr>
        <w:t xml:space="preserve"> </w:t>
      </w:r>
      <w:r w:rsidR="0038649A" w:rsidRPr="7E8E9A39">
        <w:t>Nations</w:t>
      </w:r>
      <w:r w:rsidR="0038649A" w:rsidRPr="7E8E9A39">
        <w:rPr>
          <w:spacing w:val="40"/>
        </w:rPr>
        <w:t xml:space="preserve"> </w:t>
      </w:r>
      <w:r w:rsidR="0038649A" w:rsidRPr="7E8E9A39">
        <w:t>presence</w:t>
      </w:r>
      <w:r w:rsidR="0038649A" w:rsidRPr="7E8E9A39">
        <w:rPr>
          <w:spacing w:val="40"/>
        </w:rPr>
        <w:t xml:space="preserve"> </w:t>
      </w:r>
      <w:r w:rsidR="0038649A" w:rsidRPr="7E8E9A39">
        <w:t>in Iraq and the region</w:t>
      </w:r>
      <w:r w:rsidR="00ED1B02">
        <w:t>.</w:t>
      </w:r>
      <w:r w:rsidRPr="00484837" w:rsidDel="00AD6D8C">
        <w:t xml:space="preserve"> </w:t>
      </w:r>
    </w:p>
    <w:p w14:paraId="6FD68E25" w14:textId="419E845D" w:rsidR="00C2627D" w:rsidRDefault="00C2627D" w:rsidP="006F059C">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484837">
        <w:tab/>
      </w:r>
      <w:proofErr w:type="gramStart"/>
      <w:r w:rsidR="00EB328F" w:rsidRPr="00EB328F">
        <w:t>With regard to</w:t>
      </w:r>
      <w:proofErr w:type="gramEnd"/>
      <w:r w:rsidR="00EB328F" w:rsidRPr="00EB328F">
        <w:t xml:space="preserve"> the external factors,</w:t>
      </w:r>
      <w:r w:rsidR="00EB328F">
        <w:t xml:space="preserve"> t</w:t>
      </w:r>
      <w:r w:rsidRPr="00484837">
        <w:t xml:space="preserve">he </w:t>
      </w:r>
      <w:r w:rsidR="000673D7" w:rsidRPr="00B31547">
        <w:t>liquidation plan</w:t>
      </w:r>
      <w:r w:rsidR="000673D7" w:rsidRPr="00B31547">
        <w:rPr>
          <w:spacing w:val="40"/>
        </w:rPr>
        <w:t xml:space="preserve"> </w:t>
      </w:r>
      <w:r w:rsidR="000673D7" w:rsidRPr="00B31547">
        <w:t>is</w:t>
      </w:r>
      <w:r w:rsidR="000673D7" w:rsidRPr="00B31547">
        <w:rPr>
          <w:spacing w:val="40"/>
        </w:rPr>
        <w:t xml:space="preserve"> </w:t>
      </w:r>
      <w:r w:rsidR="000673D7" w:rsidRPr="00B31547">
        <w:t>based</w:t>
      </w:r>
      <w:r w:rsidR="000673D7" w:rsidRPr="00B31547">
        <w:rPr>
          <w:spacing w:val="40"/>
        </w:rPr>
        <w:t xml:space="preserve"> </w:t>
      </w:r>
      <w:r w:rsidR="000673D7" w:rsidRPr="00B31547">
        <w:t>on</w:t>
      </w:r>
      <w:r w:rsidR="000673D7" w:rsidRPr="00B31547">
        <w:rPr>
          <w:spacing w:val="40"/>
        </w:rPr>
        <w:t xml:space="preserve"> </w:t>
      </w:r>
      <w:r w:rsidR="000673D7" w:rsidRPr="00B31547">
        <w:t>the</w:t>
      </w:r>
      <w:r w:rsidR="000673D7" w:rsidRPr="00B31547">
        <w:rPr>
          <w:spacing w:val="40"/>
        </w:rPr>
        <w:t xml:space="preserve"> </w:t>
      </w:r>
      <w:r w:rsidR="000673D7" w:rsidRPr="00B31547">
        <w:t>following</w:t>
      </w:r>
      <w:r w:rsidR="000673D7" w:rsidRPr="00B31547">
        <w:rPr>
          <w:spacing w:val="40"/>
        </w:rPr>
        <w:t xml:space="preserve"> </w:t>
      </w:r>
      <w:r w:rsidR="000673D7" w:rsidRPr="00B31547">
        <w:t>planning</w:t>
      </w:r>
      <w:r w:rsidR="000673D7" w:rsidRPr="00B31547">
        <w:rPr>
          <w:spacing w:val="40"/>
        </w:rPr>
        <w:t xml:space="preserve"> </w:t>
      </w:r>
      <w:r w:rsidR="000673D7" w:rsidRPr="00B31547">
        <w:t>assumptions</w:t>
      </w:r>
      <w:r w:rsidRPr="00484837">
        <w:t xml:space="preserve">: </w:t>
      </w:r>
    </w:p>
    <w:p w14:paraId="682F6023" w14:textId="2632739D" w:rsidR="00C2627D" w:rsidRPr="00DA3669" w:rsidRDefault="00C2627D" w:rsidP="00DA3669">
      <w:pPr>
        <w:tabs>
          <w:tab w:val="right" w:pos="1022"/>
          <w:tab w:val="lef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tab/>
      </w:r>
      <w:r>
        <w:tab/>
        <w:t>(</w:t>
      </w:r>
      <w:r w:rsidR="00DA3669">
        <w:t>a</w:t>
      </w:r>
      <w:r>
        <w:t xml:space="preserve">) </w:t>
      </w:r>
      <w:r>
        <w:tab/>
        <w:t xml:space="preserve">The </w:t>
      </w:r>
      <w:r w:rsidRPr="00484837">
        <w:t>security</w:t>
      </w:r>
      <w:r w:rsidR="00D7156A">
        <w:t xml:space="preserve"> and </w:t>
      </w:r>
      <w:r w:rsidRPr="00484837">
        <w:t xml:space="preserve">situation </w:t>
      </w:r>
      <w:r w:rsidR="00F2409F" w:rsidRPr="00484837">
        <w:t>remain</w:t>
      </w:r>
      <w:r w:rsidRPr="00484837">
        <w:t xml:space="preserve"> sufficiently permissive </w:t>
      </w:r>
      <w:r w:rsidR="00EB1AA8">
        <w:t>for</w:t>
      </w:r>
      <w:r w:rsidR="00EB1AA8" w:rsidRPr="00B31547">
        <w:t xml:space="preserve"> the safe movement of staff and removal of U</w:t>
      </w:r>
      <w:r w:rsidR="00EB1AA8">
        <w:t>nited Nations</w:t>
      </w:r>
      <w:r w:rsidR="00EB1AA8" w:rsidRPr="00B31547">
        <w:t xml:space="preserve"> assets </w:t>
      </w:r>
      <w:r w:rsidR="00EB1AA8">
        <w:t>as</w:t>
      </w:r>
      <w:r w:rsidR="00EB1AA8" w:rsidRPr="00B31547">
        <w:t xml:space="preserve"> necessary</w:t>
      </w:r>
      <w:r>
        <w:rPr>
          <w:spacing w:val="2"/>
        </w:rPr>
        <w:t xml:space="preserve">; </w:t>
      </w:r>
    </w:p>
    <w:p w14:paraId="7C881D6A" w14:textId="6F10583C"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84837">
        <w:tab/>
      </w:r>
      <w:r w:rsidRPr="00484837">
        <w:tab/>
        <w:t>(</w:t>
      </w:r>
      <w:r w:rsidR="00DA3669">
        <w:t>b</w:t>
      </w:r>
      <w:r w:rsidRPr="00484837">
        <w:t>)</w:t>
      </w:r>
      <w:r w:rsidRPr="00484837">
        <w:tab/>
      </w:r>
      <w:r w:rsidR="00262A42" w:rsidRPr="14D0FF16">
        <w:t>The</w:t>
      </w:r>
      <w:r w:rsidR="00262A42" w:rsidRPr="14D0FF16">
        <w:rPr>
          <w:spacing w:val="40"/>
        </w:rPr>
        <w:t xml:space="preserve"> </w:t>
      </w:r>
      <w:r w:rsidR="00262A42" w:rsidRPr="14D0FF16">
        <w:t>United</w:t>
      </w:r>
      <w:r w:rsidR="00262A42" w:rsidRPr="14D0FF16">
        <w:rPr>
          <w:spacing w:val="40"/>
        </w:rPr>
        <w:t xml:space="preserve"> </w:t>
      </w:r>
      <w:r w:rsidR="00262A42" w:rsidRPr="14D0FF16">
        <w:t>Nations</w:t>
      </w:r>
      <w:r w:rsidR="00262A42" w:rsidRPr="14D0FF16">
        <w:rPr>
          <w:spacing w:val="40"/>
        </w:rPr>
        <w:t xml:space="preserve"> </w:t>
      </w:r>
      <w:r w:rsidR="00262A42" w:rsidRPr="14D0FF16">
        <w:t>country</w:t>
      </w:r>
      <w:r w:rsidR="00262A42" w:rsidRPr="14D0FF16">
        <w:rPr>
          <w:spacing w:val="40"/>
        </w:rPr>
        <w:t xml:space="preserve"> </w:t>
      </w:r>
      <w:r w:rsidR="00262A42" w:rsidRPr="14D0FF16">
        <w:t>team</w:t>
      </w:r>
      <w:r w:rsidR="00262A42" w:rsidRPr="14D0FF16">
        <w:rPr>
          <w:spacing w:val="40"/>
        </w:rPr>
        <w:t xml:space="preserve"> </w:t>
      </w:r>
      <w:r w:rsidR="00262A42" w:rsidRPr="14D0FF16">
        <w:t>will</w:t>
      </w:r>
      <w:r w:rsidR="00262A42" w:rsidRPr="14D0FF16">
        <w:rPr>
          <w:spacing w:val="40"/>
        </w:rPr>
        <w:t xml:space="preserve"> </w:t>
      </w:r>
      <w:r w:rsidR="00262A42" w:rsidRPr="14D0FF16">
        <w:t>have</w:t>
      </w:r>
      <w:r w:rsidR="00262A42" w:rsidRPr="14D0FF16">
        <w:rPr>
          <w:spacing w:val="40"/>
        </w:rPr>
        <w:t xml:space="preserve"> </w:t>
      </w:r>
      <w:r w:rsidR="00262A42" w:rsidRPr="14D0FF16">
        <w:t>sufficient</w:t>
      </w:r>
      <w:r w:rsidR="00262A42" w:rsidRPr="14D0FF16">
        <w:rPr>
          <w:spacing w:val="40"/>
        </w:rPr>
        <w:t xml:space="preserve"> </w:t>
      </w:r>
      <w:r w:rsidR="00262A42" w:rsidRPr="14D0FF16">
        <w:t>capacity</w:t>
      </w:r>
      <w:r w:rsidR="00262A42" w:rsidRPr="14D0FF16">
        <w:rPr>
          <w:spacing w:val="40"/>
        </w:rPr>
        <w:t xml:space="preserve"> </w:t>
      </w:r>
      <w:r w:rsidR="00262A42" w:rsidRPr="14D0FF16">
        <w:t>and access</w:t>
      </w:r>
      <w:r w:rsidR="00262A42" w:rsidRPr="14D0FF16">
        <w:rPr>
          <w:spacing w:val="40"/>
        </w:rPr>
        <w:t xml:space="preserve"> </w:t>
      </w:r>
      <w:r w:rsidR="00262A42" w:rsidRPr="14D0FF16">
        <w:t>to fully absorb additional assets and premises management</w:t>
      </w:r>
      <w:r>
        <w:t xml:space="preserve">;  </w:t>
      </w:r>
    </w:p>
    <w:p w14:paraId="0CDD71A2" w14:textId="5FAFAFBD" w:rsidR="00C2627D" w:rsidRPr="00484837" w:rsidRDefault="00C2627D" w:rsidP="00876A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84837">
        <w:tab/>
      </w:r>
      <w:r w:rsidRPr="00484837">
        <w:tab/>
        <w:t>(</w:t>
      </w:r>
      <w:r w:rsidR="00DA3669">
        <w:t>c</w:t>
      </w:r>
      <w:r w:rsidRPr="00484837">
        <w:t>)</w:t>
      </w:r>
      <w:r w:rsidRPr="00484837">
        <w:tab/>
      </w:r>
      <w:r w:rsidR="00925723" w:rsidRPr="00B31547">
        <w:t>The</w:t>
      </w:r>
      <w:r w:rsidR="00925723" w:rsidRPr="00876A81">
        <w:t xml:space="preserve"> </w:t>
      </w:r>
      <w:r w:rsidR="00925723" w:rsidRPr="00B31547">
        <w:t>Iraqi</w:t>
      </w:r>
      <w:r w:rsidR="00925723" w:rsidRPr="00876A81">
        <w:t xml:space="preserve"> </w:t>
      </w:r>
      <w:r w:rsidR="00925723" w:rsidRPr="00B31547">
        <w:t>authorities</w:t>
      </w:r>
      <w:r w:rsidR="00925723" w:rsidRPr="00876A81">
        <w:t xml:space="preserve"> </w:t>
      </w:r>
      <w:r w:rsidR="00925723" w:rsidRPr="00B31547">
        <w:t>will</w:t>
      </w:r>
      <w:r w:rsidR="00925723" w:rsidRPr="00876A81">
        <w:t xml:space="preserve"> remain supportive of </w:t>
      </w:r>
      <w:r w:rsidR="00876A81" w:rsidRPr="00876A81">
        <w:t xml:space="preserve">the liquidation </w:t>
      </w:r>
      <w:r w:rsidR="00515268">
        <w:t xml:space="preserve">activities throughout the agreed field-based liquidation </w:t>
      </w:r>
      <w:r w:rsidR="001A4BDF">
        <w:t>period</w:t>
      </w:r>
      <w:r w:rsidR="00876A81" w:rsidRPr="00876A81">
        <w:t xml:space="preserve">. </w:t>
      </w:r>
      <w:r w:rsidR="00925723" w:rsidRPr="00B31547">
        <w:t xml:space="preserve"> </w:t>
      </w:r>
    </w:p>
    <w:p w14:paraId="5D570A91" w14:textId="40F8F7B2" w:rsidR="00C2627D" w:rsidRPr="00484837" w:rsidRDefault="00C2627D" w:rsidP="00B578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sz w:val="10"/>
        </w:rPr>
      </w:pPr>
      <w:r w:rsidRPr="00484837">
        <w:tab/>
      </w:r>
    </w:p>
    <w:p w14:paraId="6F3D55C2" w14:textId="7CC61201" w:rsidR="00C2627D" w:rsidRPr="00484837" w:rsidRDefault="00C2627D" w:rsidP="00C2627D">
      <w:pPr>
        <w:pStyle w:val="H1"/>
        <w:ind w:right="1260"/>
      </w:pPr>
      <w:r w:rsidRPr="00484837">
        <w:tab/>
      </w:r>
      <w:r w:rsidRPr="00484837">
        <w:tab/>
        <w:t>Programme performance in 202</w:t>
      </w:r>
      <w:r w:rsidR="00876A81">
        <w:t>4</w:t>
      </w:r>
      <w:r w:rsidRPr="00484837">
        <w:t xml:space="preserve"> </w:t>
      </w:r>
    </w:p>
    <w:p w14:paraId="1F0FE1B3" w14:textId="77777777"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524AFF" w14:textId="77777777" w:rsidR="00C2627D" w:rsidRPr="00484837"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313F09A" w14:textId="4F7C84DC" w:rsidR="00C2627D" w:rsidRPr="00B57884" w:rsidRDefault="00C2627D" w:rsidP="00221631">
      <w:pPr>
        <w:pStyle w:val="H23"/>
        <w:ind w:left="1260" w:right="1260" w:hanging="1260"/>
        <w:rPr>
          <w:color w:val="F1A983" w:themeColor="accent2" w:themeTint="99"/>
          <w:lang w:val="en-GB"/>
        </w:rPr>
      </w:pPr>
      <w:r w:rsidRPr="00484837">
        <w:rPr>
          <w:lang w:val="en-GB"/>
        </w:rPr>
        <w:tab/>
      </w:r>
      <w:r w:rsidR="00E83077">
        <w:rPr>
          <w:lang w:val="en-GB"/>
        </w:rPr>
        <w:t>I</w:t>
      </w:r>
      <w:r w:rsidR="00E83077" w:rsidRPr="00E83077">
        <w:rPr>
          <w:lang w:val="en-GB"/>
        </w:rPr>
        <w:t>nclusive</w:t>
      </w:r>
      <w:r w:rsidR="006667E6">
        <w:rPr>
          <w:lang w:val="en-GB"/>
        </w:rPr>
        <w:t xml:space="preserve"> </w:t>
      </w:r>
      <w:r w:rsidR="00374832">
        <w:rPr>
          <w:lang w:val="en-GB"/>
        </w:rPr>
        <w:t>en</w:t>
      </w:r>
      <w:r w:rsidR="00E83077">
        <w:rPr>
          <w:lang w:val="en-GB"/>
        </w:rPr>
        <w:t xml:space="preserve">gagement </w:t>
      </w:r>
      <w:r w:rsidR="00CD53DA">
        <w:rPr>
          <w:lang w:val="en-GB"/>
        </w:rPr>
        <w:t xml:space="preserve">on the </w:t>
      </w:r>
      <w:r w:rsidR="00CD53DA" w:rsidRPr="002D4DD1">
        <w:rPr>
          <w:rFonts w:eastAsia="Aptos"/>
        </w:rPr>
        <w:t xml:space="preserve">transition </w:t>
      </w:r>
      <w:r w:rsidR="00CD53DA">
        <w:rPr>
          <w:rFonts w:eastAsia="Aptos"/>
        </w:rPr>
        <w:t>of the Mission</w:t>
      </w:r>
      <w:r w:rsidR="00E83077" w:rsidRPr="00E83077">
        <w:rPr>
          <w:lang w:val="en-GB"/>
        </w:rPr>
        <w:t xml:space="preserve"> </w:t>
      </w:r>
    </w:p>
    <w:p w14:paraId="3F02273A" w14:textId="77777777" w:rsidR="00C2627D" w:rsidRPr="00B57884"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color w:val="F1A983" w:themeColor="accent2" w:themeTint="99"/>
          <w:sz w:val="10"/>
        </w:rPr>
      </w:pPr>
    </w:p>
    <w:p w14:paraId="4D043A69" w14:textId="2779ED7C" w:rsidR="00C2627D" w:rsidRPr="00052E78" w:rsidRDefault="005A73D4">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jc w:val="both"/>
        <w:rPr>
          <w:rFonts w:eastAsia="Aptos"/>
        </w:rPr>
      </w:pPr>
      <w:r w:rsidRPr="29C7C317">
        <w:rPr>
          <w:rFonts w:eastAsia="Aptos"/>
        </w:rPr>
        <w:t>F</w:t>
      </w:r>
      <w:r w:rsidR="7414912A" w:rsidRPr="29C7C317">
        <w:rPr>
          <w:rFonts w:eastAsia="Aptos"/>
        </w:rPr>
        <w:t>ollowing the adoption of Security Council resolution 2732 (2024), UNAMI realigned its efforts to focus on the four streamlined areas outlined in the mandate, including the provision of its good offices and technical assistance to the Kurdistan Region parliamentary elections held in October 2024</w:t>
      </w:r>
      <w:r w:rsidR="00C947F1" w:rsidRPr="29C7C317">
        <w:rPr>
          <w:rFonts w:eastAsia="Aptos"/>
        </w:rPr>
        <w:t>, the promotion and protection of human rights, and facilitation of development tasks</w:t>
      </w:r>
      <w:r w:rsidR="7414912A" w:rsidRPr="29C7C317">
        <w:rPr>
          <w:rFonts w:eastAsia="Aptos"/>
        </w:rPr>
        <w:t xml:space="preserve">. The Mission intensified its facilitation of dialogue and progress towards the final resolution of outstanding issues between Iraq and Kuwait, in preparation to address the Security Council’s request to the Secretary-General to make recommendations for an </w:t>
      </w:r>
      <w:r w:rsidR="00337D26">
        <w:rPr>
          <w:rFonts w:eastAsia="Aptos"/>
        </w:rPr>
        <w:t>‘</w:t>
      </w:r>
      <w:r w:rsidR="7414912A" w:rsidRPr="29C7C317">
        <w:rPr>
          <w:rFonts w:eastAsia="Aptos"/>
        </w:rPr>
        <w:t>appropriate follow-on mechanism</w:t>
      </w:r>
      <w:r w:rsidR="00337D26">
        <w:rPr>
          <w:rFonts w:eastAsia="Aptos"/>
        </w:rPr>
        <w:t>’</w:t>
      </w:r>
      <w:r w:rsidR="7414912A" w:rsidRPr="29C7C317">
        <w:rPr>
          <w:rFonts w:eastAsia="Aptos"/>
        </w:rPr>
        <w:t>. The Mission simultaneously began its work to prepare</w:t>
      </w:r>
      <w:r w:rsidR="006E3436" w:rsidRPr="29C7C317">
        <w:rPr>
          <w:rFonts w:eastAsia="Aptos"/>
        </w:rPr>
        <w:t>, in consultation with the Government of Iraq,</w:t>
      </w:r>
      <w:r w:rsidR="001D654C" w:rsidRPr="29C7C317">
        <w:rPr>
          <w:rFonts w:eastAsia="Aptos"/>
        </w:rPr>
        <w:t xml:space="preserve"> </w:t>
      </w:r>
      <w:r w:rsidR="7414912A" w:rsidRPr="29C7C317">
        <w:rPr>
          <w:rFonts w:eastAsia="Aptos"/>
        </w:rPr>
        <w:t xml:space="preserve">the Secretary-General’s transition and liquidation </w:t>
      </w:r>
      <w:r w:rsidR="7414912A" w:rsidRPr="29C7C317">
        <w:rPr>
          <w:rFonts w:eastAsia="Aptos"/>
        </w:rPr>
        <w:lastRenderedPageBreak/>
        <w:t xml:space="preserve">plan for submission to the Security Council by 31 December 2024, which </w:t>
      </w:r>
      <w:r w:rsidR="0001339E" w:rsidRPr="29C7C317">
        <w:rPr>
          <w:rFonts w:eastAsia="Aptos"/>
        </w:rPr>
        <w:t xml:space="preserve">took </w:t>
      </w:r>
      <w:r w:rsidR="7414912A" w:rsidRPr="29C7C317">
        <w:rPr>
          <w:rFonts w:eastAsia="Aptos"/>
        </w:rPr>
        <w:t>into consideration three strategic transition priorities to guide the work of the United Nations system in Iraq as it phases out UNAMI: (a) effective mandate delivery; (b) transfer of tasks to ensure preservation of gains and sustained United Nations support; and (c) safe and gradual mission drawdown</w:t>
      </w:r>
      <w:r w:rsidR="356F8F0F" w:rsidRPr="29C7C317">
        <w:rPr>
          <w:rFonts w:eastAsia="Aptos"/>
        </w:rPr>
        <w:t xml:space="preserve"> by the end of December 2025.</w:t>
      </w:r>
    </w:p>
    <w:p w14:paraId="14FC6F39" w14:textId="13B20A17" w:rsidR="517C9950" w:rsidRPr="00052E78" w:rsidRDefault="517C9950" w:rsidP="0001339E">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0"/>
        <w:jc w:val="both"/>
      </w:pPr>
    </w:p>
    <w:p w14:paraId="50B75213" w14:textId="06579A87" w:rsidR="00C2627D" w:rsidRPr="0001339E" w:rsidRDefault="00C2627D" w:rsidP="0001339E">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jc w:val="both"/>
        <w:rPr>
          <w:rFonts w:eastAsia="Aptos"/>
        </w:rPr>
      </w:pPr>
      <w:r w:rsidRPr="0001339E">
        <w:rPr>
          <w:rFonts w:eastAsia="Aptos"/>
        </w:rPr>
        <w:tab/>
        <w:t>Progress towards the objective is presented in the performance measure below (see table 1).</w:t>
      </w:r>
    </w:p>
    <w:p w14:paraId="23D47F4A" w14:textId="77777777" w:rsidR="00C2627D" w:rsidRPr="00052E78"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A24124D" w14:textId="77777777" w:rsidR="00C2627D" w:rsidRPr="00052E78" w:rsidRDefault="00C2627D" w:rsidP="00C2627D">
      <w:pPr>
        <w:pStyle w:val="H23"/>
        <w:ind w:right="1260"/>
        <w:rPr>
          <w:b w:val="0"/>
          <w:bCs/>
          <w:lang w:val="en-GB"/>
        </w:rPr>
      </w:pPr>
      <w:r w:rsidRPr="00052E78">
        <w:rPr>
          <w:b w:val="0"/>
          <w:bCs/>
          <w:lang w:val="en-GB"/>
        </w:rPr>
        <w:t>Table 1</w:t>
      </w:r>
    </w:p>
    <w:p w14:paraId="44DED456" w14:textId="77777777" w:rsidR="00C2627D" w:rsidRPr="00052E78" w:rsidRDefault="00C2627D" w:rsidP="00C2627D">
      <w:pPr>
        <w:pStyle w:val="H23"/>
        <w:ind w:right="1260"/>
        <w:rPr>
          <w:lang w:val="en-GB"/>
        </w:rPr>
      </w:pPr>
      <w:r w:rsidRPr="00052E78">
        <w:rPr>
          <w:lang w:val="en-GB"/>
        </w:rPr>
        <w:t>Performance measure</w:t>
      </w:r>
    </w:p>
    <w:p w14:paraId="3384C235" w14:textId="77777777" w:rsidR="00C2627D" w:rsidRPr="00052E78"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71B325D" w14:textId="77777777" w:rsidR="00C2627D" w:rsidRPr="00052E78" w:rsidRDefault="00C2627D" w:rsidP="00C262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052E78" w:rsidRPr="00052E78" w14:paraId="5C520D0B" w14:textId="77777777" w:rsidTr="1B7D18BA">
        <w:trPr>
          <w:tblHeader/>
        </w:trPr>
        <w:tc>
          <w:tcPr>
            <w:tcW w:w="3283" w:type="dxa"/>
            <w:tcBorders>
              <w:top w:val="single" w:sz="4" w:space="0" w:color="auto"/>
              <w:bottom w:val="single" w:sz="12" w:space="0" w:color="auto"/>
            </w:tcBorders>
            <w:shd w:val="clear" w:color="auto" w:fill="auto"/>
            <w:vAlign w:val="bottom"/>
          </w:tcPr>
          <w:p w14:paraId="3967DBB9" w14:textId="7A98DC32" w:rsidR="00C2627D" w:rsidRPr="00052E78" w:rsidRDefault="00C2627D" w:rsidP="00A07A7F">
            <w:pPr>
              <w:spacing w:before="81" w:after="81" w:line="160" w:lineRule="exact"/>
              <w:ind w:right="40"/>
              <w:rPr>
                <w:i/>
                <w:sz w:val="14"/>
              </w:rPr>
            </w:pPr>
            <w:r w:rsidRPr="00052E78">
              <w:rPr>
                <w:i/>
                <w:sz w:val="14"/>
              </w:rPr>
              <w:t>202</w:t>
            </w:r>
            <w:r w:rsidR="00F12853" w:rsidRPr="00052E78">
              <w:rPr>
                <w:i/>
                <w:sz w:val="14"/>
              </w:rPr>
              <w:t>2</w:t>
            </w:r>
            <w:r w:rsidRPr="00052E78">
              <w:rPr>
                <w:i/>
                <w:sz w:val="14"/>
              </w:rPr>
              <w:t xml:space="preserve"> (actual)</w:t>
            </w:r>
          </w:p>
        </w:tc>
        <w:tc>
          <w:tcPr>
            <w:tcW w:w="3283" w:type="dxa"/>
            <w:tcBorders>
              <w:top w:val="single" w:sz="4" w:space="0" w:color="auto"/>
              <w:bottom w:val="single" w:sz="12" w:space="0" w:color="auto"/>
            </w:tcBorders>
            <w:shd w:val="clear" w:color="auto" w:fill="auto"/>
            <w:vAlign w:val="bottom"/>
          </w:tcPr>
          <w:p w14:paraId="60651C0D" w14:textId="2F1F9855" w:rsidR="00C2627D" w:rsidRPr="00052E78" w:rsidRDefault="00C2627D" w:rsidP="00A07A7F">
            <w:pPr>
              <w:spacing w:before="81" w:after="81" w:line="160" w:lineRule="exact"/>
              <w:ind w:left="144" w:right="40"/>
              <w:rPr>
                <w:i/>
                <w:sz w:val="14"/>
              </w:rPr>
            </w:pPr>
            <w:r w:rsidRPr="00052E78">
              <w:rPr>
                <w:i/>
                <w:sz w:val="14"/>
              </w:rPr>
              <w:t>202</w:t>
            </w:r>
            <w:r w:rsidR="00F12853" w:rsidRPr="00052E78">
              <w:rPr>
                <w:i/>
                <w:sz w:val="14"/>
              </w:rPr>
              <w:t>3</w:t>
            </w:r>
            <w:r w:rsidRPr="00052E78">
              <w:rPr>
                <w:i/>
                <w:sz w:val="14"/>
              </w:rPr>
              <w:t xml:space="preserve"> (actual)</w:t>
            </w:r>
          </w:p>
        </w:tc>
        <w:tc>
          <w:tcPr>
            <w:tcW w:w="3283" w:type="dxa"/>
            <w:tcBorders>
              <w:top w:val="single" w:sz="4" w:space="0" w:color="auto"/>
              <w:bottom w:val="single" w:sz="12" w:space="0" w:color="auto"/>
            </w:tcBorders>
            <w:shd w:val="clear" w:color="auto" w:fill="auto"/>
            <w:vAlign w:val="bottom"/>
          </w:tcPr>
          <w:p w14:paraId="21F20261" w14:textId="0722BDE3" w:rsidR="00C2627D" w:rsidRPr="00052E78" w:rsidRDefault="00C2627D" w:rsidP="00A07A7F">
            <w:pPr>
              <w:spacing w:before="81" w:after="81" w:line="160" w:lineRule="exact"/>
              <w:ind w:left="144" w:right="40"/>
              <w:rPr>
                <w:i/>
                <w:sz w:val="14"/>
              </w:rPr>
            </w:pPr>
            <w:r w:rsidRPr="00052E78">
              <w:rPr>
                <w:i/>
                <w:sz w:val="14"/>
              </w:rPr>
              <w:t>202</w:t>
            </w:r>
            <w:r w:rsidR="00F12853" w:rsidRPr="00052E78">
              <w:rPr>
                <w:i/>
                <w:sz w:val="14"/>
              </w:rPr>
              <w:t>4</w:t>
            </w:r>
            <w:r w:rsidRPr="00052E78">
              <w:rPr>
                <w:i/>
                <w:sz w:val="14"/>
              </w:rPr>
              <w:t xml:space="preserve"> (actual)</w:t>
            </w:r>
          </w:p>
        </w:tc>
      </w:tr>
      <w:tr w:rsidR="00052E78" w:rsidRPr="00052E78" w14:paraId="0B1D0F10" w14:textId="77777777" w:rsidTr="1B7D18BA">
        <w:trPr>
          <w:trHeight w:hRule="exact" w:val="115"/>
          <w:tblHeader/>
        </w:trPr>
        <w:tc>
          <w:tcPr>
            <w:tcW w:w="3283" w:type="dxa"/>
            <w:tcBorders>
              <w:top w:val="single" w:sz="12" w:space="0" w:color="auto"/>
            </w:tcBorders>
            <w:shd w:val="clear" w:color="auto" w:fill="auto"/>
            <w:vAlign w:val="bottom"/>
          </w:tcPr>
          <w:p w14:paraId="52CB359D" w14:textId="77777777" w:rsidR="00C2627D" w:rsidRPr="00052E78" w:rsidRDefault="00C2627D" w:rsidP="00A07A7F">
            <w:pPr>
              <w:spacing w:before="40" w:after="120"/>
              <w:ind w:right="40"/>
            </w:pPr>
          </w:p>
        </w:tc>
        <w:tc>
          <w:tcPr>
            <w:tcW w:w="3283" w:type="dxa"/>
            <w:tcBorders>
              <w:top w:val="single" w:sz="12" w:space="0" w:color="auto"/>
            </w:tcBorders>
            <w:shd w:val="clear" w:color="auto" w:fill="auto"/>
            <w:vAlign w:val="bottom"/>
          </w:tcPr>
          <w:p w14:paraId="58D4A0F9" w14:textId="77777777" w:rsidR="00C2627D" w:rsidRPr="00052E78" w:rsidRDefault="00C2627D" w:rsidP="00A07A7F">
            <w:pPr>
              <w:spacing w:before="40" w:after="120"/>
              <w:ind w:left="144" w:right="40"/>
            </w:pPr>
          </w:p>
        </w:tc>
        <w:tc>
          <w:tcPr>
            <w:tcW w:w="3283" w:type="dxa"/>
            <w:tcBorders>
              <w:top w:val="single" w:sz="12" w:space="0" w:color="auto"/>
            </w:tcBorders>
            <w:shd w:val="clear" w:color="auto" w:fill="auto"/>
            <w:vAlign w:val="bottom"/>
          </w:tcPr>
          <w:p w14:paraId="70306199" w14:textId="77777777" w:rsidR="00C2627D" w:rsidRPr="00052E78" w:rsidRDefault="00C2627D" w:rsidP="00A07A7F">
            <w:pPr>
              <w:spacing w:before="40" w:after="120"/>
              <w:ind w:left="144" w:right="40"/>
            </w:pPr>
          </w:p>
        </w:tc>
      </w:tr>
      <w:tr w:rsidR="00052E78" w:rsidRPr="00052E78" w14:paraId="73D02578" w14:textId="77777777" w:rsidTr="0086449D">
        <w:tc>
          <w:tcPr>
            <w:tcW w:w="3283" w:type="dxa"/>
            <w:shd w:val="clear" w:color="auto" w:fill="auto"/>
          </w:tcPr>
          <w:p w14:paraId="74D7A29D" w14:textId="310D7E15" w:rsidR="00C2627D" w:rsidRPr="00052E78" w:rsidRDefault="006C755F" w:rsidP="0086449D">
            <w:pPr>
              <w:tabs>
                <w:tab w:val="left" w:pos="288"/>
                <w:tab w:val="left" w:pos="576"/>
                <w:tab w:val="left" w:pos="864"/>
                <w:tab w:val="left" w:pos="1152"/>
              </w:tabs>
              <w:spacing w:before="40" w:after="120"/>
              <w:ind w:right="40"/>
              <w:jc w:val="right"/>
              <w:rPr>
                <w:spacing w:val="2"/>
              </w:rPr>
            </w:pPr>
            <w:r w:rsidRPr="001732C3">
              <w:rPr>
                <w:rFonts w:eastAsia="Calibri"/>
                <w:sz w:val="17"/>
                <w:szCs w:val="17"/>
              </w:rPr>
              <w:t>–</w:t>
            </w:r>
          </w:p>
        </w:tc>
        <w:tc>
          <w:tcPr>
            <w:tcW w:w="3283" w:type="dxa"/>
            <w:shd w:val="clear" w:color="auto" w:fill="auto"/>
          </w:tcPr>
          <w:p w14:paraId="0F865E05" w14:textId="083CC356" w:rsidR="00C2627D" w:rsidRPr="00052E78" w:rsidRDefault="006C755F" w:rsidP="0086449D">
            <w:pPr>
              <w:tabs>
                <w:tab w:val="left" w:pos="288"/>
                <w:tab w:val="left" w:pos="576"/>
                <w:tab w:val="left" w:pos="864"/>
                <w:tab w:val="left" w:pos="1152"/>
              </w:tabs>
              <w:spacing w:before="40" w:after="120"/>
              <w:ind w:left="144" w:right="40"/>
              <w:jc w:val="right"/>
              <w:rPr>
                <w:spacing w:val="2"/>
              </w:rPr>
            </w:pPr>
            <w:r w:rsidRPr="001732C3">
              <w:rPr>
                <w:rFonts w:eastAsia="Calibri"/>
                <w:sz w:val="17"/>
                <w:szCs w:val="17"/>
              </w:rPr>
              <w:t>–</w:t>
            </w:r>
          </w:p>
        </w:tc>
        <w:tc>
          <w:tcPr>
            <w:tcW w:w="3283" w:type="dxa"/>
            <w:shd w:val="clear" w:color="auto" w:fill="auto"/>
          </w:tcPr>
          <w:p w14:paraId="30D19865" w14:textId="33FA06D9" w:rsidR="00C2627D" w:rsidRPr="00052E78" w:rsidRDefault="0006405C" w:rsidP="00A07A7F">
            <w:pPr>
              <w:tabs>
                <w:tab w:val="left" w:pos="288"/>
                <w:tab w:val="left" w:pos="576"/>
                <w:tab w:val="left" w:pos="864"/>
                <w:tab w:val="left" w:pos="1152"/>
              </w:tabs>
              <w:spacing w:before="40" w:after="120"/>
              <w:ind w:left="144" w:right="40"/>
              <w:rPr>
                <w:spacing w:val="2"/>
              </w:rPr>
            </w:pPr>
            <w:r>
              <w:rPr>
                <w:rFonts w:eastAsia="Times New Roman"/>
              </w:rPr>
              <w:t>Progress made towards residual mandated tasks including the c</w:t>
            </w:r>
            <w:r w:rsidR="24FA1B8D" w:rsidRPr="00052E78">
              <w:rPr>
                <w:rFonts w:eastAsia="Times New Roman"/>
              </w:rPr>
              <w:t>oordinated engagement with the Government of Iraq on transition</w:t>
            </w:r>
            <w:r w:rsidR="2966C53B" w:rsidRPr="00052E78">
              <w:rPr>
                <w:rFonts w:eastAsia="Times New Roman"/>
              </w:rPr>
              <w:t xml:space="preserve"> and </w:t>
            </w:r>
            <w:r w:rsidR="24FA1B8D" w:rsidRPr="00052E78">
              <w:rPr>
                <w:rFonts w:eastAsia="Times New Roman"/>
              </w:rPr>
              <w:t>finalization of a transition and liquidation plan</w:t>
            </w:r>
            <w:r w:rsidR="78B61F7D" w:rsidRPr="00052E78">
              <w:rPr>
                <w:rFonts w:eastAsia="Times New Roman"/>
              </w:rPr>
              <w:t>.</w:t>
            </w:r>
          </w:p>
        </w:tc>
      </w:tr>
      <w:tr w:rsidR="00C2627D" w:rsidRPr="00484837" w14:paraId="416F3A74" w14:textId="77777777" w:rsidTr="1B7D18BA">
        <w:trPr>
          <w:trHeight w:hRule="exact" w:val="29"/>
        </w:trPr>
        <w:tc>
          <w:tcPr>
            <w:tcW w:w="3283" w:type="dxa"/>
            <w:tcBorders>
              <w:bottom w:val="single" w:sz="12" w:space="0" w:color="auto"/>
            </w:tcBorders>
            <w:shd w:val="clear" w:color="auto" w:fill="auto"/>
          </w:tcPr>
          <w:p w14:paraId="133A5113" w14:textId="77777777" w:rsidR="00C2627D" w:rsidRPr="00484837" w:rsidRDefault="00C2627D" w:rsidP="00A07A7F">
            <w:pPr>
              <w:tabs>
                <w:tab w:val="left" w:pos="288"/>
                <w:tab w:val="left" w:pos="576"/>
                <w:tab w:val="left" w:pos="864"/>
                <w:tab w:val="left" w:pos="1152"/>
              </w:tabs>
              <w:spacing w:before="40" w:after="120"/>
              <w:ind w:right="40"/>
            </w:pPr>
          </w:p>
        </w:tc>
        <w:tc>
          <w:tcPr>
            <w:tcW w:w="3283" w:type="dxa"/>
            <w:tcBorders>
              <w:bottom w:val="single" w:sz="12" w:space="0" w:color="auto"/>
            </w:tcBorders>
            <w:shd w:val="clear" w:color="auto" w:fill="auto"/>
          </w:tcPr>
          <w:p w14:paraId="3F450FB5" w14:textId="77777777" w:rsidR="00C2627D" w:rsidRPr="00484837" w:rsidRDefault="00C2627D" w:rsidP="00A07A7F">
            <w:pPr>
              <w:tabs>
                <w:tab w:val="left" w:pos="288"/>
                <w:tab w:val="left" w:pos="576"/>
                <w:tab w:val="left" w:pos="864"/>
                <w:tab w:val="left" w:pos="1152"/>
              </w:tabs>
              <w:spacing w:before="40" w:after="120"/>
              <w:ind w:left="144" w:right="40"/>
            </w:pPr>
          </w:p>
        </w:tc>
        <w:tc>
          <w:tcPr>
            <w:tcW w:w="3283" w:type="dxa"/>
            <w:tcBorders>
              <w:bottom w:val="single" w:sz="12" w:space="0" w:color="auto"/>
            </w:tcBorders>
            <w:shd w:val="clear" w:color="auto" w:fill="auto"/>
          </w:tcPr>
          <w:p w14:paraId="5778695F" w14:textId="77777777" w:rsidR="00C2627D" w:rsidRPr="00484837" w:rsidRDefault="00C2627D" w:rsidP="00A07A7F">
            <w:pPr>
              <w:tabs>
                <w:tab w:val="left" w:pos="288"/>
                <w:tab w:val="left" w:pos="576"/>
                <w:tab w:val="left" w:pos="864"/>
                <w:tab w:val="left" w:pos="1152"/>
              </w:tabs>
              <w:spacing w:before="40" w:after="120"/>
              <w:ind w:left="144" w:right="40"/>
            </w:pPr>
          </w:p>
        </w:tc>
      </w:tr>
    </w:tbl>
    <w:p w14:paraId="4471091C" w14:textId="77777777" w:rsidR="00ED0800" w:rsidRDefault="00C2627D" w:rsidP="00C2627D">
      <w:pPr>
        <w:pStyle w:val="H1"/>
        <w:ind w:right="1260"/>
      </w:pPr>
      <w:r w:rsidRPr="00484837">
        <w:tab/>
      </w:r>
      <w:r w:rsidRPr="00484837">
        <w:tab/>
      </w:r>
    </w:p>
    <w:p w14:paraId="78036619" w14:textId="77777777" w:rsidR="00BA4F80" w:rsidRPr="00B31547" w:rsidRDefault="00BA4F80" w:rsidP="00B0055A">
      <w:pPr>
        <w:pStyle w:val="BodyText"/>
        <w:spacing w:before="130"/>
      </w:pPr>
    </w:p>
    <w:p w14:paraId="7AEBA600" w14:textId="2CE9F778" w:rsidR="00CA14AF" w:rsidRDefault="0021785F" w:rsidP="0021785F">
      <w:pPr>
        <w:pStyle w:val="H1"/>
        <w:ind w:right="1260"/>
      </w:pPr>
      <w:r w:rsidRPr="00484837">
        <w:tab/>
      </w:r>
      <w:r w:rsidRPr="00484837">
        <w:tab/>
      </w:r>
      <w:r w:rsidRPr="00D60D09">
        <w:t>Plan</w:t>
      </w:r>
      <w:r w:rsidRPr="00822A13">
        <w:t>ned a</w:t>
      </w:r>
      <w:r w:rsidR="00CA14AF" w:rsidRPr="00822A13">
        <w:t>ctiv</w:t>
      </w:r>
      <w:r w:rsidR="00CA14AF" w:rsidRPr="00D60D09">
        <w:t xml:space="preserve">ities during the </w:t>
      </w:r>
      <w:r w:rsidR="009538F4" w:rsidRPr="00D60D09">
        <w:t>liquidation</w:t>
      </w:r>
      <w:r w:rsidR="00CA14AF" w:rsidRPr="00D60D09">
        <w:t xml:space="preserve"> period</w:t>
      </w:r>
      <w:r w:rsidR="00F378FE" w:rsidRPr="00D60D09">
        <w:t xml:space="preserve"> in 2026</w:t>
      </w:r>
    </w:p>
    <w:p w14:paraId="73F8528E" w14:textId="77777777" w:rsidR="0021785F" w:rsidRPr="00D60D09" w:rsidRDefault="0021785F" w:rsidP="0021785F"/>
    <w:p w14:paraId="367A7FE3" w14:textId="7146B823" w:rsidR="002F4EDB" w:rsidRDefault="00CA14AF" w:rsidP="00F13067">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776666">
        <w:tab/>
      </w:r>
      <w:r w:rsidR="002F4EDB" w:rsidRPr="00B31547">
        <w:t>Major</w:t>
      </w:r>
      <w:r w:rsidR="002F4EDB" w:rsidRPr="00B31547">
        <w:rPr>
          <w:spacing w:val="39"/>
        </w:rPr>
        <w:t xml:space="preserve"> </w:t>
      </w:r>
      <w:r w:rsidR="002F4EDB" w:rsidRPr="00B31547">
        <w:t>liquidation</w:t>
      </w:r>
      <w:r w:rsidR="002F4EDB" w:rsidRPr="00B31547">
        <w:rPr>
          <w:spacing w:val="40"/>
        </w:rPr>
        <w:t xml:space="preserve"> </w:t>
      </w:r>
      <w:r w:rsidR="002F4EDB" w:rsidRPr="00B31547">
        <w:t>activities</w:t>
      </w:r>
      <w:r w:rsidR="002F4EDB" w:rsidRPr="00B31547">
        <w:rPr>
          <w:spacing w:val="40"/>
        </w:rPr>
        <w:t xml:space="preserve"> </w:t>
      </w:r>
      <w:r w:rsidR="002F4EDB" w:rsidRPr="00B31547">
        <w:t>during</w:t>
      </w:r>
      <w:r w:rsidR="002F4EDB" w:rsidRPr="00B31547">
        <w:rPr>
          <w:spacing w:val="39"/>
        </w:rPr>
        <w:t xml:space="preserve"> </w:t>
      </w:r>
      <w:r w:rsidR="002F4EDB" w:rsidRPr="00B31547">
        <w:t>the</w:t>
      </w:r>
      <w:r w:rsidR="002F4EDB" w:rsidRPr="00B31547">
        <w:rPr>
          <w:spacing w:val="37"/>
        </w:rPr>
        <w:t xml:space="preserve"> </w:t>
      </w:r>
      <w:r w:rsidR="002F4EDB" w:rsidRPr="00B31547">
        <w:t>period</w:t>
      </w:r>
      <w:r w:rsidR="002F4EDB" w:rsidRPr="00B31547">
        <w:rPr>
          <w:spacing w:val="39"/>
        </w:rPr>
        <w:t xml:space="preserve"> </w:t>
      </w:r>
      <w:r w:rsidR="002F4EDB" w:rsidRPr="00B31547">
        <w:t>from</w:t>
      </w:r>
      <w:r w:rsidR="002F4EDB" w:rsidRPr="00B31547">
        <w:rPr>
          <w:spacing w:val="40"/>
        </w:rPr>
        <w:t xml:space="preserve"> </w:t>
      </w:r>
      <w:r w:rsidR="002F4EDB" w:rsidRPr="00B31547">
        <w:t>1</w:t>
      </w:r>
      <w:r w:rsidR="002F4EDB" w:rsidRPr="00B31547">
        <w:rPr>
          <w:spacing w:val="40"/>
        </w:rPr>
        <w:t xml:space="preserve"> </w:t>
      </w:r>
      <w:r w:rsidR="002F4EDB" w:rsidRPr="00B31547">
        <w:t>January</w:t>
      </w:r>
      <w:r w:rsidR="002F4EDB" w:rsidRPr="00B31547">
        <w:rPr>
          <w:spacing w:val="40"/>
        </w:rPr>
        <w:t xml:space="preserve"> </w:t>
      </w:r>
      <w:r w:rsidR="002F4EDB" w:rsidRPr="00B31547">
        <w:t>to</w:t>
      </w:r>
      <w:r w:rsidR="002F4EDB" w:rsidRPr="00B31547">
        <w:rPr>
          <w:spacing w:val="40"/>
        </w:rPr>
        <w:t xml:space="preserve"> </w:t>
      </w:r>
      <w:r w:rsidR="002F4EDB" w:rsidRPr="00B31547">
        <w:t>30 September</w:t>
      </w:r>
      <w:r w:rsidR="002F4EDB" w:rsidRPr="00B31547">
        <w:rPr>
          <w:spacing w:val="40"/>
        </w:rPr>
        <w:t xml:space="preserve"> </w:t>
      </w:r>
      <w:r w:rsidR="002F4EDB" w:rsidRPr="00B31547">
        <w:t>2026 will</w:t>
      </w:r>
      <w:r w:rsidR="002F4EDB" w:rsidRPr="00B31547">
        <w:rPr>
          <w:spacing w:val="40"/>
        </w:rPr>
        <w:t xml:space="preserve"> </w:t>
      </w:r>
      <w:r w:rsidR="002F4EDB" w:rsidRPr="00B31547">
        <w:t>include</w:t>
      </w:r>
      <w:r w:rsidR="00FD56F7">
        <w:t xml:space="preserve"> the following</w:t>
      </w:r>
      <w:r w:rsidR="00C216D0">
        <w:rPr>
          <w:spacing w:val="40"/>
        </w:rPr>
        <w:t>:</w:t>
      </w:r>
    </w:p>
    <w:p w14:paraId="1A3D10F2" w14:textId="4BE859BE" w:rsidR="005352F8" w:rsidRDefault="005352F8" w:rsidP="00EB6758">
      <w:pPr>
        <w:pStyle w:val="ListParagraph"/>
        <w:numPr>
          <w:ilvl w:val="3"/>
          <w:numId w:val="21"/>
        </w:numPr>
        <w:tabs>
          <w:tab w:val="clear" w:pos="2592"/>
          <w:tab w:val="right" w:pos="1022"/>
          <w:tab w:val="left" w:pos="1267"/>
          <w:tab w:val="left" w:pos="1800"/>
          <w:tab w:val="left" w:pos="2218"/>
          <w:tab w:val="left" w:pos="3182"/>
          <w:tab w:val="left" w:pos="3658"/>
          <w:tab w:val="left" w:pos="4133"/>
          <w:tab w:val="left" w:pos="4622"/>
          <w:tab w:val="left" w:pos="5098"/>
          <w:tab w:val="left" w:pos="5573"/>
          <w:tab w:val="left" w:pos="6048"/>
        </w:tabs>
        <w:suppressAutoHyphens w:val="0"/>
        <w:spacing w:after="120"/>
        <w:ind w:left="1800"/>
        <w:contextualSpacing w:val="0"/>
        <w:jc w:val="both"/>
      </w:pPr>
      <w:r w:rsidRPr="005352F8">
        <w:t>Physically close and conduct the environmental remediation and handover of the two liquidation locations (</w:t>
      </w:r>
      <w:r w:rsidR="007F08F5">
        <w:t>Basra</w:t>
      </w:r>
      <w:r w:rsidRPr="005352F8">
        <w:t xml:space="preserve"> and </w:t>
      </w:r>
      <w:r w:rsidR="007F08F5">
        <w:t>Kuwait</w:t>
      </w:r>
      <w:r w:rsidRPr="005352F8">
        <w:t>)</w:t>
      </w:r>
      <w:r w:rsidR="00890EED">
        <w:t xml:space="preserve">.  </w:t>
      </w:r>
      <w:r w:rsidR="00660B3B" w:rsidRPr="14D0FF16">
        <w:t>The Tehran Liaison Office will be closed in February 2026</w:t>
      </w:r>
      <w:r w:rsidR="00437B7F">
        <w:t>,</w:t>
      </w:r>
      <w:r w:rsidR="00443652">
        <w:t xml:space="preserve"> </w:t>
      </w:r>
      <w:r w:rsidR="00660B3B">
        <w:t>and where</w:t>
      </w:r>
      <w:r w:rsidR="00443652">
        <w:t xml:space="preserve"> feasibl</w:t>
      </w:r>
      <w:r w:rsidR="00646460">
        <w:t>e</w:t>
      </w:r>
      <w:r w:rsidR="00443652">
        <w:t xml:space="preserve">, </w:t>
      </w:r>
      <w:r w:rsidR="00660B3B" w:rsidRPr="14D0FF16">
        <w:t xml:space="preserve">residual activities </w:t>
      </w:r>
      <w:r w:rsidR="0035164B">
        <w:t xml:space="preserve">will be transferred </w:t>
      </w:r>
      <w:r w:rsidR="00660B3B" w:rsidRPr="14D0FF16">
        <w:t>to UNAMA</w:t>
      </w:r>
      <w:r w:rsidR="00660B3B">
        <w:t>.</w:t>
      </w:r>
    </w:p>
    <w:p w14:paraId="632B0CA4" w14:textId="5416E570" w:rsidR="005352F8" w:rsidRDefault="005352F8" w:rsidP="00EB6758">
      <w:pPr>
        <w:pStyle w:val="ListParagraph"/>
        <w:numPr>
          <w:ilvl w:val="3"/>
          <w:numId w:val="21"/>
        </w:numPr>
        <w:tabs>
          <w:tab w:val="clear" w:pos="2592"/>
          <w:tab w:val="right" w:pos="1022"/>
          <w:tab w:val="left" w:pos="1267"/>
          <w:tab w:val="left" w:pos="1800"/>
          <w:tab w:val="left" w:pos="2218"/>
          <w:tab w:val="left" w:pos="3182"/>
          <w:tab w:val="left" w:pos="3658"/>
          <w:tab w:val="left" w:pos="4133"/>
          <w:tab w:val="left" w:pos="4622"/>
          <w:tab w:val="left" w:pos="5098"/>
          <w:tab w:val="left" w:pos="5573"/>
          <w:tab w:val="left" w:pos="6048"/>
        </w:tabs>
        <w:suppressAutoHyphens w:val="0"/>
        <w:spacing w:after="120"/>
        <w:ind w:left="1800"/>
        <w:contextualSpacing w:val="0"/>
        <w:jc w:val="both"/>
      </w:pPr>
      <w:r w:rsidRPr="005352F8">
        <w:t>Repatriate th</w:t>
      </w:r>
      <w:r w:rsidR="00363C37">
        <w:t>e remaining</w:t>
      </w:r>
      <w:r w:rsidRPr="005352F8">
        <w:t xml:space="preserve"> </w:t>
      </w:r>
      <w:r w:rsidR="00171122">
        <w:t>3</w:t>
      </w:r>
      <w:r w:rsidR="00221631">
        <w:t>0</w:t>
      </w:r>
      <w:r w:rsidR="00171122">
        <w:t xml:space="preserve"> </w:t>
      </w:r>
      <w:r w:rsidRPr="005352F8">
        <w:t>guard unit</w:t>
      </w:r>
      <w:r w:rsidR="00636225">
        <w:t xml:space="preserve"> personnel</w:t>
      </w:r>
      <w:r w:rsidR="00171122">
        <w:t xml:space="preserve"> by 30 September 2026,</w:t>
      </w:r>
      <w:r w:rsidRPr="005352F8">
        <w:t xml:space="preserve"> with their contingent-owned equipment; </w:t>
      </w:r>
    </w:p>
    <w:p w14:paraId="1F5DB61B" w14:textId="1CA57366" w:rsidR="005352F8" w:rsidRDefault="005352F8" w:rsidP="00EB6758">
      <w:pPr>
        <w:pStyle w:val="ListParagraph"/>
        <w:numPr>
          <w:ilvl w:val="3"/>
          <w:numId w:val="21"/>
        </w:numPr>
        <w:tabs>
          <w:tab w:val="clear" w:pos="2592"/>
          <w:tab w:val="right" w:pos="1022"/>
          <w:tab w:val="left" w:pos="1267"/>
          <w:tab w:val="left" w:pos="1800"/>
          <w:tab w:val="left" w:pos="2218"/>
          <w:tab w:val="left" w:pos="3182"/>
          <w:tab w:val="left" w:pos="3658"/>
          <w:tab w:val="left" w:pos="4133"/>
          <w:tab w:val="left" w:pos="4622"/>
          <w:tab w:val="left" w:pos="5098"/>
          <w:tab w:val="left" w:pos="5573"/>
          <w:tab w:val="left" w:pos="6048"/>
        </w:tabs>
        <w:suppressAutoHyphens w:val="0"/>
        <w:spacing w:after="120"/>
        <w:ind w:left="1800"/>
        <w:contextualSpacing w:val="0"/>
        <w:jc w:val="both"/>
      </w:pPr>
      <w:r w:rsidRPr="005352F8">
        <w:t>Administratively separate all remaining civilian personnel</w:t>
      </w:r>
      <w:r w:rsidR="005E3C21">
        <w:t xml:space="preserve"> associated with the liquidation process</w:t>
      </w:r>
      <w:r w:rsidR="008908F4">
        <w:t xml:space="preserve"> by 30 September 2026</w:t>
      </w:r>
      <w:r w:rsidRPr="005352F8">
        <w:t xml:space="preserve">;  </w:t>
      </w:r>
    </w:p>
    <w:p w14:paraId="056FC538" w14:textId="22AFDE30" w:rsidR="002248C7" w:rsidRDefault="008A3D6C" w:rsidP="00EB6758">
      <w:pPr>
        <w:pStyle w:val="ListParagraph"/>
        <w:numPr>
          <w:ilvl w:val="3"/>
          <w:numId w:val="21"/>
        </w:numPr>
        <w:tabs>
          <w:tab w:val="clear" w:pos="2592"/>
          <w:tab w:val="right" w:pos="1022"/>
          <w:tab w:val="left" w:pos="1267"/>
          <w:tab w:val="left" w:pos="1800"/>
          <w:tab w:val="left" w:pos="2218"/>
          <w:tab w:val="left" w:pos="3182"/>
          <w:tab w:val="left" w:pos="3658"/>
          <w:tab w:val="left" w:pos="4133"/>
          <w:tab w:val="left" w:pos="4622"/>
          <w:tab w:val="left" w:pos="5098"/>
          <w:tab w:val="left" w:pos="5573"/>
          <w:tab w:val="left" w:pos="6048"/>
        </w:tabs>
        <w:suppressAutoHyphens w:val="0"/>
        <w:spacing w:after="120"/>
        <w:ind w:left="1800"/>
        <w:contextualSpacing w:val="0"/>
        <w:jc w:val="both"/>
      </w:pPr>
      <w:r>
        <w:t>Re</w:t>
      </w:r>
      <w:r w:rsidR="00C216D0">
        <w:t xml:space="preserve">concile and close financial records, </w:t>
      </w:r>
      <w:r w:rsidR="00C216D0" w:rsidRPr="00B31547">
        <w:t>as well as the settlement</w:t>
      </w:r>
      <w:r w:rsidR="00C216D0" w:rsidRPr="00B31547">
        <w:rPr>
          <w:spacing w:val="40"/>
        </w:rPr>
        <w:t xml:space="preserve"> </w:t>
      </w:r>
      <w:r w:rsidR="00C216D0" w:rsidRPr="00B31547">
        <w:t>of</w:t>
      </w:r>
      <w:r w:rsidR="00C216D0" w:rsidRPr="00B31547">
        <w:rPr>
          <w:spacing w:val="40"/>
        </w:rPr>
        <w:t xml:space="preserve"> </w:t>
      </w:r>
      <w:r w:rsidR="00C216D0" w:rsidRPr="00B31547">
        <w:t>legal</w:t>
      </w:r>
      <w:r w:rsidR="00C216D0" w:rsidRPr="00B31547">
        <w:rPr>
          <w:spacing w:val="40"/>
        </w:rPr>
        <w:t xml:space="preserve"> </w:t>
      </w:r>
      <w:r w:rsidR="00C216D0" w:rsidRPr="00B31547">
        <w:t>and</w:t>
      </w:r>
      <w:r w:rsidR="00C216D0" w:rsidRPr="00B31547">
        <w:rPr>
          <w:spacing w:val="40"/>
        </w:rPr>
        <w:t xml:space="preserve"> </w:t>
      </w:r>
      <w:r w:rsidR="00C216D0" w:rsidRPr="00B31547">
        <w:t>administrative</w:t>
      </w:r>
      <w:r w:rsidR="00C216D0" w:rsidRPr="00B31547">
        <w:rPr>
          <w:spacing w:val="40"/>
        </w:rPr>
        <w:t xml:space="preserve"> </w:t>
      </w:r>
      <w:r w:rsidR="00C216D0" w:rsidRPr="00B31547">
        <w:t>cases</w:t>
      </w:r>
      <w:r w:rsidR="00F6108A">
        <w:t>,</w:t>
      </w:r>
      <w:r w:rsidR="00C216D0" w:rsidRPr="00B31547">
        <w:rPr>
          <w:spacing w:val="40"/>
        </w:rPr>
        <w:t xml:space="preserve"> </w:t>
      </w:r>
      <w:r w:rsidR="00C216D0" w:rsidRPr="00B31547">
        <w:t>as</w:t>
      </w:r>
      <w:r w:rsidR="00C216D0" w:rsidRPr="00B31547">
        <w:rPr>
          <w:spacing w:val="40"/>
        </w:rPr>
        <w:t xml:space="preserve"> </w:t>
      </w:r>
      <w:r w:rsidR="00C216D0" w:rsidRPr="00B31547">
        <w:t>applicable</w:t>
      </w:r>
      <w:r w:rsidR="00C216D0">
        <w:t>;</w:t>
      </w:r>
    </w:p>
    <w:p w14:paraId="7406BE74" w14:textId="1BA32F48" w:rsidR="002603E0" w:rsidRDefault="000A22B4" w:rsidP="00EB6758">
      <w:pPr>
        <w:pStyle w:val="ListParagraph"/>
        <w:numPr>
          <w:ilvl w:val="3"/>
          <w:numId w:val="21"/>
        </w:numPr>
        <w:tabs>
          <w:tab w:val="clear" w:pos="2592"/>
          <w:tab w:val="right" w:pos="1022"/>
          <w:tab w:val="left" w:pos="1267"/>
          <w:tab w:val="left" w:pos="1800"/>
          <w:tab w:val="left" w:pos="2218"/>
          <w:tab w:val="left" w:pos="3182"/>
          <w:tab w:val="left" w:pos="3658"/>
          <w:tab w:val="left" w:pos="4133"/>
          <w:tab w:val="left" w:pos="4622"/>
          <w:tab w:val="left" w:pos="5098"/>
          <w:tab w:val="left" w:pos="5573"/>
          <w:tab w:val="left" w:pos="6048"/>
        </w:tabs>
        <w:suppressAutoHyphens w:val="0"/>
        <w:spacing w:after="120"/>
        <w:ind w:left="1800"/>
        <w:contextualSpacing w:val="0"/>
        <w:jc w:val="both"/>
      </w:pPr>
      <w:r>
        <w:t>Transfer and dispose of archived paper records by 30 June 2026</w:t>
      </w:r>
      <w:r w:rsidR="00C216D0">
        <w:t>;</w:t>
      </w:r>
    </w:p>
    <w:p w14:paraId="27B86DBE" w14:textId="23EBD1E6" w:rsidR="00317263" w:rsidRDefault="00317263" w:rsidP="00EB6758">
      <w:pPr>
        <w:pStyle w:val="ListParagraph"/>
        <w:numPr>
          <w:ilvl w:val="3"/>
          <w:numId w:val="21"/>
        </w:numPr>
        <w:tabs>
          <w:tab w:val="clear" w:pos="2592"/>
          <w:tab w:val="right" w:pos="1022"/>
          <w:tab w:val="left" w:pos="1267"/>
          <w:tab w:val="left" w:pos="1800"/>
          <w:tab w:val="left" w:pos="2218"/>
          <w:tab w:val="left" w:pos="3182"/>
          <w:tab w:val="left" w:pos="3658"/>
          <w:tab w:val="left" w:pos="4133"/>
          <w:tab w:val="left" w:pos="4622"/>
          <w:tab w:val="left" w:pos="5098"/>
          <w:tab w:val="left" w:pos="5573"/>
          <w:tab w:val="left" w:pos="6048"/>
        </w:tabs>
        <w:suppressAutoHyphens w:val="0"/>
        <w:spacing w:after="120"/>
        <w:ind w:left="1800"/>
        <w:contextualSpacing w:val="0"/>
        <w:jc w:val="both"/>
      </w:pPr>
      <w:r w:rsidRPr="005352F8">
        <w:t xml:space="preserve">Dispose of assets (property, plant and equipment, and inventory) in line with the provisions of the </w:t>
      </w:r>
      <w:r w:rsidRPr="00E53E13">
        <w:t xml:space="preserve">United Nations </w:t>
      </w:r>
      <w:r w:rsidRPr="00B31547">
        <w:t>Financial Regulations</w:t>
      </w:r>
      <w:r w:rsidRPr="00E53E13">
        <w:t xml:space="preserve"> </w:t>
      </w:r>
      <w:r w:rsidRPr="00B31547">
        <w:t>and</w:t>
      </w:r>
      <w:r w:rsidRPr="00E53E13">
        <w:t xml:space="preserve"> </w:t>
      </w:r>
      <w:r w:rsidRPr="00B31547">
        <w:t>Rules</w:t>
      </w:r>
      <w:r w:rsidR="0099323F">
        <w:t xml:space="preserve"> and the asset disposition plan</w:t>
      </w:r>
      <w:r>
        <w:t>.</w:t>
      </w:r>
    </w:p>
    <w:p w14:paraId="647E62F0" w14:textId="64612657" w:rsidR="00C50F5A" w:rsidRDefault="006E6C9F" w:rsidP="00F13067">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UNAMI</w:t>
      </w:r>
      <w:r w:rsidR="006D4634" w:rsidRPr="006D4634">
        <w:t xml:space="preserve"> </w:t>
      </w:r>
      <w:r w:rsidR="006D4634" w:rsidRPr="00B31547">
        <w:t>will</w:t>
      </w:r>
      <w:r w:rsidR="00D132C9" w:rsidRPr="00B31547">
        <w:t xml:space="preserve"> establish service-level agreements </w:t>
      </w:r>
      <w:r w:rsidR="00644830">
        <w:t>during 2025</w:t>
      </w:r>
      <w:r w:rsidR="00D132C9" w:rsidRPr="00B31547">
        <w:t xml:space="preserve"> with the Regional Service Centre</w:t>
      </w:r>
      <w:r w:rsidR="00D132C9" w:rsidRPr="00B31547">
        <w:rPr>
          <w:spacing w:val="40"/>
        </w:rPr>
        <w:t xml:space="preserve"> </w:t>
      </w:r>
      <w:r w:rsidR="00D132C9" w:rsidRPr="00B31547">
        <w:t>in</w:t>
      </w:r>
      <w:r w:rsidR="00D132C9" w:rsidRPr="00B31547">
        <w:rPr>
          <w:spacing w:val="40"/>
        </w:rPr>
        <w:t xml:space="preserve"> </w:t>
      </w:r>
      <w:r w:rsidR="00D132C9" w:rsidRPr="00B31547">
        <w:t>Entebbe</w:t>
      </w:r>
      <w:r w:rsidR="00D132C9" w:rsidRPr="00B31547">
        <w:rPr>
          <w:spacing w:val="40"/>
        </w:rPr>
        <w:t xml:space="preserve"> </w:t>
      </w:r>
      <w:r w:rsidR="00D132C9" w:rsidRPr="00B31547">
        <w:t>and</w:t>
      </w:r>
      <w:r w:rsidR="00D132C9" w:rsidRPr="00B31547">
        <w:rPr>
          <w:spacing w:val="40"/>
        </w:rPr>
        <w:t xml:space="preserve"> </w:t>
      </w:r>
      <w:r w:rsidR="00D132C9" w:rsidRPr="00B31547">
        <w:t>the</w:t>
      </w:r>
      <w:r w:rsidR="00D132C9" w:rsidRPr="00B31547">
        <w:rPr>
          <w:spacing w:val="40"/>
        </w:rPr>
        <w:t xml:space="preserve"> </w:t>
      </w:r>
      <w:r w:rsidR="00D132C9" w:rsidRPr="00395172">
        <w:t>United Nations Logistics Base at Brindisi, Italy</w:t>
      </w:r>
      <w:r w:rsidR="009A4335">
        <w:t>,</w:t>
      </w:r>
      <w:r w:rsidR="00D132C9">
        <w:t xml:space="preserve"> </w:t>
      </w:r>
      <w:r w:rsidR="006E3A27">
        <w:t>which will</w:t>
      </w:r>
      <w:r w:rsidR="00DA319A" w:rsidRPr="006E3A27">
        <w:t xml:space="preserve"> </w:t>
      </w:r>
      <w:r w:rsidR="00D132C9" w:rsidRPr="00B31547">
        <w:t>govern</w:t>
      </w:r>
      <w:r w:rsidR="00D132C9" w:rsidRPr="006E3A27">
        <w:t xml:space="preserve"> </w:t>
      </w:r>
      <w:r w:rsidR="00D132C9" w:rsidRPr="00B31547">
        <w:t>the</w:t>
      </w:r>
      <w:r w:rsidR="00D132C9" w:rsidRPr="006E3A27">
        <w:t xml:space="preserve"> </w:t>
      </w:r>
      <w:r w:rsidR="00D132C9" w:rsidRPr="00B31547">
        <w:t>range</w:t>
      </w:r>
      <w:r w:rsidR="00D132C9" w:rsidRPr="006E3A27">
        <w:t xml:space="preserve"> </w:t>
      </w:r>
      <w:r w:rsidR="00D132C9" w:rsidRPr="00B31547">
        <w:t>of support services provided during the liquidation and post-field-based liquidation periods.</w:t>
      </w:r>
      <w:r w:rsidR="00D132C9" w:rsidRPr="006E3A27">
        <w:t xml:space="preserve"> </w:t>
      </w:r>
      <w:r w:rsidR="00D132C9" w:rsidRPr="00B31547">
        <w:t>The</w:t>
      </w:r>
      <w:r w:rsidR="00D132C9" w:rsidRPr="006E3A27">
        <w:t xml:space="preserve"> </w:t>
      </w:r>
      <w:r w:rsidR="00D132C9" w:rsidRPr="00B31547">
        <w:t>support</w:t>
      </w:r>
      <w:r w:rsidR="00D132C9" w:rsidRPr="006E3A27">
        <w:t xml:space="preserve"> </w:t>
      </w:r>
      <w:r w:rsidR="00D132C9" w:rsidRPr="00B31547">
        <w:t>will</w:t>
      </w:r>
      <w:r w:rsidR="00D132C9" w:rsidRPr="006E3A27">
        <w:t xml:space="preserve"> </w:t>
      </w:r>
      <w:r w:rsidR="00D132C9" w:rsidRPr="00B31547">
        <w:t>continue</w:t>
      </w:r>
      <w:r w:rsidR="00D132C9" w:rsidRPr="006E3A27">
        <w:t xml:space="preserve"> </w:t>
      </w:r>
      <w:r w:rsidR="00D132C9" w:rsidRPr="00B31547">
        <w:t>throughout</w:t>
      </w:r>
      <w:r w:rsidR="00D132C9" w:rsidRPr="006E3A27">
        <w:t xml:space="preserve"> </w:t>
      </w:r>
      <w:r w:rsidR="00D132C9" w:rsidRPr="00B31547">
        <w:t>the</w:t>
      </w:r>
      <w:r w:rsidR="00D132C9" w:rsidRPr="006E3A27">
        <w:t xml:space="preserve"> </w:t>
      </w:r>
      <w:r w:rsidR="00D132C9" w:rsidRPr="00B31547">
        <w:t>post-field-based liquidation period to reconcile records, prepare a final asset disposition report, and provide</w:t>
      </w:r>
      <w:r w:rsidR="00D132C9" w:rsidRPr="006E3A27">
        <w:t xml:space="preserve"> </w:t>
      </w:r>
      <w:r w:rsidR="00D132C9" w:rsidRPr="00B31547">
        <w:t>residual</w:t>
      </w:r>
      <w:r w:rsidR="00D132C9" w:rsidRPr="00B31547">
        <w:rPr>
          <w:spacing w:val="40"/>
        </w:rPr>
        <w:t xml:space="preserve"> </w:t>
      </w:r>
      <w:r w:rsidR="00D132C9" w:rsidRPr="00B31547">
        <w:t>administrative</w:t>
      </w:r>
      <w:r w:rsidR="00D132C9" w:rsidRPr="00B31547">
        <w:rPr>
          <w:spacing w:val="40"/>
        </w:rPr>
        <w:t xml:space="preserve"> </w:t>
      </w:r>
      <w:r w:rsidR="00D132C9" w:rsidRPr="00B31547">
        <w:t>and</w:t>
      </w:r>
      <w:r w:rsidR="00D132C9" w:rsidRPr="00B31547">
        <w:rPr>
          <w:spacing w:val="40"/>
        </w:rPr>
        <w:t xml:space="preserve"> </w:t>
      </w:r>
      <w:r w:rsidR="00D132C9" w:rsidRPr="00B31547">
        <w:t>financial</w:t>
      </w:r>
      <w:r w:rsidR="00D132C9" w:rsidRPr="00B31547">
        <w:rPr>
          <w:spacing w:val="40"/>
        </w:rPr>
        <w:t xml:space="preserve"> </w:t>
      </w:r>
      <w:r w:rsidR="00D132C9" w:rsidRPr="00B31547">
        <w:t>activities.</w:t>
      </w:r>
      <w:r w:rsidR="00D132C9" w:rsidRPr="00B31547">
        <w:rPr>
          <w:spacing w:val="80"/>
        </w:rPr>
        <w:t xml:space="preserve"> </w:t>
      </w:r>
      <w:r w:rsidR="00D132C9" w:rsidRPr="00B31547">
        <w:t xml:space="preserve">The progress of the </w:t>
      </w:r>
      <w:r w:rsidR="002A79B5">
        <w:t>provision</w:t>
      </w:r>
      <w:r w:rsidR="002A79B5" w:rsidRPr="00B31547">
        <w:t xml:space="preserve"> </w:t>
      </w:r>
      <w:r w:rsidR="00D132C9" w:rsidRPr="00B31547">
        <w:t xml:space="preserve">of support services by the Regional Service Centre in Entebbe and the </w:t>
      </w:r>
      <w:r w:rsidR="00D132C9" w:rsidRPr="00395172">
        <w:t>United Nations Logistics Base at Brindisi, Italy</w:t>
      </w:r>
      <w:r w:rsidR="00D132C9" w:rsidRPr="00B31547">
        <w:t xml:space="preserve"> </w:t>
      </w:r>
      <w:r w:rsidR="00DA319A">
        <w:t xml:space="preserve">throughout the field-based liquidation period </w:t>
      </w:r>
      <w:r w:rsidR="00D132C9" w:rsidRPr="00B31547">
        <w:t>will be monitored through</w:t>
      </w:r>
      <w:r w:rsidR="00D132C9" w:rsidRPr="00B31547">
        <w:rPr>
          <w:spacing w:val="40"/>
        </w:rPr>
        <w:t xml:space="preserve"> </w:t>
      </w:r>
      <w:r w:rsidR="00D132C9" w:rsidRPr="00B31547">
        <w:t>weekly meetings.</w:t>
      </w:r>
    </w:p>
    <w:p w14:paraId="11EAE8F6" w14:textId="61D8819B" w:rsidR="00BD0878" w:rsidRDefault="00C50F5A" w:rsidP="00F13067">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B31547">
        <w:lastRenderedPageBreak/>
        <w:t xml:space="preserve">The </w:t>
      </w:r>
      <w:r w:rsidR="007B5B3E">
        <w:t>current</w:t>
      </w:r>
      <w:r w:rsidRPr="00B31547">
        <w:t xml:space="preserve"> mission locations in Baghdad</w:t>
      </w:r>
      <w:r w:rsidR="00E224A9">
        <w:t xml:space="preserve">, </w:t>
      </w:r>
      <w:r w:rsidRPr="00B31547">
        <w:t>Erbil</w:t>
      </w:r>
      <w:r w:rsidR="00E224A9">
        <w:t>, and Kuwait</w:t>
      </w:r>
      <w:r w:rsidRPr="00B31547">
        <w:t xml:space="preserve"> will be</w:t>
      </w:r>
      <w:r w:rsidR="007B5B3E">
        <w:t>come</w:t>
      </w:r>
      <w:r w:rsidRPr="00B31547">
        <w:t xml:space="preserve"> </w:t>
      </w:r>
      <w:r w:rsidR="007B5B3E">
        <w:t>the</w:t>
      </w:r>
      <w:r w:rsidR="007B5B3E" w:rsidRPr="00B31547">
        <w:t xml:space="preserve"> </w:t>
      </w:r>
      <w:r w:rsidRPr="00B31547">
        <w:t>sole operational facilit</w:t>
      </w:r>
      <w:r w:rsidR="006507E2">
        <w:t>ies</w:t>
      </w:r>
      <w:r w:rsidRPr="00B31547">
        <w:t xml:space="preserve"> </w:t>
      </w:r>
      <w:r w:rsidR="007B5B3E">
        <w:t>for the liquidation team</w:t>
      </w:r>
      <w:r>
        <w:t xml:space="preserve"> </w:t>
      </w:r>
      <w:r w:rsidR="007B5B3E">
        <w:t>as of</w:t>
      </w:r>
      <w:r>
        <w:t xml:space="preserve"> 1 January 2026</w:t>
      </w:r>
      <w:r w:rsidRPr="00B31547">
        <w:t>. From</w:t>
      </w:r>
      <w:r w:rsidR="003B06B1">
        <w:t xml:space="preserve"> </w:t>
      </w:r>
      <w:r w:rsidR="00E224A9">
        <w:t xml:space="preserve">these </w:t>
      </w:r>
      <w:r w:rsidR="00BD0878">
        <w:t xml:space="preserve">locations, </w:t>
      </w:r>
      <w:r w:rsidRPr="00B31547">
        <w:t xml:space="preserve">the </w:t>
      </w:r>
      <w:r>
        <w:t xml:space="preserve">liquidation </w:t>
      </w:r>
      <w:r w:rsidRPr="00B31547">
        <w:t xml:space="preserve">team will work in conjunction with other teams in Kuwait and </w:t>
      </w:r>
      <w:r w:rsidR="00044702">
        <w:t xml:space="preserve">the </w:t>
      </w:r>
      <w:r w:rsidRPr="00B31547">
        <w:t>United Nations Logistics Base, to execute liquidation tasks</w:t>
      </w:r>
      <w:r w:rsidR="00BD0878">
        <w:t xml:space="preserve">. </w:t>
      </w:r>
    </w:p>
    <w:p w14:paraId="17106317" w14:textId="56A9B147" w:rsidR="00550DCA" w:rsidRPr="00221631" w:rsidRDefault="00375124" w:rsidP="00891D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240" w:after="240"/>
        <w:ind w:left="864"/>
        <w:jc w:val="both"/>
        <w:rPr>
          <w:b/>
          <w:bCs/>
        </w:rPr>
      </w:pPr>
      <w:r>
        <w:rPr>
          <w:b/>
          <w:bCs/>
        </w:rPr>
        <w:tab/>
      </w:r>
      <w:r>
        <w:rPr>
          <w:b/>
          <w:bCs/>
        </w:rPr>
        <w:tab/>
      </w:r>
      <w:r w:rsidR="00550DCA" w:rsidRPr="00221631">
        <w:rPr>
          <w:b/>
          <w:bCs/>
        </w:rPr>
        <w:t>Proposed composition of the liquidation team</w:t>
      </w:r>
    </w:p>
    <w:p w14:paraId="4354458A" w14:textId="7AAA9B36" w:rsidR="001B35EC" w:rsidRDefault="001B35EC" w:rsidP="00F13067">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A6494D">
        <w:t>The liquidation team is proposed to be constituted by</w:t>
      </w:r>
      <w:r w:rsidR="004C3640">
        <w:t xml:space="preserve"> </w:t>
      </w:r>
      <w:r w:rsidRPr="00A6494D">
        <w:t xml:space="preserve">the retention of 135 existing posts </w:t>
      </w:r>
      <w:r w:rsidR="00C21FAA">
        <w:t>(detailed in para 1</w:t>
      </w:r>
      <w:r w:rsidR="005103CA">
        <w:t>7</w:t>
      </w:r>
      <w:r w:rsidR="00C21FAA">
        <w:t xml:space="preserve"> to </w:t>
      </w:r>
      <w:r w:rsidR="004C32D1">
        <w:t xml:space="preserve">21 </w:t>
      </w:r>
      <w:r w:rsidR="005103CA">
        <w:t>below)</w:t>
      </w:r>
      <w:r w:rsidRPr="00A6494D">
        <w:t>.</w:t>
      </w:r>
    </w:p>
    <w:p w14:paraId="19110BA1" w14:textId="3C17B79C" w:rsidR="001E30F6" w:rsidRDefault="009243CC" w:rsidP="00F13067">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9243CC">
        <w:t>On 1 January 202</w:t>
      </w:r>
      <w:r w:rsidR="002E0ED6">
        <w:t>6</w:t>
      </w:r>
      <w:r w:rsidRPr="009243CC">
        <w:t>, the Resident Coordinator</w:t>
      </w:r>
      <w:r w:rsidR="00655A9C">
        <w:t>/</w:t>
      </w:r>
      <w:r w:rsidRPr="009243CC">
        <w:t xml:space="preserve"> Humanitarian Coordinator</w:t>
      </w:r>
      <w:r w:rsidR="00554D32">
        <w:t xml:space="preserve"> </w:t>
      </w:r>
      <w:r w:rsidR="00554D32" w:rsidRPr="00554D32">
        <w:t>(Assistant Secretary-General)</w:t>
      </w:r>
      <w:r w:rsidRPr="009243CC">
        <w:t xml:space="preserve"> </w:t>
      </w:r>
      <w:r>
        <w:t xml:space="preserve">will </w:t>
      </w:r>
      <w:r w:rsidRPr="009243CC">
        <w:t>bec</w:t>
      </w:r>
      <w:r>
        <w:t>o</w:t>
      </w:r>
      <w:r w:rsidRPr="009243CC">
        <w:t xml:space="preserve">me the highest-ranking United Nations representative in </w:t>
      </w:r>
      <w:r>
        <w:t>Iraq</w:t>
      </w:r>
      <w:r w:rsidRPr="009243CC">
        <w:t xml:space="preserve"> and </w:t>
      </w:r>
      <w:r>
        <w:t xml:space="preserve">will </w:t>
      </w:r>
      <w:r w:rsidRPr="009243CC">
        <w:t>assume the functions of the Head of Entity.</w:t>
      </w:r>
      <w:r>
        <w:t xml:space="preserve"> </w:t>
      </w:r>
      <w:r w:rsidR="00151E4C" w:rsidRPr="00B31547">
        <w:t>As</w:t>
      </w:r>
      <w:r w:rsidR="00151E4C" w:rsidRPr="00B31547">
        <w:rPr>
          <w:spacing w:val="40"/>
        </w:rPr>
        <w:t xml:space="preserve"> </w:t>
      </w:r>
      <w:r w:rsidR="00151E4C">
        <w:t>H</w:t>
      </w:r>
      <w:r w:rsidR="00151E4C" w:rsidRPr="00B31547">
        <w:t>ead</w:t>
      </w:r>
      <w:r w:rsidR="00151E4C" w:rsidRPr="00B31547">
        <w:rPr>
          <w:spacing w:val="40"/>
        </w:rPr>
        <w:t xml:space="preserve"> </w:t>
      </w:r>
      <w:r w:rsidR="00151E4C" w:rsidRPr="00B31547">
        <w:t>of</w:t>
      </w:r>
      <w:r w:rsidR="00151E4C" w:rsidRPr="00B31547">
        <w:rPr>
          <w:spacing w:val="40"/>
        </w:rPr>
        <w:t xml:space="preserve"> </w:t>
      </w:r>
      <w:r w:rsidR="00151E4C" w:rsidRPr="00B31547">
        <w:t>the</w:t>
      </w:r>
      <w:r w:rsidR="00151E4C" w:rsidRPr="00B31547">
        <w:rPr>
          <w:spacing w:val="40"/>
        </w:rPr>
        <w:t xml:space="preserve"> </w:t>
      </w:r>
      <w:r w:rsidR="00151E4C">
        <w:t>Entity</w:t>
      </w:r>
      <w:r w:rsidR="00151E4C" w:rsidRPr="00B31547">
        <w:t>,</w:t>
      </w:r>
      <w:r w:rsidR="00151E4C" w:rsidRPr="00B31547">
        <w:rPr>
          <w:spacing w:val="40"/>
        </w:rPr>
        <w:t xml:space="preserve"> </w:t>
      </w:r>
      <w:r w:rsidR="00C0677E">
        <w:t xml:space="preserve">for the period 1 January to 31 May 2026, </w:t>
      </w:r>
      <w:r w:rsidR="00151E4C" w:rsidRPr="00B31547">
        <w:t>he</w:t>
      </w:r>
      <w:r w:rsidR="00655A9C">
        <w:t xml:space="preserve"> or she</w:t>
      </w:r>
      <w:r w:rsidR="00151E4C" w:rsidRPr="00B31547">
        <w:rPr>
          <w:spacing w:val="40"/>
        </w:rPr>
        <w:t xml:space="preserve"> </w:t>
      </w:r>
      <w:r w:rsidR="00151E4C" w:rsidRPr="00B31547">
        <w:t>will</w:t>
      </w:r>
      <w:r w:rsidR="00151E4C" w:rsidRPr="00B31547">
        <w:rPr>
          <w:spacing w:val="40"/>
        </w:rPr>
        <w:t xml:space="preserve"> </w:t>
      </w:r>
      <w:r w:rsidR="00151E4C" w:rsidRPr="00B31547">
        <w:t>lead</w:t>
      </w:r>
      <w:r w:rsidR="00151E4C" w:rsidRPr="00B31547">
        <w:rPr>
          <w:spacing w:val="40"/>
        </w:rPr>
        <w:t xml:space="preserve"> </w:t>
      </w:r>
      <w:r w:rsidR="00151E4C" w:rsidRPr="00B31547">
        <w:t>the overall</w:t>
      </w:r>
      <w:r w:rsidR="00151E4C" w:rsidRPr="00B31547">
        <w:rPr>
          <w:spacing w:val="40"/>
        </w:rPr>
        <w:t xml:space="preserve"> </w:t>
      </w:r>
      <w:r w:rsidR="00151E4C" w:rsidRPr="00B31547">
        <w:t>governance,</w:t>
      </w:r>
      <w:r w:rsidR="00151E4C" w:rsidRPr="00B31547">
        <w:rPr>
          <w:spacing w:val="40"/>
        </w:rPr>
        <w:t xml:space="preserve"> </w:t>
      </w:r>
      <w:r w:rsidR="00151E4C" w:rsidRPr="00B31547">
        <w:t>coordination</w:t>
      </w:r>
      <w:r w:rsidR="00151E4C" w:rsidRPr="00B31547">
        <w:rPr>
          <w:spacing w:val="40"/>
        </w:rPr>
        <w:t xml:space="preserve">, </w:t>
      </w:r>
      <w:r w:rsidR="00151E4C" w:rsidRPr="00B31547">
        <w:t>and maintenance of communication with the relevant authoriti</w:t>
      </w:r>
      <w:r w:rsidR="00165BF2">
        <w:t xml:space="preserve">es.  </w:t>
      </w:r>
      <w:r w:rsidR="00C0677E">
        <w:t>During this period,</w:t>
      </w:r>
      <w:r w:rsidR="00DA280F">
        <w:t xml:space="preserve"> </w:t>
      </w:r>
      <w:r w:rsidR="006C0FE5">
        <w:t>this</w:t>
      </w:r>
      <w:r w:rsidR="00DA280F">
        <w:t xml:space="preserve"> post will continue to be </w:t>
      </w:r>
      <w:r w:rsidR="00771F65" w:rsidRPr="00B31547">
        <w:t>funded at 50 per cent and cost-shared with the Development Coordination Office, in line with the established arrangement</w:t>
      </w:r>
      <w:r w:rsidR="00771F65" w:rsidRPr="00B31547">
        <w:rPr>
          <w:spacing w:val="40"/>
        </w:rPr>
        <w:t xml:space="preserve"> </w:t>
      </w:r>
      <w:r w:rsidR="00771F65" w:rsidRPr="00B31547">
        <w:t>for</w:t>
      </w:r>
      <w:r w:rsidR="00771F65" w:rsidRPr="00B31547">
        <w:rPr>
          <w:spacing w:val="40"/>
        </w:rPr>
        <w:t xml:space="preserve"> </w:t>
      </w:r>
      <w:r w:rsidR="00771F65" w:rsidRPr="00B31547">
        <w:t>similar</w:t>
      </w:r>
      <w:r w:rsidR="00771F65" w:rsidRPr="00B31547">
        <w:rPr>
          <w:spacing w:val="40"/>
        </w:rPr>
        <w:t xml:space="preserve"> </w:t>
      </w:r>
      <w:r w:rsidR="00771F65" w:rsidRPr="00B31547">
        <w:t>triple-hatted</w:t>
      </w:r>
      <w:r w:rsidR="00771F65" w:rsidRPr="00B31547">
        <w:rPr>
          <w:spacing w:val="40"/>
        </w:rPr>
        <w:t xml:space="preserve"> </w:t>
      </w:r>
      <w:r w:rsidR="00771F65" w:rsidRPr="00B31547">
        <w:t>posts</w:t>
      </w:r>
      <w:r w:rsidR="00567B62">
        <w:t>.</w:t>
      </w:r>
      <w:r w:rsidR="007376F7">
        <w:t xml:space="preserve"> </w:t>
      </w:r>
    </w:p>
    <w:p w14:paraId="3DF7DE21" w14:textId="286F5A68" w:rsidR="001E30F6" w:rsidRPr="00B31547" w:rsidRDefault="001E30F6" w:rsidP="001E30F6">
      <w:pPr>
        <w:pStyle w:val="123"/>
      </w:pPr>
      <w:r w:rsidRPr="14D0FF16">
        <w:t xml:space="preserve">The front office of the Head of Entity will comprise </w:t>
      </w:r>
      <w:r>
        <w:t>3</w:t>
      </w:r>
      <w:r w:rsidRPr="14D0FF16">
        <w:t xml:space="preserve"> </w:t>
      </w:r>
      <w:r w:rsidR="00E570BA">
        <w:t>posts</w:t>
      </w:r>
      <w:r w:rsidR="00E570BA" w:rsidRPr="14D0FF16">
        <w:t xml:space="preserve"> </w:t>
      </w:r>
      <w:r w:rsidRPr="14D0FF16">
        <w:t xml:space="preserve">(1 P-4, 1 Field Service and </w:t>
      </w:r>
      <w:r w:rsidR="00E570BA">
        <w:t>1</w:t>
      </w:r>
      <w:r w:rsidR="00E570BA" w:rsidRPr="14D0FF16">
        <w:t xml:space="preserve"> </w:t>
      </w:r>
      <w:r w:rsidRPr="14D0FF16">
        <w:t>National Profession</w:t>
      </w:r>
      <w:r>
        <w:t>al</w:t>
      </w:r>
      <w:r w:rsidRPr="14D0FF16">
        <w:t xml:space="preserve"> Officer), who will provide </w:t>
      </w:r>
      <w:r w:rsidRPr="006D4634">
        <w:t xml:space="preserve">support </w:t>
      </w:r>
      <w:r w:rsidRPr="14D0FF16">
        <w:t xml:space="preserve">to the </w:t>
      </w:r>
      <w:r w:rsidR="00756A35" w:rsidRPr="009243CC">
        <w:t>Resident Coordinator</w:t>
      </w:r>
      <w:r w:rsidR="00674A07">
        <w:t>/</w:t>
      </w:r>
      <w:r w:rsidR="00756A35" w:rsidRPr="009243CC">
        <w:t>Humanitarian Coordinator</w:t>
      </w:r>
      <w:r w:rsidR="00D75594">
        <w:t xml:space="preserve"> in his/her capacity as Head of Entity</w:t>
      </w:r>
      <w:r w:rsidRPr="14D0FF16">
        <w:t>.</w:t>
      </w:r>
    </w:p>
    <w:p w14:paraId="6A414541" w14:textId="66962AA4" w:rsidR="00BD2F5A" w:rsidRDefault="00C672C4" w:rsidP="00BD2F5A">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 xml:space="preserve">Five </w:t>
      </w:r>
      <w:r w:rsidR="00F561C9">
        <w:t>posts</w:t>
      </w:r>
      <w:r w:rsidR="00AC0471" w:rsidRPr="001B4374">
        <w:t xml:space="preserve"> comprising 2 P-4, 1 P-3 and </w:t>
      </w:r>
      <w:r w:rsidR="007430F7">
        <w:t>2</w:t>
      </w:r>
      <w:r w:rsidR="007430F7" w:rsidRPr="001B4374">
        <w:t xml:space="preserve"> </w:t>
      </w:r>
      <w:r w:rsidR="00AC0471" w:rsidRPr="001B4374">
        <w:t xml:space="preserve">National Professional Officer will be responsible for a range of critical functions, including liaising with the Government of Iraq, </w:t>
      </w:r>
      <w:r w:rsidR="00AC0471">
        <w:t>implementing</w:t>
      </w:r>
      <w:r w:rsidR="00AC0471" w:rsidRPr="001B4374">
        <w:t xml:space="preserve"> the Conduct and Discipline </w:t>
      </w:r>
      <w:r w:rsidR="00AC0471">
        <w:t>strategies and oversight</w:t>
      </w:r>
      <w:r w:rsidR="00AC0471" w:rsidRPr="001B4374">
        <w:t xml:space="preserve">, </w:t>
      </w:r>
      <w:r w:rsidR="00AC0471">
        <w:t xml:space="preserve">providing legal advice and translation services, </w:t>
      </w:r>
      <w:r w:rsidR="00AC0471" w:rsidRPr="001B4374">
        <w:t>and providing guidance on the liquidation team’s communication strategy in coordination with the front office of the Head of the Entity. Their role will ensure that key legal, and public information aspects of the closure are effectively manag</w:t>
      </w:r>
      <w:r w:rsidR="00AC0471">
        <w:t>ed</w:t>
      </w:r>
      <w:r w:rsidR="00BD2F5A">
        <w:t>.</w:t>
      </w:r>
    </w:p>
    <w:p w14:paraId="69116C21" w14:textId="3358169D" w:rsidR="001E30F6" w:rsidRPr="00B31547" w:rsidRDefault="001E30F6" w:rsidP="00E118C9">
      <w:pPr>
        <w:pStyle w:val="123"/>
      </w:pPr>
      <w:r w:rsidRPr="00B31547">
        <w:t>The</w:t>
      </w:r>
      <w:r w:rsidRPr="00B31547">
        <w:rPr>
          <w:spacing w:val="22"/>
        </w:rPr>
        <w:t xml:space="preserve"> </w:t>
      </w:r>
      <w:r w:rsidR="00F90721">
        <w:rPr>
          <w:spacing w:val="22"/>
        </w:rPr>
        <w:t>current post of</w:t>
      </w:r>
      <w:r w:rsidRPr="00B31547">
        <w:rPr>
          <w:spacing w:val="22"/>
        </w:rPr>
        <w:t xml:space="preserve"> </w:t>
      </w:r>
      <w:r w:rsidRPr="00B31547">
        <w:t>Chief</w:t>
      </w:r>
      <w:r w:rsidRPr="00B31547">
        <w:rPr>
          <w:spacing w:val="19"/>
        </w:rPr>
        <w:t xml:space="preserve"> </w:t>
      </w:r>
      <w:r w:rsidRPr="00B31547">
        <w:t>of</w:t>
      </w:r>
      <w:r w:rsidRPr="00B31547">
        <w:rPr>
          <w:spacing w:val="22"/>
        </w:rPr>
        <w:t xml:space="preserve"> </w:t>
      </w:r>
      <w:r w:rsidRPr="00B31547">
        <w:t>Mission</w:t>
      </w:r>
      <w:r w:rsidRPr="00B31547">
        <w:rPr>
          <w:spacing w:val="19"/>
        </w:rPr>
        <w:t xml:space="preserve"> </w:t>
      </w:r>
      <w:r w:rsidRPr="00B31547">
        <w:t>Support</w:t>
      </w:r>
      <w:r w:rsidRPr="00B31547">
        <w:rPr>
          <w:spacing w:val="9"/>
        </w:rPr>
        <w:t xml:space="preserve"> (D-</w:t>
      </w:r>
      <w:r w:rsidRPr="00B31547">
        <w:t>1)</w:t>
      </w:r>
      <w:r w:rsidRPr="00B31547">
        <w:rPr>
          <w:spacing w:val="19"/>
        </w:rPr>
        <w:t xml:space="preserve"> </w:t>
      </w:r>
      <w:r w:rsidRPr="00B31547">
        <w:t>will</w:t>
      </w:r>
      <w:r w:rsidRPr="00B31547">
        <w:rPr>
          <w:spacing w:val="18"/>
        </w:rPr>
        <w:t xml:space="preserve"> </w:t>
      </w:r>
      <w:r w:rsidRPr="00B31547">
        <w:t>assist</w:t>
      </w:r>
      <w:r w:rsidRPr="00B31547">
        <w:rPr>
          <w:spacing w:val="18"/>
        </w:rPr>
        <w:t xml:space="preserve"> </w:t>
      </w:r>
      <w:r w:rsidRPr="00B31547">
        <w:t>the</w:t>
      </w:r>
      <w:r w:rsidRPr="00B31547">
        <w:rPr>
          <w:spacing w:val="19"/>
        </w:rPr>
        <w:t xml:space="preserve"> </w:t>
      </w:r>
      <w:r w:rsidRPr="00B31547">
        <w:t>Head</w:t>
      </w:r>
      <w:r w:rsidRPr="00B31547">
        <w:rPr>
          <w:spacing w:val="19"/>
        </w:rPr>
        <w:t xml:space="preserve"> </w:t>
      </w:r>
      <w:r w:rsidRPr="00B31547">
        <w:t>of</w:t>
      </w:r>
      <w:r w:rsidRPr="00B31547">
        <w:rPr>
          <w:spacing w:val="19"/>
        </w:rPr>
        <w:t xml:space="preserve"> </w:t>
      </w:r>
      <w:r w:rsidRPr="00B31547">
        <w:t>Entity</w:t>
      </w:r>
      <w:r w:rsidRPr="00B31547">
        <w:rPr>
          <w:spacing w:val="19"/>
        </w:rPr>
        <w:t xml:space="preserve"> </w:t>
      </w:r>
      <w:r w:rsidRPr="00B31547">
        <w:t>from</w:t>
      </w:r>
      <w:r w:rsidRPr="00B31547">
        <w:rPr>
          <w:spacing w:val="32"/>
        </w:rPr>
        <w:t xml:space="preserve"> </w:t>
      </w:r>
      <w:r w:rsidRPr="00B31547">
        <w:t>1</w:t>
      </w:r>
      <w:r w:rsidRPr="00B31547">
        <w:rPr>
          <w:spacing w:val="21"/>
        </w:rPr>
        <w:t xml:space="preserve"> </w:t>
      </w:r>
      <w:r w:rsidRPr="00B31547">
        <w:t>January to</w:t>
      </w:r>
      <w:r w:rsidRPr="00B31547">
        <w:rPr>
          <w:spacing w:val="40"/>
        </w:rPr>
        <w:t xml:space="preserve"> </w:t>
      </w:r>
      <w:r w:rsidRPr="00B31547">
        <w:t>3</w:t>
      </w:r>
      <w:r>
        <w:t>1</w:t>
      </w:r>
      <w:r w:rsidRPr="00B31547">
        <w:t xml:space="preserve"> </w:t>
      </w:r>
      <w:r w:rsidR="00AA27DC">
        <w:t>May</w:t>
      </w:r>
      <w:r>
        <w:t xml:space="preserve"> </w:t>
      </w:r>
      <w:r w:rsidRPr="00B31547">
        <w:t>2026</w:t>
      </w:r>
      <w:r w:rsidR="00D05AEB">
        <w:t xml:space="preserve"> in managing the liquidation team</w:t>
      </w:r>
      <w:r w:rsidRPr="00B31547">
        <w:t xml:space="preserve">. </w:t>
      </w:r>
      <w:r>
        <w:t xml:space="preserve">From 1 </w:t>
      </w:r>
      <w:r w:rsidR="00DA32F6">
        <w:t xml:space="preserve">June </w:t>
      </w:r>
      <w:r>
        <w:t xml:space="preserve">to 30 September 2026, the </w:t>
      </w:r>
      <w:r w:rsidR="00616E1F">
        <w:t xml:space="preserve">Chief of Mission Support will head </w:t>
      </w:r>
      <w:r>
        <w:t xml:space="preserve">the </w:t>
      </w:r>
      <w:r w:rsidR="00B83CDC">
        <w:t>L</w:t>
      </w:r>
      <w:r>
        <w:t xml:space="preserve">iquidation </w:t>
      </w:r>
      <w:r w:rsidR="00B83CDC">
        <w:t>T</w:t>
      </w:r>
      <w:r w:rsidR="00671838">
        <w:t>eam</w:t>
      </w:r>
      <w:r w:rsidRPr="000159D6">
        <w:rPr>
          <w:spacing w:val="40"/>
        </w:rPr>
        <w:t>.</w:t>
      </w:r>
      <w:r w:rsidRPr="000159D6">
        <w:t xml:space="preserve"> </w:t>
      </w:r>
      <w:r w:rsidR="007879A8">
        <w:t xml:space="preserve">The </w:t>
      </w:r>
      <w:r w:rsidR="007879A8" w:rsidRPr="00B31547">
        <w:t>Chief</w:t>
      </w:r>
      <w:r w:rsidR="007879A8" w:rsidRPr="00B31547">
        <w:rPr>
          <w:spacing w:val="38"/>
        </w:rPr>
        <w:t xml:space="preserve"> </w:t>
      </w:r>
      <w:r w:rsidR="007879A8" w:rsidRPr="00B31547">
        <w:t>of</w:t>
      </w:r>
      <w:r w:rsidR="007879A8" w:rsidRPr="00B31547">
        <w:rPr>
          <w:spacing w:val="40"/>
        </w:rPr>
        <w:t xml:space="preserve"> </w:t>
      </w:r>
      <w:r w:rsidR="007879A8" w:rsidRPr="00B31547">
        <w:t>Mission</w:t>
      </w:r>
      <w:r w:rsidR="007879A8" w:rsidRPr="00B31547">
        <w:rPr>
          <w:spacing w:val="40"/>
        </w:rPr>
        <w:t xml:space="preserve"> </w:t>
      </w:r>
      <w:r w:rsidR="007879A8" w:rsidRPr="00B31547">
        <w:t>Support</w:t>
      </w:r>
      <w:r w:rsidRPr="000159D6">
        <w:t xml:space="preserve"> will carry out performance monitoring and</w:t>
      </w:r>
      <w:r w:rsidRPr="000159D6">
        <w:rPr>
          <w:spacing w:val="40"/>
        </w:rPr>
        <w:t xml:space="preserve"> </w:t>
      </w:r>
      <w:r w:rsidRPr="000159D6">
        <w:t>reporting</w:t>
      </w:r>
      <w:r w:rsidRPr="000159D6">
        <w:rPr>
          <w:spacing w:val="40"/>
        </w:rPr>
        <w:t xml:space="preserve"> </w:t>
      </w:r>
      <w:r w:rsidRPr="000159D6">
        <w:t>and</w:t>
      </w:r>
      <w:r w:rsidRPr="000159D6">
        <w:rPr>
          <w:spacing w:val="40"/>
        </w:rPr>
        <w:t xml:space="preserve"> </w:t>
      </w:r>
      <w:r w:rsidRPr="000159D6">
        <w:t>stewardship</w:t>
      </w:r>
      <w:r w:rsidRPr="000159D6">
        <w:rPr>
          <w:spacing w:val="40"/>
        </w:rPr>
        <w:t xml:space="preserve"> </w:t>
      </w:r>
      <w:r w:rsidRPr="000159D6">
        <w:t>of</w:t>
      </w:r>
      <w:r w:rsidRPr="000159D6">
        <w:rPr>
          <w:spacing w:val="40"/>
        </w:rPr>
        <w:t xml:space="preserve"> </w:t>
      </w:r>
      <w:r w:rsidRPr="000159D6">
        <w:t>human,</w:t>
      </w:r>
      <w:r w:rsidRPr="000159D6">
        <w:rPr>
          <w:spacing w:val="40"/>
        </w:rPr>
        <w:t xml:space="preserve"> </w:t>
      </w:r>
      <w:r w:rsidRPr="000159D6">
        <w:t>financial</w:t>
      </w:r>
      <w:r w:rsidRPr="000159D6">
        <w:rPr>
          <w:spacing w:val="40"/>
        </w:rPr>
        <w:t xml:space="preserve"> </w:t>
      </w:r>
      <w:r w:rsidRPr="000159D6">
        <w:t>and</w:t>
      </w:r>
      <w:r w:rsidRPr="000159D6">
        <w:rPr>
          <w:spacing w:val="40"/>
        </w:rPr>
        <w:t xml:space="preserve"> </w:t>
      </w:r>
      <w:r w:rsidRPr="000159D6">
        <w:t>physical</w:t>
      </w:r>
      <w:r w:rsidRPr="000159D6">
        <w:rPr>
          <w:spacing w:val="40"/>
        </w:rPr>
        <w:t xml:space="preserve"> </w:t>
      </w:r>
      <w:r w:rsidRPr="000159D6">
        <w:t>resources</w:t>
      </w:r>
      <w:r w:rsidRPr="000159D6">
        <w:rPr>
          <w:spacing w:val="40"/>
        </w:rPr>
        <w:t xml:space="preserve"> </w:t>
      </w:r>
      <w:r w:rsidRPr="000159D6">
        <w:t>in compliance</w:t>
      </w:r>
      <w:r w:rsidRPr="00B31547">
        <w:rPr>
          <w:spacing w:val="40"/>
        </w:rPr>
        <w:t xml:space="preserve"> </w:t>
      </w:r>
      <w:r w:rsidRPr="00B31547">
        <w:t>with</w:t>
      </w:r>
      <w:r w:rsidRPr="00B31547">
        <w:rPr>
          <w:spacing w:val="40"/>
        </w:rPr>
        <w:t xml:space="preserve"> </w:t>
      </w:r>
      <w:r w:rsidRPr="00B31547">
        <w:t>the</w:t>
      </w:r>
      <w:r w:rsidRPr="00B31547">
        <w:rPr>
          <w:spacing w:val="40"/>
        </w:rPr>
        <w:t xml:space="preserve"> </w:t>
      </w:r>
      <w:r w:rsidRPr="00B31547">
        <w:t>Financial</w:t>
      </w:r>
      <w:r w:rsidRPr="00B31547">
        <w:rPr>
          <w:spacing w:val="40"/>
        </w:rPr>
        <w:t xml:space="preserve"> </w:t>
      </w:r>
      <w:r w:rsidRPr="00B31547">
        <w:t>Regulations</w:t>
      </w:r>
      <w:r w:rsidRPr="00B31547">
        <w:rPr>
          <w:spacing w:val="40"/>
        </w:rPr>
        <w:t xml:space="preserve"> </w:t>
      </w:r>
      <w:r w:rsidRPr="00B31547">
        <w:t>and</w:t>
      </w:r>
      <w:r w:rsidRPr="00B31547">
        <w:rPr>
          <w:spacing w:val="40"/>
        </w:rPr>
        <w:t xml:space="preserve"> </w:t>
      </w:r>
      <w:r w:rsidRPr="00B31547">
        <w:t>Rules</w:t>
      </w:r>
      <w:r w:rsidRPr="00B31547">
        <w:rPr>
          <w:spacing w:val="40"/>
        </w:rPr>
        <w:t xml:space="preserve"> </w:t>
      </w:r>
      <w:r w:rsidRPr="00B31547">
        <w:t>and</w:t>
      </w:r>
      <w:r w:rsidRPr="00B31547">
        <w:rPr>
          <w:spacing w:val="40"/>
        </w:rPr>
        <w:t xml:space="preserve"> </w:t>
      </w:r>
      <w:r w:rsidRPr="00B31547">
        <w:t>the</w:t>
      </w:r>
      <w:r w:rsidRPr="00B31547">
        <w:rPr>
          <w:spacing w:val="40"/>
        </w:rPr>
        <w:t xml:space="preserve"> </w:t>
      </w:r>
      <w:r w:rsidRPr="00B31547">
        <w:t>Staff</w:t>
      </w:r>
      <w:r w:rsidRPr="00B31547">
        <w:rPr>
          <w:spacing w:val="40"/>
        </w:rPr>
        <w:t xml:space="preserve"> </w:t>
      </w:r>
      <w:r w:rsidRPr="00B31547">
        <w:t>Regulations</w:t>
      </w:r>
      <w:r w:rsidRPr="00B31547">
        <w:rPr>
          <w:spacing w:val="40"/>
        </w:rPr>
        <w:t xml:space="preserve"> </w:t>
      </w:r>
      <w:r w:rsidRPr="00B31547">
        <w:t>and Rules of</w:t>
      </w:r>
      <w:r w:rsidRPr="00B31547">
        <w:rPr>
          <w:spacing w:val="38"/>
        </w:rPr>
        <w:t xml:space="preserve"> </w:t>
      </w:r>
      <w:r w:rsidRPr="00B31547">
        <w:t>the</w:t>
      </w:r>
      <w:r w:rsidRPr="00B31547">
        <w:rPr>
          <w:spacing w:val="37"/>
        </w:rPr>
        <w:t xml:space="preserve"> </w:t>
      </w:r>
      <w:r w:rsidRPr="00B31547">
        <w:t>United</w:t>
      </w:r>
      <w:r w:rsidRPr="00B31547">
        <w:rPr>
          <w:spacing w:val="38"/>
        </w:rPr>
        <w:t xml:space="preserve"> </w:t>
      </w:r>
      <w:r w:rsidRPr="00B31547">
        <w:t>Nations. The</w:t>
      </w:r>
      <w:r w:rsidRPr="00B31547">
        <w:rPr>
          <w:spacing w:val="40"/>
        </w:rPr>
        <w:t xml:space="preserve"> </w:t>
      </w:r>
      <w:r w:rsidRPr="00B31547">
        <w:t>Chief</w:t>
      </w:r>
      <w:r w:rsidRPr="00B31547">
        <w:rPr>
          <w:spacing w:val="38"/>
        </w:rPr>
        <w:t xml:space="preserve"> </w:t>
      </w:r>
      <w:r w:rsidRPr="00B31547">
        <w:t>of</w:t>
      </w:r>
      <w:r w:rsidRPr="00B31547">
        <w:rPr>
          <w:spacing w:val="40"/>
        </w:rPr>
        <w:t xml:space="preserve"> </w:t>
      </w:r>
      <w:r w:rsidRPr="00B31547">
        <w:t>Mission</w:t>
      </w:r>
      <w:r w:rsidRPr="00B31547">
        <w:rPr>
          <w:spacing w:val="40"/>
        </w:rPr>
        <w:t xml:space="preserve"> </w:t>
      </w:r>
      <w:r w:rsidRPr="00B31547">
        <w:t>Support</w:t>
      </w:r>
      <w:r w:rsidRPr="00B31547">
        <w:rPr>
          <w:spacing w:val="37"/>
        </w:rPr>
        <w:t xml:space="preserve"> </w:t>
      </w:r>
      <w:r w:rsidRPr="00B31547">
        <w:t>will</w:t>
      </w:r>
      <w:r w:rsidRPr="00B31547">
        <w:rPr>
          <w:spacing w:val="37"/>
        </w:rPr>
        <w:t xml:space="preserve"> </w:t>
      </w:r>
      <w:r w:rsidRPr="00B31547">
        <w:t>be</w:t>
      </w:r>
      <w:r w:rsidRPr="00B31547">
        <w:rPr>
          <w:spacing w:val="40"/>
        </w:rPr>
        <w:t xml:space="preserve"> </w:t>
      </w:r>
      <w:r w:rsidRPr="00B31547">
        <w:t>assisted</w:t>
      </w:r>
      <w:r w:rsidRPr="00B31547">
        <w:rPr>
          <w:spacing w:val="38"/>
        </w:rPr>
        <w:t xml:space="preserve"> </w:t>
      </w:r>
      <w:r w:rsidRPr="00B31547">
        <w:t>by</w:t>
      </w:r>
      <w:r w:rsidRPr="00B31547">
        <w:rPr>
          <w:spacing w:val="38"/>
        </w:rPr>
        <w:t xml:space="preserve"> </w:t>
      </w:r>
      <w:r w:rsidRPr="00B31547">
        <w:t>pillar heads</w:t>
      </w:r>
      <w:r w:rsidRPr="00B31547">
        <w:rPr>
          <w:spacing w:val="40"/>
        </w:rPr>
        <w:t xml:space="preserve"> </w:t>
      </w:r>
      <w:r w:rsidRPr="00B31547">
        <w:t>covering</w:t>
      </w:r>
      <w:r w:rsidRPr="00B31547">
        <w:rPr>
          <w:spacing w:val="40"/>
        </w:rPr>
        <w:t xml:space="preserve"> </w:t>
      </w:r>
      <w:r w:rsidRPr="00B31547">
        <w:t>service</w:t>
      </w:r>
      <w:r w:rsidRPr="00B31547">
        <w:rPr>
          <w:spacing w:val="40"/>
        </w:rPr>
        <w:t xml:space="preserve"> </w:t>
      </w:r>
      <w:r w:rsidRPr="00B31547">
        <w:t>delivery,</w:t>
      </w:r>
      <w:r w:rsidRPr="00B31547">
        <w:rPr>
          <w:spacing w:val="40"/>
        </w:rPr>
        <w:t xml:space="preserve"> </w:t>
      </w:r>
      <w:r w:rsidRPr="00B31547">
        <w:t>operation</w:t>
      </w:r>
      <w:r w:rsidRPr="00B31547">
        <w:rPr>
          <w:spacing w:val="40"/>
        </w:rPr>
        <w:t xml:space="preserve"> </w:t>
      </w:r>
      <w:r w:rsidRPr="00B31547">
        <w:t>and</w:t>
      </w:r>
      <w:r w:rsidRPr="00B31547">
        <w:rPr>
          <w:spacing w:val="40"/>
        </w:rPr>
        <w:t xml:space="preserve"> </w:t>
      </w:r>
      <w:r w:rsidRPr="00B31547">
        <w:t>resource</w:t>
      </w:r>
      <w:r w:rsidRPr="00B31547">
        <w:rPr>
          <w:spacing w:val="40"/>
        </w:rPr>
        <w:t xml:space="preserve"> </w:t>
      </w:r>
      <w:r w:rsidRPr="00B31547">
        <w:t>management,</w:t>
      </w:r>
      <w:r w:rsidRPr="00943652">
        <w:t xml:space="preserve"> and security</w:t>
      </w:r>
      <w:r w:rsidR="00907A4F">
        <w:t xml:space="preserve">.  The </w:t>
      </w:r>
      <w:r w:rsidR="00AA138F">
        <w:t>m</w:t>
      </w:r>
      <w:r w:rsidR="00907A4F">
        <w:t xml:space="preserve">ission support component </w:t>
      </w:r>
      <w:r w:rsidR="00262985">
        <w:t>of the liquidation team</w:t>
      </w:r>
      <w:r w:rsidR="00907A4F">
        <w:t xml:space="preserve"> is proposed to be</w:t>
      </w:r>
      <w:r w:rsidR="00824EB5">
        <w:t xml:space="preserve"> </w:t>
      </w:r>
      <w:r w:rsidR="00262985">
        <w:t xml:space="preserve">composed </w:t>
      </w:r>
      <w:r w:rsidR="00AA138F">
        <w:t>of</w:t>
      </w:r>
      <w:r w:rsidR="00282D20">
        <w:t xml:space="preserve"> </w:t>
      </w:r>
      <w:r w:rsidR="00E118C9">
        <w:t>8</w:t>
      </w:r>
      <w:r w:rsidR="009C799B">
        <w:t>7</w:t>
      </w:r>
      <w:r w:rsidR="00282D20">
        <w:t xml:space="preserve"> </w:t>
      </w:r>
      <w:r w:rsidR="00824EB5">
        <w:t>posts</w:t>
      </w:r>
      <w:r w:rsidR="00282D20">
        <w:t xml:space="preserve"> (</w:t>
      </w:r>
      <w:r w:rsidR="00E118C9">
        <w:t>1 D-1, 2 P-5, 8 P-4, 4 P-3, 22 Field Service</w:t>
      </w:r>
      <w:r w:rsidR="00AA138F">
        <w:t xml:space="preserve">, </w:t>
      </w:r>
      <w:r w:rsidR="009C799B">
        <w:t>12</w:t>
      </w:r>
      <w:r w:rsidR="009C799B" w:rsidRPr="00AA138F">
        <w:t xml:space="preserve"> </w:t>
      </w:r>
      <w:r w:rsidR="00AA138F" w:rsidRPr="00E84F49">
        <w:t>National Professional Officer</w:t>
      </w:r>
      <w:r w:rsidR="00AA138F">
        <w:t xml:space="preserve"> and 38 Local level).</w:t>
      </w:r>
    </w:p>
    <w:p w14:paraId="54C37CD8" w14:textId="4A9427BE" w:rsidR="003234FD" w:rsidRDefault="003234FD" w:rsidP="003234FD">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C93B79">
        <w:t xml:space="preserve">In terms of security, </w:t>
      </w:r>
      <w:r w:rsidR="007D7985">
        <w:t>a</w:t>
      </w:r>
      <w:r w:rsidRPr="00B31547">
        <w:t xml:space="preserve"> security team of 1</w:t>
      </w:r>
      <w:r>
        <w:t>5</w:t>
      </w:r>
      <w:r w:rsidRPr="00B31547">
        <w:t xml:space="preserve"> personnel will be retained to</w:t>
      </w:r>
      <w:r w:rsidRPr="00B31547">
        <w:rPr>
          <w:spacing w:val="33"/>
        </w:rPr>
        <w:t xml:space="preserve"> </w:t>
      </w:r>
      <w:r w:rsidRPr="00B31547">
        <w:t>provide</w:t>
      </w:r>
      <w:r w:rsidRPr="00B31547">
        <w:rPr>
          <w:spacing w:val="32"/>
        </w:rPr>
        <w:t xml:space="preserve"> </w:t>
      </w:r>
      <w:r w:rsidRPr="00B31547">
        <w:t>protection</w:t>
      </w:r>
      <w:r w:rsidRPr="00B31547">
        <w:rPr>
          <w:spacing w:val="33"/>
        </w:rPr>
        <w:t xml:space="preserve"> </w:t>
      </w:r>
      <w:r w:rsidRPr="00B31547">
        <w:t>and</w:t>
      </w:r>
      <w:r w:rsidRPr="00B31547">
        <w:rPr>
          <w:spacing w:val="40"/>
        </w:rPr>
        <w:t xml:space="preserve"> </w:t>
      </w:r>
      <w:r w:rsidRPr="00B31547">
        <w:t>carry</w:t>
      </w:r>
      <w:r w:rsidRPr="00B31547">
        <w:rPr>
          <w:spacing w:val="40"/>
        </w:rPr>
        <w:t xml:space="preserve"> </w:t>
      </w:r>
      <w:r w:rsidRPr="00B31547">
        <w:t>out</w:t>
      </w:r>
      <w:r w:rsidRPr="00B31547">
        <w:rPr>
          <w:spacing w:val="40"/>
        </w:rPr>
        <w:t xml:space="preserve"> </w:t>
      </w:r>
      <w:r w:rsidRPr="00B31547">
        <w:t>activities</w:t>
      </w:r>
      <w:r w:rsidRPr="00B31547">
        <w:rPr>
          <w:spacing w:val="40"/>
        </w:rPr>
        <w:t xml:space="preserve"> </w:t>
      </w:r>
      <w:r w:rsidRPr="00B31547">
        <w:t>such</w:t>
      </w:r>
      <w:r w:rsidRPr="00B31547">
        <w:rPr>
          <w:spacing w:val="40"/>
        </w:rPr>
        <w:t xml:space="preserve"> </w:t>
      </w:r>
      <w:r w:rsidRPr="00B31547">
        <w:t>as securing mission assets, mission-related</w:t>
      </w:r>
      <w:r w:rsidRPr="00B31547">
        <w:rPr>
          <w:spacing w:val="40"/>
        </w:rPr>
        <w:t xml:space="preserve"> </w:t>
      </w:r>
      <w:r w:rsidRPr="00B31547">
        <w:t>investigations, inspections,</w:t>
      </w:r>
      <w:r w:rsidRPr="00B31547">
        <w:rPr>
          <w:spacing w:val="40"/>
        </w:rPr>
        <w:t xml:space="preserve"> </w:t>
      </w:r>
      <w:r w:rsidRPr="00B31547">
        <w:t>protection</w:t>
      </w:r>
      <w:r w:rsidRPr="00B31547">
        <w:rPr>
          <w:spacing w:val="40"/>
        </w:rPr>
        <w:t xml:space="preserve"> </w:t>
      </w:r>
      <w:r w:rsidRPr="00B31547">
        <w:t>and</w:t>
      </w:r>
      <w:r w:rsidRPr="00B31547">
        <w:rPr>
          <w:spacing w:val="40"/>
        </w:rPr>
        <w:t xml:space="preserve"> </w:t>
      </w:r>
      <w:r w:rsidRPr="00B31547">
        <w:t>essential</w:t>
      </w:r>
      <w:r w:rsidRPr="00B31547">
        <w:rPr>
          <w:spacing w:val="40"/>
        </w:rPr>
        <w:t xml:space="preserve"> </w:t>
      </w:r>
      <w:r w:rsidRPr="00B31547">
        <w:t>fire-safety</w:t>
      </w:r>
      <w:r w:rsidRPr="00B31547">
        <w:rPr>
          <w:spacing w:val="40"/>
        </w:rPr>
        <w:t xml:space="preserve"> </w:t>
      </w:r>
      <w:r w:rsidRPr="00B31547">
        <w:t>services</w:t>
      </w:r>
      <w:r>
        <w:t xml:space="preserve">. </w:t>
      </w:r>
      <w:r w:rsidRPr="00916FF2">
        <w:t xml:space="preserve">The team includes </w:t>
      </w:r>
      <w:r>
        <w:t>two</w:t>
      </w:r>
      <w:r w:rsidRPr="00916FF2">
        <w:t xml:space="preserve"> Close Protection Officers,</w:t>
      </w:r>
      <w:r>
        <w:t xml:space="preserve"> and three Field Security Assistants</w:t>
      </w:r>
      <w:r w:rsidRPr="00916FF2">
        <w:t xml:space="preserve"> dedicated to providing security for </w:t>
      </w:r>
      <w:r w:rsidRPr="00472A4C">
        <w:t xml:space="preserve">the </w:t>
      </w:r>
      <w:r w:rsidR="00954E34" w:rsidRPr="00954E34">
        <w:t>Resident Coordinator</w:t>
      </w:r>
      <w:r w:rsidR="00E15B6A">
        <w:t>/</w:t>
      </w:r>
      <w:r w:rsidR="00954E34" w:rsidRPr="00954E34">
        <w:t xml:space="preserve">Humanitarian Coordinator </w:t>
      </w:r>
      <w:r w:rsidRPr="00472A4C">
        <w:t>serving as the Head of Entity, both within and outside United Nations compounds</w:t>
      </w:r>
      <w:r>
        <w:t xml:space="preserve">.  </w:t>
      </w:r>
      <w:r w:rsidR="007D7985">
        <w:t xml:space="preserve">The </w:t>
      </w:r>
      <w:r w:rsidR="00222FCE" w:rsidRPr="00B31547">
        <w:t xml:space="preserve">security </w:t>
      </w:r>
      <w:r w:rsidR="007D7985">
        <w:t xml:space="preserve">team </w:t>
      </w:r>
      <w:r w:rsidR="00222FCE">
        <w:t>would be</w:t>
      </w:r>
      <w:r w:rsidR="007D7985">
        <w:t xml:space="preserve"> </w:t>
      </w:r>
      <w:r w:rsidR="00222FCE">
        <w:t xml:space="preserve">supplemented by the retention of </w:t>
      </w:r>
      <w:r w:rsidR="007D7985" w:rsidRPr="00C93B79">
        <w:t xml:space="preserve">the United Nations </w:t>
      </w:r>
      <w:r w:rsidR="007D7985">
        <w:t>G</w:t>
      </w:r>
      <w:r w:rsidR="007D7985" w:rsidRPr="00C93B79">
        <w:t xml:space="preserve">uard </w:t>
      </w:r>
      <w:r w:rsidR="007D7985">
        <w:t>U</w:t>
      </w:r>
      <w:r w:rsidR="007D7985" w:rsidRPr="00C93B79">
        <w:t xml:space="preserve">nit </w:t>
      </w:r>
      <w:r w:rsidR="007D7985">
        <w:t>composed of 30 g</w:t>
      </w:r>
      <w:r w:rsidR="007D7985" w:rsidRPr="001732C3">
        <w:t xml:space="preserve">uard </w:t>
      </w:r>
      <w:r w:rsidR="007D7985">
        <w:t>u</w:t>
      </w:r>
      <w:r w:rsidR="007D7985" w:rsidRPr="001732C3">
        <w:t xml:space="preserve">nit personnel </w:t>
      </w:r>
      <w:r w:rsidR="007D7985" w:rsidRPr="00C93B79">
        <w:t>responsible for the protection of United Nations personnel, assets and facilities within the internal perimeter of the liquidation</w:t>
      </w:r>
      <w:r w:rsidR="007D7985">
        <w:t xml:space="preserve"> two</w:t>
      </w:r>
      <w:r w:rsidR="007D7985" w:rsidRPr="00C93B79">
        <w:t xml:space="preserve"> locations.</w:t>
      </w:r>
    </w:p>
    <w:p w14:paraId="526B039C" w14:textId="434E9905" w:rsidR="00AD2C05" w:rsidRPr="000D712A" w:rsidRDefault="00F5011B" w:rsidP="003234FD">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color w:val="000000" w:themeColor="text1"/>
        </w:rPr>
      </w:pPr>
      <w:r>
        <w:t>A team of 24 posts (</w:t>
      </w:r>
      <w:r w:rsidR="00CB6952">
        <w:t xml:space="preserve">2 P-4, 1 P-3, 3 Field Services and </w:t>
      </w:r>
      <w:r w:rsidR="007D7E0C">
        <w:t>1</w:t>
      </w:r>
      <w:r w:rsidR="003F1D35">
        <w:t>8</w:t>
      </w:r>
      <w:r w:rsidR="007D7E0C">
        <w:t xml:space="preserve"> Local level)</w:t>
      </w:r>
      <w:r w:rsidR="003F1D35">
        <w:t xml:space="preserve"> in</w:t>
      </w:r>
      <w:r w:rsidR="0040690B">
        <w:t xml:space="preserve"> the</w:t>
      </w:r>
      <w:r w:rsidR="009A5F2C">
        <w:t xml:space="preserve"> </w:t>
      </w:r>
      <w:r w:rsidR="00FF731A" w:rsidRPr="0007356E">
        <w:t xml:space="preserve">Kuwait Joint Support Office </w:t>
      </w:r>
      <w:r w:rsidR="00FF731A">
        <w:t>(</w:t>
      </w:r>
      <w:r w:rsidR="00AD2C05">
        <w:t>KJSO</w:t>
      </w:r>
      <w:r w:rsidR="00FF731A">
        <w:t>)</w:t>
      </w:r>
      <w:r w:rsidR="009A5F2C">
        <w:t xml:space="preserve"> </w:t>
      </w:r>
      <w:r w:rsidR="00D94851">
        <w:t xml:space="preserve">will </w:t>
      </w:r>
      <w:r w:rsidR="00D94851" w:rsidRPr="00D94851">
        <w:t xml:space="preserve">continue to provide </w:t>
      </w:r>
      <w:r w:rsidR="008A2CC2">
        <w:t xml:space="preserve">critical </w:t>
      </w:r>
      <w:r w:rsidR="00D94851" w:rsidRPr="00D94851">
        <w:t>back-office support in travel, finance and human resources</w:t>
      </w:r>
      <w:r w:rsidR="00AE10FE">
        <w:t xml:space="preserve">.  </w:t>
      </w:r>
      <w:r w:rsidR="00AE10FE">
        <w:rPr>
          <w:color w:val="000000" w:themeColor="text1"/>
        </w:rPr>
        <w:t>I</w:t>
      </w:r>
      <w:r w:rsidR="00AE10FE" w:rsidRPr="0074135B">
        <w:rPr>
          <w:color w:val="000000" w:themeColor="text1"/>
        </w:rPr>
        <w:t xml:space="preserve">n view of the termination of the mandate of UNAMI </w:t>
      </w:r>
      <w:r w:rsidR="00AE10FE">
        <w:rPr>
          <w:color w:val="000000" w:themeColor="text1"/>
        </w:rPr>
        <w:t>on 31 December</w:t>
      </w:r>
      <w:r w:rsidR="00AE10FE" w:rsidRPr="0074135B">
        <w:rPr>
          <w:color w:val="000000" w:themeColor="text1"/>
        </w:rPr>
        <w:t xml:space="preserve"> 2025,</w:t>
      </w:r>
      <w:r w:rsidR="00AE10FE">
        <w:rPr>
          <w:color w:val="000000" w:themeColor="text1"/>
        </w:rPr>
        <w:t xml:space="preserve"> it is the intention of the Secretariat to transition the </w:t>
      </w:r>
      <w:r w:rsidR="00AE10FE" w:rsidRPr="00725033">
        <w:rPr>
          <w:color w:val="000000" w:themeColor="text1"/>
        </w:rPr>
        <w:t xml:space="preserve">peace operations supported by the </w:t>
      </w:r>
      <w:r w:rsidR="00AE10FE" w:rsidRPr="00725033">
        <w:rPr>
          <w:color w:val="000000" w:themeColor="text1"/>
        </w:rPr>
        <w:lastRenderedPageBreak/>
        <w:t>KJSO</w:t>
      </w:r>
      <w:r w:rsidR="00AE10FE">
        <w:rPr>
          <w:color w:val="000000" w:themeColor="text1"/>
        </w:rPr>
        <w:t xml:space="preserve"> </w:t>
      </w:r>
      <w:r w:rsidR="00AE10FE" w:rsidRPr="00725033">
        <w:rPr>
          <w:color w:val="000000" w:themeColor="text1"/>
        </w:rPr>
        <w:t xml:space="preserve">to the </w:t>
      </w:r>
      <w:r w:rsidR="00AE10FE">
        <w:rPr>
          <w:color w:val="000000" w:themeColor="text1"/>
        </w:rPr>
        <w:t>RSCE</w:t>
      </w:r>
      <w:r w:rsidR="00AE10FE" w:rsidRPr="00725033">
        <w:rPr>
          <w:color w:val="000000" w:themeColor="text1"/>
        </w:rPr>
        <w:t xml:space="preserve"> by the end of the UNAMI</w:t>
      </w:r>
      <w:r w:rsidR="00AE10FE">
        <w:rPr>
          <w:color w:val="000000" w:themeColor="text1"/>
        </w:rPr>
        <w:t>’s</w:t>
      </w:r>
      <w:r w:rsidR="00AE10FE" w:rsidRPr="00725033">
        <w:rPr>
          <w:color w:val="000000" w:themeColor="text1"/>
        </w:rPr>
        <w:t xml:space="preserve"> liquidation</w:t>
      </w:r>
      <w:r w:rsidR="00AE10FE">
        <w:rPr>
          <w:color w:val="000000" w:themeColor="text1"/>
        </w:rPr>
        <w:t xml:space="preserve"> by 30 September 2026.</w:t>
      </w:r>
      <w:r w:rsidR="00243FBD">
        <w:rPr>
          <w:color w:val="000000" w:themeColor="text1"/>
        </w:rPr>
        <w:t xml:space="preserve"> The retention of the </w:t>
      </w:r>
      <w:r w:rsidR="008C7B37">
        <w:rPr>
          <w:color w:val="000000" w:themeColor="text1"/>
        </w:rPr>
        <w:t xml:space="preserve">currently encumbered posts </w:t>
      </w:r>
      <w:r w:rsidR="009A20E0">
        <w:rPr>
          <w:color w:val="000000" w:themeColor="text1"/>
        </w:rPr>
        <w:t>is to</w:t>
      </w:r>
      <w:r w:rsidR="00B00AD1" w:rsidRPr="000D712A">
        <w:rPr>
          <w:color w:val="000000" w:themeColor="text1"/>
        </w:rPr>
        <w:t xml:space="preserve"> </w:t>
      </w:r>
      <w:r w:rsidR="000D712A" w:rsidRPr="000D712A">
        <w:rPr>
          <w:color w:val="000000" w:themeColor="text1"/>
        </w:rPr>
        <w:t>ensure sufficient capacity is available to prepare for and implement the transition, aligned with the projected timeline for the complete liquidation of UNAMI.</w:t>
      </w:r>
    </w:p>
    <w:p w14:paraId="4AA2070C" w14:textId="0F1D218F" w:rsidR="000B4D0A" w:rsidRDefault="006865EB" w:rsidP="00F13067">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Temporary</w:t>
      </w:r>
      <w:r w:rsidR="009D2870">
        <w:t xml:space="preserve"> surge capacity</w:t>
      </w:r>
      <w:r>
        <w:t xml:space="preserve"> will be provided by the</w:t>
      </w:r>
      <w:r w:rsidR="00D54C8E">
        <w:t xml:space="preserve"> Department of Operational Support </w:t>
      </w:r>
      <w:r>
        <w:t xml:space="preserve">which </w:t>
      </w:r>
      <w:r w:rsidR="00D54C8E">
        <w:t>will provide support</w:t>
      </w:r>
      <w:r>
        <w:t xml:space="preserve"> </w:t>
      </w:r>
      <w:r w:rsidR="00D54C8E">
        <w:t xml:space="preserve">and </w:t>
      </w:r>
      <w:r w:rsidR="00D54C8E" w:rsidRPr="00D72C09">
        <w:t xml:space="preserve">coordination between </w:t>
      </w:r>
      <w:r w:rsidR="00D62478">
        <w:t xml:space="preserve">United Nations Headquarters and </w:t>
      </w:r>
      <w:r w:rsidR="00D54C8E" w:rsidRPr="00D72C09">
        <w:t>United Nations Logistics Base at Brindisi, with occasional deployment to Iraq and Kuwait</w:t>
      </w:r>
      <w:r w:rsidR="00D62478">
        <w:t>.</w:t>
      </w:r>
      <w:r w:rsidR="007376F7">
        <w:t xml:space="preserve"> </w:t>
      </w:r>
    </w:p>
    <w:p w14:paraId="7E2E72C3" w14:textId="7CE00D94" w:rsidR="00D51A89" w:rsidRPr="00D51A89" w:rsidRDefault="009419C4">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B31547">
        <w:t xml:space="preserve">The selection process for personnel for the </w:t>
      </w:r>
      <w:r w:rsidR="007131E9">
        <w:t>L</w:t>
      </w:r>
      <w:r w:rsidRPr="00B31547">
        <w:t xml:space="preserve">iquidation </w:t>
      </w:r>
      <w:r w:rsidR="007131E9">
        <w:t>T</w:t>
      </w:r>
      <w:r w:rsidRPr="00B31547">
        <w:t xml:space="preserve">eam </w:t>
      </w:r>
      <w:r w:rsidR="00587BB3" w:rsidRPr="003B7BAA">
        <w:t xml:space="preserve">will </w:t>
      </w:r>
      <w:r w:rsidRPr="00B31547">
        <w:t>consider</w:t>
      </w:r>
      <w:r w:rsidRPr="003B7BAA">
        <w:t xml:space="preserve"> </w:t>
      </w:r>
      <w:r w:rsidRPr="00B31547">
        <w:t>the</w:t>
      </w:r>
      <w:r w:rsidRPr="003B7BAA">
        <w:t xml:space="preserve"> </w:t>
      </w:r>
      <w:r w:rsidRPr="00B31547">
        <w:t>existing</w:t>
      </w:r>
      <w:r w:rsidRPr="003B7BAA">
        <w:t xml:space="preserve"> </w:t>
      </w:r>
      <w:r w:rsidRPr="00B31547">
        <w:t>personnel</w:t>
      </w:r>
      <w:r w:rsidRPr="003B7BAA">
        <w:t xml:space="preserve"> </w:t>
      </w:r>
      <w:r w:rsidRPr="00B31547">
        <w:t>and</w:t>
      </w:r>
      <w:r w:rsidRPr="003B7BAA">
        <w:t xml:space="preserve"> </w:t>
      </w:r>
      <w:r w:rsidRPr="00B31547">
        <w:t>the</w:t>
      </w:r>
      <w:r w:rsidRPr="003B7BAA">
        <w:t xml:space="preserve"> </w:t>
      </w:r>
      <w:r w:rsidRPr="00B31547">
        <w:t>skill</w:t>
      </w:r>
      <w:r w:rsidRPr="003B7BAA">
        <w:t xml:space="preserve"> </w:t>
      </w:r>
      <w:r w:rsidRPr="00B31547">
        <w:t>sets</w:t>
      </w:r>
      <w:r w:rsidRPr="003B7BAA">
        <w:t xml:space="preserve"> </w:t>
      </w:r>
      <w:r w:rsidRPr="00B31547">
        <w:t>relevant</w:t>
      </w:r>
      <w:r w:rsidRPr="003B7BAA">
        <w:t xml:space="preserve"> </w:t>
      </w:r>
      <w:r w:rsidRPr="00B31547">
        <w:t>to</w:t>
      </w:r>
      <w:r w:rsidRPr="003B7BAA">
        <w:t xml:space="preserve"> </w:t>
      </w:r>
      <w:r w:rsidRPr="00B31547">
        <w:t>the</w:t>
      </w:r>
      <w:r w:rsidRPr="003B7BAA">
        <w:t xml:space="preserve"> </w:t>
      </w:r>
      <w:r w:rsidRPr="00B31547">
        <w:t>liquidation period. UNAMI</w:t>
      </w:r>
      <w:r w:rsidR="00746B20">
        <w:t xml:space="preserve"> (</w:t>
      </w:r>
      <w:r w:rsidR="00DF0524">
        <w:t>and the liquidation team after UNAMI’s</w:t>
      </w:r>
      <w:r w:rsidR="00746B20">
        <w:t xml:space="preserve"> closure)</w:t>
      </w:r>
      <w:r w:rsidRPr="00B31547">
        <w:t xml:space="preserve"> will continue to support the placement of </w:t>
      </w:r>
      <w:r>
        <w:t xml:space="preserve">separating </w:t>
      </w:r>
      <w:r w:rsidRPr="00B31547">
        <w:t>national staff for consideration</w:t>
      </w:r>
      <w:r w:rsidRPr="00D51A89">
        <w:rPr>
          <w:spacing w:val="34"/>
        </w:rPr>
        <w:t xml:space="preserve"> </w:t>
      </w:r>
      <w:r w:rsidRPr="00B31547">
        <w:t>by</w:t>
      </w:r>
      <w:r w:rsidRPr="00D51A89">
        <w:rPr>
          <w:spacing w:val="34"/>
        </w:rPr>
        <w:t xml:space="preserve"> </w:t>
      </w:r>
      <w:r w:rsidRPr="00B31547">
        <w:t>other</w:t>
      </w:r>
      <w:r w:rsidRPr="00D51A89">
        <w:rPr>
          <w:spacing w:val="32"/>
        </w:rPr>
        <w:t xml:space="preserve"> </w:t>
      </w:r>
      <w:r w:rsidRPr="00B31547">
        <w:t>entities</w:t>
      </w:r>
      <w:r w:rsidRPr="00D51A89">
        <w:rPr>
          <w:spacing w:val="31"/>
        </w:rPr>
        <w:t xml:space="preserve"> </w:t>
      </w:r>
      <w:r w:rsidRPr="00B31547">
        <w:t>within</w:t>
      </w:r>
      <w:r w:rsidRPr="00D51A89">
        <w:rPr>
          <w:spacing w:val="34"/>
        </w:rPr>
        <w:t xml:space="preserve"> </w:t>
      </w:r>
      <w:r w:rsidRPr="00B31547">
        <w:t>the</w:t>
      </w:r>
      <w:r w:rsidRPr="00D51A89">
        <w:rPr>
          <w:spacing w:val="32"/>
        </w:rPr>
        <w:t xml:space="preserve"> </w:t>
      </w:r>
      <w:r w:rsidRPr="00B31547">
        <w:t>United</w:t>
      </w:r>
      <w:r w:rsidRPr="00D51A89">
        <w:rPr>
          <w:spacing w:val="34"/>
        </w:rPr>
        <w:t xml:space="preserve"> </w:t>
      </w:r>
      <w:r w:rsidRPr="00B31547">
        <w:t>Nations</w:t>
      </w:r>
      <w:r w:rsidRPr="00D51A89">
        <w:rPr>
          <w:spacing w:val="31"/>
        </w:rPr>
        <w:t xml:space="preserve"> </w:t>
      </w:r>
      <w:r w:rsidRPr="00B31547">
        <w:t>in</w:t>
      </w:r>
      <w:r w:rsidRPr="00D51A89">
        <w:rPr>
          <w:spacing w:val="34"/>
        </w:rPr>
        <w:t xml:space="preserve"> </w:t>
      </w:r>
      <w:r w:rsidRPr="00B31547">
        <w:t>Iraq</w:t>
      </w:r>
      <w:r w:rsidR="00424229">
        <w:t>, through</w:t>
      </w:r>
      <w:r w:rsidRPr="00D51A89">
        <w:rPr>
          <w:spacing w:val="34"/>
        </w:rPr>
        <w:t xml:space="preserve"> </w:t>
      </w:r>
      <w:r w:rsidRPr="00B31547">
        <w:t>sharing</w:t>
      </w:r>
      <w:r w:rsidRPr="00D51A89">
        <w:rPr>
          <w:spacing w:val="34"/>
        </w:rPr>
        <w:t xml:space="preserve"> </w:t>
      </w:r>
      <w:r w:rsidRPr="00B31547">
        <w:t>the list</w:t>
      </w:r>
      <w:r w:rsidRPr="00D51A89">
        <w:rPr>
          <w:spacing w:val="40"/>
        </w:rPr>
        <w:t xml:space="preserve"> </w:t>
      </w:r>
      <w:r w:rsidRPr="00B31547">
        <w:t>of</w:t>
      </w:r>
      <w:r w:rsidRPr="00D51A89">
        <w:rPr>
          <w:spacing w:val="40"/>
        </w:rPr>
        <w:t xml:space="preserve"> </w:t>
      </w:r>
      <w:r w:rsidRPr="00B31547">
        <w:t>national</w:t>
      </w:r>
      <w:r w:rsidRPr="00D51A89">
        <w:rPr>
          <w:spacing w:val="40"/>
        </w:rPr>
        <w:t xml:space="preserve"> </w:t>
      </w:r>
      <w:r w:rsidRPr="00B31547">
        <w:t>staff</w:t>
      </w:r>
      <w:r w:rsidRPr="00D51A89">
        <w:rPr>
          <w:spacing w:val="40"/>
        </w:rPr>
        <w:t xml:space="preserve"> </w:t>
      </w:r>
      <w:r w:rsidRPr="00B31547">
        <w:t>with</w:t>
      </w:r>
      <w:r w:rsidRPr="00D51A89">
        <w:rPr>
          <w:spacing w:val="40"/>
        </w:rPr>
        <w:t xml:space="preserve"> </w:t>
      </w:r>
      <w:r w:rsidRPr="00B31547">
        <w:t>the</w:t>
      </w:r>
      <w:r w:rsidRPr="00D51A89">
        <w:rPr>
          <w:spacing w:val="40"/>
        </w:rPr>
        <w:t xml:space="preserve"> </w:t>
      </w:r>
      <w:r w:rsidRPr="00B31547">
        <w:t>United</w:t>
      </w:r>
      <w:r w:rsidRPr="00D51A89">
        <w:rPr>
          <w:spacing w:val="40"/>
        </w:rPr>
        <w:t xml:space="preserve"> </w:t>
      </w:r>
      <w:r w:rsidRPr="00B31547">
        <w:t>Nations</w:t>
      </w:r>
      <w:r w:rsidRPr="00D51A89">
        <w:rPr>
          <w:spacing w:val="40"/>
        </w:rPr>
        <w:t xml:space="preserve"> </w:t>
      </w:r>
      <w:r w:rsidRPr="00B31547">
        <w:t>country</w:t>
      </w:r>
      <w:r w:rsidRPr="00D51A89">
        <w:rPr>
          <w:spacing w:val="40"/>
        </w:rPr>
        <w:t xml:space="preserve"> </w:t>
      </w:r>
      <w:r w:rsidRPr="00B31547">
        <w:t>team</w:t>
      </w:r>
      <w:r w:rsidRPr="00D51A89">
        <w:rPr>
          <w:spacing w:val="40"/>
        </w:rPr>
        <w:t xml:space="preserve"> </w:t>
      </w:r>
      <w:r w:rsidRPr="00B31547">
        <w:t>and</w:t>
      </w:r>
      <w:r w:rsidRPr="00D51A89">
        <w:rPr>
          <w:spacing w:val="40"/>
        </w:rPr>
        <w:t xml:space="preserve"> </w:t>
      </w:r>
      <w:r w:rsidRPr="00B31547">
        <w:t>by</w:t>
      </w:r>
      <w:r w:rsidRPr="00D51A89">
        <w:rPr>
          <w:spacing w:val="40"/>
        </w:rPr>
        <w:t xml:space="preserve"> </w:t>
      </w:r>
      <w:r w:rsidRPr="00B31547">
        <w:t>broadcasting</w:t>
      </w:r>
      <w:r w:rsidRPr="00D51A89">
        <w:rPr>
          <w:spacing w:val="40"/>
        </w:rPr>
        <w:t xml:space="preserve"> </w:t>
      </w:r>
      <w:r w:rsidRPr="00B31547">
        <w:t>to these</w:t>
      </w:r>
      <w:r w:rsidRPr="00D51A89">
        <w:rPr>
          <w:spacing w:val="40"/>
        </w:rPr>
        <w:t xml:space="preserve"> </w:t>
      </w:r>
      <w:r w:rsidRPr="00B31547">
        <w:t>staff</w:t>
      </w:r>
      <w:r w:rsidRPr="00D51A89">
        <w:rPr>
          <w:spacing w:val="40"/>
        </w:rPr>
        <w:t xml:space="preserve"> </w:t>
      </w:r>
      <w:r w:rsidRPr="00B31547">
        <w:t>the</w:t>
      </w:r>
      <w:r w:rsidRPr="00D51A89">
        <w:rPr>
          <w:spacing w:val="40"/>
        </w:rPr>
        <w:t xml:space="preserve"> </w:t>
      </w:r>
      <w:r w:rsidRPr="00B31547">
        <w:t>information</w:t>
      </w:r>
      <w:r w:rsidRPr="00D51A89">
        <w:rPr>
          <w:spacing w:val="40"/>
        </w:rPr>
        <w:t xml:space="preserve"> </w:t>
      </w:r>
      <w:r w:rsidRPr="00B31547">
        <w:t>on</w:t>
      </w:r>
      <w:r w:rsidRPr="00D51A89">
        <w:rPr>
          <w:spacing w:val="40"/>
        </w:rPr>
        <w:t xml:space="preserve"> </w:t>
      </w:r>
      <w:r w:rsidRPr="00B31547">
        <w:t>job</w:t>
      </w:r>
      <w:r w:rsidRPr="00D51A89">
        <w:rPr>
          <w:spacing w:val="40"/>
        </w:rPr>
        <w:t xml:space="preserve"> </w:t>
      </w:r>
      <w:r w:rsidRPr="00B31547">
        <w:t>openings</w:t>
      </w:r>
      <w:r w:rsidRPr="00D51A89">
        <w:rPr>
          <w:spacing w:val="40"/>
        </w:rPr>
        <w:t xml:space="preserve"> </w:t>
      </w:r>
      <w:r w:rsidRPr="00B31547">
        <w:t>posted</w:t>
      </w:r>
      <w:r w:rsidRPr="00D51A89">
        <w:rPr>
          <w:spacing w:val="40"/>
        </w:rPr>
        <w:t xml:space="preserve"> </w:t>
      </w:r>
      <w:r w:rsidRPr="00B31547">
        <w:t>by</w:t>
      </w:r>
      <w:r w:rsidRPr="00D51A89">
        <w:rPr>
          <w:spacing w:val="40"/>
        </w:rPr>
        <w:t xml:space="preserve"> </w:t>
      </w:r>
      <w:r w:rsidRPr="00B31547">
        <w:t>other</w:t>
      </w:r>
      <w:r w:rsidRPr="00D51A89">
        <w:rPr>
          <w:spacing w:val="40"/>
        </w:rPr>
        <w:t xml:space="preserve"> </w:t>
      </w:r>
      <w:r w:rsidRPr="00B31547">
        <w:t>organizations</w:t>
      </w:r>
      <w:r w:rsidR="004112EA">
        <w:t>.</w:t>
      </w:r>
      <w:r w:rsidR="00CD0C39">
        <w:t xml:space="preserve"> </w:t>
      </w:r>
      <w:r w:rsidR="002132CE">
        <w:rPr>
          <w:lang w:val="en-US"/>
        </w:rPr>
        <w:t>A</w:t>
      </w:r>
      <w:r w:rsidR="00CD0C39" w:rsidRPr="00D51A89">
        <w:rPr>
          <w:lang w:val="en-US"/>
        </w:rPr>
        <w:t xml:space="preserve"> </w:t>
      </w:r>
      <w:r w:rsidR="00866EB2" w:rsidRPr="00D51A89">
        <w:rPr>
          <w:lang w:val="en-US"/>
        </w:rPr>
        <w:t>National Staff Capacity Building Programme</w:t>
      </w:r>
      <w:r w:rsidR="0071772B" w:rsidRPr="00D51A89">
        <w:rPr>
          <w:lang w:val="en-US"/>
        </w:rPr>
        <w:t xml:space="preserve"> </w:t>
      </w:r>
      <w:r w:rsidR="00424229">
        <w:rPr>
          <w:lang w:val="en-US"/>
        </w:rPr>
        <w:t xml:space="preserve">was </w:t>
      </w:r>
      <w:r w:rsidR="00CD0C39" w:rsidRPr="00D51A89">
        <w:rPr>
          <w:lang w:val="en-US"/>
        </w:rPr>
        <w:t>strategically designed to equip national staff with essential skills and support for successful career transitions ahead of mission closure. Key initiatives already implemented in 2024 and 2025 include</w:t>
      </w:r>
      <w:r w:rsidR="000216E5">
        <w:rPr>
          <w:lang w:val="en-US"/>
        </w:rPr>
        <w:t xml:space="preserve">: </w:t>
      </w:r>
      <w:r w:rsidR="00EF54CA" w:rsidRPr="00D51A89">
        <w:rPr>
          <w:lang w:val="en-US"/>
        </w:rPr>
        <w:t>(a)</w:t>
      </w:r>
      <w:r w:rsidR="00CD0C39" w:rsidRPr="00D51A89">
        <w:rPr>
          <w:lang w:val="en-US"/>
        </w:rPr>
        <w:t xml:space="preserve"> the </w:t>
      </w:r>
      <w:r w:rsidR="00866EB2" w:rsidRPr="00D51A89">
        <w:rPr>
          <w:lang w:val="en-US"/>
        </w:rPr>
        <w:t>comprehensive assessment of</w:t>
      </w:r>
      <w:r w:rsidR="00C31197" w:rsidRPr="00D51A89">
        <w:rPr>
          <w:lang w:val="en-US"/>
        </w:rPr>
        <w:t xml:space="preserve"> staff</w:t>
      </w:r>
      <w:r w:rsidR="00866EB2" w:rsidRPr="00D51A89">
        <w:rPr>
          <w:lang w:val="en-US"/>
        </w:rPr>
        <w:t xml:space="preserve"> skills</w:t>
      </w:r>
      <w:r w:rsidR="004655D5">
        <w:rPr>
          <w:lang w:val="en-US"/>
        </w:rPr>
        <w:t>,</w:t>
      </w:r>
      <w:r w:rsidR="00170EA9" w:rsidRPr="00D51A89">
        <w:rPr>
          <w:lang w:val="en-US"/>
        </w:rPr>
        <w:t xml:space="preserve"> which considers the current skills</w:t>
      </w:r>
      <w:r w:rsidR="00D51A89">
        <w:rPr>
          <w:lang w:val="en-US"/>
        </w:rPr>
        <w:t xml:space="preserve"> and learning needs of</w:t>
      </w:r>
      <w:r w:rsidR="00170EA9" w:rsidRPr="00D51A89">
        <w:rPr>
          <w:lang w:val="en-US"/>
        </w:rPr>
        <w:t xml:space="preserve"> staff and how this aligns to </w:t>
      </w:r>
      <w:r w:rsidR="00D51A89">
        <w:rPr>
          <w:lang w:val="en-US"/>
        </w:rPr>
        <w:t xml:space="preserve">the </w:t>
      </w:r>
      <w:r w:rsidR="006B3CDA">
        <w:rPr>
          <w:lang w:val="en-US"/>
        </w:rPr>
        <w:t xml:space="preserve">local </w:t>
      </w:r>
      <w:r w:rsidR="00170EA9" w:rsidRPr="00D51A89">
        <w:rPr>
          <w:lang w:val="en-US"/>
        </w:rPr>
        <w:t>market</w:t>
      </w:r>
      <w:r w:rsidR="00D51A89">
        <w:rPr>
          <w:lang w:val="en-US"/>
        </w:rPr>
        <w:t xml:space="preserve">; </w:t>
      </w:r>
      <w:r w:rsidR="00EF54CA" w:rsidRPr="00D51A89">
        <w:rPr>
          <w:lang w:val="en-US"/>
        </w:rPr>
        <w:t>(b)</w:t>
      </w:r>
      <w:r w:rsidR="00CD0C39" w:rsidRPr="00D51A89">
        <w:rPr>
          <w:lang w:val="en-US"/>
        </w:rPr>
        <w:t xml:space="preserve"> job search and application training in collaboration with local recruiters</w:t>
      </w:r>
      <w:r w:rsidR="00814DAE" w:rsidRPr="00D51A89">
        <w:rPr>
          <w:lang w:val="en-US"/>
        </w:rPr>
        <w:t>,</w:t>
      </w:r>
      <w:r w:rsidR="00CD0C39" w:rsidRPr="00D51A89">
        <w:rPr>
          <w:lang w:val="en-US"/>
        </w:rPr>
        <w:t xml:space="preserve"> vocational and technical certifications such as</w:t>
      </w:r>
      <w:r w:rsidR="00CC5496" w:rsidRPr="00D51A89">
        <w:rPr>
          <w:lang w:val="en-US"/>
        </w:rPr>
        <w:t xml:space="preserve"> the</w:t>
      </w:r>
      <w:r w:rsidR="00CD0C39" w:rsidRPr="00D51A89">
        <w:rPr>
          <w:lang w:val="en-US"/>
        </w:rPr>
        <w:t xml:space="preserve"> </w:t>
      </w:r>
      <w:r w:rsidR="00DA4802" w:rsidRPr="00DA4802">
        <w:t>International Computer Driving License</w:t>
      </w:r>
      <w:r w:rsidR="00814DAE">
        <w:t>; and (c)</w:t>
      </w:r>
      <w:r w:rsidR="00CD0C39" w:rsidRPr="00D51A89">
        <w:rPr>
          <w:lang w:val="en-US"/>
        </w:rPr>
        <w:t xml:space="preserve"> entrepreneurial workshops by Business by Design, personalized career coaching, mentorship, and a Training Newsletter</w:t>
      </w:r>
      <w:r w:rsidR="00814DAE" w:rsidRPr="00D51A89">
        <w:rPr>
          <w:lang w:val="en-US"/>
        </w:rPr>
        <w:t xml:space="preserve"> which provides </w:t>
      </w:r>
      <w:r w:rsidR="00D77B51" w:rsidRPr="00D51A89">
        <w:rPr>
          <w:lang w:val="en-US"/>
        </w:rPr>
        <w:t xml:space="preserve">up to date </w:t>
      </w:r>
      <w:r w:rsidR="00685087" w:rsidRPr="00D51A89">
        <w:rPr>
          <w:lang w:val="en-US"/>
        </w:rPr>
        <w:t xml:space="preserve">information on </w:t>
      </w:r>
      <w:r w:rsidR="00CD0C39" w:rsidRPr="00D51A89">
        <w:rPr>
          <w:lang w:val="en-US"/>
        </w:rPr>
        <w:t xml:space="preserve">job opportunities across </w:t>
      </w:r>
      <w:r w:rsidR="00386DE3" w:rsidRPr="00D51A89">
        <w:rPr>
          <w:lang w:val="en-US"/>
        </w:rPr>
        <w:t>United Nations</w:t>
      </w:r>
      <w:r w:rsidR="00CD0C39" w:rsidRPr="00D51A89">
        <w:rPr>
          <w:lang w:val="en-US"/>
        </w:rPr>
        <w:t xml:space="preserve"> and non-U</w:t>
      </w:r>
      <w:r w:rsidR="00386DE3" w:rsidRPr="00D51A89">
        <w:rPr>
          <w:lang w:val="en-US"/>
        </w:rPr>
        <w:t>nited Nations</w:t>
      </w:r>
      <w:r w:rsidR="00CD0C39" w:rsidRPr="00D51A89">
        <w:rPr>
          <w:lang w:val="en-US"/>
        </w:rPr>
        <w:t xml:space="preserve"> entities. </w:t>
      </w:r>
      <w:r w:rsidR="00927732" w:rsidRPr="00D51A89">
        <w:rPr>
          <w:lang w:val="en-US"/>
        </w:rPr>
        <w:t xml:space="preserve">Other activities planned for 2025 </w:t>
      </w:r>
      <w:r w:rsidR="00CD0C39" w:rsidRPr="00D51A89">
        <w:rPr>
          <w:lang w:val="en-US"/>
        </w:rPr>
        <w:t xml:space="preserve">include virtual and in-person career fairs, </w:t>
      </w:r>
      <w:r w:rsidR="0012622F" w:rsidRPr="00D51A89">
        <w:rPr>
          <w:lang w:val="en-US"/>
        </w:rPr>
        <w:t xml:space="preserve">launching of a </w:t>
      </w:r>
      <w:r w:rsidR="00CD0C39" w:rsidRPr="00D51A89">
        <w:rPr>
          <w:lang w:val="en-US"/>
        </w:rPr>
        <w:t>dedicated job platform</w:t>
      </w:r>
      <w:r w:rsidR="00D77B51" w:rsidRPr="00D51A89">
        <w:rPr>
          <w:lang w:val="en-US"/>
        </w:rPr>
        <w:t xml:space="preserve"> </w:t>
      </w:r>
      <w:r w:rsidR="00B91FC4" w:rsidRPr="00D51A89">
        <w:rPr>
          <w:lang w:val="en-US"/>
        </w:rPr>
        <w:t>application</w:t>
      </w:r>
      <w:r w:rsidR="0012622F" w:rsidRPr="00D51A89">
        <w:rPr>
          <w:lang w:val="en-US"/>
        </w:rPr>
        <w:t xml:space="preserve"> tool</w:t>
      </w:r>
      <w:r w:rsidR="00CD0C39" w:rsidRPr="00D51A89">
        <w:rPr>
          <w:lang w:val="en-US"/>
        </w:rPr>
        <w:t xml:space="preserve">, and expanded vocational training </w:t>
      </w:r>
      <w:r w:rsidR="00374832">
        <w:rPr>
          <w:lang w:val="en-US"/>
        </w:rPr>
        <w:t xml:space="preserve">and collaboration with the United Nations country team on </w:t>
      </w:r>
      <w:r w:rsidR="00374832" w:rsidRPr="00D51A89">
        <w:rPr>
          <w:lang w:val="en-US"/>
        </w:rPr>
        <w:t xml:space="preserve"> vocational training</w:t>
      </w:r>
      <w:r w:rsidR="00374832">
        <w:rPr>
          <w:lang w:val="en-US"/>
        </w:rPr>
        <w:t xml:space="preserve"> and business start-ups.</w:t>
      </w:r>
    </w:p>
    <w:p w14:paraId="41C32631" w14:textId="1A17A239" w:rsidR="00C50E27" w:rsidRDefault="00C50E27">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877053">
        <w:t xml:space="preserve">The size and composition of the </w:t>
      </w:r>
      <w:r w:rsidR="003E00F9">
        <w:t>team</w:t>
      </w:r>
      <w:r w:rsidR="003E00F9" w:rsidRPr="00877053">
        <w:t xml:space="preserve"> </w:t>
      </w:r>
      <w:r w:rsidRPr="00877053">
        <w:t>during the liquidation will be progressively</w:t>
      </w:r>
      <w:r w:rsidRPr="00D51A89">
        <w:rPr>
          <w:spacing w:val="40"/>
        </w:rPr>
        <w:t xml:space="preserve"> </w:t>
      </w:r>
      <w:r w:rsidRPr="00877053">
        <w:t>reduced</w:t>
      </w:r>
      <w:r w:rsidRPr="00D51A89">
        <w:rPr>
          <w:spacing w:val="40"/>
        </w:rPr>
        <w:t xml:space="preserve"> </w:t>
      </w:r>
      <w:r w:rsidRPr="00877053">
        <w:t>through</w:t>
      </w:r>
      <w:r w:rsidRPr="00D51A89">
        <w:rPr>
          <w:spacing w:val="40"/>
        </w:rPr>
        <w:t xml:space="preserve"> </w:t>
      </w:r>
      <w:r w:rsidRPr="00877053">
        <w:t>the</w:t>
      </w:r>
      <w:r w:rsidRPr="00D51A89">
        <w:rPr>
          <w:spacing w:val="40"/>
        </w:rPr>
        <w:t xml:space="preserve"> </w:t>
      </w:r>
      <w:r w:rsidRPr="00877053">
        <w:t>abolishment</w:t>
      </w:r>
      <w:r w:rsidRPr="00D51A89">
        <w:rPr>
          <w:spacing w:val="40"/>
        </w:rPr>
        <w:t xml:space="preserve"> </w:t>
      </w:r>
      <w:r w:rsidRPr="00877053">
        <w:t>of</w:t>
      </w:r>
      <w:r w:rsidRPr="00D51A89">
        <w:rPr>
          <w:spacing w:val="40"/>
        </w:rPr>
        <w:t xml:space="preserve"> </w:t>
      </w:r>
      <w:r w:rsidRPr="00B66881">
        <w:t xml:space="preserve">posts. </w:t>
      </w:r>
      <w:r w:rsidR="00CC5285">
        <w:t>It is proposed that</w:t>
      </w:r>
      <w:r w:rsidR="0086124E">
        <w:t xml:space="preserve">, </w:t>
      </w:r>
      <w:r w:rsidR="003D0005" w:rsidRPr="00B66881">
        <w:t>1</w:t>
      </w:r>
      <w:r w:rsidR="003D0005">
        <w:t>0</w:t>
      </w:r>
      <w:r w:rsidRPr="00877053">
        <w:t xml:space="preserve"> </w:t>
      </w:r>
      <w:r w:rsidR="00F96304">
        <w:t>staff members</w:t>
      </w:r>
      <w:r w:rsidRPr="00877053">
        <w:t xml:space="preserve"> will be separated by 31 M</w:t>
      </w:r>
      <w:r w:rsidR="003D0005">
        <w:t>ay</w:t>
      </w:r>
      <w:r w:rsidR="00BD097B">
        <w:t xml:space="preserve"> 2026</w:t>
      </w:r>
      <w:r w:rsidRPr="00877053">
        <w:t xml:space="preserve">, </w:t>
      </w:r>
      <w:r w:rsidR="003D0005">
        <w:t>22</w:t>
      </w:r>
      <w:r w:rsidRPr="00877053">
        <w:t xml:space="preserve"> by 30 June</w:t>
      </w:r>
      <w:r w:rsidR="00BD097B">
        <w:t xml:space="preserve"> 2026</w:t>
      </w:r>
      <w:r w:rsidRPr="00877053">
        <w:t xml:space="preserve">, </w:t>
      </w:r>
      <w:r w:rsidR="000115E2">
        <w:t xml:space="preserve">and </w:t>
      </w:r>
      <w:r w:rsidR="00F94A3E">
        <w:t>103</w:t>
      </w:r>
      <w:r w:rsidR="00F94A3E" w:rsidRPr="00877053">
        <w:t xml:space="preserve"> </w:t>
      </w:r>
      <w:r w:rsidR="00BD097B">
        <w:t>by 30</w:t>
      </w:r>
      <w:r w:rsidR="00BD097B" w:rsidRPr="00877053">
        <w:t xml:space="preserve"> </w:t>
      </w:r>
      <w:r w:rsidRPr="00877053">
        <w:t xml:space="preserve">September </w:t>
      </w:r>
      <w:r w:rsidR="00BD097B">
        <w:t>2026</w:t>
      </w:r>
      <w:r w:rsidRPr="00877053">
        <w:t xml:space="preserve">. This process will continue </w:t>
      </w:r>
      <w:r>
        <w:t xml:space="preserve">in parallel </w:t>
      </w:r>
      <w:r w:rsidRPr="00877053">
        <w:t xml:space="preserve">with the closure of the </w:t>
      </w:r>
      <w:r w:rsidR="00C82109">
        <w:t xml:space="preserve">liquidation team’s </w:t>
      </w:r>
      <w:r w:rsidRPr="00877053">
        <w:t xml:space="preserve">office in Erbil by 30 June 2026, and </w:t>
      </w:r>
      <w:r w:rsidR="00FC2E57" w:rsidRPr="00877053">
        <w:t xml:space="preserve">the office in </w:t>
      </w:r>
      <w:r w:rsidRPr="00C46D3D">
        <w:t>Baghdad</w:t>
      </w:r>
      <w:r w:rsidRPr="00877053">
        <w:t xml:space="preserve"> and the office in Kuwait by 30 September 2026,</w:t>
      </w:r>
      <w:r w:rsidRPr="00D51A89">
        <w:rPr>
          <w:spacing w:val="38"/>
        </w:rPr>
        <w:t xml:space="preserve"> </w:t>
      </w:r>
      <w:r w:rsidRPr="00877053">
        <w:t>which</w:t>
      </w:r>
      <w:r w:rsidRPr="00D51A89">
        <w:rPr>
          <w:spacing w:val="38"/>
        </w:rPr>
        <w:t xml:space="preserve"> </w:t>
      </w:r>
      <w:r w:rsidRPr="00877053">
        <w:t>will</w:t>
      </w:r>
      <w:r w:rsidRPr="00D51A89">
        <w:rPr>
          <w:spacing w:val="37"/>
        </w:rPr>
        <w:t xml:space="preserve"> </w:t>
      </w:r>
      <w:r w:rsidRPr="00877053">
        <w:t>mark</w:t>
      </w:r>
      <w:r w:rsidRPr="00D51A89">
        <w:rPr>
          <w:spacing w:val="36"/>
        </w:rPr>
        <w:t xml:space="preserve"> </w:t>
      </w:r>
      <w:r w:rsidRPr="00877053">
        <w:t>the end</w:t>
      </w:r>
      <w:r w:rsidRPr="00D51A89">
        <w:rPr>
          <w:spacing w:val="40"/>
        </w:rPr>
        <w:t xml:space="preserve"> </w:t>
      </w:r>
      <w:r w:rsidRPr="00877053">
        <w:t>of</w:t>
      </w:r>
      <w:r w:rsidRPr="00D51A89">
        <w:rPr>
          <w:spacing w:val="40"/>
        </w:rPr>
        <w:t xml:space="preserve"> </w:t>
      </w:r>
      <w:r w:rsidR="00722A95">
        <w:t>the</w:t>
      </w:r>
      <w:r w:rsidR="00722A95" w:rsidRPr="00D51A89">
        <w:rPr>
          <w:spacing w:val="40"/>
        </w:rPr>
        <w:t xml:space="preserve"> </w:t>
      </w:r>
      <w:r w:rsidRPr="00877053">
        <w:t>field-based</w:t>
      </w:r>
      <w:r w:rsidRPr="00D51A89">
        <w:rPr>
          <w:spacing w:val="40"/>
        </w:rPr>
        <w:t xml:space="preserve"> </w:t>
      </w:r>
      <w:r w:rsidRPr="00877053">
        <w:t>liquidation</w:t>
      </w:r>
      <w:r w:rsidRPr="00D51A89">
        <w:rPr>
          <w:spacing w:val="40"/>
        </w:rPr>
        <w:t xml:space="preserve"> </w:t>
      </w:r>
      <w:r w:rsidRPr="00877053">
        <w:t>activities</w:t>
      </w:r>
      <w:r w:rsidR="004F167D">
        <w:t>.</w:t>
      </w:r>
    </w:p>
    <w:p w14:paraId="3ABF03BD" w14:textId="2B906033" w:rsidR="009C6073" w:rsidRDefault="009C6073" w:rsidP="601B8E63">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t>Thereafter,</w:t>
      </w:r>
      <w:r w:rsidRPr="00B31547">
        <w:t xml:space="preserve"> there would still be residual liquidation activities such as asset reconciliation,</w:t>
      </w:r>
      <w:r w:rsidRPr="00B31547">
        <w:rPr>
          <w:spacing w:val="40"/>
        </w:rPr>
        <w:t xml:space="preserve"> </w:t>
      </w:r>
      <w:r w:rsidRPr="00B31547">
        <w:t>the</w:t>
      </w:r>
      <w:r w:rsidRPr="00B31547">
        <w:rPr>
          <w:spacing w:val="40"/>
        </w:rPr>
        <w:t xml:space="preserve"> </w:t>
      </w:r>
      <w:r w:rsidRPr="00B31547">
        <w:t>completion</w:t>
      </w:r>
      <w:r w:rsidRPr="00B31547">
        <w:rPr>
          <w:spacing w:val="40"/>
        </w:rPr>
        <w:t xml:space="preserve"> </w:t>
      </w:r>
      <w:r w:rsidRPr="00B31547">
        <w:t>of</w:t>
      </w:r>
      <w:r w:rsidRPr="00B31547">
        <w:rPr>
          <w:spacing w:val="40"/>
        </w:rPr>
        <w:t xml:space="preserve"> </w:t>
      </w:r>
      <w:r w:rsidRPr="00B31547">
        <w:t>derecognition</w:t>
      </w:r>
      <w:r w:rsidRPr="00B31547">
        <w:rPr>
          <w:spacing w:val="40"/>
        </w:rPr>
        <w:t xml:space="preserve"> </w:t>
      </w:r>
      <w:r w:rsidRPr="00B31547">
        <w:t>and</w:t>
      </w:r>
      <w:r w:rsidRPr="00B31547">
        <w:rPr>
          <w:spacing w:val="40"/>
        </w:rPr>
        <w:t xml:space="preserve"> </w:t>
      </w:r>
      <w:r w:rsidRPr="00B31547">
        <w:t>deactivation</w:t>
      </w:r>
      <w:r w:rsidRPr="00B31547">
        <w:rPr>
          <w:spacing w:val="40"/>
        </w:rPr>
        <w:t xml:space="preserve"> </w:t>
      </w:r>
      <w:r w:rsidRPr="00B31547">
        <w:t>of</w:t>
      </w:r>
      <w:r w:rsidRPr="00B31547">
        <w:rPr>
          <w:spacing w:val="40"/>
        </w:rPr>
        <w:t xml:space="preserve"> </w:t>
      </w:r>
      <w:r w:rsidRPr="00B31547">
        <w:t>property</w:t>
      </w:r>
      <w:r w:rsidRPr="00B31547">
        <w:rPr>
          <w:spacing w:val="40"/>
        </w:rPr>
        <w:t xml:space="preserve"> </w:t>
      </w:r>
      <w:r w:rsidRPr="00B31547">
        <w:t>records, the preparation of inputs for the final disposition of assets</w:t>
      </w:r>
      <w:r w:rsidR="00E51418">
        <w:t xml:space="preserve"> which would</w:t>
      </w:r>
      <w:r w:rsidR="003E06A8">
        <w:t xml:space="preserve"> be undertaken by</w:t>
      </w:r>
      <w:r w:rsidR="00F67694">
        <w:t xml:space="preserve"> the United Nations </w:t>
      </w:r>
      <w:r w:rsidR="00722A95" w:rsidRPr="00395172">
        <w:t>Logistics Base at Brindisi, Italy</w:t>
      </w:r>
      <w:r w:rsidR="00F67694">
        <w:t xml:space="preserve">. </w:t>
      </w:r>
      <w:r w:rsidRPr="00882743">
        <w:t xml:space="preserve"> </w:t>
      </w:r>
      <w:r w:rsidRPr="00B31547">
        <w:t>At</w:t>
      </w:r>
      <w:r w:rsidRPr="00B31547">
        <w:rPr>
          <w:spacing w:val="28"/>
        </w:rPr>
        <w:t xml:space="preserve"> </w:t>
      </w:r>
      <w:r w:rsidRPr="00B31547">
        <w:t>the</w:t>
      </w:r>
      <w:r w:rsidRPr="00B31547">
        <w:rPr>
          <w:spacing w:val="33"/>
        </w:rPr>
        <w:t xml:space="preserve"> </w:t>
      </w:r>
      <w:r w:rsidRPr="00B31547">
        <w:t>Headquarters</w:t>
      </w:r>
      <w:r w:rsidRPr="00B31547">
        <w:rPr>
          <w:spacing w:val="29"/>
        </w:rPr>
        <w:t xml:space="preserve"> </w:t>
      </w:r>
      <w:r w:rsidRPr="00B31547">
        <w:t>level, the</w:t>
      </w:r>
      <w:r w:rsidRPr="00B31547">
        <w:rPr>
          <w:spacing w:val="40"/>
        </w:rPr>
        <w:t xml:space="preserve"> </w:t>
      </w:r>
      <w:r w:rsidRPr="00B31547">
        <w:t>Department</w:t>
      </w:r>
      <w:r w:rsidRPr="00B31547">
        <w:rPr>
          <w:spacing w:val="40"/>
        </w:rPr>
        <w:t xml:space="preserve"> </w:t>
      </w:r>
      <w:r w:rsidRPr="00B31547">
        <w:t>of</w:t>
      </w:r>
      <w:r w:rsidRPr="00B31547">
        <w:rPr>
          <w:spacing w:val="40"/>
        </w:rPr>
        <w:t xml:space="preserve"> </w:t>
      </w:r>
      <w:r w:rsidRPr="00B31547">
        <w:t>Operational</w:t>
      </w:r>
      <w:r w:rsidRPr="00B31547">
        <w:rPr>
          <w:spacing w:val="40"/>
        </w:rPr>
        <w:t xml:space="preserve"> </w:t>
      </w:r>
      <w:r w:rsidRPr="00B31547">
        <w:t>Support</w:t>
      </w:r>
      <w:r w:rsidRPr="00B31547">
        <w:rPr>
          <w:spacing w:val="40"/>
        </w:rPr>
        <w:t xml:space="preserve"> </w:t>
      </w:r>
      <w:r w:rsidRPr="00B31547">
        <w:t>will</w:t>
      </w:r>
      <w:r w:rsidRPr="00B31547">
        <w:rPr>
          <w:spacing w:val="40"/>
        </w:rPr>
        <w:t xml:space="preserve"> </w:t>
      </w:r>
      <w:r w:rsidRPr="00B31547">
        <w:t>lead</w:t>
      </w:r>
      <w:r w:rsidRPr="00B31547">
        <w:rPr>
          <w:spacing w:val="40"/>
        </w:rPr>
        <w:t xml:space="preserve"> </w:t>
      </w:r>
      <w:r w:rsidRPr="00B31547">
        <w:t>the</w:t>
      </w:r>
      <w:r w:rsidRPr="00B31547">
        <w:rPr>
          <w:spacing w:val="40"/>
        </w:rPr>
        <w:t xml:space="preserve"> </w:t>
      </w:r>
      <w:r w:rsidRPr="00B31547">
        <w:t>overall</w:t>
      </w:r>
      <w:r w:rsidRPr="00B31547">
        <w:rPr>
          <w:spacing w:val="40"/>
        </w:rPr>
        <w:t xml:space="preserve"> </w:t>
      </w:r>
      <w:r w:rsidRPr="00B31547">
        <w:t>monitoring</w:t>
      </w:r>
      <w:r w:rsidRPr="00B31547">
        <w:rPr>
          <w:spacing w:val="40"/>
        </w:rPr>
        <w:t xml:space="preserve"> </w:t>
      </w:r>
      <w:r w:rsidRPr="00B31547">
        <w:t>and</w:t>
      </w:r>
      <w:r w:rsidRPr="00B31547">
        <w:rPr>
          <w:spacing w:val="40"/>
        </w:rPr>
        <w:t xml:space="preserve"> </w:t>
      </w:r>
      <w:r w:rsidRPr="00B31547">
        <w:t>analysis of</w:t>
      </w:r>
      <w:r w:rsidRPr="00B31547">
        <w:rPr>
          <w:spacing w:val="40"/>
        </w:rPr>
        <w:t xml:space="preserve"> </w:t>
      </w:r>
      <w:r w:rsidRPr="00B31547">
        <w:t>the</w:t>
      </w:r>
      <w:r w:rsidRPr="00B31547">
        <w:rPr>
          <w:spacing w:val="40"/>
        </w:rPr>
        <w:t xml:space="preserve"> </w:t>
      </w:r>
      <w:r w:rsidRPr="00B31547">
        <w:t>progress</w:t>
      </w:r>
      <w:r w:rsidRPr="00B31547">
        <w:rPr>
          <w:spacing w:val="40"/>
        </w:rPr>
        <w:t xml:space="preserve"> </w:t>
      </w:r>
      <w:r w:rsidRPr="00B31547">
        <w:t>of</w:t>
      </w:r>
      <w:r w:rsidRPr="00B31547">
        <w:rPr>
          <w:spacing w:val="40"/>
        </w:rPr>
        <w:t xml:space="preserve"> </w:t>
      </w:r>
      <w:r w:rsidRPr="00B31547">
        <w:t>the</w:t>
      </w:r>
      <w:r w:rsidRPr="00B31547">
        <w:rPr>
          <w:spacing w:val="40"/>
        </w:rPr>
        <w:t xml:space="preserve"> </w:t>
      </w:r>
      <w:r w:rsidRPr="00B31547">
        <w:t>completion</w:t>
      </w:r>
      <w:r w:rsidRPr="00B31547">
        <w:rPr>
          <w:spacing w:val="40"/>
        </w:rPr>
        <w:t xml:space="preserve"> </w:t>
      </w:r>
      <w:r w:rsidRPr="00B31547">
        <w:t>of</w:t>
      </w:r>
      <w:r w:rsidRPr="00B31547">
        <w:rPr>
          <w:spacing w:val="40"/>
        </w:rPr>
        <w:t xml:space="preserve"> </w:t>
      </w:r>
      <w:r w:rsidRPr="00B31547">
        <w:t>the</w:t>
      </w:r>
      <w:r w:rsidRPr="00B31547">
        <w:rPr>
          <w:spacing w:val="40"/>
        </w:rPr>
        <w:t xml:space="preserve"> </w:t>
      </w:r>
      <w:r w:rsidRPr="00B31547">
        <w:t>residual</w:t>
      </w:r>
      <w:r w:rsidRPr="00B31547">
        <w:rPr>
          <w:spacing w:val="40"/>
        </w:rPr>
        <w:t xml:space="preserve"> </w:t>
      </w:r>
      <w:r w:rsidRPr="00B31547">
        <w:t>liquidation</w:t>
      </w:r>
      <w:r w:rsidRPr="00B31547">
        <w:rPr>
          <w:spacing w:val="40"/>
        </w:rPr>
        <w:t xml:space="preserve"> </w:t>
      </w:r>
      <w:r w:rsidRPr="00B31547">
        <w:t>activities</w:t>
      </w:r>
      <w:r w:rsidR="003F6C43">
        <w:t>.</w:t>
      </w:r>
      <w:r w:rsidR="00BC21F9">
        <w:t xml:space="preserve"> </w:t>
      </w:r>
      <w:r w:rsidR="00BC21F9" w:rsidRPr="00BC21F9">
        <w:t>The Department of Management Strategy, Policy and Compliance will coordinate the preparation and submission of financial and budget performance reporting after the closure of the 202</w:t>
      </w:r>
      <w:r w:rsidR="00BC21F9">
        <w:t>6</w:t>
      </w:r>
      <w:r w:rsidR="00BC21F9" w:rsidRPr="00BC21F9">
        <w:t xml:space="preserve"> financial period, in early 202</w:t>
      </w:r>
      <w:r w:rsidR="00BC21F9">
        <w:t>7.</w:t>
      </w:r>
      <w:r w:rsidR="00551B2F" w:rsidRPr="00551B2F">
        <w:t xml:space="preserve"> </w:t>
      </w:r>
      <w:r w:rsidR="00551B2F">
        <w:t xml:space="preserve">The two Departments </w:t>
      </w:r>
      <w:r w:rsidR="00551B2F" w:rsidRPr="00B31547">
        <w:t>will continue</w:t>
      </w:r>
      <w:r w:rsidR="00551B2F" w:rsidRPr="00B31547">
        <w:rPr>
          <w:spacing w:val="40"/>
        </w:rPr>
        <w:t xml:space="preserve"> </w:t>
      </w:r>
      <w:r w:rsidR="00551B2F" w:rsidRPr="00B31547">
        <w:t>to</w:t>
      </w:r>
      <w:r w:rsidR="00551B2F" w:rsidRPr="00B31547">
        <w:rPr>
          <w:spacing w:val="40"/>
        </w:rPr>
        <w:t xml:space="preserve"> </w:t>
      </w:r>
      <w:r w:rsidR="00551B2F" w:rsidRPr="00B31547">
        <w:t>support the liquidation period</w:t>
      </w:r>
      <w:r w:rsidR="00551B2F">
        <w:rPr>
          <w:spacing w:val="40"/>
        </w:rPr>
        <w:t xml:space="preserve"> </w:t>
      </w:r>
      <w:r w:rsidR="00551B2F" w:rsidRPr="00B31547">
        <w:t>on</w:t>
      </w:r>
      <w:r w:rsidR="00551B2F" w:rsidRPr="00B31547">
        <w:rPr>
          <w:spacing w:val="40"/>
        </w:rPr>
        <w:t xml:space="preserve"> </w:t>
      </w:r>
      <w:r w:rsidR="00551B2F" w:rsidRPr="00B31547">
        <w:t>aspects</w:t>
      </w:r>
      <w:r w:rsidR="00551B2F" w:rsidRPr="00B31547">
        <w:rPr>
          <w:spacing w:val="40"/>
        </w:rPr>
        <w:t xml:space="preserve"> </w:t>
      </w:r>
      <w:r w:rsidR="00551B2F" w:rsidRPr="00B31547">
        <w:t>related</w:t>
      </w:r>
      <w:r w:rsidR="00551B2F" w:rsidRPr="00B31547">
        <w:rPr>
          <w:spacing w:val="40"/>
        </w:rPr>
        <w:t xml:space="preserve"> </w:t>
      </w:r>
      <w:r w:rsidR="00551B2F" w:rsidRPr="00B31547">
        <w:t>to</w:t>
      </w:r>
      <w:r w:rsidR="00551B2F" w:rsidRPr="00B31547">
        <w:rPr>
          <w:spacing w:val="40"/>
        </w:rPr>
        <w:t xml:space="preserve"> </w:t>
      </w:r>
      <w:r w:rsidR="00551B2F" w:rsidRPr="00B31547">
        <w:t>the</w:t>
      </w:r>
      <w:r w:rsidR="00551B2F" w:rsidRPr="00B31547">
        <w:rPr>
          <w:spacing w:val="40"/>
        </w:rPr>
        <w:t xml:space="preserve"> </w:t>
      </w:r>
      <w:r w:rsidR="00551B2F" w:rsidRPr="00B31547">
        <w:t>liquidation,</w:t>
      </w:r>
      <w:r w:rsidR="00551B2F" w:rsidRPr="00B31547">
        <w:rPr>
          <w:spacing w:val="40"/>
        </w:rPr>
        <w:t xml:space="preserve"> </w:t>
      </w:r>
      <w:r w:rsidR="00551B2F" w:rsidRPr="00B31547">
        <w:t>including</w:t>
      </w:r>
      <w:r w:rsidR="00551B2F" w:rsidRPr="00B31547">
        <w:rPr>
          <w:spacing w:val="40"/>
        </w:rPr>
        <w:t xml:space="preserve"> </w:t>
      </w:r>
      <w:r w:rsidR="00551B2F" w:rsidRPr="00B31547">
        <w:t>coordination</w:t>
      </w:r>
      <w:r w:rsidR="00551B2F" w:rsidRPr="00B31547">
        <w:rPr>
          <w:spacing w:val="40"/>
        </w:rPr>
        <w:t xml:space="preserve"> </w:t>
      </w:r>
      <w:r w:rsidR="00551B2F" w:rsidRPr="00B31547">
        <w:t>with different teams at Headquarters and reporting to senior management stakeholders and legislative bodies</w:t>
      </w:r>
      <w:r w:rsidR="00551B2F">
        <w:t>.</w:t>
      </w:r>
    </w:p>
    <w:p w14:paraId="58A6B426" w14:textId="6BFC3D1C" w:rsidR="00E22E9E" w:rsidRDefault="00E22E9E" w:rsidP="00F13067">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t>A</w:t>
      </w:r>
      <w:r w:rsidRPr="00B31547">
        <w:t xml:space="preserve">dditional support </w:t>
      </w:r>
      <w:r w:rsidR="00B112E9">
        <w:t xml:space="preserve">during </w:t>
      </w:r>
      <w:r w:rsidRPr="00B31547">
        <w:t>liquidation</w:t>
      </w:r>
      <w:r w:rsidR="00B112E9">
        <w:t xml:space="preserve"> </w:t>
      </w:r>
      <w:r w:rsidRPr="00B31547">
        <w:t>will</w:t>
      </w:r>
      <w:r w:rsidRPr="00B31547">
        <w:rPr>
          <w:spacing w:val="27"/>
        </w:rPr>
        <w:t xml:space="preserve"> </w:t>
      </w:r>
      <w:r w:rsidRPr="00B31547">
        <w:t>be</w:t>
      </w:r>
      <w:r w:rsidRPr="00B31547">
        <w:rPr>
          <w:spacing w:val="32"/>
        </w:rPr>
        <w:t xml:space="preserve"> </w:t>
      </w:r>
      <w:r w:rsidRPr="00B31547">
        <w:t>provided</w:t>
      </w:r>
      <w:r w:rsidRPr="00B31547">
        <w:rPr>
          <w:spacing w:val="31"/>
        </w:rPr>
        <w:t xml:space="preserve"> </w:t>
      </w:r>
      <w:r w:rsidRPr="00B31547">
        <w:t>through the</w:t>
      </w:r>
      <w:r w:rsidRPr="00B31547">
        <w:rPr>
          <w:spacing w:val="40"/>
        </w:rPr>
        <w:t xml:space="preserve"> </w:t>
      </w:r>
      <w:r w:rsidRPr="00B31547">
        <w:t>deployment</w:t>
      </w:r>
      <w:r w:rsidRPr="00B31547">
        <w:rPr>
          <w:spacing w:val="40"/>
        </w:rPr>
        <w:t xml:space="preserve"> </w:t>
      </w:r>
      <w:r w:rsidRPr="00B31547">
        <w:t>of</w:t>
      </w:r>
      <w:r w:rsidRPr="00B31547">
        <w:rPr>
          <w:spacing w:val="40"/>
        </w:rPr>
        <w:t xml:space="preserve"> </w:t>
      </w:r>
      <w:r w:rsidRPr="00B31547">
        <w:t>personnel</w:t>
      </w:r>
      <w:r w:rsidRPr="00B31547">
        <w:rPr>
          <w:spacing w:val="40"/>
        </w:rPr>
        <w:t xml:space="preserve"> </w:t>
      </w:r>
      <w:r w:rsidRPr="00B31547">
        <w:t>on</w:t>
      </w:r>
      <w:r w:rsidRPr="00B31547">
        <w:rPr>
          <w:spacing w:val="40"/>
        </w:rPr>
        <w:t xml:space="preserve"> </w:t>
      </w:r>
      <w:r w:rsidRPr="00B31547">
        <w:t>temporary</w:t>
      </w:r>
      <w:r w:rsidRPr="00B31547">
        <w:rPr>
          <w:spacing w:val="40"/>
        </w:rPr>
        <w:t xml:space="preserve"> </w:t>
      </w:r>
      <w:r w:rsidRPr="00B31547">
        <w:t>duty</w:t>
      </w:r>
      <w:r w:rsidRPr="00B31547">
        <w:rPr>
          <w:spacing w:val="40"/>
        </w:rPr>
        <w:t xml:space="preserve"> </w:t>
      </w:r>
      <w:r w:rsidRPr="00B31547">
        <w:t>assignment,</w:t>
      </w:r>
      <w:r w:rsidRPr="00B31547">
        <w:rPr>
          <w:spacing w:val="40"/>
        </w:rPr>
        <w:t xml:space="preserve"> </w:t>
      </w:r>
      <w:r w:rsidRPr="00B31547">
        <w:t>general</w:t>
      </w:r>
      <w:r w:rsidRPr="00B31547">
        <w:rPr>
          <w:spacing w:val="40"/>
        </w:rPr>
        <w:t xml:space="preserve"> </w:t>
      </w:r>
      <w:r w:rsidRPr="00B31547">
        <w:t>temporary assistance</w:t>
      </w:r>
      <w:r w:rsidRPr="00B31547">
        <w:rPr>
          <w:spacing w:val="40"/>
        </w:rPr>
        <w:t xml:space="preserve"> </w:t>
      </w:r>
      <w:r w:rsidRPr="00B31547">
        <w:t>or</w:t>
      </w:r>
      <w:r w:rsidRPr="00B31547">
        <w:rPr>
          <w:spacing w:val="40"/>
        </w:rPr>
        <w:t xml:space="preserve"> </w:t>
      </w:r>
      <w:r w:rsidRPr="00B31547">
        <w:t>individual</w:t>
      </w:r>
      <w:r w:rsidRPr="00B31547">
        <w:rPr>
          <w:spacing w:val="40"/>
        </w:rPr>
        <w:t xml:space="preserve"> </w:t>
      </w:r>
      <w:r w:rsidRPr="00B31547">
        <w:t>contractors,</w:t>
      </w:r>
      <w:r w:rsidRPr="00B31547">
        <w:rPr>
          <w:spacing w:val="40"/>
        </w:rPr>
        <w:t xml:space="preserve"> </w:t>
      </w:r>
      <w:r w:rsidRPr="00B31547">
        <w:t>including</w:t>
      </w:r>
      <w:r w:rsidRPr="00B31547">
        <w:rPr>
          <w:spacing w:val="40"/>
        </w:rPr>
        <w:t xml:space="preserve"> </w:t>
      </w:r>
      <w:r w:rsidRPr="00B31547">
        <w:t>at</w:t>
      </w:r>
      <w:r w:rsidRPr="00B31547">
        <w:rPr>
          <w:spacing w:val="40"/>
        </w:rPr>
        <w:t xml:space="preserve"> </w:t>
      </w:r>
      <w:r w:rsidRPr="00B31547">
        <w:t>the</w:t>
      </w:r>
      <w:r w:rsidRPr="00B31547">
        <w:rPr>
          <w:spacing w:val="40"/>
        </w:rPr>
        <w:t xml:space="preserve"> </w:t>
      </w:r>
      <w:r w:rsidRPr="00B31547">
        <w:t>Regional</w:t>
      </w:r>
      <w:r w:rsidRPr="00B31547">
        <w:rPr>
          <w:spacing w:val="40"/>
        </w:rPr>
        <w:t xml:space="preserve"> </w:t>
      </w:r>
      <w:r w:rsidRPr="00B31547">
        <w:t>Service</w:t>
      </w:r>
      <w:r w:rsidRPr="00B31547">
        <w:rPr>
          <w:spacing w:val="40"/>
        </w:rPr>
        <w:t xml:space="preserve"> </w:t>
      </w:r>
      <w:r w:rsidRPr="00B31547">
        <w:t>Centre</w:t>
      </w:r>
      <w:r w:rsidRPr="00B31547">
        <w:rPr>
          <w:spacing w:val="40"/>
        </w:rPr>
        <w:t xml:space="preserve"> </w:t>
      </w:r>
      <w:r w:rsidRPr="00B31547">
        <w:t>in Entebbe</w:t>
      </w:r>
      <w:r w:rsidR="00906227">
        <w:t>, Uganda,</w:t>
      </w:r>
      <w:r w:rsidRPr="00B31547">
        <w:rPr>
          <w:spacing w:val="40"/>
        </w:rPr>
        <w:t xml:space="preserve"> </w:t>
      </w:r>
      <w:r w:rsidRPr="00B31547">
        <w:t>and</w:t>
      </w:r>
      <w:r w:rsidRPr="00B31547">
        <w:rPr>
          <w:spacing w:val="40"/>
        </w:rPr>
        <w:t xml:space="preserve"> </w:t>
      </w:r>
      <w:r w:rsidRPr="00B31547">
        <w:t>the</w:t>
      </w:r>
      <w:r w:rsidRPr="00B31547">
        <w:rPr>
          <w:spacing w:val="40"/>
        </w:rPr>
        <w:t xml:space="preserve"> </w:t>
      </w:r>
      <w:r w:rsidRPr="00395172">
        <w:t>United Nations Logistics Base at Brindisi, Italy</w:t>
      </w:r>
      <w:r>
        <w:t>,</w:t>
      </w:r>
      <w:r w:rsidRPr="00B31547">
        <w:t xml:space="preserve"> </w:t>
      </w:r>
      <w:r w:rsidR="004C3E23">
        <w:t xml:space="preserve">as </w:t>
      </w:r>
      <w:r w:rsidRPr="00B31547">
        <w:t>necessary.</w:t>
      </w:r>
      <w:r w:rsidRPr="00B31547">
        <w:rPr>
          <w:spacing w:val="40"/>
        </w:rPr>
        <w:t xml:space="preserve"> </w:t>
      </w:r>
    </w:p>
    <w:p w14:paraId="66EEFD66" w14:textId="07185AA0" w:rsidR="00780F46" w:rsidRDefault="00780F46" w:rsidP="00780F46">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B31547">
        <w:t xml:space="preserve">The </w:t>
      </w:r>
      <w:r w:rsidR="00551B2F" w:rsidRPr="00B31547">
        <w:t xml:space="preserve">clinic </w:t>
      </w:r>
      <w:r w:rsidR="00551B2F">
        <w:t>managed by the</w:t>
      </w:r>
      <w:r w:rsidRPr="00B31547">
        <w:t xml:space="preserve"> </w:t>
      </w:r>
      <w:r>
        <w:t>United Nations country team</w:t>
      </w:r>
      <w:r w:rsidRPr="00B31547">
        <w:t xml:space="preserve"> will provide medical services to staff operating</w:t>
      </w:r>
      <w:r w:rsidRPr="00B31547">
        <w:rPr>
          <w:spacing w:val="40"/>
        </w:rPr>
        <w:t xml:space="preserve"> </w:t>
      </w:r>
      <w:r w:rsidRPr="00B31547">
        <w:t>in</w:t>
      </w:r>
      <w:r w:rsidRPr="00B31547">
        <w:rPr>
          <w:spacing w:val="40"/>
        </w:rPr>
        <w:t xml:space="preserve"> </w:t>
      </w:r>
      <w:r w:rsidRPr="00B31547">
        <w:t xml:space="preserve">Baghdad </w:t>
      </w:r>
      <w:r>
        <w:t xml:space="preserve">on a cost recovery basis </w:t>
      </w:r>
      <w:r w:rsidRPr="00B31547">
        <w:t>until</w:t>
      </w:r>
      <w:r w:rsidRPr="00B31547">
        <w:rPr>
          <w:spacing w:val="40"/>
        </w:rPr>
        <w:t xml:space="preserve"> </w:t>
      </w:r>
      <w:r w:rsidRPr="00B31547">
        <w:t xml:space="preserve">30 </w:t>
      </w:r>
      <w:r>
        <w:t>September</w:t>
      </w:r>
      <w:r w:rsidRPr="00B31547">
        <w:t xml:space="preserve"> 2026</w:t>
      </w:r>
      <w:r>
        <w:t>.</w:t>
      </w:r>
    </w:p>
    <w:p w14:paraId="232EEBCF" w14:textId="3A26ACA9" w:rsidR="005C2040" w:rsidRPr="008345F6" w:rsidRDefault="005C2040" w:rsidP="002867E0">
      <w:pPr>
        <w:pStyle w:val="HCh"/>
        <w:pageBreakBefore/>
        <w:ind w:left="1267" w:right="720" w:hanging="1267"/>
      </w:pPr>
      <w:r w:rsidRPr="008345F6">
        <w:lastRenderedPageBreak/>
        <w:t>B.</w:t>
      </w:r>
      <w:r w:rsidRPr="008345F6">
        <w:tab/>
      </w:r>
      <w:r>
        <w:t xml:space="preserve"> </w:t>
      </w:r>
      <w:r w:rsidR="00BA62EE">
        <w:tab/>
      </w:r>
      <w:r w:rsidRPr="008345F6">
        <w:t>Proposed post and non-post resource requirements in 202</w:t>
      </w:r>
      <w:r w:rsidR="00633024">
        <w:t>6</w:t>
      </w:r>
    </w:p>
    <w:p w14:paraId="5A1927C9" w14:textId="77777777" w:rsidR="005C2040" w:rsidRPr="008345F6"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2181DB8" w14:textId="77777777" w:rsidR="005C2040" w:rsidRPr="008345F6"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38CB33" w14:textId="77777777" w:rsidR="005C2040" w:rsidRPr="008345F6" w:rsidRDefault="005C2040" w:rsidP="005C2040">
      <w:pPr>
        <w:pStyle w:val="H1"/>
        <w:ind w:right="1260"/>
      </w:pPr>
      <w:r w:rsidRPr="008345F6">
        <w:tab/>
        <w:t>1.</w:t>
      </w:r>
      <w:r w:rsidRPr="008345F6">
        <w:tab/>
        <w:t>Total resource requirements</w:t>
      </w:r>
    </w:p>
    <w:p w14:paraId="17D83594" w14:textId="77777777" w:rsidR="005C2040" w:rsidRPr="008345F6"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C8C1E45" w14:textId="77777777" w:rsidR="005C2040" w:rsidRPr="008345F6"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721D0E" w14:textId="77777777" w:rsidR="005C2040" w:rsidRPr="008345F6" w:rsidRDefault="005C2040" w:rsidP="005C20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345F6">
        <w:rPr>
          <w:lang w:val="en-GB"/>
        </w:rPr>
        <w:tab/>
      </w:r>
      <w:r w:rsidRPr="008345F6">
        <w:rPr>
          <w:lang w:val="en-GB"/>
        </w:rPr>
        <w:tab/>
        <w:t>Resource requirements (regular budget)</w:t>
      </w:r>
    </w:p>
    <w:p w14:paraId="62D14959" w14:textId="77777777" w:rsidR="005C2040" w:rsidRPr="008345F6"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F7BC11" w14:textId="36B76906" w:rsidR="005C2040" w:rsidRPr="008345F6" w:rsidRDefault="005C2040" w:rsidP="005C20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345F6">
        <w:rPr>
          <w:b w:val="0"/>
          <w:bCs/>
          <w:lang w:val="en-GB"/>
        </w:rPr>
        <w:t xml:space="preserve">Table </w:t>
      </w:r>
      <w:r w:rsidR="0041790A">
        <w:rPr>
          <w:b w:val="0"/>
          <w:bCs/>
          <w:lang w:val="en-GB"/>
        </w:rPr>
        <w:t>2</w:t>
      </w:r>
    </w:p>
    <w:p w14:paraId="67F69EC2" w14:textId="77777777" w:rsidR="005C2040" w:rsidRPr="008345F6" w:rsidRDefault="005C2040" w:rsidP="005C20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345F6">
        <w:rPr>
          <w:lang w:val="en-GB"/>
        </w:rPr>
        <w:t>Financial resources</w:t>
      </w:r>
    </w:p>
    <w:p w14:paraId="7B35565C" w14:textId="77777777" w:rsidR="005C2040" w:rsidRPr="008345F6" w:rsidRDefault="005C2040" w:rsidP="005C2040">
      <w:pPr>
        <w:rPr>
          <w:sz w:val="14"/>
          <w:szCs w:val="14"/>
        </w:rPr>
      </w:pPr>
      <w:r w:rsidRPr="008345F6">
        <w:rPr>
          <w:sz w:val="14"/>
          <w:szCs w:val="14"/>
        </w:rPr>
        <w:t>(Thousands of United States dollars)</w:t>
      </w:r>
    </w:p>
    <w:p w14:paraId="483EF81D" w14:textId="77777777" w:rsidR="005C2040" w:rsidRPr="008345F6"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2C15192" w14:textId="77777777" w:rsidR="005C2040" w:rsidRPr="008345F6"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50"/>
        <w:gridCol w:w="1136"/>
        <w:gridCol w:w="1136"/>
        <w:gridCol w:w="117"/>
        <w:gridCol w:w="1019"/>
        <w:gridCol w:w="110"/>
        <w:gridCol w:w="1012"/>
        <w:gridCol w:w="16"/>
        <w:gridCol w:w="96"/>
        <w:gridCol w:w="1358"/>
      </w:tblGrid>
      <w:tr w:rsidR="005C2040" w:rsidRPr="008345F6" w14:paraId="07355332" w14:textId="77777777" w:rsidTr="00A07A7F">
        <w:trPr>
          <w:tblHeader/>
        </w:trPr>
        <w:tc>
          <w:tcPr>
            <w:tcW w:w="3850" w:type="dxa"/>
            <w:tcBorders>
              <w:top w:val="single" w:sz="4" w:space="0" w:color="auto"/>
            </w:tcBorders>
            <w:shd w:val="clear" w:color="auto" w:fill="auto"/>
            <w:vAlign w:val="bottom"/>
          </w:tcPr>
          <w:p w14:paraId="3D630A22" w14:textId="77777777" w:rsidR="005C2040" w:rsidRPr="00DD34C4" w:rsidRDefault="005C2040">
            <w:pPr>
              <w:spacing w:before="81" w:after="81" w:line="160" w:lineRule="exact"/>
              <w:ind w:right="40"/>
              <w:rPr>
                <w:i/>
                <w:sz w:val="14"/>
              </w:rPr>
            </w:pPr>
            <w:bookmarkStart w:id="0" w:name="_Hlk125455161"/>
          </w:p>
        </w:tc>
        <w:tc>
          <w:tcPr>
            <w:tcW w:w="2272" w:type="dxa"/>
            <w:gridSpan w:val="2"/>
            <w:tcBorders>
              <w:top w:val="single" w:sz="4" w:space="0" w:color="auto"/>
              <w:bottom w:val="single" w:sz="4" w:space="0" w:color="auto"/>
            </w:tcBorders>
            <w:vAlign w:val="center"/>
          </w:tcPr>
          <w:p w14:paraId="1B8887C1" w14:textId="421E3461" w:rsidR="005C2040" w:rsidRPr="00DD34C4" w:rsidRDefault="005C2040">
            <w:pPr>
              <w:spacing w:before="81" w:after="81" w:line="160" w:lineRule="exact"/>
              <w:ind w:left="144" w:right="40"/>
              <w:jc w:val="center"/>
              <w:rPr>
                <w:i/>
                <w:sz w:val="14"/>
              </w:rPr>
            </w:pPr>
            <w:r w:rsidRPr="00DD34C4">
              <w:rPr>
                <w:i/>
                <w:sz w:val="14"/>
              </w:rPr>
              <w:t>202</w:t>
            </w:r>
            <w:r w:rsidR="000016D4">
              <w:rPr>
                <w:i/>
                <w:sz w:val="14"/>
              </w:rPr>
              <w:t>4</w:t>
            </w:r>
          </w:p>
        </w:tc>
        <w:tc>
          <w:tcPr>
            <w:tcW w:w="117" w:type="dxa"/>
            <w:tcBorders>
              <w:top w:val="single" w:sz="4" w:space="0" w:color="auto"/>
            </w:tcBorders>
            <w:shd w:val="clear" w:color="auto" w:fill="auto"/>
            <w:vAlign w:val="bottom"/>
          </w:tcPr>
          <w:p w14:paraId="5FCCC2F0" w14:textId="77777777" w:rsidR="005C2040" w:rsidRPr="00DD34C4" w:rsidRDefault="005C2040">
            <w:pPr>
              <w:spacing w:before="81" w:after="81" w:line="160" w:lineRule="exact"/>
              <w:ind w:left="144" w:right="40"/>
              <w:jc w:val="right"/>
              <w:rPr>
                <w:i/>
                <w:sz w:val="14"/>
              </w:rPr>
            </w:pPr>
          </w:p>
        </w:tc>
        <w:tc>
          <w:tcPr>
            <w:tcW w:w="1019" w:type="dxa"/>
            <w:tcBorders>
              <w:top w:val="single" w:sz="4" w:space="0" w:color="auto"/>
              <w:bottom w:val="single" w:sz="4" w:space="0" w:color="auto"/>
            </w:tcBorders>
            <w:shd w:val="clear" w:color="auto" w:fill="auto"/>
            <w:vAlign w:val="center"/>
          </w:tcPr>
          <w:p w14:paraId="4D5F6A7F" w14:textId="48D620B3" w:rsidR="005C2040" w:rsidRPr="00DD34C4" w:rsidRDefault="005C2040">
            <w:pPr>
              <w:spacing w:before="81" w:after="81" w:line="160" w:lineRule="exact"/>
              <w:ind w:left="144" w:right="40"/>
              <w:jc w:val="center"/>
              <w:rPr>
                <w:i/>
                <w:sz w:val="14"/>
              </w:rPr>
            </w:pPr>
            <w:r w:rsidRPr="00DD34C4">
              <w:rPr>
                <w:i/>
                <w:sz w:val="14"/>
              </w:rPr>
              <w:t>202</w:t>
            </w:r>
            <w:r w:rsidR="00915A47">
              <w:rPr>
                <w:i/>
                <w:sz w:val="14"/>
              </w:rPr>
              <w:t>5</w:t>
            </w:r>
          </w:p>
        </w:tc>
        <w:tc>
          <w:tcPr>
            <w:tcW w:w="110" w:type="dxa"/>
            <w:tcBorders>
              <w:top w:val="single" w:sz="4" w:space="0" w:color="auto"/>
            </w:tcBorders>
            <w:shd w:val="clear" w:color="auto" w:fill="auto"/>
            <w:vAlign w:val="bottom"/>
          </w:tcPr>
          <w:p w14:paraId="608566E5" w14:textId="77777777" w:rsidR="005C2040" w:rsidRPr="00DD34C4" w:rsidRDefault="005C2040">
            <w:pPr>
              <w:spacing w:before="81" w:after="81" w:line="160" w:lineRule="exact"/>
              <w:ind w:left="144" w:right="40"/>
              <w:jc w:val="right"/>
              <w:rPr>
                <w:i/>
                <w:sz w:val="14"/>
              </w:rPr>
            </w:pPr>
          </w:p>
        </w:tc>
        <w:tc>
          <w:tcPr>
            <w:tcW w:w="1012" w:type="dxa"/>
            <w:tcBorders>
              <w:top w:val="single" w:sz="4" w:space="0" w:color="auto"/>
              <w:bottom w:val="single" w:sz="4" w:space="0" w:color="auto"/>
            </w:tcBorders>
            <w:shd w:val="clear" w:color="auto" w:fill="auto"/>
            <w:vAlign w:val="bottom"/>
          </w:tcPr>
          <w:p w14:paraId="78C95A72" w14:textId="02B9287F" w:rsidR="005C2040" w:rsidRPr="00DD34C4" w:rsidRDefault="005C2040">
            <w:pPr>
              <w:spacing w:before="81" w:after="81" w:line="160" w:lineRule="exact"/>
              <w:ind w:left="144" w:right="40"/>
              <w:jc w:val="center"/>
              <w:rPr>
                <w:i/>
                <w:sz w:val="14"/>
              </w:rPr>
            </w:pPr>
            <w:r w:rsidRPr="00DD34C4">
              <w:rPr>
                <w:i/>
                <w:sz w:val="14"/>
              </w:rPr>
              <w:t>202</w:t>
            </w:r>
            <w:r w:rsidR="00915A47">
              <w:rPr>
                <w:i/>
                <w:sz w:val="14"/>
              </w:rPr>
              <w:t>6</w:t>
            </w:r>
          </w:p>
        </w:tc>
        <w:tc>
          <w:tcPr>
            <w:tcW w:w="112" w:type="dxa"/>
            <w:gridSpan w:val="2"/>
            <w:tcBorders>
              <w:top w:val="single" w:sz="4" w:space="0" w:color="auto"/>
            </w:tcBorders>
            <w:shd w:val="clear" w:color="auto" w:fill="auto"/>
            <w:vAlign w:val="bottom"/>
          </w:tcPr>
          <w:p w14:paraId="5F9FBFE6" w14:textId="77777777" w:rsidR="005C2040" w:rsidRPr="00DD34C4" w:rsidRDefault="005C2040">
            <w:pPr>
              <w:spacing w:before="81" w:after="81" w:line="160" w:lineRule="exact"/>
              <w:ind w:left="144" w:right="40"/>
              <w:jc w:val="right"/>
              <w:rPr>
                <w:i/>
                <w:sz w:val="14"/>
              </w:rPr>
            </w:pPr>
          </w:p>
        </w:tc>
        <w:tc>
          <w:tcPr>
            <w:tcW w:w="1358" w:type="dxa"/>
            <w:tcBorders>
              <w:top w:val="single" w:sz="4" w:space="0" w:color="auto"/>
              <w:bottom w:val="single" w:sz="4" w:space="0" w:color="auto"/>
            </w:tcBorders>
            <w:shd w:val="clear" w:color="auto" w:fill="auto"/>
            <w:vAlign w:val="bottom"/>
          </w:tcPr>
          <w:p w14:paraId="0E91B765" w14:textId="77777777" w:rsidR="005C2040" w:rsidRPr="00DD34C4" w:rsidRDefault="005C2040">
            <w:pPr>
              <w:spacing w:before="81" w:after="81" w:line="160" w:lineRule="exact"/>
              <w:ind w:left="144" w:right="40"/>
              <w:jc w:val="right"/>
              <w:rPr>
                <w:i/>
                <w:sz w:val="14"/>
              </w:rPr>
            </w:pPr>
            <w:r w:rsidRPr="00DD34C4">
              <w:rPr>
                <w:i/>
                <w:sz w:val="14"/>
              </w:rPr>
              <w:t>Variance</w:t>
            </w:r>
          </w:p>
        </w:tc>
      </w:tr>
      <w:tr w:rsidR="005C2040" w:rsidRPr="008345F6" w14:paraId="488637BA" w14:textId="77777777" w:rsidTr="00A07A7F">
        <w:trPr>
          <w:tblHeader/>
        </w:trPr>
        <w:tc>
          <w:tcPr>
            <w:tcW w:w="3850" w:type="dxa"/>
            <w:shd w:val="clear" w:color="auto" w:fill="auto"/>
            <w:vAlign w:val="bottom"/>
          </w:tcPr>
          <w:p w14:paraId="23C54CCE" w14:textId="77777777" w:rsidR="005C2040" w:rsidRPr="00DD34C4" w:rsidRDefault="005C2040">
            <w:pPr>
              <w:spacing w:before="81" w:after="81" w:line="160" w:lineRule="exact"/>
              <w:ind w:right="40"/>
              <w:rPr>
                <w:i/>
                <w:sz w:val="14"/>
              </w:rPr>
            </w:pPr>
          </w:p>
        </w:tc>
        <w:tc>
          <w:tcPr>
            <w:tcW w:w="1136" w:type="dxa"/>
            <w:tcBorders>
              <w:top w:val="single" w:sz="4" w:space="0" w:color="auto"/>
              <w:bottom w:val="single" w:sz="4" w:space="0" w:color="auto"/>
            </w:tcBorders>
            <w:vAlign w:val="bottom"/>
          </w:tcPr>
          <w:p w14:paraId="632031AE" w14:textId="77777777" w:rsidR="005C2040" w:rsidRPr="00DD34C4" w:rsidRDefault="005C2040">
            <w:pPr>
              <w:spacing w:before="81" w:after="81" w:line="160" w:lineRule="exact"/>
              <w:ind w:left="144" w:right="40"/>
              <w:jc w:val="right"/>
              <w:rPr>
                <w:i/>
                <w:sz w:val="14"/>
              </w:rPr>
            </w:pPr>
            <w:r w:rsidRPr="00DD34C4">
              <w:rPr>
                <w:i/>
                <w:sz w:val="14"/>
              </w:rPr>
              <w:t>Appropriation</w:t>
            </w:r>
          </w:p>
        </w:tc>
        <w:tc>
          <w:tcPr>
            <w:tcW w:w="1136" w:type="dxa"/>
            <w:tcBorders>
              <w:top w:val="single" w:sz="4" w:space="0" w:color="auto"/>
              <w:bottom w:val="single" w:sz="4" w:space="0" w:color="auto"/>
            </w:tcBorders>
            <w:shd w:val="clear" w:color="auto" w:fill="auto"/>
            <w:vAlign w:val="bottom"/>
          </w:tcPr>
          <w:p w14:paraId="651EDEEA" w14:textId="77777777" w:rsidR="005C2040" w:rsidRPr="00DD34C4" w:rsidRDefault="005C2040">
            <w:pPr>
              <w:spacing w:before="81" w:after="81" w:line="160" w:lineRule="exact"/>
              <w:ind w:left="144" w:right="40"/>
              <w:jc w:val="right"/>
              <w:rPr>
                <w:i/>
                <w:sz w:val="14"/>
              </w:rPr>
            </w:pPr>
            <w:r w:rsidRPr="00DD34C4">
              <w:rPr>
                <w:i/>
                <w:sz w:val="14"/>
              </w:rPr>
              <w:t>Expenditure</w:t>
            </w:r>
          </w:p>
        </w:tc>
        <w:tc>
          <w:tcPr>
            <w:tcW w:w="1136" w:type="dxa"/>
            <w:gridSpan w:val="2"/>
            <w:tcBorders>
              <w:bottom w:val="single" w:sz="4" w:space="0" w:color="auto"/>
            </w:tcBorders>
            <w:shd w:val="clear" w:color="auto" w:fill="auto"/>
            <w:vAlign w:val="bottom"/>
          </w:tcPr>
          <w:p w14:paraId="6C5A96C4" w14:textId="77777777" w:rsidR="005C2040" w:rsidRPr="00DD34C4" w:rsidRDefault="005C2040">
            <w:pPr>
              <w:spacing w:before="81" w:after="81" w:line="160" w:lineRule="exact"/>
              <w:ind w:left="144" w:right="40"/>
              <w:jc w:val="right"/>
              <w:rPr>
                <w:i/>
                <w:sz w:val="14"/>
              </w:rPr>
            </w:pPr>
            <w:r w:rsidRPr="00DD34C4">
              <w:rPr>
                <w:i/>
                <w:sz w:val="14"/>
              </w:rPr>
              <w:t xml:space="preserve">Appropriation </w:t>
            </w:r>
          </w:p>
        </w:tc>
        <w:tc>
          <w:tcPr>
            <w:tcW w:w="1138" w:type="dxa"/>
            <w:gridSpan w:val="3"/>
            <w:tcBorders>
              <w:bottom w:val="single" w:sz="4" w:space="0" w:color="auto"/>
            </w:tcBorders>
            <w:shd w:val="clear" w:color="auto" w:fill="auto"/>
            <w:vAlign w:val="bottom"/>
          </w:tcPr>
          <w:p w14:paraId="6A56BC49" w14:textId="0E7897E9" w:rsidR="005C2040" w:rsidRPr="00DD34C4" w:rsidRDefault="005C2040">
            <w:pPr>
              <w:spacing w:before="81" w:after="81" w:line="160" w:lineRule="exact"/>
              <w:ind w:left="144" w:right="40"/>
              <w:jc w:val="right"/>
              <w:rPr>
                <w:i/>
                <w:sz w:val="14"/>
              </w:rPr>
            </w:pPr>
            <w:r>
              <w:rPr>
                <w:i/>
                <w:sz w:val="14"/>
              </w:rPr>
              <w:t xml:space="preserve">  </w:t>
            </w:r>
            <w:r w:rsidRPr="00DD34C4">
              <w:rPr>
                <w:i/>
                <w:sz w:val="14"/>
              </w:rPr>
              <w:t>Requirements</w:t>
            </w:r>
          </w:p>
        </w:tc>
        <w:tc>
          <w:tcPr>
            <w:tcW w:w="1454" w:type="dxa"/>
            <w:gridSpan w:val="2"/>
            <w:tcBorders>
              <w:bottom w:val="single" w:sz="4" w:space="0" w:color="auto"/>
            </w:tcBorders>
            <w:shd w:val="clear" w:color="auto" w:fill="auto"/>
            <w:vAlign w:val="bottom"/>
          </w:tcPr>
          <w:p w14:paraId="1C8229B1" w14:textId="39A57BB7" w:rsidR="005C2040" w:rsidRPr="00DD34C4" w:rsidRDefault="005C2040">
            <w:pPr>
              <w:spacing w:before="81" w:after="81" w:line="160" w:lineRule="exact"/>
              <w:ind w:left="144" w:right="40"/>
              <w:jc w:val="right"/>
              <w:rPr>
                <w:i/>
                <w:sz w:val="14"/>
              </w:rPr>
            </w:pPr>
            <w:r w:rsidRPr="00DD34C4">
              <w:rPr>
                <w:i/>
                <w:sz w:val="14"/>
              </w:rPr>
              <w:t>202</w:t>
            </w:r>
            <w:r w:rsidR="00915A47">
              <w:rPr>
                <w:i/>
                <w:sz w:val="14"/>
              </w:rPr>
              <w:t>6</w:t>
            </w:r>
            <w:r w:rsidRPr="00DD34C4">
              <w:rPr>
                <w:i/>
                <w:sz w:val="14"/>
              </w:rPr>
              <w:t xml:space="preserve"> vs. 202</w:t>
            </w:r>
            <w:r w:rsidR="00915A47">
              <w:rPr>
                <w:i/>
                <w:sz w:val="14"/>
              </w:rPr>
              <w:t>5</w:t>
            </w:r>
            <w:r w:rsidRPr="00DD34C4">
              <w:rPr>
                <w:i/>
                <w:sz w:val="14"/>
              </w:rPr>
              <w:t xml:space="preserve"> Increase/(decrease)</w:t>
            </w:r>
          </w:p>
        </w:tc>
      </w:tr>
      <w:tr w:rsidR="005C2040" w:rsidRPr="008345F6" w14:paraId="16540C20" w14:textId="77777777" w:rsidTr="00A07A7F">
        <w:trPr>
          <w:tblHeader/>
        </w:trPr>
        <w:tc>
          <w:tcPr>
            <w:tcW w:w="3850" w:type="dxa"/>
            <w:tcBorders>
              <w:bottom w:val="single" w:sz="12" w:space="0" w:color="auto"/>
            </w:tcBorders>
            <w:shd w:val="clear" w:color="auto" w:fill="auto"/>
            <w:vAlign w:val="bottom"/>
          </w:tcPr>
          <w:p w14:paraId="6014BEE6" w14:textId="77777777" w:rsidR="005C2040" w:rsidRPr="00DD34C4" w:rsidRDefault="005C2040">
            <w:pPr>
              <w:spacing w:before="81" w:after="81" w:line="160" w:lineRule="exact"/>
              <w:ind w:right="40"/>
              <w:rPr>
                <w:i/>
                <w:sz w:val="14"/>
              </w:rPr>
            </w:pPr>
            <w:r w:rsidRPr="00DD34C4">
              <w:rPr>
                <w:i/>
                <w:sz w:val="14"/>
              </w:rPr>
              <w:t>Category of expenditure</w:t>
            </w:r>
          </w:p>
        </w:tc>
        <w:tc>
          <w:tcPr>
            <w:tcW w:w="1136" w:type="dxa"/>
            <w:tcBorders>
              <w:top w:val="single" w:sz="4" w:space="0" w:color="auto"/>
              <w:bottom w:val="single" w:sz="12" w:space="0" w:color="auto"/>
            </w:tcBorders>
            <w:vAlign w:val="bottom"/>
          </w:tcPr>
          <w:p w14:paraId="16EC5FB7" w14:textId="77777777" w:rsidR="005C2040" w:rsidRPr="00DD34C4" w:rsidRDefault="005C2040">
            <w:pPr>
              <w:spacing w:before="81" w:after="81" w:line="160" w:lineRule="exact"/>
              <w:ind w:left="144" w:right="40"/>
              <w:jc w:val="right"/>
              <w:rPr>
                <w:i/>
                <w:sz w:val="14"/>
              </w:rPr>
            </w:pPr>
            <w:r w:rsidRPr="00DD34C4">
              <w:rPr>
                <w:i/>
                <w:sz w:val="14"/>
              </w:rPr>
              <w:t>(1)</w:t>
            </w:r>
          </w:p>
        </w:tc>
        <w:tc>
          <w:tcPr>
            <w:tcW w:w="1136" w:type="dxa"/>
            <w:tcBorders>
              <w:top w:val="single" w:sz="4" w:space="0" w:color="auto"/>
              <w:bottom w:val="single" w:sz="12" w:space="0" w:color="auto"/>
            </w:tcBorders>
            <w:shd w:val="clear" w:color="auto" w:fill="auto"/>
            <w:vAlign w:val="bottom"/>
          </w:tcPr>
          <w:p w14:paraId="0520A103" w14:textId="77777777" w:rsidR="005C2040" w:rsidRPr="00DD34C4" w:rsidRDefault="005C2040">
            <w:pPr>
              <w:spacing w:before="81" w:after="81" w:line="160" w:lineRule="exact"/>
              <w:ind w:left="144" w:right="40"/>
              <w:jc w:val="right"/>
              <w:rPr>
                <w:i/>
                <w:sz w:val="14"/>
              </w:rPr>
            </w:pPr>
            <w:r w:rsidRPr="00DD34C4">
              <w:rPr>
                <w:i/>
                <w:sz w:val="14"/>
              </w:rPr>
              <w:t>(2)</w:t>
            </w:r>
          </w:p>
        </w:tc>
        <w:tc>
          <w:tcPr>
            <w:tcW w:w="1136" w:type="dxa"/>
            <w:gridSpan w:val="2"/>
            <w:tcBorders>
              <w:top w:val="single" w:sz="4" w:space="0" w:color="auto"/>
              <w:bottom w:val="single" w:sz="12" w:space="0" w:color="auto"/>
            </w:tcBorders>
            <w:shd w:val="clear" w:color="auto" w:fill="auto"/>
            <w:vAlign w:val="bottom"/>
          </w:tcPr>
          <w:p w14:paraId="4FCDA60A" w14:textId="77777777" w:rsidR="005C2040" w:rsidRPr="00DD34C4" w:rsidRDefault="005C2040">
            <w:pPr>
              <w:spacing w:before="81" w:after="81" w:line="160" w:lineRule="exact"/>
              <w:ind w:left="144" w:right="40"/>
              <w:jc w:val="right"/>
              <w:rPr>
                <w:i/>
                <w:sz w:val="14"/>
              </w:rPr>
            </w:pPr>
            <w:r w:rsidRPr="00DD34C4">
              <w:rPr>
                <w:i/>
                <w:sz w:val="14"/>
              </w:rPr>
              <w:t>(3)</w:t>
            </w:r>
          </w:p>
        </w:tc>
        <w:tc>
          <w:tcPr>
            <w:tcW w:w="1138" w:type="dxa"/>
            <w:gridSpan w:val="3"/>
            <w:tcBorders>
              <w:top w:val="single" w:sz="4" w:space="0" w:color="auto"/>
              <w:bottom w:val="single" w:sz="12" w:space="0" w:color="auto"/>
            </w:tcBorders>
            <w:shd w:val="clear" w:color="auto" w:fill="auto"/>
            <w:vAlign w:val="bottom"/>
          </w:tcPr>
          <w:p w14:paraId="1F679F15" w14:textId="77777777" w:rsidR="005C2040" w:rsidRPr="00DD34C4" w:rsidRDefault="005C2040">
            <w:pPr>
              <w:spacing w:before="81" w:after="81" w:line="160" w:lineRule="exact"/>
              <w:ind w:left="144" w:right="40"/>
              <w:jc w:val="right"/>
              <w:rPr>
                <w:i/>
                <w:sz w:val="14"/>
              </w:rPr>
            </w:pPr>
            <w:r w:rsidRPr="00DD34C4">
              <w:rPr>
                <w:i/>
                <w:sz w:val="14"/>
              </w:rPr>
              <w:t>(4)</w:t>
            </w:r>
          </w:p>
        </w:tc>
        <w:tc>
          <w:tcPr>
            <w:tcW w:w="1454" w:type="dxa"/>
            <w:gridSpan w:val="2"/>
            <w:tcBorders>
              <w:top w:val="single" w:sz="4" w:space="0" w:color="auto"/>
              <w:bottom w:val="single" w:sz="12" w:space="0" w:color="auto"/>
            </w:tcBorders>
            <w:shd w:val="clear" w:color="auto" w:fill="auto"/>
            <w:vAlign w:val="bottom"/>
          </w:tcPr>
          <w:p w14:paraId="654EAD1D" w14:textId="77777777" w:rsidR="005C2040" w:rsidRPr="00DD34C4" w:rsidRDefault="005C2040">
            <w:pPr>
              <w:spacing w:before="81" w:after="81" w:line="160" w:lineRule="exact"/>
              <w:ind w:left="144" w:right="40"/>
              <w:jc w:val="right"/>
              <w:rPr>
                <w:i/>
                <w:sz w:val="14"/>
              </w:rPr>
            </w:pPr>
            <w:r w:rsidRPr="00DD34C4">
              <w:rPr>
                <w:i/>
                <w:sz w:val="14"/>
              </w:rPr>
              <w:t>(5)=(4)-(3)</w:t>
            </w:r>
          </w:p>
        </w:tc>
      </w:tr>
      <w:tr w:rsidR="005C2040" w:rsidRPr="008345F6" w14:paraId="0B3AE768" w14:textId="77777777" w:rsidTr="00A07A7F">
        <w:trPr>
          <w:trHeight w:hRule="exact" w:val="115"/>
          <w:tblHeader/>
        </w:trPr>
        <w:tc>
          <w:tcPr>
            <w:tcW w:w="3850" w:type="dxa"/>
            <w:tcBorders>
              <w:top w:val="single" w:sz="12" w:space="0" w:color="auto"/>
            </w:tcBorders>
            <w:shd w:val="clear" w:color="auto" w:fill="auto"/>
            <w:vAlign w:val="bottom"/>
          </w:tcPr>
          <w:p w14:paraId="3161F241" w14:textId="77777777" w:rsidR="005C2040" w:rsidRPr="00DD34C4" w:rsidRDefault="005C2040">
            <w:pPr>
              <w:spacing w:before="40" w:after="40" w:line="210" w:lineRule="exact"/>
              <w:ind w:right="40"/>
              <w:rPr>
                <w:sz w:val="17"/>
              </w:rPr>
            </w:pPr>
          </w:p>
        </w:tc>
        <w:tc>
          <w:tcPr>
            <w:tcW w:w="1136" w:type="dxa"/>
            <w:tcBorders>
              <w:top w:val="single" w:sz="12" w:space="0" w:color="auto"/>
            </w:tcBorders>
          </w:tcPr>
          <w:p w14:paraId="15977E29" w14:textId="77777777" w:rsidR="005C2040" w:rsidRPr="00DD34C4" w:rsidRDefault="005C2040">
            <w:pPr>
              <w:spacing w:before="40" w:after="40" w:line="210" w:lineRule="exact"/>
              <w:ind w:left="144" w:right="40"/>
              <w:jc w:val="right"/>
              <w:rPr>
                <w:sz w:val="17"/>
              </w:rPr>
            </w:pPr>
          </w:p>
        </w:tc>
        <w:tc>
          <w:tcPr>
            <w:tcW w:w="1136" w:type="dxa"/>
            <w:tcBorders>
              <w:top w:val="single" w:sz="12" w:space="0" w:color="auto"/>
            </w:tcBorders>
            <w:shd w:val="clear" w:color="auto" w:fill="auto"/>
            <w:vAlign w:val="bottom"/>
          </w:tcPr>
          <w:p w14:paraId="6FCF9680" w14:textId="77777777" w:rsidR="005C2040" w:rsidRPr="00DD34C4" w:rsidRDefault="005C2040" w:rsidP="00BC3177">
            <w:pPr>
              <w:tabs>
                <w:tab w:val="left" w:pos="288"/>
                <w:tab w:val="left" w:pos="576"/>
                <w:tab w:val="left" w:pos="864"/>
                <w:tab w:val="left" w:pos="1152"/>
              </w:tabs>
              <w:spacing w:before="40" w:after="40" w:line="210" w:lineRule="exact"/>
              <w:ind w:left="144" w:right="40"/>
              <w:jc w:val="right"/>
              <w:rPr>
                <w:sz w:val="17"/>
              </w:rPr>
            </w:pPr>
          </w:p>
        </w:tc>
        <w:tc>
          <w:tcPr>
            <w:tcW w:w="1136" w:type="dxa"/>
            <w:gridSpan w:val="2"/>
            <w:tcBorders>
              <w:top w:val="single" w:sz="12" w:space="0" w:color="auto"/>
            </w:tcBorders>
            <w:shd w:val="clear" w:color="auto" w:fill="auto"/>
            <w:vAlign w:val="bottom"/>
          </w:tcPr>
          <w:p w14:paraId="09CDA1C4" w14:textId="77777777" w:rsidR="005C2040" w:rsidRPr="00DD34C4" w:rsidRDefault="005C2040">
            <w:pPr>
              <w:spacing w:before="40" w:after="40" w:line="210" w:lineRule="exact"/>
              <w:ind w:left="144" w:right="40"/>
              <w:jc w:val="right"/>
              <w:rPr>
                <w:sz w:val="17"/>
              </w:rPr>
            </w:pPr>
          </w:p>
        </w:tc>
        <w:tc>
          <w:tcPr>
            <w:tcW w:w="1138" w:type="dxa"/>
            <w:gridSpan w:val="3"/>
            <w:tcBorders>
              <w:top w:val="single" w:sz="12" w:space="0" w:color="auto"/>
            </w:tcBorders>
            <w:shd w:val="clear" w:color="auto" w:fill="auto"/>
            <w:vAlign w:val="bottom"/>
          </w:tcPr>
          <w:p w14:paraId="30C39A05" w14:textId="77777777" w:rsidR="005C2040" w:rsidRPr="00DD34C4" w:rsidRDefault="005C2040">
            <w:pPr>
              <w:spacing w:before="40" w:after="40" w:line="210" w:lineRule="exact"/>
              <w:ind w:left="144" w:right="40"/>
              <w:jc w:val="right"/>
              <w:rPr>
                <w:sz w:val="17"/>
              </w:rPr>
            </w:pPr>
          </w:p>
        </w:tc>
        <w:tc>
          <w:tcPr>
            <w:tcW w:w="1454" w:type="dxa"/>
            <w:gridSpan w:val="2"/>
            <w:tcBorders>
              <w:top w:val="single" w:sz="12" w:space="0" w:color="auto"/>
            </w:tcBorders>
            <w:shd w:val="clear" w:color="auto" w:fill="auto"/>
            <w:vAlign w:val="bottom"/>
          </w:tcPr>
          <w:p w14:paraId="5AF88609" w14:textId="77777777" w:rsidR="005C2040" w:rsidRPr="00DD34C4" w:rsidRDefault="005C2040">
            <w:pPr>
              <w:spacing w:before="40" w:after="40" w:line="210" w:lineRule="exact"/>
              <w:ind w:left="144" w:right="40"/>
              <w:jc w:val="right"/>
              <w:rPr>
                <w:sz w:val="17"/>
              </w:rPr>
            </w:pPr>
          </w:p>
        </w:tc>
      </w:tr>
      <w:tr w:rsidR="00BC3177" w:rsidRPr="00086933" w14:paraId="2304BD7C" w14:textId="77777777" w:rsidTr="00B267CE">
        <w:tc>
          <w:tcPr>
            <w:tcW w:w="3850" w:type="dxa"/>
            <w:shd w:val="clear" w:color="auto" w:fill="auto"/>
            <w:vAlign w:val="center"/>
          </w:tcPr>
          <w:p w14:paraId="6DCC35FA" w14:textId="77777777" w:rsidR="00BC3177" w:rsidRPr="00DD34C4" w:rsidRDefault="00BC3177" w:rsidP="00BC3177">
            <w:pPr>
              <w:tabs>
                <w:tab w:val="left" w:pos="288"/>
                <w:tab w:val="left" w:pos="576"/>
                <w:tab w:val="left" w:pos="864"/>
                <w:tab w:val="left" w:pos="1152"/>
              </w:tabs>
              <w:spacing w:before="40" w:after="40" w:line="210" w:lineRule="exact"/>
              <w:ind w:right="40"/>
              <w:rPr>
                <w:sz w:val="17"/>
              </w:rPr>
            </w:pPr>
            <w:r w:rsidRPr="00DD34C4">
              <w:rPr>
                <w:sz w:val="17"/>
              </w:rPr>
              <w:t>Military and police personnel costs</w:t>
            </w:r>
            <w:r w:rsidRPr="00DD34C4" w:rsidDel="00A1780E">
              <w:rPr>
                <w:sz w:val="17"/>
              </w:rPr>
              <w:t xml:space="preserve"> </w:t>
            </w:r>
          </w:p>
        </w:tc>
        <w:tc>
          <w:tcPr>
            <w:tcW w:w="1136" w:type="dxa"/>
            <w:vAlign w:val="center"/>
          </w:tcPr>
          <w:p w14:paraId="4E3FB6AC" w14:textId="1A6EE1DB" w:rsidR="00BC3177" w:rsidRPr="00436134" w:rsidRDefault="002D43A4" w:rsidP="00BC3177">
            <w:pPr>
              <w:tabs>
                <w:tab w:val="left" w:pos="288"/>
                <w:tab w:val="left" w:pos="576"/>
                <w:tab w:val="left" w:pos="864"/>
                <w:tab w:val="left" w:pos="1152"/>
              </w:tabs>
              <w:spacing w:before="40" w:after="40" w:line="210" w:lineRule="exact"/>
              <w:ind w:left="144" w:right="40"/>
              <w:jc w:val="right"/>
              <w:rPr>
                <w:sz w:val="17"/>
              </w:rPr>
            </w:pPr>
            <w:r w:rsidRPr="00436134">
              <w:rPr>
                <w:sz w:val="17"/>
              </w:rPr>
              <w:t xml:space="preserve">5 </w:t>
            </w:r>
            <w:r w:rsidR="00BF49B5" w:rsidRPr="00436134">
              <w:rPr>
                <w:sz w:val="17"/>
              </w:rPr>
              <w:t>09</w:t>
            </w:r>
            <w:r w:rsidR="008D1A75" w:rsidRPr="00436134">
              <w:rPr>
                <w:sz w:val="17"/>
              </w:rPr>
              <w:t>9.8</w:t>
            </w:r>
            <w:r w:rsidR="00BC3177" w:rsidRPr="00436134">
              <w:rPr>
                <w:sz w:val="17"/>
              </w:rPr>
              <w:t xml:space="preserve"> </w:t>
            </w:r>
          </w:p>
        </w:tc>
        <w:tc>
          <w:tcPr>
            <w:tcW w:w="1136" w:type="dxa"/>
            <w:shd w:val="clear" w:color="auto" w:fill="auto"/>
          </w:tcPr>
          <w:p w14:paraId="7D4FD240" w14:textId="768950BC" w:rsidR="00BC3177" w:rsidRPr="00436134" w:rsidRDefault="00BC3177" w:rsidP="00BC3177">
            <w:pPr>
              <w:tabs>
                <w:tab w:val="left" w:pos="288"/>
                <w:tab w:val="left" w:pos="576"/>
                <w:tab w:val="left" w:pos="864"/>
                <w:tab w:val="left" w:pos="1152"/>
              </w:tabs>
              <w:spacing w:before="40" w:after="40" w:line="210" w:lineRule="exact"/>
              <w:ind w:left="144" w:right="40"/>
              <w:jc w:val="right"/>
              <w:rPr>
                <w:sz w:val="17"/>
              </w:rPr>
            </w:pPr>
            <w:r w:rsidRPr="00436134">
              <w:rPr>
                <w:sz w:val="17"/>
              </w:rPr>
              <w:t xml:space="preserve">4 </w:t>
            </w:r>
            <w:r w:rsidR="00CC7800" w:rsidRPr="00436134">
              <w:rPr>
                <w:sz w:val="17"/>
              </w:rPr>
              <w:t>544.3</w:t>
            </w:r>
            <w:r w:rsidRPr="00436134">
              <w:rPr>
                <w:sz w:val="17"/>
              </w:rPr>
              <w:t xml:space="preserve"> </w:t>
            </w:r>
          </w:p>
        </w:tc>
        <w:tc>
          <w:tcPr>
            <w:tcW w:w="1136" w:type="dxa"/>
            <w:gridSpan w:val="2"/>
            <w:shd w:val="clear" w:color="auto" w:fill="auto"/>
          </w:tcPr>
          <w:p w14:paraId="7A41E56C" w14:textId="72BA4DA4" w:rsidR="00BC3177" w:rsidRPr="00436134" w:rsidRDefault="00BC3177" w:rsidP="00BC3177">
            <w:pPr>
              <w:tabs>
                <w:tab w:val="left" w:pos="288"/>
                <w:tab w:val="left" w:pos="576"/>
                <w:tab w:val="left" w:pos="864"/>
                <w:tab w:val="left" w:pos="1152"/>
              </w:tabs>
              <w:spacing w:before="40" w:after="40" w:line="210" w:lineRule="exact"/>
              <w:ind w:left="144" w:right="40"/>
              <w:jc w:val="right"/>
              <w:rPr>
                <w:sz w:val="17"/>
              </w:rPr>
            </w:pPr>
            <w:r w:rsidRPr="00436134">
              <w:rPr>
                <w:sz w:val="17"/>
              </w:rPr>
              <w:t>4 371.7</w:t>
            </w:r>
          </w:p>
        </w:tc>
        <w:tc>
          <w:tcPr>
            <w:tcW w:w="1138" w:type="dxa"/>
            <w:gridSpan w:val="3"/>
            <w:shd w:val="clear" w:color="auto" w:fill="auto"/>
          </w:tcPr>
          <w:p w14:paraId="4D0B49F5" w14:textId="3CA421E9" w:rsidR="00BC3177" w:rsidRPr="006609F2" w:rsidRDefault="00BB6C7E" w:rsidP="00BC3177">
            <w:pPr>
              <w:tabs>
                <w:tab w:val="left" w:pos="288"/>
                <w:tab w:val="left" w:pos="576"/>
                <w:tab w:val="left" w:pos="864"/>
                <w:tab w:val="left" w:pos="1152"/>
              </w:tabs>
              <w:spacing w:before="40" w:after="40" w:line="210" w:lineRule="exact"/>
              <w:ind w:left="144" w:right="40"/>
              <w:jc w:val="right"/>
              <w:rPr>
                <w:sz w:val="17"/>
                <w:szCs w:val="17"/>
              </w:rPr>
            </w:pPr>
            <w:r>
              <w:rPr>
                <w:sz w:val="17"/>
                <w:szCs w:val="17"/>
              </w:rPr>
              <w:t>818.5</w:t>
            </w:r>
          </w:p>
        </w:tc>
        <w:tc>
          <w:tcPr>
            <w:tcW w:w="1454" w:type="dxa"/>
            <w:gridSpan w:val="2"/>
            <w:shd w:val="clear" w:color="auto" w:fill="auto"/>
          </w:tcPr>
          <w:p w14:paraId="4521213B" w14:textId="1B89D414" w:rsidR="00BC3177" w:rsidRPr="006609F2" w:rsidRDefault="00BB6C7E" w:rsidP="00BC3177">
            <w:pPr>
              <w:tabs>
                <w:tab w:val="left" w:pos="288"/>
                <w:tab w:val="left" w:pos="576"/>
                <w:tab w:val="left" w:pos="864"/>
                <w:tab w:val="left" w:pos="1152"/>
              </w:tabs>
              <w:spacing w:before="40" w:after="40" w:line="210" w:lineRule="exact"/>
              <w:ind w:left="144" w:right="40"/>
              <w:jc w:val="right"/>
              <w:rPr>
                <w:sz w:val="17"/>
                <w:szCs w:val="17"/>
              </w:rPr>
            </w:pPr>
            <w:r>
              <w:rPr>
                <w:sz w:val="17"/>
                <w:szCs w:val="17"/>
              </w:rPr>
              <w:t>(3 553.2)</w:t>
            </w:r>
          </w:p>
        </w:tc>
      </w:tr>
      <w:tr w:rsidR="00BC3177" w:rsidRPr="00086933" w14:paraId="0988328B" w14:textId="77777777" w:rsidTr="00B267CE">
        <w:tc>
          <w:tcPr>
            <w:tcW w:w="3850" w:type="dxa"/>
            <w:shd w:val="clear" w:color="auto" w:fill="auto"/>
            <w:vAlign w:val="center"/>
          </w:tcPr>
          <w:p w14:paraId="07E60ADA" w14:textId="77777777" w:rsidR="00BC3177" w:rsidRPr="00DD34C4" w:rsidRDefault="00BC3177" w:rsidP="00BC3177">
            <w:pPr>
              <w:tabs>
                <w:tab w:val="left" w:pos="288"/>
                <w:tab w:val="left" w:pos="576"/>
                <w:tab w:val="left" w:pos="864"/>
                <w:tab w:val="left" w:pos="1152"/>
              </w:tabs>
              <w:spacing w:before="40" w:after="40" w:line="210" w:lineRule="exact"/>
              <w:ind w:right="40"/>
              <w:rPr>
                <w:sz w:val="17"/>
              </w:rPr>
            </w:pPr>
            <w:r w:rsidRPr="00DD34C4">
              <w:rPr>
                <w:sz w:val="17"/>
              </w:rPr>
              <w:t>Civilian personnel costs</w:t>
            </w:r>
          </w:p>
        </w:tc>
        <w:tc>
          <w:tcPr>
            <w:tcW w:w="1136" w:type="dxa"/>
            <w:vAlign w:val="center"/>
          </w:tcPr>
          <w:p w14:paraId="1F3B07A4" w14:textId="22B8993D" w:rsidR="00BC3177" w:rsidRPr="00436134" w:rsidRDefault="00BC3177" w:rsidP="00BC3177">
            <w:pPr>
              <w:tabs>
                <w:tab w:val="left" w:pos="288"/>
                <w:tab w:val="left" w:pos="576"/>
                <w:tab w:val="left" w:pos="864"/>
                <w:tab w:val="left" w:pos="1152"/>
              </w:tabs>
              <w:spacing w:before="40" w:after="40" w:line="210" w:lineRule="exact"/>
              <w:ind w:left="144" w:right="40"/>
              <w:jc w:val="right"/>
              <w:rPr>
                <w:sz w:val="17"/>
              </w:rPr>
            </w:pPr>
            <w:r w:rsidRPr="00436134">
              <w:rPr>
                <w:sz w:val="17"/>
              </w:rPr>
              <w:t xml:space="preserve"> 7</w:t>
            </w:r>
            <w:r w:rsidR="00F4469A">
              <w:rPr>
                <w:sz w:val="17"/>
              </w:rPr>
              <w:t>6</w:t>
            </w:r>
            <w:r w:rsidRPr="00436134">
              <w:rPr>
                <w:sz w:val="17"/>
              </w:rPr>
              <w:t xml:space="preserve"> </w:t>
            </w:r>
            <w:r w:rsidR="002A6C0B">
              <w:rPr>
                <w:sz w:val="17"/>
              </w:rPr>
              <w:t>928.7</w:t>
            </w:r>
            <w:r w:rsidRPr="00436134">
              <w:rPr>
                <w:sz w:val="17"/>
              </w:rPr>
              <w:t xml:space="preserve"> </w:t>
            </w:r>
          </w:p>
        </w:tc>
        <w:tc>
          <w:tcPr>
            <w:tcW w:w="1136" w:type="dxa"/>
            <w:shd w:val="clear" w:color="auto" w:fill="auto"/>
          </w:tcPr>
          <w:p w14:paraId="36A0EC21" w14:textId="32BF6A4F" w:rsidR="00BC3177" w:rsidRPr="00436134" w:rsidRDefault="00436134" w:rsidP="00BC3177">
            <w:pPr>
              <w:tabs>
                <w:tab w:val="left" w:pos="288"/>
                <w:tab w:val="left" w:pos="576"/>
                <w:tab w:val="left" w:pos="864"/>
                <w:tab w:val="left" w:pos="1152"/>
              </w:tabs>
              <w:spacing w:before="40" w:after="40" w:line="210" w:lineRule="exact"/>
              <w:ind w:left="144" w:right="40"/>
              <w:jc w:val="right"/>
              <w:rPr>
                <w:sz w:val="17"/>
              </w:rPr>
            </w:pPr>
            <w:r w:rsidRPr="00436134">
              <w:rPr>
                <w:sz w:val="17"/>
              </w:rPr>
              <w:t>77 891.4</w:t>
            </w:r>
          </w:p>
        </w:tc>
        <w:tc>
          <w:tcPr>
            <w:tcW w:w="1136" w:type="dxa"/>
            <w:gridSpan w:val="2"/>
            <w:shd w:val="clear" w:color="auto" w:fill="auto"/>
          </w:tcPr>
          <w:p w14:paraId="568F87C0" w14:textId="65C639A6" w:rsidR="00BC3177" w:rsidRPr="0026665D" w:rsidRDefault="00BC3177" w:rsidP="00BC3177">
            <w:pPr>
              <w:tabs>
                <w:tab w:val="left" w:pos="288"/>
                <w:tab w:val="left" w:pos="576"/>
                <w:tab w:val="left" w:pos="864"/>
                <w:tab w:val="left" w:pos="1152"/>
              </w:tabs>
              <w:spacing w:before="40" w:after="40" w:line="210" w:lineRule="exact"/>
              <w:ind w:left="144" w:right="40"/>
              <w:jc w:val="right"/>
              <w:rPr>
                <w:sz w:val="17"/>
              </w:rPr>
            </w:pPr>
            <w:r w:rsidRPr="0026665D">
              <w:rPr>
                <w:sz w:val="17"/>
              </w:rPr>
              <w:t>80 9</w:t>
            </w:r>
            <w:r w:rsidR="00015BD9" w:rsidRPr="0026665D">
              <w:rPr>
                <w:sz w:val="17"/>
              </w:rPr>
              <w:t>20.2</w:t>
            </w:r>
          </w:p>
        </w:tc>
        <w:tc>
          <w:tcPr>
            <w:tcW w:w="1138" w:type="dxa"/>
            <w:gridSpan w:val="3"/>
            <w:shd w:val="clear" w:color="auto" w:fill="auto"/>
          </w:tcPr>
          <w:p w14:paraId="5B57C1D1" w14:textId="270C8135" w:rsidR="00BC3177" w:rsidRPr="00DE34A5" w:rsidRDefault="00BB6C7E" w:rsidP="00BC3177">
            <w:pPr>
              <w:tabs>
                <w:tab w:val="left" w:pos="288"/>
                <w:tab w:val="left" w:pos="576"/>
                <w:tab w:val="left" w:pos="864"/>
                <w:tab w:val="left" w:pos="1152"/>
              </w:tabs>
              <w:spacing w:before="40" w:after="40" w:line="210" w:lineRule="exact"/>
              <w:ind w:left="144" w:right="40"/>
              <w:jc w:val="right"/>
              <w:rPr>
                <w:sz w:val="17"/>
                <w:szCs w:val="17"/>
              </w:rPr>
            </w:pPr>
            <w:r>
              <w:rPr>
                <w:sz w:val="17"/>
                <w:szCs w:val="17"/>
              </w:rPr>
              <w:t>32 346</w:t>
            </w:r>
            <w:r w:rsidR="00471799">
              <w:rPr>
                <w:sz w:val="17"/>
                <w:szCs w:val="17"/>
              </w:rPr>
              <w:t>.1</w:t>
            </w:r>
          </w:p>
        </w:tc>
        <w:tc>
          <w:tcPr>
            <w:tcW w:w="1454" w:type="dxa"/>
            <w:gridSpan w:val="2"/>
            <w:shd w:val="clear" w:color="auto" w:fill="auto"/>
          </w:tcPr>
          <w:p w14:paraId="50B34C70" w14:textId="1189B3E3" w:rsidR="00BC3177" w:rsidRPr="006609F2" w:rsidRDefault="00DB258A" w:rsidP="00BC3177">
            <w:pPr>
              <w:tabs>
                <w:tab w:val="left" w:pos="288"/>
                <w:tab w:val="left" w:pos="576"/>
                <w:tab w:val="left" w:pos="864"/>
                <w:tab w:val="left" w:pos="1152"/>
              </w:tabs>
              <w:spacing w:before="40" w:after="40" w:line="210" w:lineRule="exact"/>
              <w:ind w:left="144" w:right="40"/>
              <w:jc w:val="right"/>
              <w:rPr>
                <w:sz w:val="17"/>
                <w:szCs w:val="17"/>
              </w:rPr>
            </w:pPr>
            <w:r>
              <w:rPr>
                <w:sz w:val="17"/>
                <w:szCs w:val="17"/>
              </w:rPr>
              <w:t>(48 574.1)</w:t>
            </w:r>
          </w:p>
        </w:tc>
      </w:tr>
      <w:tr w:rsidR="00BC3177" w:rsidRPr="00086933" w14:paraId="261CE3C9" w14:textId="77777777" w:rsidTr="00B267CE">
        <w:tc>
          <w:tcPr>
            <w:tcW w:w="3850" w:type="dxa"/>
            <w:shd w:val="clear" w:color="auto" w:fill="auto"/>
            <w:vAlign w:val="center"/>
          </w:tcPr>
          <w:p w14:paraId="4907A768" w14:textId="77777777" w:rsidR="00BC3177" w:rsidRPr="00DD34C4" w:rsidRDefault="00BC3177" w:rsidP="00BC3177">
            <w:pPr>
              <w:tabs>
                <w:tab w:val="left" w:pos="288"/>
                <w:tab w:val="left" w:pos="576"/>
                <w:tab w:val="left" w:pos="864"/>
                <w:tab w:val="left" w:pos="1152"/>
              </w:tabs>
              <w:spacing w:before="40" w:after="81" w:line="210" w:lineRule="exact"/>
              <w:ind w:right="43"/>
              <w:rPr>
                <w:sz w:val="17"/>
              </w:rPr>
            </w:pPr>
            <w:r w:rsidRPr="00DD34C4">
              <w:rPr>
                <w:sz w:val="17"/>
              </w:rPr>
              <w:t xml:space="preserve">Operational costs </w:t>
            </w:r>
          </w:p>
        </w:tc>
        <w:tc>
          <w:tcPr>
            <w:tcW w:w="1136" w:type="dxa"/>
            <w:vAlign w:val="center"/>
          </w:tcPr>
          <w:p w14:paraId="45AE215D" w14:textId="009E7DC2" w:rsidR="00BC3177" w:rsidRPr="00436134" w:rsidRDefault="00BC3177" w:rsidP="00BC3177">
            <w:pPr>
              <w:tabs>
                <w:tab w:val="left" w:pos="288"/>
                <w:tab w:val="left" w:pos="576"/>
                <w:tab w:val="left" w:pos="864"/>
                <w:tab w:val="left" w:pos="1152"/>
              </w:tabs>
              <w:spacing w:before="40" w:after="81" w:line="210" w:lineRule="exact"/>
              <w:ind w:left="144" w:right="43"/>
              <w:jc w:val="right"/>
              <w:rPr>
                <w:sz w:val="17"/>
              </w:rPr>
            </w:pPr>
            <w:r w:rsidRPr="00436134">
              <w:rPr>
                <w:sz w:val="17"/>
              </w:rPr>
              <w:t xml:space="preserve"> 16 0</w:t>
            </w:r>
            <w:r w:rsidR="00DF7E04">
              <w:rPr>
                <w:sz w:val="17"/>
              </w:rPr>
              <w:t>98</w:t>
            </w:r>
            <w:r w:rsidRPr="00436134">
              <w:rPr>
                <w:sz w:val="17"/>
              </w:rPr>
              <w:t xml:space="preserve">.0 </w:t>
            </w:r>
          </w:p>
        </w:tc>
        <w:tc>
          <w:tcPr>
            <w:tcW w:w="1136" w:type="dxa"/>
            <w:shd w:val="clear" w:color="auto" w:fill="auto"/>
          </w:tcPr>
          <w:p w14:paraId="4442CBCB" w14:textId="310AFCEA" w:rsidR="00BC3177" w:rsidRPr="00436134" w:rsidRDefault="00436134" w:rsidP="00BC3177">
            <w:pPr>
              <w:tabs>
                <w:tab w:val="left" w:pos="288"/>
                <w:tab w:val="left" w:pos="576"/>
                <w:tab w:val="left" w:pos="864"/>
                <w:tab w:val="left" w:pos="1152"/>
              </w:tabs>
              <w:spacing w:before="40" w:after="40" w:line="210" w:lineRule="exact"/>
              <w:ind w:left="144" w:right="40"/>
              <w:jc w:val="right"/>
              <w:rPr>
                <w:sz w:val="17"/>
              </w:rPr>
            </w:pPr>
            <w:r w:rsidRPr="00436134">
              <w:rPr>
                <w:sz w:val="17"/>
              </w:rPr>
              <w:t>7 660.1</w:t>
            </w:r>
            <w:r w:rsidR="00BC3177" w:rsidRPr="00436134">
              <w:rPr>
                <w:sz w:val="17"/>
              </w:rPr>
              <w:t xml:space="preserve">  </w:t>
            </w:r>
          </w:p>
        </w:tc>
        <w:tc>
          <w:tcPr>
            <w:tcW w:w="1136" w:type="dxa"/>
            <w:gridSpan w:val="2"/>
            <w:shd w:val="clear" w:color="auto" w:fill="auto"/>
          </w:tcPr>
          <w:p w14:paraId="519110DF" w14:textId="6F85CA9A" w:rsidR="00BC3177" w:rsidRPr="0026665D" w:rsidRDefault="00BC3177" w:rsidP="00BC3177">
            <w:pPr>
              <w:tabs>
                <w:tab w:val="left" w:pos="288"/>
                <w:tab w:val="left" w:pos="576"/>
                <w:tab w:val="left" w:pos="864"/>
                <w:tab w:val="left" w:pos="1152"/>
              </w:tabs>
              <w:spacing w:before="40" w:after="40" w:line="210" w:lineRule="exact"/>
              <w:ind w:left="144" w:right="40"/>
              <w:jc w:val="right"/>
              <w:rPr>
                <w:sz w:val="17"/>
              </w:rPr>
            </w:pPr>
            <w:r w:rsidRPr="0026665D">
              <w:rPr>
                <w:sz w:val="17"/>
              </w:rPr>
              <w:t>10 1</w:t>
            </w:r>
            <w:r w:rsidR="00015BD9" w:rsidRPr="0026665D">
              <w:rPr>
                <w:sz w:val="17"/>
              </w:rPr>
              <w:t>07.2</w:t>
            </w:r>
          </w:p>
        </w:tc>
        <w:tc>
          <w:tcPr>
            <w:tcW w:w="1138" w:type="dxa"/>
            <w:gridSpan w:val="3"/>
            <w:shd w:val="clear" w:color="auto" w:fill="auto"/>
          </w:tcPr>
          <w:p w14:paraId="45412AF4" w14:textId="34D45CFF" w:rsidR="00BC3177" w:rsidRPr="00DE34A5" w:rsidRDefault="00471799" w:rsidP="00BC3177">
            <w:pPr>
              <w:tabs>
                <w:tab w:val="left" w:pos="288"/>
                <w:tab w:val="left" w:pos="576"/>
                <w:tab w:val="left" w:pos="864"/>
                <w:tab w:val="left" w:pos="1152"/>
              </w:tabs>
              <w:spacing w:before="40" w:after="81" w:line="210" w:lineRule="exact"/>
              <w:ind w:left="144" w:right="43"/>
              <w:jc w:val="right"/>
              <w:rPr>
                <w:sz w:val="17"/>
                <w:szCs w:val="17"/>
              </w:rPr>
            </w:pPr>
            <w:r>
              <w:rPr>
                <w:sz w:val="17"/>
                <w:szCs w:val="17"/>
              </w:rPr>
              <w:t>4 876.4</w:t>
            </w:r>
          </w:p>
        </w:tc>
        <w:tc>
          <w:tcPr>
            <w:tcW w:w="1454" w:type="dxa"/>
            <w:gridSpan w:val="2"/>
            <w:shd w:val="clear" w:color="auto" w:fill="auto"/>
          </w:tcPr>
          <w:p w14:paraId="7019BAB7" w14:textId="2F5CE191" w:rsidR="00BC3177" w:rsidRPr="006609F2" w:rsidRDefault="0036502C" w:rsidP="00BC3177">
            <w:pPr>
              <w:tabs>
                <w:tab w:val="left" w:pos="288"/>
                <w:tab w:val="left" w:pos="576"/>
                <w:tab w:val="left" w:pos="864"/>
                <w:tab w:val="left" w:pos="1152"/>
              </w:tabs>
              <w:spacing w:before="40" w:after="81" w:line="210" w:lineRule="exact"/>
              <w:ind w:left="144" w:right="43"/>
              <w:jc w:val="right"/>
              <w:rPr>
                <w:sz w:val="17"/>
                <w:szCs w:val="17"/>
              </w:rPr>
            </w:pPr>
            <w:r>
              <w:rPr>
                <w:sz w:val="17"/>
                <w:szCs w:val="17"/>
              </w:rPr>
              <w:t>(5 230.8)</w:t>
            </w:r>
          </w:p>
        </w:tc>
      </w:tr>
      <w:tr w:rsidR="00BC3177" w:rsidRPr="00086933" w14:paraId="0BB9E3A6" w14:textId="77777777">
        <w:tc>
          <w:tcPr>
            <w:tcW w:w="3850" w:type="dxa"/>
            <w:tcBorders>
              <w:top w:val="single" w:sz="4" w:space="0" w:color="auto"/>
              <w:bottom w:val="single" w:sz="12" w:space="0" w:color="auto"/>
            </w:tcBorders>
            <w:shd w:val="clear" w:color="auto" w:fill="auto"/>
            <w:vAlign w:val="center"/>
          </w:tcPr>
          <w:p w14:paraId="3D5B5FAD" w14:textId="28084E14" w:rsidR="00BC3177" w:rsidRPr="00DD34C4" w:rsidRDefault="00BC3177" w:rsidP="00BC3177">
            <w:pPr>
              <w:tabs>
                <w:tab w:val="left" w:pos="288"/>
                <w:tab w:val="left" w:pos="576"/>
                <w:tab w:val="left" w:pos="864"/>
                <w:tab w:val="left" w:pos="1152"/>
              </w:tabs>
              <w:spacing w:before="81" w:after="81" w:line="210" w:lineRule="exact"/>
              <w:ind w:right="40"/>
              <w:rPr>
                <w:b/>
                <w:sz w:val="17"/>
              </w:rPr>
            </w:pPr>
            <w:r w:rsidRPr="00DD34C4">
              <w:rPr>
                <w:sz w:val="17"/>
              </w:rPr>
              <w:tab/>
            </w:r>
            <w:r w:rsidRPr="00DD34C4">
              <w:rPr>
                <w:b/>
                <w:sz w:val="17"/>
              </w:rPr>
              <w:t xml:space="preserve">Total (net of staff assessment) </w:t>
            </w:r>
          </w:p>
        </w:tc>
        <w:tc>
          <w:tcPr>
            <w:tcW w:w="1136" w:type="dxa"/>
            <w:tcBorders>
              <w:top w:val="single" w:sz="4" w:space="0" w:color="auto"/>
              <w:bottom w:val="single" w:sz="12" w:space="0" w:color="auto"/>
            </w:tcBorders>
            <w:vAlign w:val="center"/>
          </w:tcPr>
          <w:p w14:paraId="75723886" w14:textId="5DC0C812" w:rsidR="00BC3177" w:rsidRPr="00436134" w:rsidRDefault="00BC3177" w:rsidP="00BC3177">
            <w:pPr>
              <w:tabs>
                <w:tab w:val="left" w:pos="288"/>
                <w:tab w:val="left" w:pos="576"/>
                <w:tab w:val="left" w:pos="864"/>
                <w:tab w:val="left" w:pos="1152"/>
              </w:tabs>
              <w:spacing w:before="81" w:after="81" w:line="210" w:lineRule="exact"/>
              <w:ind w:left="144" w:right="43"/>
              <w:jc w:val="right"/>
              <w:rPr>
                <w:b/>
                <w:sz w:val="17"/>
              </w:rPr>
            </w:pPr>
            <w:r w:rsidRPr="00436134">
              <w:rPr>
                <w:b/>
                <w:sz w:val="17"/>
              </w:rPr>
              <w:t xml:space="preserve"> 9</w:t>
            </w:r>
            <w:r w:rsidR="00456066">
              <w:rPr>
                <w:b/>
                <w:sz w:val="17"/>
              </w:rPr>
              <w:t>8</w:t>
            </w:r>
            <w:r w:rsidRPr="00436134">
              <w:rPr>
                <w:b/>
                <w:sz w:val="17"/>
              </w:rPr>
              <w:t xml:space="preserve"> </w:t>
            </w:r>
            <w:r w:rsidR="00456066">
              <w:rPr>
                <w:b/>
                <w:sz w:val="17"/>
              </w:rPr>
              <w:t>126.5</w:t>
            </w:r>
            <w:r w:rsidRPr="00436134">
              <w:rPr>
                <w:b/>
                <w:sz w:val="17"/>
              </w:rPr>
              <w:t xml:space="preserve"> </w:t>
            </w:r>
          </w:p>
        </w:tc>
        <w:tc>
          <w:tcPr>
            <w:tcW w:w="1136" w:type="dxa"/>
            <w:tcBorders>
              <w:top w:val="single" w:sz="4" w:space="0" w:color="auto"/>
              <w:bottom w:val="single" w:sz="12" w:space="0" w:color="auto"/>
            </w:tcBorders>
            <w:shd w:val="clear" w:color="auto" w:fill="auto"/>
          </w:tcPr>
          <w:p w14:paraId="39EF743A" w14:textId="536E9F0D" w:rsidR="00BC3177" w:rsidRPr="00436134" w:rsidRDefault="00BC3177" w:rsidP="00BC3177">
            <w:pPr>
              <w:tabs>
                <w:tab w:val="left" w:pos="288"/>
                <w:tab w:val="left" w:pos="576"/>
                <w:tab w:val="left" w:pos="864"/>
                <w:tab w:val="left" w:pos="1152"/>
              </w:tabs>
              <w:spacing w:before="81" w:after="81" w:line="210" w:lineRule="exact"/>
              <w:ind w:left="144" w:right="43"/>
              <w:jc w:val="right"/>
              <w:rPr>
                <w:b/>
                <w:bCs/>
                <w:sz w:val="17"/>
              </w:rPr>
            </w:pPr>
            <w:r w:rsidRPr="00436134">
              <w:rPr>
                <w:b/>
                <w:sz w:val="17"/>
              </w:rPr>
              <w:t>9</w:t>
            </w:r>
            <w:r w:rsidR="00436134" w:rsidRPr="00436134">
              <w:rPr>
                <w:b/>
                <w:sz w:val="17"/>
              </w:rPr>
              <w:t>0 095.8</w:t>
            </w:r>
            <w:r w:rsidRPr="00436134">
              <w:rPr>
                <w:b/>
                <w:sz w:val="17"/>
              </w:rPr>
              <w:t xml:space="preserve"> </w:t>
            </w:r>
            <w:r w:rsidRPr="00436134">
              <w:rPr>
                <w:b/>
                <w:bCs/>
                <w:sz w:val="17"/>
              </w:rPr>
              <w:t xml:space="preserve"> </w:t>
            </w:r>
          </w:p>
        </w:tc>
        <w:tc>
          <w:tcPr>
            <w:tcW w:w="1136" w:type="dxa"/>
            <w:gridSpan w:val="2"/>
            <w:tcBorders>
              <w:top w:val="single" w:sz="4" w:space="0" w:color="auto"/>
              <w:bottom w:val="single" w:sz="12" w:space="0" w:color="auto"/>
            </w:tcBorders>
            <w:shd w:val="clear" w:color="auto" w:fill="auto"/>
            <w:vAlign w:val="bottom"/>
          </w:tcPr>
          <w:p w14:paraId="324A9F2D" w14:textId="7E73B46E" w:rsidR="00BC3177" w:rsidRPr="0026665D" w:rsidRDefault="00BC3177" w:rsidP="0026665D">
            <w:pPr>
              <w:tabs>
                <w:tab w:val="left" w:pos="288"/>
                <w:tab w:val="left" w:pos="576"/>
                <w:tab w:val="left" w:pos="864"/>
                <w:tab w:val="left" w:pos="1152"/>
              </w:tabs>
              <w:spacing w:before="81" w:after="81" w:line="210" w:lineRule="exact"/>
              <w:ind w:left="144" w:right="43"/>
              <w:jc w:val="right"/>
              <w:rPr>
                <w:b/>
                <w:sz w:val="17"/>
              </w:rPr>
            </w:pPr>
            <w:r w:rsidRPr="0026665D">
              <w:rPr>
                <w:b/>
                <w:sz w:val="17"/>
              </w:rPr>
              <w:t>95 399.1</w:t>
            </w:r>
          </w:p>
        </w:tc>
        <w:tc>
          <w:tcPr>
            <w:tcW w:w="1138" w:type="dxa"/>
            <w:gridSpan w:val="3"/>
            <w:tcBorders>
              <w:top w:val="single" w:sz="4" w:space="0" w:color="auto"/>
              <w:bottom w:val="single" w:sz="12" w:space="0" w:color="auto"/>
            </w:tcBorders>
            <w:shd w:val="clear" w:color="auto" w:fill="auto"/>
          </w:tcPr>
          <w:p w14:paraId="73C94D79" w14:textId="0555DF2A" w:rsidR="00BC3177" w:rsidRPr="00DE34A5" w:rsidRDefault="00471799" w:rsidP="00BC3177">
            <w:pPr>
              <w:tabs>
                <w:tab w:val="left" w:pos="288"/>
                <w:tab w:val="left" w:pos="576"/>
                <w:tab w:val="left" w:pos="864"/>
                <w:tab w:val="left" w:pos="1152"/>
              </w:tabs>
              <w:spacing w:before="81" w:after="81" w:line="210" w:lineRule="exact"/>
              <w:ind w:left="144" w:right="43"/>
              <w:jc w:val="right"/>
              <w:rPr>
                <w:b/>
                <w:bCs/>
                <w:sz w:val="17"/>
                <w:szCs w:val="17"/>
              </w:rPr>
            </w:pPr>
            <w:r>
              <w:rPr>
                <w:b/>
                <w:bCs/>
                <w:sz w:val="17"/>
                <w:szCs w:val="17"/>
              </w:rPr>
              <w:t>38 041.0</w:t>
            </w:r>
          </w:p>
        </w:tc>
        <w:tc>
          <w:tcPr>
            <w:tcW w:w="1454" w:type="dxa"/>
            <w:gridSpan w:val="2"/>
            <w:tcBorders>
              <w:top w:val="single" w:sz="4" w:space="0" w:color="auto"/>
              <w:bottom w:val="single" w:sz="12" w:space="0" w:color="auto"/>
            </w:tcBorders>
            <w:shd w:val="clear" w:color="auto" w:fill="auto"/>
          </w:tcPr>
          <w:p w14:paraId="0CAE09C8" w14:textId="301025C1" w:rsidR="00BC3177" w:rsidRPr="006609F2" w:rsidRDefault="0036502C" w:rsidP="00BC3177">
            <w:pPr>
              <w:tabs>
                <w:tab w:val="left" w:pos="288"/>
                <w:tab w:val="left" w:pos="576"/>
                <w:tab w:val="left" w:pos="864"/>
                <w:tab w:val="left" w:pos="1152"/>
              </w:tabs>
              <w:spacing w:before="81" w:after="81" w:line="210" w:lineRule="exact"/>
              <w:ind w:left="144" w:right="43"/>
              <w:jc w:val="right"/>
              <w:rPr>
                <w:b/>
                <w:bCs/>
                <w:sz w:val="17"/>
                <w:szCs w:val="17"/>
              </w:rPr>
            </w:pPr>
            <w:r>
              <w:rPr>
                <w:b/>
                <w:bCs/>
                <w:sz w:val="17"/>
                <w:szCs w:val="17"/>
              </w:rPr>
              <w:t>(57 358.1)</w:t>
            </w:r>
          </w:p>
        </w:tc>
      </w:tr>
      <w:bookmarkEnd w:id="0"/>
    </w:tbl>
    <w:p w14:paraId="755F0E4D" w14:textId="77777777" w:rsidR="005C2040" w:rsidRPr="00C73DA9" w:rsidRDefault="005C2040" w:rsidP="005C20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b w:val="0"/>
          <w:bCs/>
          <w:sz w:val="10"/>
          <w:lang w:val="en-GB"/>
        </w:rPr>
      </w:pPr>
    </w:p>
    <w:p w14:paraId="5AB48640" w14:textId="77777777" w:rsidR="005C2040" w:rsidRDefault="005C2040" w:rsidP="005C20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b w:val="0"/>
          <w:bCs/>
          <w:sz w:val="10"/>
          <w:lang w:val="en-GB"/>
        </w:rPr>
      </w:pPr>
    </w:p>
    <w:p w14:paraId="5E767D38" w14:textId="0A485A32" w:rsidR="00C979EF" w:rsidRPr="00776666" w:rsidRDefault="00C979EF" w:rsidP="00C979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603C9">
        <w:rPr>
          <w:b w:val="0"/>
          <w:bCs/>
          <w:lang w:val="en-GB"/>
        </w:rPr>
        <w:t xml:space="preserve">Table </w:t>
      </w:r>
      <w:r w:rsidR="00B0232D">
        <w:rPr>
          <w:b w:val="0"/>
          <w:bCs/>
          <w:lang w:val="en-GB"/>
        </w:rPr>
        <w:t>3</w:t>
      </w:r>
    </w:p>
    <w:p w14:paraId="02AEB38D" w14:textId="20E55B1E" w:rsidR="00C979EF" w:rsidRDefault="00C979EF" w:rsidP="00C979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76666">
        <w:rPr>
          <w:lang w:val="en-GB"/>
        </w:rPr>
        <w:t>Drawdown of human resources</w:t>
      </w:r>
    </w:p>
    <w:tbl>
      <w:tblPr>
        <w:tblStyle w:val="TableGrid"/>
        <w:tblW w:w="10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87"/>
        <w:gridCol w:w="358"/>
        <w:gridCol w:w="360"/>
        <w:gridCol w:w="385"/>
        <w:gridCol w:w="394"/>
        <w:gridCol w:w="390"/>
        <w:gridCol w:w="449"/>
        <w:gridCol w:w="359"/>
        <w:gridCol w:w="359"/>
        <w:gridCol w:w="449"/>
        <w:gridCol w:w="544"/>
        <w:gridCol w:w="35"/>
        <w:gridCol w:w="50"/>
        <w:gridCol w:w="450"/>
        <w:gridCol w:w="359"/>
        <w:gridCol w:w="449"/>
        <w:gridCol w:w="501"/>
        <w:gridCol w:w="38"/>
        <w:gridCol w:w="20"/>
        <w:gridCol w:w="23"/>
        <w:gridCol w:w="584"/>
        <w:gridCol w:w="539"/>
        <w:gridCol w:w="505"/>
        <w:gridCol w:w="34"/>
        <w:gridCol w:w="629"/>
        <w:gridCol w:w="20"/>
      </w:tblGrid>
      <w:tr w:rsidR="00581D17" w:rsidRPr="004712E5" w14:paraId="5F6917EE" w14:textId="77777777" w:rsidTr="00FB7D36">
        <w:trPr>
          <w:gridAfter w:val="1"/>
          <w:wAfter w:w="20" w:type="dxa"/>
          <w:trHeight w:val="47"/>
          <w:tblHeader/>
        </w:trPr>
        <w:tc>
          <w:tcPr>
            <w:tcW w:w="1890" w:type="dxa"/>
            <w:tcBorders>
              <w:top w:val="single" w:sz="4" w:space="0" w:color="auto"/>
            </w:tcBorders>
            <w:shd w:val="clear" w:color="auto" w:fill="auto"/>
            <w:vAlign w:val="center"/>
          </w:tcPr>
          <w:p w14:paraId="589154BF" w14:textId="77777777" w:rsidR="008D56D7" w:rsidRPr="009D05A7" w:rsidRDefault="008D56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056" w:type="dxa"/>
            <w:gridSpan w:val="10"/>
            <w:tcBorders>
              <w:top w:val="single" w:sz="4" w:space="0" w:color="auto"/>
              <w:bottom w:val="single" w:sz="4" w:space="0" w:color="auto"/>
            </w:tcBorders>
            <w:shd w:val="clear" w:color="auto" w:fill="auto"/>
            <w:vAlign w:val="center"/>
          </w:tcPr>
          <w:p w14:paraId="5A6CFC7A" w14:textId="77777777" w:rsidR="008D56D7" w:rsidRPr="004712E5" w:rsidRDefault="008D56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712E5">
              <w:rPr>
                <w:i/>
                <w:spacing w:val="0"/>
                <w:w w:val="100"/>
                <w:sz w:val="14"/>
              </w:rPr>
              <w:t>International staff</w:t>
            </w:r>
          </w:p>
        </w:tc>
        <w:tc>
          <w:tcPr>
            <w:tcW w:w="85" w:type="dxa"/>
            <w:gridSpan w:val="2"/>
            <w:tcBorders>
              <w:top w:val="single" w:sz="4" w:space="0" w:color="auto"/>
            </w:tcBorders>
            <w:shd w:val="clear" w:color="auto" w:fill="auto"/>
            <w:vAlign w:val="center"/>
          </w:tcPr>
          <w:p w14:paraId="221EAD0A" w14:textId="77777777" w:rsidR="008D56D7" w:rsidRPr="004712E5" w:rsidRDefault="008D56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1" w:type="dxa"/>
            <w:tcBorders>
              <w:top w:val="single" w:sz="4" w:space="0" w:color="auto"/>
            </w:tcBorders>
          </w:tcPr>
          <w:p w14:paraId="0DE10E82" w14:textId="77777777" w:rsidR="008D56D7" w:rsidRPr="004712E5" w:rsidRDefault="008D56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312" w:type="dxa"/>
            <w:gridSpan w:val="3"/>
            <w:tcBorders>
              <w:top w:val="single" w:sz="4" w:space="0" w:color="auto"/>
              <w:bottom w:val="single" w:sz="4" w:space="0" w:color="auto"/>
            </w:tcBorders>
            <w:shd w:val="clear" w:color="auto" w:fill="auto"/>
            <w:vAlign w:val="center"/>
          </w:tcPr>
          <w:p w14:paraId="0DF65BB5" w14:textId="77777777" w:rsidR="008D56D7" w:rsidRPr="004712E5" w:rsidRDefault="008D56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712E5">
              <w:rPr>
                <w:i/>
                <w:spacing w:val="0"/>
                <w:w w:val="100"/>
                <w:sz w:val="14"/>
              </w:rPr>
              <w:t>National staff</w:t>
            </w:r>
          </w:p>
        </w:tc>
        <w:tc>
          <w:tcPr>
            <w:tcW w:w="81" w:type="dxa"/>
            <w:gridSpan w:val="3"/>
            <w:tcBorders>
              <w:top w:val="single" w:sz="4" w:space="0" w:color="auto"/>
            </w:tcBorders>
            <w:vAlign w:val="center"/>
          </w:tcPr>
          <w:p w14:paraId="3F28F75C" w14:textId="77777777" w:rsidR="008D56D7" w:rsidRPr="004712E5" w:rsidRDefault="008D56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631" w:type="dxa"/>
            <w:gridSpan w:val="3"/>
            <w:tcBorders>
              <w:top w:val="single" w:sz="4" w:space="0" w:color="auto"/>
              <w:bottom w:val="single" w:sz="4" w:space="0" w:color="auto"/>
            </w:tcBorders>
            <w:shd w:val="clear" w:color="auto" w:fill="auto"/>
            <w:vAlign w:val="center"/>
          </w:tcPr>
          <w:p w14:paraId="21A65EA3" w14:textId="77777777" w:rsidR="008D56D7" w:rsidRPr="004712E5" w:rsidRDefault="008D56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712E5">
              <w:rPr>
                <w:i/>
                <w:spacing w:val="0"/>
                <w:w w:val="100"/>
                <w:sz w:val="14"/>
              </w:rPr>
              <w:t>United Nations Volunteers</w:t>
            </w:r>
          </w:p>
        </w:tc>
        <w:tc>
          <w:tcPr>
            <w:tcW w:w="664" w:type="dxa"/>
            <w:gridSpan w:val="2"/>
            <w:tcBorders>
              <w:top w:val="single" w:sz="4" w:space="0" w:color="auto"/>
            </w:tcBorders>
            <w:shd w:val="clear" w:color="auto" w:fill="auto"/>
            <w:vAlign w:val="center"/>
          </w:tcPr>
          <w:p w14:paraId="0689615E" w14:textId="77777777" w:rsidR="008D56D7" w:rsidRPr="004712E5" w:rsidRDefault="008D56D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581D17" w:rsidRPr="004712E5" w14:paraId="441FDD58" w14:textId="77777777" w:rsidTr="00FB7D36">
        <w:trPr>
          <w:trHeight w:val="162"/>
          <w:tblHeader/>
        </w:trPr>
        <w:tc>
          <w:tcPr>
            <w:tcW w:w="1890" w:type="dxa"/>
            <w:tcBorders>
              <w:bottom w:val="single" w:sz="12" w:space="0" w:color="auto"/>
            </w:tcBorders>
            <w:shd w:val="clear" w:color="auto" w:fill="auto"/>
            <w:vAlign w:val="center"/>
          </w:tcPr>
          <w:p w14:paraId="5DC7FBEC"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8" w:type="dxa"/>
            <w:tcBorders>
              <w:bottom w:val="single" w:sz="12" w:space="0" w:color="auto"/>
            </w:tcBorders>
            <w:shd w:val="clear" w:color="auto" w:fill="auto"/>
            <w:vAlign w:val="center"/>
          </w:tcPr>
          <w:p w14:paraId="5C186D3E"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r w:rsidRPr="004712E5">
              <w:rPr>
                <w:i/>
                <w:spacing w:val="0"/>
                <w:w w:val="100"/>
                <w:sz w:val="14"/>
              </w:rPr>
              <w:t>USG</w:t>
            </w:r>
          </w:p>
        </w:tc>
        <w:tc>
          <w:tcPr>
            <w:tcW w:w="361" w:type="dxa"/>
            <w:tcBorders>
              <w:bottom w:val="single" w:sz="12" w:space="0" w:color="auto"/>
            </w:tcBorders>
            <w:shd w:val="clear" w:color="auto" w:fill="auto"/>
            <w:vAlign w:val="center"/>
          </w:tcPr>
          <w:p w14:paraId="3023BB91" w14:textId="35308438"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roofErr w:type="spellStart"/>
            <w:r w:rsidRPr="004712E5">
              <w:rPr>
                <w:i/>
                <w:spacing w:val="0"/>
                <w:w w:val="100"/>
                <w:sz w:val="14"/>
              </w:rPr>
              <w:t>ASG</w:t>
            </w:r>
            <w:r w:rsidR="00581D17" w:rsidRPr="00581D17">
              <w:rPr>
                <w:i/>
                <w:spacing w:val="0"/>
                <w:w w:val="100"/>
                <w:sz w:val="14"/>
                <w:vertAlign w:val="superscript"/>
              </w:rPr>
              <w:t>a</w:t>
            </w:r>
            <w:proofErr w:type="spellEnd"/>
          </w:p>
        </w:tc>
        <w:tc>
          <w:tcPr>
            <w:tcW w:w="386" w:type="dxa"/>
            <w:tcBorders>
              <w:bottom w:val="single" w:sz="12" w:space="0" w:color="auto"/>
            </w:tcBorders>
            <w:shd w:val="clear" w:color="auto" w:fill="auto"/>
            <w:vAlign w:val="center"/>
          </w:tcPr>
          <w:p w14:paraId="65DF6D8F"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r w:rsidRPr="004712E5">
              <w:rPr>
                <w:i/>
                <w:spacing w:val="0"/>
                <w:w w:val="100"/>
                <w:sz w:val="14"/>
              </w:rPr>
              <w:t>D-2</w:t>
            </w:r>
          </w:p>
        </w:tc>
        <w:tc>
          <w:tcPr>
            <w:tcW w:w="395" w:type="dxa"/>
            <w:tcBorders>
              <w:bottom w:val="single" w:sz="12" w:space="0" w:color="auto"/>
            </w:tcBorders>
            <w:shd w:val="clear" w:color="auto" w:fill="auto"/>
            <w:vAlign w:val="center"/>
          </w:tcPr>
          <w:p w14:paraId="477AF684"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r w:rsidRPr="004712E5">
              <w:rPr>
                <w:i/>
                <w:spacing w:val="0"/>
                <w:w w:val="100"/>
                <w:sz w:val="14"/>
              </w:rPr>
              <w:t>D-1</w:t>
            </w:r>
          </w:p>
        </w:tc>
        <w:tc>
          <w:tcPr>
            <w:tcW w:w="391" w:type="dxa"/>
            <w:tcBorders>
              <w:bottom w:val="single" w:sz="12" w:space="0" w:color="auto"/>
            </w:tcBorders>
            <w:shd w:val="clear" w:color="auto" w:fill="auto"/>
            <w:vAlign w:val="center"/>
          </w:tcPr>
          <w:p w14:paraId="5350118D" w14:textId="2DFC0E05"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r w:rsidRPr="004712E5">
              <w:rPr>
                <w:rFonts w:eastAsia="Calibri"/>
                <w:i/>
                <w:color w:val="000000" w:themeColor="text1"/>
                <w:spacing w:val="0"/>
                <w:sz w:val="13"/>
                <w:szCs w:val="13"/>
              </w:rPr>
              <w:t>P-5</w:t>
            </w:r>
          </w:p>
        </w:tc>
        <w:tc>
          <w:tcPr>
            <w:tcW w:w="450" w:type="dxa"/>
            <w:tcBorders>
              <w:bottom w:val="single" w:sz="12" w:space="0" w:color="auto"/>
            </w:tcBorders>
            <w:shd w:val="clear" w:color="auto" w:fill="auto"/>
            <w:vAlign w:val="center"/>
          </w:tcPr>
          <w:p w14:paraId="41BE21C5" w14:textId="509591FE"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r w:rsidRPr="004712E5">
              <w:rPr>
                <w:rFonts w:eastAsia="Calibri"/>
                <w:i/>
                <w:color w:val="000000" w:themeColor="text1"/>
                <w:spacing w:val="0"/>
                <w:sz w:val="13"/>
                <w:szCs w:val="13"/>
              </w:rPr>
              <w:t>P-4</w:t>
            </w:r>
            <w:r w:rsidRPr="004712E5">
              <w:rPr>
                <w:rFonts w:eastAsia="Calibri"/>
                <w:i/>
                <w:color w:val="000000" w:themeColor="text1"/>
                <w:spacing w:val="0"/>
                <w:sz w:val="13"/>
                <w:szCs w:val="13"/>
                <w:vertAlign w:val="superscript"/>
              </w:rPr>
              <w:t xml:space="preserve"> </w:t>
            </w:r>
          </w:p>
        </w:tc>
        <w:tc>
          <w:tcPr>
            <w:tcW w:w="360" w:type="dxa"/>
            <w:tcBorders>
              <w:bottom w:val="single" w:sz="12" w:space="0" w:color="auto"/>
            </w:tcBorders>
            <w:shd w:val="clear" w:color="auto" w:fill="auto"/>
            <w:vAlign w:val="center"/>
          </w:tcPr>
          <w:p w14:paraId="36224A59"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r w:rsidRPr="004712E5">
              <w:rPr>
                <w:i/>
                <w:spacing w:val="0"/>
                <w:w w:val="100"/>
                <w:sz w:val="14"/>
              </w:rPr>
              <w:t>P-3</w:t>
            </w:r>
          </w:p>
        </w:tc>
        <w:tc>
          <w:tcPr>
            <w:tcW w:w="360" w:type="dxa"/>
            <w:tcBorders>
              <w:bottom w:val="single" w:sz="12" w:space="0" w:color="auto"/>
            </w:tcBorders>
            <w:shd w:val="clear" w:color="auto" w:fill="auto"/>
            <w:vAlign w:val="center"/>
          </w:tcPr>
          <w:p w14:paraId="5C8B129F"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r w:rsidRPr="004712E5">
              <w:rPr>
                <w:i/>
                <w:spacing w:val="0"/>
                <w:w w:val="100"/>
                <w:sz w:val="14"/>
              </w:rPr>
              <w:t>P-2</w:t>
            </w:r>
          </w:p>
        </w:tc>
        <w:tc>
          <w:tcPr>
            <w:tcW w:w="450" w:type="dxa"/>
            <w:tcBorders>
              <w:bottom w:val="single" w:sz="12" w:space="0" w:color="auto"/>
            </w:tcBorders>
            <w:shd w:val="clear" w:color="auto" w:fill="auto"/>
            <w:vAlign w:val="center"/>
          </w:tcPr>
          <w:p w14:paraId="5E5632E1"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9" w:right="43" w:firstLine="9"/>
              <w:jc w:val="left"/>
              <w:rPr>
                <w:i/>
                <w:spacing w:val="0"/>
                <w:w w:val="100"/>
                <w:sz w:val="14"/>
              </w:rPr>
            </w:pPr>
            <w:r w:rsidRPr="004712E5">
              <w:rPr>
                <w:i/>
                <w:spacing w:val="0"/>
                <w:w w:val="100"/>
                <w:sz w:val="14"/>
              </w:rPr>
              <w:t>FS</w:t>
            </w:r>
          </w:p>
        </w:tc>
        <w:tc>
          <w:tcPr>
            <w:tcW w:w="580" w:type="dxa"/>
            <w:gridSpan w:val="2"/>
            <w:tcBorders>
              <w:bottom w:val="single" w:sz="12" w:space="0" w:color="auto"/>
            </w:tcBorders>
            <w:shd w:val="clear" w:color="auto" w:fill="auto"/>
            <w:vAlign w:val="center"/>
          </w:tcPr>
          <w:p w14:paraId="2BEAC8C4"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Subtotal</w:t>
            </w:r>
          </w:p>
        </w:tc>
        <w:tc>
          <w:tcPr>
            <w:tcW w:w="50" w:type="dxa"/>
            <w:tcBorders>
              <w:bottom w:val="single" w:sz="12" w:space="0" w:color="auto"/>
            </w:tcBorders>
            <w:shd w:val="clear" w:color="auto" w:fill="auto"/>
            <w:vAlign w:val="center"/>
          </w:tcPr>
          <w:p w14:paraId="6924D7AD"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51" w:type="dxa"/>
            <w:tcBorders>
              <w:bottom w:val="single" w:sz="12" w:space="0" w:color="auto"/>
            </w:tcBorders>
            <w:shd w:val="clear" w:color="auto" w:fill="auto"/>
            <w:vAlign w:val="center"/>
          </w:tcPr>
          <w:p w14:paraId="4572E4D5" w14:textId="2D6A4AB8"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712E5">
              <w:rPr>
                <w:rFonts w:eastAsia="Calibri"/>
                <w:i/>
                <w:color w:val="000000" w:themeColor="text1"/>
                <w:spacing w:val="0"/>
                <w:sz w:val="13"/>
                <w:szCs w:val="13"/>
              </w:rPr>
              <w:t>NPO</w:t>
            </w:r>
            <w:r w:rsidRPr="004712E5">
              <w:rPr>
                <w:rFonts w:eastAsia="Calibri"/>
                <w:i/>
                <w:color w:val="000000" w:themeColor="text1"/>
                <w:spacing w:val="0"/>
                <w:sz w:val="13"/>
                <w:szCs w:val="13"/>
                <w:vertAlign w:val="superscript"/>
              </w:rPr>
              <w:t xml:space="preserve"> </w:t>
            </w:r>
            <w:r w:rsidRPr="004712E5">
              <w:rPr>
                <w:i/>
                <w:spacing w:val="0"/>
                <w:w w:val="100"/>
                <w:sz w:val="14"/>
              </w:rPr>
              <w:t xml:space="preserve"> </w:t>
            </w:r>
          </w:p>
        </w:tc>
        <w:tc>
          <w:tcPr>
            <w:tcW w:w="360" w:type="dxa"/>
            <w:tcBorders>
              <w:bottom w:val="single" w:sz="12" w:space="0" w:color="auto"/>
            </w:tcBorders>
            <w:vAlign w:val="center"/>
          </w:tcPr>
          <w:p w14:paraId="63C1A92D"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GS</w:t>
            </w:r>
          </w:p>
        </w:tc>
        <w:tc>
          <w:tcPr>
            <w:tcW w:w="450" w:type="dxa"/>
            <w:tcBorders>
              <w:bottom w:val="single" w:sz="12" w:space="0" w:color="auto"/>
            </w:tcBorders>
            <w:shd w:val="clear" w:color="auto" w:fill="auto"/>
            <w:vAlign w:val="center"/>
          </w:tcPr>
          <w:p w14:paraId="17840F79" w14:textId="2EEFB68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712E5">
              <w:rPr>
                <w:rFonts w:eastAsia="Calibri"/>
                <w:i/>
                <w:color w:val="000000" w:themeColor="text1"/>
                <w:spacing w:val="0"/>
                <w:sz w:val="13"/>
                <w:szCs w:val="13"/>
              </w:rPr>
              <w:t>LL</w:t>
            </w:r>
            <w:r w:rsidRPr="004712E5">
              <w:rPr>
                <w:rFonts w:eastAsia="Calibri"/>
                <w:i/>
                <w:color w:val="000000" w:themeColor="text1"/>
                <w:spacing w:val="0"/>
                <w:sz w:val="13"/>
                <w:szCs w:val="13"/>
                <w:vertAlign w:val="superscript"/>
              </w:rPr>
              <w:t xml:space="preserve"> </w:t>
            </w:r>
          </w:p>
        </w:tc>
        <w:tc>
          <w:tcPr>
            <w:tcW w:w="540" w:type="dxa"/>
            <w:gridSpan w:val="2"/>
            <w:tcBorders>
              <w:bottom w:val="single" w:sz="12" w:space="0" w:color="auto"/>
            </w:tcBorders>
            <w:vAlign w:val="center"/>
          </w:tcPr>
          <w:p w14:paraId="40524C8E"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Subtotal</w:t>
            </w:r>
          </w:p>
        </w:tc>
        <w:tc>
          <w:tcPr>
            <w:tcW w:w="20" w:type="dxa"/>
            <w:tcBorders>
              <w:bottom w:val="single" w:sz="12" w:space="0" w:color="auto"/>
            </w:tcBorders>
            <w:vAlign w:val="center"/>
          </w:tcPr>
          <w:p w14:paraId="304FB4E2"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608" w:type="dxa"/>
            <w:gridSpan w:val="2"/>
            <w:tcBorders>
              <w:bottom w:val="single" w:sz="12" w:space="0" w:color="auto"/>
            </w:tcBorders>
            <w:shd w:val="clear" w:color="auto" w:fill="auto"/>
            <w:vAlign w:val="bottom"/>
          </w:tcPr>
          <w:p w14:paraId="7CDB1F02" w14:textId="51DB184D"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776666">
              <w:rPr>
                <w:rFonts w:ascii="Times New Roman Italic" w:hAnsi="Times New Roman Italic"/>
                <w:i/>
                <w:spacing w:val="0"/>
                <w:w w:val="100"/>
                <w:sz w:val="14"/>
              </w:rPr>
              <w:t>Inter</w:t>
            </w:r>
            <w:r>
              <w:rPr>
                <w:rFonts w:ascii="Times New Roman Italic" w:hAnsi="Times New Roman Italic"/>
                <w:i/>
                <w:spacing w:val="0"/>
                <w:w w:val="100"/>
                <w:sz w:val="14"/>
              </w:rPr>
              <w:t>-</w:t>
            </w:r>
            <w:r w:rsidRPr="00776666">
              <w:rPr>
                <w:rFonts w:ascii="Times New Roman Italic" w:hAnsi="Times New Roman Italic"/>
                <w:i/>
                <w:spacing w:val="0"/>
                <w:w w:val="100"/>
                <w:sz w:val="14"/>
              </w:rPr>
              <w:t>national</w:t>
            </w:r>
          </w:p>
        </w:tc>
        <w:tc>
          <w:tcPr>
            <w:tcW w:w="540" w:type="dxa"/>
            <w:tcBorders>
              <w:bottom w:val="single" w:sz="12" w:space="0" w:color="auto"/>
            </w:tcBorders>
            <w:vAlign w:val="center"/>
          </w:tcPr>
          <w:p w14:paraId="7D4198EB"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712E5">
              <w:rPr>
                <w:i/>
                <w:spacing w:val="0"/>
                <w:w w:val="100"/>
                <w:sz w:val="14"/>
                <w:szCs w:val="14"/>
              </w:rPr>
              <w:t>National</w:t>
            </w:r>
          </w:p>
        </w:tc>
        <w:tc>
          <w:tcPr>
            <w:tcW w:w="540" w:type="dxa"/>
            <w:gridSpan w:val="2"/>
            <w:tcBorders>
              <w:bottom w:val="single" w:sz="12" w:space="0" w:color="auto"/>
            </w:tcBorders>
            <w:vAlign w:val="center"/>
          </w:tcPr>
          <w:p w14:paraId="58945FB0"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Subtotal</w:t>
            </w:r>
          </w:p>
        </w:tc>
        <w:tc>
          <w:tcPr>
            <w:tcW w:w="630" w:type="dxa"/>
            <w:gridSpan w:val="2"/>
            <w:tcBorders>
              <w:bottom w:val="single" w:sz="12" w:space="0" w:color="auto"/>
            </w:tcBorders>
            <w:shd w:val="clear" w:color="auto" w:fill="auto"/>
            <w:vAlign w:val="center"/>
          </w:tcPr>
          <w:p w14:paraId="4F27C791"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712E5">
              <w:rPr>
                <w:i/>
                <w:spacing w:val="0"/>
                <w:w w:val="100"/>
                <w:sz w:val="14"/>
              </w:rPr>
              <w:t>Total</w:t>
            </w:r>
          </w:p>
        </w:tc>
      </w:tr>
      <w:tr w:rsidR="00581D17" w:rsidRPr="004712E5" w14:paraId="2DF7CAA7" w14:textId="77777777" w:rsidTr="00FB7D36">
        <w:trPr>
          <w:trHeight w:hRule="exact" w:val="381"/>
          <w:tblHeader/>
        </w:trPr>
        <w:tc>
          <w:tcPr>
            <w:tcW w:w="1890" w:type="dxa"/>
            <w:tcBorders>
              <w:top w:val="single" w:sz="12" w:space="0" w:color="auto"/>
            </w:tcBorders>
            <w:shd w:val="clear" w:color="auto" w:fill="auto"/>
            <w:vAlign w:val="center"/>
          </w:tcPr>
          <w:p w14:paraId="157B4061"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712E5">
              <w:rPr>
                <w:bCs/>
                <w:sz w:val="17"/>
              </w:rPr>
              <w:t>Approved 2025</w:t>
            </w:r>
          </w:p>
        </w:tc>
        <w:tc>
          <w:tcPr>
            <w:tcW w:w="358" w:type="dxa"/>
            <w:tcBorders>
              <w:top w:val="single" w:sz="12" w:space="0" w:color="auto"/>
            </w:tcBorders>
            <w:shd w:val="clear" w:color="auto" w:fill="auto"/>
            <w:vAlign w:val="bottom"/>
          </w:tcPr>
          <w:p w14:paraId="346180B0" w14:textId="7AB3AE3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776666">
              <w:rPr>
                <w:spacing w:val="0"/>
                <w:w w:val="100"/>
                <w:sz w:val="17"/>
              </w:rPr>
              <w:t>1</w:t>
            </w:r>
          </w:p>
        </w:tc>
        <w:tc>
          <w:tcPr>
            <w:tcW w:w="361" w:type="dxa"/>
            <w:tcBorders>
              <w:top w:val="single" w:sz="12" w:space="0" w:color="auto"/>
            </w:tcBorders>
            <w:shd w:val="clear" w:color="auto" w:fill="auto"/>
            <w:vAlign w:val="bottom"/>
          </w:tcPr>
          <w:p w14:paraId="1B92A34D" w14:textId="68FC273B"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776666">
              <w:rPr>
                <w:spacing w:val="0"/>
                <w:w w:val="100"/>
                <w:sz w:val="17"/>
              </w:rPr>
              <w:t>2</w:t>
            </w:r>
          </w:p>
        </w:tc>
        <w:tc>
          <w:tcPr>
            <w:tcW w:w="386" w:type="dxa"/>
            <w:tcBorders>
              <w:top w:val="single" w:sz="12" w:space="0" w:color="auto"/>
            </w:tcBorders>
            <w:shd w:val="clear" w:color="auto" w:fill="auto"/>
            <w:vAlign w:val="bottom"/>
          </w:tcPr>
          <w:p w14:paraId="638F7FC3" w14:textId="5D8DB25D"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776666">
              <w:rPr>
                <w:spacing w:val="0"/>
                <w:w w:val="100"/>
                <w:sz w:val="17"/>
              </w:rPr>
              <w:t>1</w:t>
            </w:r>
          </w:p>
        </w:tc>
        <w:tc>
          <w:tcPr>
            <w:tcW w:w="395" w:type="dxa"/>
            <w:tcBorders>
              <w:top w:val="single" w:sz="12" w:space="0" w:color="auto"/>
            </w:tcBorders>
            <w:shd w:val="clear" w:color="auto" w:fill="auto"/>
            <w:vAlign w:val="bottom"/>
          </w:tcPr>
          <w:p w14:paraId="13253DED" w14:textId="4D3DE8D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776666">
              <w:rPr>
                <w:spacing w:val="0"/>
                <w:w w:val="100"/>
                <w:sz w:val="17"/>
              </w:rPr>
              <w:t>6</w:t>
            </w:r>
          </w:p>
        </w:tc>
        <w:tc>
          <w:tcPr>
            <w:tcW w:w="391" w:type="dxa"/>
            <w:tcBorders>
              <w:top w:val="single" w:sz="12" w:space="0" w:color="auto"/>
            </w:tcBorders>
            <w:shd w:val="clear" w:color="auto" w:fill="auto"/>
            <w:vAlign w:val="bottom"/>
          </w:tcPr>
          <w:p w14:paraId="16C557A9" w14:textId="1B589D5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spacing w:val="0"/>
                <w:w w:val="100"/>
                <w:sz w:val="17"/>
              </w:rPr>
              <w:t>12</w:t>
            </w:r>
          </w:p>
        </w:tc>
        <w:tc>
          <w:tcPr>
            <w:tcW w:w="450" w:type="dxa"/>
            <w:tcBorders>
              <w:top w:val="single" w:sz="12" w:space="0" w:color="auto"/>
            </w:tcBorders>
            <w:shd w:val="clear" w:color="auto" w:fill="auto"/>
            <w:vAlign w:val="bottom"/>
          </w:tcPr>
          <w:p w14:paraId="2BC0A877" w14:textId="50329FED"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spacing w:val="0"/>
                <w:w w:val="100"/>
                <w:sz w:val="17"/>
              </w:rPr>
              <w:t>38</w:t>
            </w:r>
          </w:p>
        </w:tc>
        <w:tc>
          <w:tcPr>
            <w:tcW w:w="360" w:type="dxa"/>
            <w:tcBorders>
              <w:top w:val="single" w:sz="12" w:space="0" w:color="auto"/>
            </w:tcBorders>
            <w:shd w:val="clear" w:color="auto" w:fill="auto"/>
            <w:vAlign w:val="bottom"/>
          </w:tcPr>
          <w:p w14:paraId="190BAE4E" w14:textId="215F0C9D"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spacing w:val="0"/>
                <w:w w:val="100"/>
                <w:sz w:val="17"/>
              </w:rPr>
              <w:t>32</w:t>
            </w:r>
          </w:p>
        </w:tc>
        <w:tc>
          <w:tcPr>
            <w:tcW w:w="360" w:type="dxa"/>
            <w:tcBorders>
              <w:top w:val="single" w:sz="12" w:space="0" w:color="auto"/>
            </w:tcBorders>
            <w:shd w:val="clear" w:color="auto" w:fill="auto"/>
            <w:vAlign w:val="bottom"/>
          </w:tcPr>
          <w:p w14:paraId="702AAE57" w14:textId="2BFA4A69"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Pr>
                <w:spacing w:val="0"/>
                <w:w w:val="100"/>
                <w:sz w:val="17"/>
              </w:rPr>
              <w:t>3</w:t>
            </w:r>
          </w:p>
        </w:tc>
        <w:tc>
          <w:tcPr>
            <w:tcW w:w="450" w:type="dxa"/>
            <w:tcBorders>
              <w:top w:val="single" w:sz="12" w:space="0" w:color="auto"/>
            </w:tcBorders>
            <w:shd w:val="clear" w:color="auto" w:fill="auto"/>
            <w:vAlign w:val="bottom"/>
          </w:tcPr>
          <w:p w14:paraId="306F2ECD" w14:textId="34CB1EE8"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r>
              <w:rPr>
                <w:spacing w:val="0"/>
                <w:w w:val="100"/>
                <w:sz w:val="17"/>
              </w:rPr>
              <w:t>117</w:t>
            </w:r>
          </w:p>
        </w:tc>
        <w:tc>
          <w:tcPr>
            <w:tcW w:w="580" w:type="dxa"/>
            <w:gridSpan w:val="2"/>
            <w:tcBorders>
              <w:top w:val="single" w:sz="12" w:space="0" w:color="auto"/>
            </w:tcBorders>
            <w:shd w:val="clear" w:color="auto" w:fill="auto"/>
            <w:vAlign w:val="bottom"/>
          </w:tcPr>
          <w:p w14:paraId="3463373B" w14:textId="4F9E152B"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Pr>
                <w:rFonts w:eastAsia="Calibri"/>
                <w:color w:val="000000" w:themeColor="text1"/>
                <w:spacing w:val="0"/>
                <w:sz w:val="17"/>
              </w:rPr>
              <w:t>212</w:t>
            </w:r>
          </w:p>
        </w:tc>
        <w:tc>
          <w:tcPr>
            <w:tcW w:w="50" w:type="dxa"/>
            <w:tcBorders>
              <w:top w:val="single" w:sz="12" w:space="0" w:color="auto"/>
            </w:tcBorders>
            <w:shd w:val="clear" w:color="auto" w:fill="auto"/>
            <w:vAlign w:val="center"/>
          </w:tcPr>
          <w:p w14:paraId="5D4A9438"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51" w:type="dxa"/>
            <w:tcBorders>
              <w:top w:val="single" w:sz="12" w:space="0" w:color="auto"/>
            </w:tcBorders>
            <w:shd w:val="clear" w:color="auto" w:fill="auto"/>
            <w:vAlign w:val="bottom"/>
          </w:tcPr>
          <w:p w14:paraId="1125149E" w14:textId="552D3AE1"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712E5">
              <w:rPr>
                <w:rFonts w:eastAsia="Calibri"/>
                <w:color w:val="000000" w:themeColor="text1"/>
                <w:spacing w:val="0"/>
                <w:sz w:val="17"/>
              </w:rPr>
              <w:t>1</w:t>
            </w:r>
            <w:r>
              <w:rPr>
                <w:rFonts w:eastAsia="Calibri"/>
                <w:color w:val="000000" w:themeColor="text1"/>
                <w:spacing w:val="0"/>
                <w:sz w:val="17"/>
              </w:rPr>
              <w:t>00</w:t>
            </w:r>
          </w:p>
        </w:tc>
        <w:tc>
          <w:tcPr>
            <w:tcW w:w="360" w:type="dxa"/>
            <w:tcBorders>
              <w:top w:val="single" w:sz="12" w:space="0" w:color="auto"/>
            </w:tcBorders>
            <w:vAlign w:val="bottom"/>
          </w:tcPr>
          <w:p w14:paraId="5694B6EE" w14:textId="1FD64C3D"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4712E5">
              <w:rPr>
                <w:b/>
                <w:bCs/>
                <w:sz w:val="17"/>
              </w:rPr>
              <w:t>–</w:t>
            </w:r>
          </w:p>
        </w:tc>
        <w:tc>
          <w:tcPr>
            <w:tcW w:w="450" w:type="dxa"/>
            <w:tcBorders>
              <w:top w:val="single" w:sz="12" w:space="0" w:color="auto"/>
            </w:tcBorders>
            <w:shd w:val="clear" w:color="auto" w:fill="auto"/>
            <w:vAlign w:val="bottom"/>
          </w:tcPr>
          <w:p w14:paraId="223AB7E2" w14:textId="01000911"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28" w:right="40"/>
              <w:jc w:val="right"/>
              <w:rPr>
                <w:sz w:val="17"/>
              </w:rPr>
            </w:pPr>
            <w:r>
              <w:rPr>
                <w:rFonts w:eastAsia="Calibri"/>
                <w:color w:val="000000" w:themeColor="text1"/>
                <w:spacing w:val="0"/>
                <w:sz w:val="17"/>
              </w:rPr>
              <w:t>315</w:t>
            </w:r>
          </w:p>
        </w:tc>
        <w:tc>
          <w:tcPr>
            <w:tcW w:w="540" w:type="dxa"/>
            <w:gridSpan w:val="2"/>
            <w:tcBorders>
              <w:top w:val="single" w:sz="12" w:space="0" w:color="auto"/>
            </w:tcBorders>
            <w:vAlign w:val="bottom"/>
          </w:tcPr>
          <w:p w14:paraId="41AD1066" w14:textId="7441710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Pr>
                <w:rFonts w:eastAsia="Calibri"/>
                <w:color w:val="000000" w:themeColor="text1"/>
                <w:spacing w:val="0"/>
                <w:sz w:val="17"/>
              </w:rPr>
              <w:t>415</w:t>
            </w:r>
          </w:p>
        </w:tc>
        <w:tc>
          <w:tcPr>
            <w:tcW w:w="20" w:type="dxa"/>
            <w:tcBorders>
              <w:top w:val="single" w:sz="12" w:space="0" w:color="auto"/>
            </w:tcBorders>
            <w:vAlign w:val="center"/>
          </w:tcPr>
          <w:p w14:paraId="275AF4D8" w14:textId="77777777"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4712E5">
              <w:rPr>
                <w:spacing w:val="2"/>
                <w:w w:val="101"/>
                <w:sz w:val="17"/>
              </w:rPr>
              <w:t>–</w:t>
            </w:r>
          </w:p>
        </w:tc>
        <w:tc>
          <w:tcPr>
            <w:tcW w:w="608" w:type="dxa"/>
            <w:gridSpan w:val="2"/>
            <w:tcBorders>
              <w:top w:val="single" w:sz="12" w:space="0" w:color="auto"/>
            </w:tcBorders>
            <w:shd w:val="clear" w:color="auto" w:fill="auto"/>
            <w:vAlign w:val="bottom"/>
          </w:tcPr>
          <w:p w14:paraId="676FC980" w14:textId="3E246B80" w:rsidR="005843CC" w:rsidRPr="004712E5" w:rsidRDefault="000F7AF9"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712E5">
              <w:rPr>
                <w:b/>
                <w:bCs/>
                <w:sz w:val="17"/>
              </w:rPr>
              <w:t>–</w:t>
            </w:r>
          </w:p>
        </w:tc>
        <w:tc>
          <w:tcPr>
            <w:tcW w:w="540" w:type="dxa"/>
            <w:tcBorders>
              <w:top w:val="single" w:sz="12" w:space="0" w:color="auto"/>
            </w:tcBorders>
            <w:vAlign w:val="bottom"/>
          </w:tcPr>
          <w:p w14:paraId="469214D5" w14:textId="5DE304AB"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Pr>
                <w:rFonts w:eastAsia="Calibri"/>
                <w:color w:val="000000" w:themeColor="text1"/>
                <w:spacing w:val="0"/>
                <w:sz w:val="17"/>
              </w:rPr>
              <w:t>1</w:t>
            </w:r>
          </w:p>
        </w:tc>
        <w:tc>
          <w:tcPr>
            <w:tcW w:w="540" w:type="dxa"/>
            <w:gridSpan w:val="2"/>
            <w:tcBorders>
              <w:top w:val="single" w:sz="12" w:space="0" w:color="auto"/>
            </w:tcBorders>
            <w:vAlign w:val="bottom"/>
          </w:tcPr>
          <w:p w14:paraId="6D360758" w14:textId="0767B045"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Pr>
                <w:rFonts w:eastAsia="Calibri"/>
                <w:color w:val="000000" w:themeColor="text1"/>
                <w:spacing w:val="0"/>
                <w:sz w:val="17"/>
              </w:rPr>
              <w:t>1</w:t>
            </w:r>
          </w:p>
        </w:tc>
        <w:tc>
          <w:tcPr>
            <w:tcW w:w="630" w:type="dxa"/>
            <w:gridSpan w:val="2"/>
            <w:tcBorders>
              <w:top w:val="single" w:sz="12" w:space="0" w:color="auto"/>
            </w:tcBorders>
            <w:shd w:val="clear" w:color="auto" w:fill="auto"/>
            <w:vAlign w:val="bottom"/>
          </w:tcPr>
          <w:p w14:paraId="4CC49E40" w14:textId="5BEE5055" w:rsidR="005843CC" w:rsidRPr="004712E5" w:rsidRDefault="005843CC" w:rsidP="005843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rFonts w:eastAsiaTheme="minorEastAsia"/>
                <w:sz w:val="17"/>
                <w:lang w:eastAsia="zh-CN"/>
              </w:rPr>
            </w:pPr>
            <w:r>
              <w:rPr>
                <w:rFonts w:eastAsia="Calibri"/>
                <w:color w:val="000000" w:themeColor="text1"/>
                <w:spacing w:val="0"/>
                <w:sz w:val="17"/>
              </w:rPr>
              <w:t>628</w:t>
            </w:r>
          </w:p>
        </w:tc>
      </w:tr>
      <w:tr w:rsidR="00C30789" w:rsidRPr="004712E5" w14:paraId="33C4D4FA" w14:textId="77777777" w:rsidTr="00FB7D36">
        <w:trPr>
          <w:trHeight w:hRule="exact" w:val="516"/>
          <w:tblHeader/>
        </w:trPr>
        <w:tc>
          <w:tcPr>
            <w:tcW w:w="1890" w:type="dxa"/>
            <w:tcBorders>
              <w:bottom w:val="single" w:sz="4" w:space="0" w:color="auto"/>
            </w:tcBorders>
            <w:shd w:val="clear" w:color="auto" w:fill="auto"/>
            <w:vAlign w:val="center"/>
          </w:tcPr>
          <w:p w14:paraId="4C7B778D" w14:textId="131F5B2A" w:rsidR="00C30789" w:rsidRPr="004712E5" w:rsidRDefault="00C30789" w:rsidP="0002104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bCs/>
                <w:sz w:val="17"/>
              </w:rPr>
            </w:pPr>
            <w:r>
              <w:rPr>
                <w:bCs/>
                <w:sz w:val="17"/>
              </w:rPr>
              <w:t xml:space="preserve">Retained as of </w:t>
            </w:r>
            <w:r w:rsidR="000100E4">
              <w:rPr>
                <w:bCs/>
                <w:sz w:val="17"/>
              </w:rPr>
              <w:br/>
            </w:r>
            <w:r>
              <w:rPr>
                <w:bCs/>
                <w:sz w:val="17"/>
              </w:rPr>
              <w:t>31 December 2025</w:t>
            </w:r>
          </w:p>
        </w:tc>
        <w:tc>
          <w:tcPr>
            <w:tcW w:w="358" w:type="dxa"/>
            <w:tcBorders>
              <w:bottom w:val="single" w:sz="4" w:space="0" w:color="auto"/>
            </w:tcBorders>
            <w:shd w:val="clear" w:color="auto" w:fill="auto"/>
            <w:vAlign w:val="center"/>
          </w:tcPr>
          <w:p w14:paraId="37A631F1" w14:textId="133167BA" w:rsidR="00C30789" w:rsidRPr="00776666" w:rsidRDefault="00C30789"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r>
              <w:rPr>
                <w:b/>
                <w:bCs/>
                <w:color w:val="000000"/>
                <w:sz w:val="17"/>
                <w:szCs w:val="17"/>
              </w:rPr>
              <w:t xml:space="preserve">       </w:t>
            </w:r>
            <w:r w:rsidR="00E51B2D" w:rsidRPr="004712E5">
              <w:rPr>
                <w:b/>
                <w:bCs/>
                <w:sz w:val="17"/>
              </w:rPr>
              <w:t>–</w:t>
            </w:r>
            <w:r>
              <w:rPr>
                <w:b/>
                <w:bCs/>
                <w:color w:val="000000"/>
                <w:sz w:val="17"/>
                <w:szCs w:val="17"/>
              </w:rPr>
              <w:t xml:space="preserve">   </w:t>
            </w:r>
          </w:p>
        </w:tc>
        <w:tc>
          <w:tcPr>
            <w:tcW w:w="361" w:type="dxa"/>
            <w:tcBorders>
              <w:bottom w:val="single" w:sz="4" w:space="0" w:color="auto"/>
            </w:tcBorders>
            <w:shd w:val="clear" w:color="auto" w:fill="auto"/>
            <w:vAlign w:val="center"/>
          </w:tcPr>
          <w:p w14:paraId="7DD6BC98" w14:textId="3153E75A" w:rsidR="00C30789" w:rsidRPr="006252CF" w:rsidRDefault="00C30789"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r w:rsidRPr="006252CF">
              <w:rPr>
                <w:color w:val="000000"/>
                <w:sz w:val="17"/>
                <w:szCs w:val="17"/>
              </w:rPr>
              <w:t xml:space="preserve">      1 </w:t>
            </w:r>
          </w:p>
        </w:tc>
        <w:tc>
          <w:tcPr>
            <w:tcW w:w="386" w:type="dxa"/>
            <w:tcBorders>
              <w:bottom w:val="single" w:sz="4" w:space="0" w:color="auto"/>
            </w:tcBorders>
            <w:shd w:val="clear" w:color="auto" w:fill="auto"/>
            <w:vAlign w:val="center"/>
          </w:tcPr>
          <w:p w14:paraId="320E0F73" w14:textId="6EE5EC7F" w:rsidR="00C30789" w:rsidRPr="006252CF" w:rsidRDefault="00C30789"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r w:rsidRPr="006252CF">
              <w:rPr>
                <w:color w:val="000000"/>
                <w:sz w:val="17"/>
                <w:szCs w:val="17"/>
              </w:rPr>
              <w:t xml:space="preserve">    </w:t>
            </w:r>
            <w:r w:rsidR="00E51B2D" w:rsidRPr="004712E5">
              <w:rPr>
                <w:b/>
                <w:bCs/>
                <w:sz w:val="17"/>
              </w:rPr>
              <w:t>–</w:t>
            </w:r>
            <w:r w:rsidRPr="006252CF">
              <w:rPr>
                <w:color w:val="000000"/>
                <w:sz w:val="17"/>
                <w:szCs w:val="17"/>
              </w:rPr>
              <w:t xml:space="preserve">   </w:t>
            </w:r>
          </w:p>
        </w:tc>
        <w:tc>
          <w:tcPr>
            <w:tcW w:w="395" w:type="dxa"/>
            <w:tcBorders>
              <w:bottom w:val="single" w:sz="4" w:space="0" w:color="auto"/>
            </w:tcBorders>
            <w:shd w:val="clear" w:color="auto" w:fill="auto"/>
            <w:vAlign w:val="center"/>
          </w:tcPr>
          <w:p w14:paraId="60738EE9" w14:textId="5FE69D44" w:rsidR="00C30789" w:rsidRPr="006252CF" w:rsidRDefault="00C30789"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r w:rsidRPr="006252CF">
              <w:rPr>
                <w:color w:val="000000"/>
                <w:sz w:val="17"/>
                <w:szCs w:val="17"/>
              </w:rPr>
              <w:t xml:space="preserve">          1 </w:t>
            </w:r>
          </w:p>
        </w:tc>
        <w:tc>
          <w:tcPr>
            <w:tcW w:w="391" w:type="dxa"/>
            <w:tcBorders>
              <w:bottom w:val="single" w:sz="4" w:space="0" w:color="auto"/>
            </w:tcBorders>
            <w:shd w:val="clear" w:color="auto" w:fill="auto"/>
            <w:vAlign w:val="center"/>
          </w:tcPr>
          <w:p w14:paraId="4C3E5C35" w14:textId="2D2C24C7" w:rsidR="00C30789" w:rsidRPr="006252CF" w:rsidRDefault="00C30789"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r w:rsidRPr="006252CF">
              <w:rPr>
                <w:color w:val="000000"/>
                <w:sz w:val="17"/>
                <w:szCs w:val="17"/>
              </w:rPr>
              <w:t xml:space="preserve">            2 </w:t>
            </w:r>
          </w:p>
        </w:tc>
        <w:tc>
          <w:tcPr>
            <w:tcW w:w="450" w:type="dxa"/>
            <w:tcBorders>
              <w:bottom w:val="single" w:sz="4" w:space="0" w:color="auto"/>
            </w:tcBorders>
            <w:shd w:val="clear" w:color="auto" w:fill="auto"/>
            <w:vAlign w:val="center"/>
          </w:tcPr>
          <w:p w14:paraId="0F6435BF" w14:textId="118BAF6D" w:rsidR="00C30789" w:rsidRPr="006252CF" w:rsidRDefault="00C30789"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r w:rsidRPr="006252CF">
              <w:rPr>
                <w:color w:val="000000"/>
                <w:sz w:val="17"/>
                <w:szCs w:val="17"/>
              </w:rPr>
              <w:t xml:space="preserve">     14 </w:t>
            </w:r>
          </w:p>
        </w:tc>
        <w:tc>
          <w:tcPr>
            <w:tcW w:w="360" w:type="dxa"/>
            <w:tcBorders>
              <w:bottom w:val="single" w:sz="4" w:space="0" w:color="auto"/>
            </w:tcBorders>
            <w:shd w:val="clear" w:color="auto" w:fill="auto"/>
            <w:vAlign w:val="center"/>
          </w:tcPr>
          <w:p w14:paraId="126EA7B9" w14:textId="36D5A6DD" w:rsidR="00C30789" w:rsidRPr="006252CF" w:rsidRDefault="00C30789"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r w:rsidRPr="006252CF">
              <w:rPr>
                <w:color w:val="000000"/>
                <w:sz w:val="17"/>
                <w:szCs w:val="17"/>
              </w:rPr>
              <w:t xml:space="preserve">    6 </w:t>
            </w:r>
          </w:p>
        </w:tc>
        <w:tc>
          <w:tcPr>
            <w:tcW w:w="360" w:type="dxa"/>
            <w:tcBorders>
              <w:bottom w:val="single" w:sz="4" w:space="0" w:color="auto"/>
            </w:tcBorders>
            <w:shd w:val="clear" w:color="auto" w:fill="auto"/>
            <w:vAlign w:val="center"/>
          </w:tcPr>
          <w:p w14:paraId="3A2514B0" w14:textId="4FE00B47" w:rsidR="00C30789" w:rsidRPr="006252CF" w:rsidRDefault="00C30789"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r w:rsidRPr="006252CF">
              <w:rPr>
                <w:color w:val="000000"/>
                <w:sz w:val="17"/>
                <w:szCs w:val="17"/>
              </w:rPr>
              <w:t xml:space="preserve">   </w:t>
            </w:r>
            <w:r w:rsidR="000100E4" w:rsidRPr="004712E5">
              <w:rPr>
                <w:b/>
                <w:bCs/>
                <w:sz w:val="17"/>
              </w:rPr>
              <w:t>–</w:t>
            </w:r>
            <w:r w:rsidRPr="006252CF">
              <w:rPr>
                <w:color w:val="000000"/>
                <w:sz w:val="17"/>
                <w:szCs w:val="17"/>
              </w:rPr>
              <w:t xml:space="preserve">   </w:t>
            </w:r>
          </w:p>
        </w:tc>
        <w:tc>
          <w:tcPr>
            <w:tcW w:w="450" w:type="dxa"/>
            <w:tcBorders>
              <w:bottom w:val="single" w:sz="4" w:space="0" w:color="auto"/>
            </w:tcBorders>
            <w:shd w:val="clear" w:color="auto" w:fill="auto"/>
            <w:vAlign w:val="bottom"/>
          </w:tcPr>
          <w:p w14:paraId="3B976B6B" w14:textId="2B2F34EC" w:rsidR="00C30789" w:rsidRDefault="006252CF"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0"/>
                <w:sz w:val="17"/>
              </w:rPr>
            </w:pPr>
            <w:r>
              <w:rPr>
                <w:spacing w:val="0"/>
                <w:w w:val="100"/>
                <w:sz w:val="17"/>
              </w:rPr>
              <w:t>31</w:t>
            </w:r>
          </w:p>
        </w:tc>
        <w:tc>
          <w:tcPr>
            <w:tcW w:w="580" w:type="dxa"/>
            <w:gridSpan w:val="2"/>
            <w:tcBorders>
              <w:bottom w:val="single" w:sz="4" w:space="0" w:color="auto"/>
            </w:tcBorders>
            <w:shd w:val="clear" w:color="auto" w:fill="auto"/>
            <w:vAlign w:val="bottom"/>
          </w:tcPr>
          <w:p w14:paraId="3B00CCA6" w14:textId="6297981D" w:rsidR="00C30789" w:rsidRDefault="006252CF"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Calibri"/>
                <w:color w:val="000000" w:themeColor="text1"/>
                <w:spacing w:val="0"/>
                <w:sz w:val="17"/>
              </w:rPr>
            </w:pPr>
            <w:r>
              <w:rPr>
                <w:rFonts w:eastAsia="Calibri"/>
                <w:color w:val="000000" w:themeColor="text1"/>
                <w:spacing w:val="0"/>
                <w:sz w:val="17"/>
              </w:rPr>
              <w:t>55</w:t>
            </w:r>
          </w:p>
        </w:tc>
        <w:tc>
          <w:tcPr>
            <w:tcW w:w="50" w:type="dxa"/>
            <w:tcBorders>
              <w:bottom w:val="single" w:sz="4" w:space="0" w:color="auto"/>
            </w:tcBorders>
            <w:shd w:val="clear" w:color="auto" w:fill="auto"/>
            <w:vAlign w:val="center"/>
          </w:tcPr>
          <w:p w14:paraId="28B7E1E9" w14:textId="77777777" w:rsidR="00C30789" w:rsidRPr="004712E5" w:rsidRDefault="00C30789"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51" w:type="dxa"/>
            <w:tcBorders>
              <w:bottom w:val="single" w:sz="4" w:space="0" w:color="auto"/>
            </w:tcBorders>
            <w:shd w:val="clear" w:color="auto" w:fill="auto"/>
            <w:vAlign w:val="bottom"/>
          </w:tcPr>
          <w:p w14:paraId="316266CF" w14:textId="03C428BA" w:rsidR="00C30789" w:rsidRPr="004712E5" w:rsidRDefault="006252CF"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Calibri"/>
                <w:color w:val="000000" w:themeColor="text1"/>
                <w:spacing w:val="0"/>
                <w:sz w:val="17"/>
              </w:rPr>
            </w:pPr>
            <w:r>
              <w:rPr>
                <w:rFonts w:eastAsia="Calibri"/>
                <w:color w:val="000000" w:themeColor="text1"/>
                <w:spacing w:val="0"/>
                <w:sz w:val="17"/>
              </w:rPr>
              <w:t>15</w:t>
            </w:r>
          </w:p>
        </w:tc>
        <w:tc>
          <w:tcPr>
            <w:tcW w:w="360" w:type="dxa"/>
            <w:tcBorders>
              <w:bottom w:val="single" w:sz="4" w:space="0" w:color="auto"/>
            </w:tcBorders>
            <w:vAlign w:val="bottom"/>
          </w:tcPr>
          <w:p w14:paraId="270EF1C3" w14:textId="57BB2794" w:rsidR="00C30789" w:rsidRPr="004712E5" w:rsidRDefault="000F7AF9"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712E5">
              <w:rPr>
                <w:b/>
                <w:bCs/>
                <w:sz w:val="17"/>
              </w:rPr>
              <w:t>–</w:t>
            </w:r>
          </w:p>
        </w:tc>
        <w:tc>
          <w:tcPr>
            <w:tcW w:w="450" w:type="dxa"/>
            <w:tcBorders>
              <w:bottom w:val="single" w:sz="4" w:space="0" w:color="auto"/>
            </w:tcBorders>
            <w:shd w:val="clear" w:color="auto" w:fill="auto"/>
            <w:vAlign w:val="bottom"/>
          </w:tcPr>
          <w:p w14:paraId="035D8229" w14:textId="5B4F9822" w:rsidR="00C30789" w:rsidRDefault="006252CF"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28" w:right="40"/>
              <w:jc w:val="right"/>
              <w:rPr>
                <w:rFonts w:eastAsia="Calibri"/>
                <w:color w:val="000000" w:themeColor="text1"/>
                <w:spacing w:val="0"/>
                <w:sz w:val="17"/>
              </w:rPr>
            </w:pPr>
            <w:r>
              <w:rPr>
                <w:rFonts w:eastAsia="Calibri"/>
                <w:color w:val="000000" w:themeColor="text1"/>
                <w:spacing w:val="0"/>
                <w:sz w:val="17"/>
              </w:rPr>
              <w:t>65</w:t>
            </w:r>
          </w:p>
        </w:tc>
        <w:tc>
          <w:tcPr>
            <w:tcW w:w="540" w:type="dxa"/>
            <w:gridSpan w:val="2"/>
            <w:tcBorders>
              <w:bottom w:val="single" w:sz="4" w:space="0" w:color="auto"/>
            </w:tcBorders>
            <w:vAlign w:val="bottom"/>
          </w:tcPr>
          <w:p w14:paraId="35571AD7" w14:textId="45195B3E" w:rsidR="00C30789" w:rsidRDefault="000F7AF9"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Calibri"/>
                <w:color w:val="000000" w:themeColor="text1"/>
                <w:spacing w:val="0"/>
                <w:sz w:val="17"/>
              </w:rPr>
            </w:pPr>
            <w:r>
              <w:rPr>
                <w:rFonts w:eastAsia="Calibri"/>
                <w:color w:val="000000" w:themeColor="text1"/>
                <w:spacing w:val="0"/>
                <w:sz w:val="17"/>
              </w:rPr>
              <w:t>80</w:t>
            </w:r>
          </w:p>
        </w:tc>
        <w:tc>
          <w:tcPr>
            <w:tcW w:w="20" w:type="dxa"/>
            <w:tcBorders>
              <w:bottom w:val="single" w:sz="4" w:space="0" w:color="auto"/>
            </w:tcBorders>
            <w:vAlign w:val="center"/>
          </w:tcPr>
          <w:p w14:paraId="69AD6991" w14:textId="77777777" w:rsidR="00C30789" w:rsidRPr="004712E5" w:rsidRDefault="00C30789"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p>
        </w:tc>
        <w:tc>
          <w:tcPr>
            <w:tcW w:w="608" w:type="dxa"/>
            <w:gridSpan w:val="2"/>
            <w:tcBorders>
              <w:bottom w:val="single" w:sz="4" w:space="0" w:color="auto"/>
            </w:tcBorders>
            <w:shd w:val="clear" w:color="auto" w:fill="auto"/>
            <w:vAlign w:val="bottom"/>
          </w:tcPr>
          <w:p w14:paraId="3CB7DA1C" w14:textId="03DBD98F" w:rsidR="00C30789" w:rsidRPr="004712E5" w:rsidRDefault="000F7AF9"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712E5">
              <w:rPr>
                <w:b/>
                <w:bCs/>
                <w:sz w:val="17"/>
              </w:rPr>
              <w:t>–</w:t>
            </w:r>
          </w:p>
        </w:tc>
        <w:tc>
          <w:tcPr>
            <w:tcW w:w="540" w:type="dxa"/>
            <w:tcBorders>
              <w:bottom w:val="single" w:sz="4" w:space="0" w:color="auto"/>
            </w:tcBorders>
            <w:vAlign w:val="bottom"/>
          </w:tcPr>
          <w:p w14:paraId="7437365E" w14:textId="7F01DF98" w:rsidR="00C30789" w:rsidRDefault="000F7AF9"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Calibri"/>
                <w:color w:val="000000" w:themeColor="text1"/>
                <w:spacing w:val="0"/>
                <w:sz w:val="17"/>
              </w:rPr>
            </w:pPr>
            <w:r w:rsidRPr="004712E5">
              <w:rPr>
                <w:b/>
                <w:bCs/>
                <w:sz w:val="17"/>
              </w:rPr>
              <w:t>–</w:t>
            </w:r>
          </w:p>
        </w:tc>
        <w:tc>
          <w:tcPr>
            <w:tcW w:w="540" w:type="dxa"/>
            <w:gridSpan w:val="2"/>
            <w:tcBorders>
              <w:bottom w:val="single" w:sz="4" w:space="0" w:color="auto"/>
            </w:tcBorders>
            <w:vAlign w:val="bottom"/>
          </w:tcPr>
          <w:p w14:paraId="052D97F5" w14:textId="3FA075E3" w:rsidR="00C30789" w:rsidRDefault="000F7AF9"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Calibri"/>
                <w:color w:val="000000" w:themeColor="text1"/>
                <w:spacing w:val="0"/>
                <w:sz w:val="17"/>
              </w:rPr>
            </w:pPr>
            <w:r w:rsidRPr="004712E5">
              <w:rPr>
                <w:b/>
                <w:bCs/>
                <w:sz w:val="17"/>
              </w:rPr>
              <w:t>–</w:t>
            </w:r>
          </w:p>
        </w:tc>
        <w:tc>
          <w:tcPr>
            <w:tcW w:w="630" w:type="dxa"/>
            <w:gridSpan w:val="2"/>
            <w:tcBorders>
              <w:bottom w:val="single" w:sz="4" w:space="0" w:color="auto"/>
            </w:tcBorders>
            <w:shd w:val="clear" w:color="auto" w:fill="auto"/>
            <w:vAlign w:val="bottom"/>
          </w:tcPr>
          <w:p w14:paraId="412B4362" w14:textId="0CD316BB" w:rsidR="00C30789" w:rsidRDefault="000F7AF9" w:rsidP="00C307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rFonts w:eastAsia="Calibri"/>
                <w:color w:val="000000" w:themeColor="text1"/>
                <w:spacing w:val="0"/>
                <w:sz w:val="17"/>
              </w:rPr>
            </w:pPr>
            <w:r>
              <w:rPr>
                <w:rFonts w:eastAsia="Calibri"/>
                <w:color w:val="000000" w:themeColor="text1"/>
                <w:spacing w:val="0"/>
                <w:sz w:val="17"/>
              </w:rPr>
              <w:t>135</w:t>
            </w:r>
          </w:p>
        </w:tc>
      </w:tr>
      <w:tr w:rsidR="00483B2B" w:rsidRPr="004712E5" w14:paraId="1EB7DF2E" w14:textId="77777777" w:rsidTr="00FB7D36">
        <w:tc>
          <w:tcPr>
            <w:tcW w:w="1890" w:type="dxa"/>
            <w:tcBorders>
              <w:top w:val="single" w:sz="4" w:space="0" w:color="auto"/>
            </w:tcBorders>
            <w:shd w:val="clear" w:color="auto" w:fill="auto"/>
            <w:vAlign w:val="center"/>
          </w:tcPr>
          <w:p w14:paraId="16263480" w14:textId="207D23B3"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712E5">
              <w:rPr>
                <w:bCs/>
                <w:sz w:val="17"/>
              </w:rPr>
              <w:t>Proposed</w:t>
            </w:r>
            <w:r>
              <w:rPr>
                <w:bCs/>
                <w:sz w:val="17"/>
              </w:rPr>
              <w:t xml:space="preserve"> posts</w:t>
            </w:r>
            <w:r w:rsidR="00B0232D">
              <w:rPr>
                <w:bCs/>
                <w:sz w:val="17"/>
              </w:rPr>
              <w:t xml:space="preserve"> in 2026</w:t>
            </w:r>
          </w:p>
        </w:tc>
        <w:tc>
          <w:tcPr>
            <w:tcW w:w="8280" w:type="dxa"/>
            <w:gridSpan w:val="25"/>
            <w:tcBorders>
              <w:top w:val="single" w:sz="4" w:space="0" w:color="auto"/>
            </w:tcBorders>
            <w:shd w:val="clear" w:color="auto" w:fill="auto"/>
            <w:vAlign w:val="bottom"/>
          </w:tcPr>
          <w:p w14:paraId="70D10BA0" w14:textId="25B1BEC0"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r>
      <w:tr w:rsidR="007D4E3D" w:rsidRPr="004712E5" w14:paraId="1FECA70A" w14:textId="77777777" w:rsidTr="00FB7D36">
        <w:tc>
          <w:tcPr>
            <w:tcW w:w="1890" w:type="dxa"/>
            <w:shd w:val="clear" w:color="auto" w:fill="auto"/>
          </w:tcPr>
          <w:p w14:paraId="22B44C1C" w14:textId="64AE0B8E"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EC16AC">
              <w:rPr>
                <w:sz w:val="16"/>
                <w:szCs w:val="16"/>
              </w:rPr>
              <w:t xml:space="preserve">As </w:t>
            </w:r>
            <w:r>
              <w:rPr>
                <w:sz w:val="16"/>
                <w:szCs w:val="16"/>
              </w:rPr>
              <w:t>at</w:t>
            </w:r>
            <w:r w:rsidRPr="00EC16AC">
              <w:rPr>
                <w:sz w:val="16"/>
                <w:szCs w:val="16"/>
              </w:rPr>
              <w:t xml:space="preserve"> </w:t>
            </w:r>
            <w:r>
              <w:rPr>
                <w:sz w:val="16"/>
                <w:szCs w:val="16"/>
              </w:rPr>
              <w:t>1 January 2026</w:t>
            </w:r>
          </w:p>
        </w:tc>
        <w:tc>
          <w:tcPr>
            <w:tcW w:w="358" w:type="dxa"/>
            <w:shd w:val="clear" w:color="auto" w:fill="auto"/>
            <w:vAlign w:val="bottom"/>
          </w:tcPr>
          <w:p w14:paraId="79D8A5D6" w14:textId="6DC1714A"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61" w:type="dxa"/>
            <w:shd w:val="clear" w:color="auto" w:fill="auto"/>
            <w:vAlign w:val="bottom"/>
          </w:tcPr>
          <w:p w14:paraId="075EF084" w14:textId="58AB8DE2"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1</w:t>
            </w:r>
          </w:p>
        </w:tc>
        <w:tc>
          <w:tcPr>
            <w:tcW w:w="386" w:type="dxa"/>
            <w:shd w:val="clear" w:color="auto" w:fill="auto"/>
            <w:vAlign w:val="bottom"/>
          </w:tcPr>
          <w:p w14:paraId="603DAF79" w14:textId="4CC6736A"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95" w:type="dxa"/>
            <w:shd w:val="clear" w:color="auto" w:fill="auto"/>
            <w:vAlign w:val="bottom"/>
          </w:tcPr>
          <w:p w14:paraId="3981A5A6" w14:textId="6CC966B9"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1</w:t>
            </w:r>
          </w:p>
        </w:tc>
        <w:tc>
          <w:tcPr>
            <w:tcW w:w="391" w:type="dxa"/>
            <w:shd w:val="clear" w:color="auto" w:fill="auto"/>
            <w:vAlign w:val="bottom"/>
          </w:tcPr>
          <w:p w14:paraId="3DBCB256" w14:textId="1160D1AF"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2</w:t>
            </w:r>
          </w:p>
        </w:tc>
        <w:tc>
          <w:tcPr>
            <w:tcW w:w="450" w:type="dxa"/>
            <w:shd w:val="clear" w:color="auto" w:fill="auto"/>
            <w:vAlign w:val="bottom"/>
          </w:tcPr>
          <w:p w14:paraId="0B126FB4" w14:textId="09468710" w:rsidR="007D4E3D" w:rsidRPr="004712E5" w:rsidDel="007016A3"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14</w:t>
            </w:r>
          </w:p>
        </w:tc>
        <w:tc>
          <w:tcPr>
            <w:tcW w:w="360" w:type="dxa"/>
            <w:shd w:val="clear" w:color="auto" w:fill="auto"/>
            <w:vAlign w:val="bottom"/>
          </w:tcPr>
          <w:p w14:paraId="5D53F36D" w14:textId="37D725CE"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6</w:t>
            </w:r>
          </w:p>
        </w:tc>
        <w:tc>
          <w:tcPr>
            <w:tcW w:w="360" w:type="dxa"/>
            <w:shd w:val="clear" w:color="auto" w:fill="auto"/>
            <w:vAlign w:val="bottom"/>
          </w:tcPr>
          <w:p w14:paraId="78AE8EC9" w14:textId="5833C05A"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450" w:type="dxa"/>
            <w:shd w:val="clear" w:color="auto" w:fill="auto"/>
            <w:vAlign w:val="bottom"/>
          </w:tcPr>
          <w:p w14:paraId="5BA8AE54" w14:textId="3B2F5D4D"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31</w:t>
            </w:r>
          </w:p>
        </w:tc>
        <w:tc>
          <w:tcPr>
            <w:tcW w:w="580" w:type="dxa"/>
            <w:gridSpan w:val="2"/>
            <w:shd w:val="clear" w:color="auto" w:fill="auto"/>
            <w:vAlign w:val="bottom"/>
          </w:tcPr>
          <w:p w14:paraId="7134A959" w14:textId="033DB897"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55</w:t>
            </w:r>
          </w:p>
        </w:tc>
        <w:tc>
          <w:tcPr>
            <w:tcW w:w="50" w:type="dxa"/>
            <w:shd w:val="clear" w:color="auto" w:fill="auto"/>
            <w:vAlign w:val="center"/>
          </w:tcPr>
          <w:p w14:paraId="0C51BD90" w14:textId="77777777"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51" w:type="dxa"/>
            <w:shd w:val="clear" w:color="auto" w:fill="auto"/>
            <w:vAlign w:val="bottom"/>
          </w:tcPr>
          <w:p w14:paraId="36E1E51A" w14:textId="26630966"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15</w:t>
            </w:r>
          </w:p>
        </w:tc>
        <w:tc>
          <w:tcPr>
            <w:tcW w:w="360" w:type="dxa"/>
          </w:tcPr>
          <w:p w14:paraId="131EDB3C" w14:textId="4B9426C3"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F35A93">
              <w:rPr>
                <w:b/>
                <w:bCs/>
                <w:sz w:val="17"/>
              </w:rPr>
              <w:t>–</w:t>
            </w:r>
          </w:p>
        </w:tc>
        <w:tc>
          <w:tcPr>
            <w:tcW w:w="450" w:type="dxa"/>
            <w:shd w:val="clear" w:color="auto" w:fill="auto"/>
          </w:tcPr>
          <w:p w14:paraId="21CD3689" w14:textId="7D0B4322" w:rsidR="007D4E3D" w:rsidRPr="00FF658C" w:rsidRDefault="00FF658C"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FF658C">
              <w:rPr>
                <w:sz w:val="17"/>
              </w:rPr>
              <w:t>65</w:t>
            </w:r>
          </w:p>
        </w:tc>
        <w:tc>
          <w:tcPr>
            <w:tcW w:w="540" w:type="dxa"/>
            <w:gridSpan w:val="2"/>
            <w:vAlign w:val="bottom"/>
          </w:tcPr>
          <w:p w14:paraId="58B1DFEA" w14:textId="371F6299"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80</w:t>
            </w:r>
          </w:p>
        </w:tc>
        <w:tc>
          <w:tcPr>
            <w:tcW w:w="20" w:type="dxa"/>
            <w:vAlign w:val="center"/>
          </w:tcPr>
          <w:p w14:paraId="3AE7EC0D" w14:textId="77777777"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pacing w:val="2"/>
                <w:w w:val="101"/>
                <w:sz w:val="17"/>
              </w:rPr>
            </w:pPr>
          </w:p>
        </w:tc>
        <w:tc>
          <w:tcPr>
            <w:tcW w:w="608" w:type="dxa"/>
            <w:gridSpan w:val="2"/>
            <w:shd w:val="clear" w:color="auto" w:fill="auto"/>
            <w:vAlign w:val="bottom"/>
          </w:tcPr>
          <w:p w14:paraId="6E57729B" w14:textId="715AA7EF"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540" w:type="dxa"/>
            <w:vAlign w:val="bottom"/>
          </w:tcPr>
          <w:p w14:paraId="2BD493E1" w14:textId="241D005C"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540" w:type="dxa"/>
            <w:gridSpan w:val="2"/>
            <w:vAlign w:val="bottom"/>
          </w:tcPr>
          <w:p w14:paraId="1539E40D" w14:textId="6835C73B" w:rsidR="007D4E3D" w:rsidRPr="00337356"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b/>
                <w:bCs/>
                <w:color w:val="000000" w:themeColor="text1"/>
                <w:spacing w:val="0"/>
                <w:sz w:val="17"/>
              </w:rPr>
            </w:pPr>
            <w:r w:rsidRPr="004712E5">
              <w:rPr>
                <w:b/>
                <w:bCs/>
                <w:sz w:val="17"/>
              </w:rPr>
              <w:t>–</w:t>
            </w:r>
          </w:p>
        </w:tc>
        <w:tc>
          <w:tcPr>
            <w:tcW w:w="630" w:type="dxa"/>
            <w:gridSpan w:val="2"/>
            <w:shd w:val="clear" w:color="auto" w:fill="auto"/>
            <w:vAlign w:val="bottom"/>
          </w:tcPr>
          <w:p w14:paraId="68EE7ADF" w14:textId="39047936" w:rsidR="007D4E3D" w:rsidRPr="004712E5" w:rsidRDefault="007D4E3D" w:rsidP="007D4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135</w:t>
            </w:r>
          </w:p>
        </w:tc>
      </w:tr>
      <w:tr w:rsidR="00483B2B" w:rsidRPr="004712E5" w14:paraId="1A7ECF19" w14:textId="77777777" w:rsidTr="00FB7D36">
        <w:tc>
          <w:tcPr>
            <w:tcW w:w="1890" w:type="dxa"/>
            <w:shd w:val="clear" w:color="auto" w:fill="auto"/>
          </w:tcPr>
          <w:p w14:paraId="6CF409E1" w14:textId="55F00A3C"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EC16AC">
              <w:rPr>
                <w:sz w:val="16"/>
                <w:szCs w:val="16"/>
              </w:rPr>
              <w:t xml:space="preserve">As </w:t>
            </w:r>
            <w:r>
              <w:rPr>
                <w:sz w:val="16"/>
                <w:szCs w:val="16"/>
              </w:rPr>
              <w:t>at</w:t>
            </w:r>
            <w:r w:rsidRPr="00EC16AC">
              <w:rPr>
                <w:sz w:val="16"/>
                <w:szCs w:val="16"/>
              </w:rPr>
              <w:t xml:space="preserve"> 31 </w:t>
            </w:r>
            <w:r>
              <w:rPr>
                <w:sz w:val="16"/>
                <w:szCs w:val="16"/>
              </w:rPr>
              <w:t>May</w:t>
            </w:r>
            <w:r w:rsidRPr="00EC16AC">
              <w:rPr>
                <w:sz w:val="16"/>
                <w:szCs w:val="16"/>
              </w:rPr>
              <w:t xml:space="preserve"> 202</w:t>
            </w:r>
            <w:r>
              <w:rPr>
                <w:sz w:val="16"/>
                <w:szCs w:val="16"/>
              </w:rPr>
              <w:t>6</w:t>
            </w:r>
          </w:p>
        </w:tc>
        <w:tc>
          <w:tcPr>
            <w:tcW w:w="358" w:type="dxa"/>
            <w:shd w:val="clear" w:color="auto" w:fill="auto"/>
            <w:vAlign w:val="bottom"/>
          </w:tcPr>
          <w:p w14:paraId="692BDBBF" w14:textId="609A8524"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61" w:type="dxa"/>
            <w:shd w:val="clear" w:color="auto" w:fill="auto"/>
            <w:vAlign w:val="bottom"/>
          </w:tcPr>
          <w:p w14:paraId="529A1483" w14:textId="22F29191"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86" w:type="dxa"/>
            <w:shd w:val="clear" w:color="auto" w:fill="auto"/>
            <w:vAlign w:val="bottom"/>
          </w:tcPr>
          <w:p w14:paraId="7C11D588" w14:textId="4EC73932"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95" w:type="dxa"/>
            <w:shd w:val="clear" w:color="auto" w:fill="auto"/>
            <w:vAlign w:val="bottom"/>
          </w:tcPr>
          <w:p w14:paraId="5339AA7B" w14:textId="4F3D2788"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1</w:t>
            </w:r>
          </w:p>
        </w:tc>
        <w:tc>
          <w:tcPr>
            <w:tcW w:w="391" w:type="dxa"/>
            <w:shd w:val="clear" w:color="auto" w:fill="auto"/>
            <w:vAlign w:val="bottom"/>
          </w:tcPr>
          <w:p w14:paraId="664E160F" w14:textId="088A8FA0"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2</w:t>
            </w:r>
          </w:p>
        </w:tc>
        <w:tc>
          <w:tcPr>
            <w:tcW w:w="450" w:type="dxa"/>
            <w:shd w:val="clear" w:color="auto" w:fill="auto"/>
            <w:vAlign w:val="bottom"/>
          </w:tcPr>
          <w:p w14:paraId="5CB1346F" w14:textId="63D9D900" w:rsidR="00483B2B" w:rsidRPr="004712E5" w:rsidDel="007016A3" w:rsidRDefault="00A0776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13</w:t>
            </w:r>
          </w:p>
        </w:tc>
        <w:tc>
          <w:tcPr>
            <w:tcW w:w="360" w:type="dxa"/>
            <w:shd w:val="clear" w:color="auto" w:fill="auto"/>
            <w:vAlign w:val="bottom"/>
          </w:tcPr>
          <w:p w14:paraId="15357140" w14:textId="3CA67D42" w:rsidR="00483B2B" w:rsidRPr="004712E5" w:rsidRDefault="00007FBA"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6</w:t>
            </w:r>
          </w:p>
        </w:tc>
        <w:tc>
          <w:tcPr>
            <w:tcW w:w="360" w:type="dxa"/>
            <w:shd w:val="clear" w:color="auto" w:fill="auto"/>
            <w:vAlign w:val="bottom"/>
          </w:tcPr>
          <w:p w14:paraId="3E465F72" w14:textId="6D7AB61A"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450" w:type="dxa"/>
            <w:shd w:val="clear" w:color="auto" w:fill="auto"/>
            <w:vAlign w:val="bottom"/>
          </w:tcPr>
          <w:p w14:paraId="2CC85EEC" w14:textId="10BF1884" w:rsidR="00483B2B" w:rsidRPr="004712E5" w:rsidRDefault="00007FBA"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28</w:t>
            </w:r>
          </w:p>
        </w:tc>
        <w:tc>
          <w:tcPr>
            <w:tcW w:w="580" w:type="dxa"/>
            <w:gridSpan w:val="2"/>
            <w:shd w:val="clear" w:color="auto" w:fill="auto"/>
            <w:vAlign w:val="bottom"/>
          </w:tcPr>
          <w:p w14:paraId="1DEE5AA7" w14:textId="497F6206"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5</w:t>
            </w:r>
            <w:r w:rsidR="00130D44">
              <w:rPr>
                <w:rFonts w:eastAsia="Calibri"/>
                <w:color w:val="000000" w:themeColor="text1"/>
                <w:spacing w:val="0"/>
                <w:sz w:val="17"/>
              </w:rPr>
              <w:t>0</w:t>
            </w:r>
          </w:p>
        </w:tc>
        <w:tc>
          <w:tcPr>
            <w:tcW w:w="50" w:type="dxa"/>
            <w:shd w:val="clear" w:color="auto" w:fill="auto"/>
            <w:vAlign w:val="center"/>
          </w:tcPr>
          <w:p w14:paraId="5C18871E" w14:textId="77777777"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51" w:type="dxa"/>
            <w:shd w:val="clear" w:color="auto" w:fill="auto"/>
            <w:vAlign w:val="bottom"/>
          </w:tcPr>
          <w:p w14:paraId="34046A8F" w14:textId="0FA65DE4"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13</w:t>
            </w:r>
          </w:p>
        </w:tc>
        <w:tc>
          <w:tcPr>
            <w:tcW w:w="360" w:type="dxa"/>
            <w:vAlign w:val="bottom"/>
          </w:tcPr>
          <w:p w14:paraId="2878AF91" w14:textId="0C4C5A6C" w:rsidR="00483B2B" w:rsidRPr="004712E5" w:rsidRDefault="00007FBA"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F35A93">
              <w:rPr>
                <w:b/>
                <w:bCs/>
                <w:sz w:val="17"/>
              </w:rPr>
              <w:t>–</w:t>
            </w:r>
          </w:p>
        </w:tc>
        <w:tc>
          <w:tcPr>
            <w:tcW w:w="450" w:type="dxa"/>
            <w:shd w:val="clear" w:color="auto" w:fill="auto"/>
            <w:vAlign w:val="bottom"/>
          </w:tcPr>
          <w:p w14:paraId="38F40952" w14:textId="5BA98CC7"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62</w:t>
            </w:r>
          </w:p>
        </w:tc>
        <w:tc>
          <w:tcPr>
            <w:tcW w:w="540" w:type="dxa"/>
            <w:gridSpan w:val="2"/>
            <w:vAlign w:val="bottom"/>
          </w:tcPr>
          <w:p w14:paraId="051658BF" w14:textId="681339EA"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7</w:t>
            </w:r>
            <w:r w:rsidR="00007FBA">
              <w:rPr>
                <w:rFonts w:eastAsia="Calibri"/>
                <w:color w:val="000000" w:themeColor="text1"/>
                <w:spacing w:val="0"/>
                <w:sz w:val="17"/>
              </w:rPr>
              <w:t>5</w:t>
            </w:r>
          </w:p>
        </w:tc>
        <w:tc>
          <w:tcPr>
            <w:tcW w:w="20" w:type="dxa"/>
            <w:vAlign w:val="center"/>
          </w:tcPr>
          <w:p w14:paraId="45575594" w14:textId="77777777"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pacing w:val="2"/>
                <w:w w:val="101"/>
                <w:sz w:val="17"/>
              </w:rPr>
            </w:pPr>
          </w:p>
        </w:tc>
        <w:tc>
          <w:tcPr>
            <w:tcW w:w="608" w:type="dxa"/>
            <w:gridSpan w:val="2"/>
            <w:shd w:val="clear" w:color="auto" w:fill="auto"/>
          </w:tcPr>
          <w:p w14:paraId="427ADF77" w14:textId="72A9F2BA"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263041">
              <w:rPr>
                <w:b/>
                <w:bCs/>
                <w:sz w:val="17"/>
              </w:rPr>
              <w:t>–</w:t>
            </w:r>
          </w:p>
        </w:tc>
        <w:tc>
          <w:tcPr>
            <w:tcW w:w="540" w:type="dxa"/>
          </w:tcPr>
          <w:p w14:paraId="7EDBA3C1" w14:textId="7CD1B7B6"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263041">
              <w:rPr>
                <w:b/>
                <w:bCs/>
                <w:sz w:val="17"/>
              </w:rPr>
              <w:t>–</w:t>
            </w:r>
          </w:p>
        </w:tc>
        <w:tc>
          <w:tcPr>
            <w:tcW w:w="540" w:type="dxa"/>
            <w:gridSpan w:val="2"/>
          </w:tcPr>
          <w:p w14:paraId="4B2626E9" w14:textId="1481C1EC"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263041">
              <w:rPr>
                <w:b/>
                <w:bCs/>
                <w:sz w:val="17"/>
              </w:rPr>
              <w:t>–</w:t>
            </w:r>
          </w:p>
        </w:tc>
        <w:tc>
          <w:tcPr>
            <w:tcW w:w="630" w:type="dxa"/>
            <w:gridSpan w:val="2"/>
            <w:shd w:val="clear" w:color="auto" w:fill="auto"/>
            <w:vAlign w:val="bottom"/>
          </w:tcPr>
          <w:p w14:paraId="11AFA5F8" w14:textId="0EF996BE"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1</w:t>
            </w:r>
            <w:r w:rsidR="00F74AA6">
              <w:rPr>
                <w:rFonts w:eastAsia="Calibri"/>
                <w:color w:val="000000" w:themeColor="text1"/>
                <w:spacing w:val="0"/>
                <w:sz w:val="17"/>
              </w:rPr>
              <w:t>2</w:t>
            </w:r>
            <w:r>
              <w:rPr>
                <w:rFonts w:eastAsia="Calibri"/>
                <w:color w:val="000000" w:themeColor="text1"/>
                <w:spacing w:val="0"/>
                <w:sz w:val="17"/>
              </w:rPr>
              <w:t>0</w:t>
            </w:r>
          </w:p>
        </w:tc>
      </w:tr>
      <w:tr w:rsidR="00483B2B" w:rsidRPr="004712E5" w14:paraId="67CC6640" w14:textId="77777777" w:rsidTr="00FB7D36">
        <w:tc>
          <w:tcPr>
            <w:tcW w:w="1890" w:type="dxa"/>
            <w:shd w:val="clear" w:color="auto" w:fill="auto"/>
          </w:tcPr>
          <w:p w14:paraId="760BCFB5" w14:textId="48BE554B"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EC16AC">
              <w:rPr>
                <w:sz w:val="16"/>
                <w:szCs w:val="16"/>
              </w:rPr>
              <w:t xml:space="preserve">As </w:t>
            </w:r>
            <w:r>
              <w:rPr>
                <w:sz w:val="16"/>
                <w:szCs w:val="16"/>
              </w:rPr>
              <w:t>at</w:t>
            </w:r>
            <w:r w:rsidRPr="00EC16AC">
              <w:rPr>
                <w:sz w:val="16"/>
                <w:szCs w:val="16"/>
              </w:rPr>
              <w:t xml:space="preserve"> 3</w:t>
            </w:r>
            <w:r>
              <w:rPr>
                <w:sz w:val="16"/>
                <w:szCs w:val="16"/>
              </w:rPr>
              <w:t>0</w:t>
            </w:r>
            <w:r w:rsidRPr="00EC16AC">
              <w:rPr>
                <w:sz w:val="16"/>
                <w:szCs w:val="16"/>
              </w:rPr>
              <w:t xml:space="preserve"> Ju</w:t>
            </w:r>
            <w:r>
              <w:rPr>
                <w:sz w:val="16"/>
                <w:szCs w:val="16"/>
              </w:rPr>
              <w:t>ne</w:t>
            </w:r>
            <w:r w:rsidRPr="00EC16AC">
              <w:rPr>
                <w:sz w:val="16"/>
                <w:szCs w:val="16"/>
              </w:rPr>
              <w:t xml:space="preserve"> 202</w:t>
            </w:r>
            <w:r>
              <w:rPr>
                <w:sz w:val="16"/>
                <w:szCs w:val="16"/>
              </w:rPr>
              <w:t>6</w:t>
            </w:r>
          </w:p>
        </w:tc>
        <w:tc>
          <w:tcPr>
            <w:tcW w:w="358" w:type="dxa"/>
            <w:shd w:val="clear" w:color="auto" w:fill="auto"/>
            <w:vAlign w:val="bottom"/>
          </w:tcPr>
          <w:p w14:paraId="3E2C40D3" w14:textId="755EC7CD"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61" w:type="dxa"/>
            <w:shd w:val="clear" w:color="auto" w:fill="auto"/>
            <w:vAlign w:val="bottom"/>
          </w:tcPr>
          <w:p w14:paraId="42BFB20C" w14:textId="5023F25E"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86" w:type="dxa"/>
            <w:shd w:val="clear" w:color="auto" w:fill="auto"/>
            <w:vAlign w:val="bottom"/>
          </w:tcPr>
          <w:p w14:paraId="4F1E5691" w14:textId="0E15D366"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95" w:type="dxa"/>
            <w:shd w:val="clear" w:color="auto" w:fill="auto"/>
            <w:vAlign w:val="bottom"/>
          </w:tcPr>
          <w:p w14:paraId="59EBDB35" w14:textId="4CD123DA"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1</w:t>
            </w:r>
          </w:p>
        </w:tc>
        <w:tc>
          <w:tcPr>
            <w:tcW w:w="391" w:type="dxa"/>
            <w:shd w:val="clear" w:color="auto" w:fill="auto"/>
            <w:vAlign w:val="bottom"/>
          </w:tcPr>
          <w:p w14:paraId="4845549F" w14:textId="0E5933DF"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2</w:t>
            </w:r>
          </w:p>
        </w:tc>
        <w:tc>
          <w:tcPr>
            <w:tcW w:w="450" w:type="dxa"/>
            <w:shd w:val="clear" w:color="auto" w:fill="auto"/>
            <w:vAlign w:val="bottom"/>
          </w:tcPr>
          <w:p w14:paraId="26CC45D5" w14:textId="7B902A9A" w:rsidR="00483B2B" w:rsidRPr="004712E5" w:rsidDel="007016A3"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1</w:t>
            </w:r>
            <w:r w:rsidR="00493517">
              <w:rPr>
                <w:rFonts w:eastAsia="Calibri"/>
                <w:color w:val="000000" w:themeColor="text1"/>
                <w:spacing w:val="0"/>
                <w:sz w:val="17"/>
              </w:rPr>
              <w:t>2</w:t>
            </w:r>
          </w:p>
        </w:tc>
        <w:tc>
          <w:tcPr>
            <w:tcW w:w="360" w:type="dxa"/>
            <w:shd w:val="clear" w:color="auto" w:fill="auto"/>
            <w:vAlign w:val="bottom"/>
          </w:tcPr>
          <w:p w14:paraId="059FCFB4" w14:textId="26CE922D" w:rsidR="00483B2B" w:rsidRPr="004712E5" w:rsidRDefault="00506C28"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5</w:t>
            </w:r>
          </w:p>
        </w:tc>
        <w:tc>
          <w:tcPr>
            <w:tcW w:w="360" w:type="dxa"/>
            <w:shd w:val="clear" w:color="auto" w:fill="auto"/>
            <w:vAlign w:val="bottom"/>
          </w:tcPr>
          <w:p w14:paraId="5EEFDF44" w14:textId="5E82A7E7"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450" w:type="dxa"/>
            <w:shd w:val="clear" w:color="auto" w:fill="auto"/>
            <w:vAlign w:val="bottom"/>
          </w:tcPr>
          <w:p w14:paraId="33551A5B" w14:textId="24EC6D39"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24</w:t>
            </w:r>
          </w:p>
        </w:tc>
        <w:tc>
          <w:tcPr>
            <w:tcW w:w="580" w:type="dxa"/>
            <w:gridSpan w:val="2"/>
            <w:shd w:val="clear" w:color="auto" w:fill="auto"/>
            <w:vAlign w:val="bottom"/>
          </w:tcPr>
          <w:p w14:paraId="62E0E90D" w14:textId="02CF1F94"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4</w:t>
            </w:r>
            <w:r w:rsidR="00506C28">
              <w:rPr>
                <w:rFonts w:eastAsia="Calibri"/>
                <w:color w:val="000000" w:themeColor="text1"/>
                <w:spacing w:val="0"/>
                <w:sz w:val="17"/>
              </w:rPr>
              <w:t>4</w:t>
            </w:r>
          </w:p>
        </w:tc>
        <w:tc>
          <w:tcPr>
            <w:tcW w:w="50" w:type="dxa"/>
            <w:shd w:val="clear" w:color="auto" w:fill="auto"/>
            <w:vAlign w:val="center"/>
          </w:tcPr>
          <w:p w14:paraId="69598950" w14:textId="77777777"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51" w:type="dxa"/>
            <w:shd w:val="clear" w:color="auto" w:fill="auto"/>
            <w:vAlign w:val="bottom"/>
          </w:tcPr>
          <w:p w14:paraId="2AF5A9FD" w14:textId="0FFAC64E"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8</w:t>
            </w:r>
          </w:p>
        </w:tc>
        <w:tc>
          <w:tcPr>
            <w:tcW w:w="360" w:type="dxa"/>
            <w:vAlign w:val="bottom"/>
          </w:tcPr>
          <w:p w14:paraId="2D872647" w14:textId="3B9A063C" w:rsidR="00483B2B" w:rsidRPr="004712E5" w:rsidRDefault="000A1218"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F35A93">
              <w:rPr>
                <w:b/>
                <w:bCs/>
                <w:sz w:val="17"/>
              </w:rPr>
              <w:t>–</w:t>
            </w:r>
          </w:p>
        </w:tc>
        <w:tc>
          <w:tcPr>
            <w:tcW w:w="450" w:type="dxa"/>
            <w:shd w:val="clear" w:color="auto" w:fill="auto"/>
            <w:vAlign w:val="bottom"/>
          </w:tcPr>
          <w:p w14:paraId="34D443B1" w14:textId="6DCE4E51"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51</w:t>
            </w:r>
          </w:p>
        </w:tc>
        <w:tc>
          <w:tcPr>
            <w:tcW w:w="540" w:type="dxa"/>
            <w:gridSpan w:val="2"/>
            <w:vAlign w:val="bottom"/>
          </w:tcPr>
          <w:p w14:paraId="4E35A53B" w14:textId="1C3983E0" w:rsidR="00483B2B" w:rsidRPr="004712E5" w:rsidRDefault="00106981"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59</w:t>
            </w:r>
          </w:p>
        </w:tc>
        <w:tc>
          <w:tcPr>
            <w:tcW w:w="20" w:type="dxa"/>
            <w:vAlign w:val="center"/>
          </w:tcPr>
          <w:p w14:paraId="7B10B0A8" w14:textId="77777777"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pacing w:val="2"/>
                <w:w w:val="101"/>
                <w:sz w:val="17"/>
              </w:rPr>
            </w:pPr>
          </w:p>
        </w:tc>
        <w:tc>
          <w:tcPr>
            <w:tcW w:w="608" w:type="dxa"/>
            <w:gridSpan w:val="2"/>
            <w:shd w:val="clear" w:color="auto" w:fill="auto"/>
          </w:tcPr>
          <w:p w14:paraId="4A561045" w14:textId="0D7C7967"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263041">
              <w:rPr>
                <w:b/>
                <w:bCs/>
                <w:sz w:val="17"/>
              </w:rPr>
              <w:t>–</w:t>
            </w:r>
          </w:p>
        </w:tc>
        <w:tc>
          <w:tcPr>
            <w:tcW w:w="540" w:type="dxa"/>
          </w:tcPr>
          <w:p w14:paraId="62BB0EFD" w14:textId="7B4A2664"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263041">
              <w:rPr>
                <w:b/>
                <w:bCs/>
                <w:sz w:val="17"/>
              </w:rPr>
              <w:t>–</w:t>
            </w:r>
          </w:p>
        </w:tc>
        <w:tc>
          <w:tcPr>
            <w:tcW w:w="540" w:type="dxa"/>
            <w:gridSpan w:val="2"/>
          </w:tcPr>
          <w:p w14:paraId="3D3AFDA4" w14:textId="66AFB4D6"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263041">
              <w:rPr>
                <w:b/>
                <w:bCs/>
                <w:sz w:val="17"/>
              </w:rPr>
              <w:t>–</w:t>
            </w:r>
          </w:p>
        </w:tc>
        <w:tc>
          <w:tcPr>
            <w:tcW w:w="630" w:type="dxa"/>
            <w:gridSpan w:val="2"/>
            <w:shd w:val="clear" w:color="auto" w:fill="auto"/>
            <w:vAlign w:val="bottom"/>
          </w:tcPr>
          <w:p w14:paraId="1B214E7A" w14:textId="54208130"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Pr>
                <w:rFonts w:eastAsia="Calibri"/>
                <w:color w:val="000000" w:themeColor="text1"/>
                <w:spacing w:val="0"/>
                <w:sz w:val="17"/>
              </w:rPr>
              <w:t>10</w:t>
            </w:r>
            <w:r w:rsidR="00106981">
              <w:rPr>
                <w:rFonts w:eastAsia="Calibri"/>
                <w:color w:val="000000" w:themeColor="text1"/>
                <w:spacing w:val="0"/>
                <w:sz w:val="17"/>
              </w:rPr>
              <w:t>3</w:t>
            </w:r>
          </w:p>
        </w:tc>
      </w:tr>
      <w:tr w:rsidR="00483B2B" w:rsidRPr="004712E5" w14:paraId="155B64E1" w14:textId="77777777" w:rsidTr="00FB7D36">
        <w:tc>
          <w:tcPr>
            <w:tcW w:w="1890" w:type="dxa"/>
            <w:tcBorders>
              <w:bottom w:val="single" w:sz="12" w:space="0" w:color="auto"/>
            </w:tcBorders>
            <w:shd w:val="clear" w:color="auto" w:fill="auto"/>
          </w:tcPr>
          <w:p w14:paraId="04D75EEE" w14:textId="095FE099"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EC16AC">
              <w:rPr>
                <w:sz w:val="16"/>
                <w:szCs w:val="16"/>
              </w:rPr>
              <w:t xml:space="preserve">As </w:t>
            </w:r>
            <w:r>
              <w:rPr>
                <w:sz w:val="16"/>
                <w:szCs w:val="16"/>
              </w:rPr>
              <w:t>at</w:t>
            </w:r>
            <w:r w:rsidRPr="00EC16AC">
              <w:rPr>
                <w:sz w:val="16"/>
                <w:szCs w:val="16"/>
              </w:rPr>
              <w:t xml:space="preserve"> 3</w:t>
            </w:r>
            <w:r>
              <w:rPr>
                <w:sz w:val="16"/>
                <w:szCs w:val="16"/>
              </w:rPr>
              <w:t>0</w:t>
            </w:r>
            <w:r w:rsidRPr="00EC16AC">
              <w:rPr>
                <w:sz w:val="16"/>
                <w:szCs w:val="16"/>
              </w:rPr>
              <w:t xml:space="preserve"> </w:t>
            </w:r>
            <w:r>
              <w:rPr>
                <w:sz w:val="16"/>
                <w:szCs w:val="16"/>
              </w:rPr>
              <w:t>September</w:t>
            </w:r>
            <w:r w:rsidRPr="00EC16AC">
              <w:rPr>
                <w:sz w:val="16"/>
                <w:szCs w:val="16"/>
              </w:rPr>
              <w:t xml:space="preserve"> 202</w:t>
            </w:r>
            <w:r>
              <w:rPr>
                <w:sz w:val="16"/>
                <w:szCs w:val="16"/>
              </w:rPr>
              <w:t>6</w:t>
            </w:r>
          </w:p>
        </w:tc>
        <w:tc>
          <w:tcPr>
            <w:tcW w:w="358" w:type="dxa"/>
            <w:tcBorders>
              <w:bottom w:val="single" w:sz="12" w:space="0" w:color="auto"/>
            </w:tcBorders>
            <w:shd w:val="clear" w:color="auto" w:fill="auto"/>
            <w:vAlign w:val="bottom"/>
          </w:tcPr>
          <w:p w14:paraId="55618549" w14:textId="151D1FDF"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61" w:type="dxa"/>
            <w:tcBorders>
              <w:bottom w:val="single" w:sz="12" w:space="0" w:color="auto"/>
            </w:tcBorders>
            <w:shd w:val="clear" w:color="auto" w:fill="auto"/>
            <w:vAlign w:val="bottom"/>
          </w:tcPr>
          <w:p w14:paraId="19431D89" w14:textId="0748B345"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86" w:type="dxa"/>
            <w:tcBorders>
              <w:bottom w:val="single" w:sz="12" w:space="0" w:color="auto"/>
            </w:tcBorders>
            <w:shd w:val="clear" w:color="auto" w:fill="auto"/>
            <w:vAlign w:val="bottom"/>
          </w:tcPr>
          <w:p w14:paraId="3ED0C658" w14:textId="4D018CA5"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95" w:type="dxa"/>
            <w:tcBorders>
              <w:bottom w:val="single" w:sz="12" w:space="0" w:color="auto"/>
            </w:tcBorders>
            <w:shd w:val="clear" w:color="auto" w:fill="auto"/>
            <w:vAlign w:val="bottom"/>
          </w:tcPr>
          <w:p w14:paraId="6A55F2EF" w14:textId="01412DC4"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91" w:type="dxa"/>
            <w:tcBorders>
              <w:bottom w:val="single" w:sz="12" w:space="0" w:color="auto"/>
            </w:tcBorders>
            <w:shd w:val="clear" w:color="auto" w:fill="auto"/>
            <w:vAlign w:val="bottom"/>
          </w:tcPr>
          <w:p w14:paraId="7E55BA46" w14:textId="735F7F41"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450" w:type="dxa"/>
            <w:tcBorders>
              <w:bottom w:val="single" w:sz="12" w:space="0" w:color="auto"/>
            </w:tcBorders>
            <w:shd w:val="clear" w:color="auto" w:fill="auto"/>
            <w:vAlign w:val="bottom"/>
          </w:tcPr>
          <w:p w14:paraId="39D80E82" w14:textId="36CA9B27" w:rsidR="00483B2B" w:rsidRPr="004712E5" w:rsidDel="007016A3" w:rsidRDefault="003B356D"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60" w:type="dxa"/>
            <w:tcBorders>
              <w:bottom w:val="single" w:sz="12" w:space="0" w:color="auto"/>
            </w:tcBorders>
            <w:shd w:val="clear" w:color="auto" w:fill="auto"/>
            <w:vAlign w:val="bottom"/>
          </w:tcPr>
          <w:p w14:paraId="30B16D77" w14:textId="33C52A68"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60" w:type="dxa"/>
            <w:tcBorders>
              <w:bottom w:val="single" w:sz="12" w:space="0" w:color="auto"/>
            </w:tcBorders>
            <w:shd w:val="clear" w:color="auto" w:fill="auto"/>
            <w:vAlign w:val="bottom"/>
          </w:tcPr>
          <w:p w14:paraId="21C138B6" w14:textId="1916D065"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450" w:type="dxa"/>
            <w:tcBorders>
              <w:bottom w:val="single" w:sz="12" w:space="0" w:color="auto"/>
            </w:tcBorders>
            <w:shd w:val="clear" w:color="auto" w:fill="auto"/>
            <w:vAlign w:val="bottom"/>
          </w:tcPr>
          <w:p w14:paraId="0CA966BA" w14:textId="6A7F36FA"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580" w:type="dxa"/>
            <w:gridSpan w:val="2"/>
            <w:tcBorders>
              <w:bottom w:val="single" w:sz="12" w:space="0" w:color="auto"/>
            </w:tcBorders>
            <w:shd w:val="clear" w:color="auto" w:fill="auto"/>
            <w:vAlign w:val="bottom"/>
          </w:tcPr>
          <w:p w14:paraId="59D6A16B" w14:textId="0654AFF1" w:rsidR="00483B2B" w:rsidRPr="004712E5" w:rsidRDefault="003B356D"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50" w:type="dxa"/>
            <w:tcBorders>
              <w:bottom w:val="single" w:sz="12" w:space="0" w:color="auto"/>
            </w:tcBorders>
            <w:shd w:val="clear" w:color="auto" w:fill="auto"/>
            <w:vAlign w:val="center"/>
          </w:tcPr>
          <w:p w14:paraId="19FB7A63" w14:textId="77777777"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51" w:type="dxa"/>
            <w:tcBorders>
              <w:bottom w:val="single" w:sz="12" w:space="0" w:color="auto"/>
            </w:tcBorders>
            <w:shd w:val="clear" w:color="auto" w:fill="auto"/>
            <w:vAlign w:val="bottom"/>
          </w:tcPr>
          <w:p w14:paraId="5F92ECBF" w14:textId="2C2DABE7"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360" w:type="dxa"/>
            <w:tcBorders>
              <w:bottom w:val="single" w:sz="12" w:space="0" w:color="auto"/>
            </w:tcBorders>
            <w:vAlign w:val="bottom"/>
          </w:tcPr>
          <w:p w14:paraId="229151DA" w14:textId="5A62D7FB"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450" w:type="dxa"/>
            <w:tcBorders>
              <w:bottom w:val="single" w:sz="12" w:space="0" w:color="auto"/>
            </w:tcBorders>
            <w:shd w:val="clear" w:color="auto" w:fill="auto"/>
            <w:vAlign w:val="bottom"/>
          </w:tcPr>
          <w:p w14:paraId="3BFDD257" w14:textId="291769E8"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540" w:type="dxa"/>
            <w:gridSpan w:val="2"/>
            <w:tcBorders>
              <w:bottom w:val="single" w:sz="12" w:space="0" w:color="auto"/>
            </w:tcBorders>
            <w:vAlign w:val="bottom"/>
          </w:tcPr>
          <w:p w14:paraId="137B2BA6" w14:textId="4AB3AD21"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c>
          <w:tcPr>
            <w:tcW w:w="20" w:type="dxa"/>
            <w:tcBorders>
              <w:bottom w:val="single" w:sz="12" w:space="0" w:color="auto"/>
            </w:tcBorders>
            <w:vAlign w:val="center"/>
          </w:tcPr>
          <w:p w14:paraId="77464330" w14:textId="77777777"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pacing w:val="2"/>
                <w:w w:val="101"/>
                <w:sz w:val="17"/>
              </w:rPr>
            </w:pPr>
          </w:p>
        </w:tc>
        <w:tc>
          <w:tcPr>
            <w:tcW w:w="608" w:type="dxa"/>
            <w:gridSpan w:val="2"/>
            <w:tcBorders>
              <w:bottom w:val="single" w:sz="12" w:space="0" w:color="auto"/>
            </w:tcBorders>
            <w:shd w:val="clear" w:color="auto" w:fill="auto"/>
          </w:tcPr>
          <w:p w14:paraId="5D8C7801" w14:textId="4CA008D6"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263041">
              <w:rPr>
                <w:b/>
                <w:bCs/>
                <w:sz w:val="17"/>
              </w:rPr>
              <w:t>–</w:t>
            </w:r>
          </w:p>
        </w:tc>
        <w:tc>
          <w:tcPr>
            <w:tcW w:w="540" w:type="dxa"/>
            <w:tcBorders>
              <w:bottom w:val="single" w:sz="12" w:space="0" w:color="auto"/>
            </w:tcBorders>
          </w:tcPr>
          <w:p w14:paraId="70E4AA08" w14:textId="327FD89A"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263041">
              <w:rPr>
                <w:b/>
                <w:bCs/>
                <w:sz w:val="17"/>
              </w:rPr>
              <w:t>–</w:t>
            </w:r>
          </w:p>
        </w:tc>
        <w:tc>
          <w:tcPr>
            <w:tcW w:w="540" w:type="dxa"/>
            <w:gridSpan w:val="2"/>
            <w:tcBorders>
              <w:bottom w:val="single" w:sz="12" w:space="0" w:color="auto"/>
            </w:tcBorders>
          </w:tcPr>
          <w:p w14:paraId="0F5BF5C9" w14:textId="6DA56422" w:rsidR="00483B2B" w:rsidRPr="004712E5"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263041">
              <w:rPr>
                <w:b/>
                <w:bCs/>
                <w:sz w:val="17"/>
              </w:rPr>
              <w:t>–</w:t>
            </w:r>
          </w:p>
        </w:tc>
        <w:tc>
          <w:tcPr>
            <w:tcW w:w="630" w:type="dxa"/>
            <w:gridSpan w:val="2"/>
            <w:tcBorders>
              <w:bottom w:val="single" w:sz="12" w:space="0" w:color="auto"/>
            </w:tcBorders>
            <w:shd w:val="clear" w:color="auto" w:fill="auto"/>
            <w:vAlign w:val="bottom"/>
          </w:tcPr>
          <w:p w14:paraId="55F0E3AE" w14:textId="1410632C" w:rsidR="00483B2B" w:rsidRPr="004712E5" w:rsidRDefault="003B356D"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Calibri"/>
                <w:color w:val="000000" w:themeColor="text1"/>
                <w:spacing w:val="0"/>
                <w:sz w:val="17"/>
              </w:rPr>
            </w:pPr>
            <w:r w:rsidRPr="004712E5">
              <w:rPr>
                <w:b/>
                <w:bCs/>
                <w:sz w:val="17"/>
              </w:rPr>
              <w:t>–</w:t>
            </w:r>
          </w:p>
        </w:tc>
      </w:tr>
      <w:tr w:rsidR="00483B2B" w:rsidRPr="004712E5" w14:paraId="0F51215E" w14:textId="77777777" w:rsidTr="00FB7D36">
        <w:tc>
          <w:tcPr>
            <w:tcW w:w="1890" w:type="dxa"/>
            <w:tcBorders>
              <w:top w:val="single" w:sz="12" w:space="0" w:color="auto"/>
              <w:bottom w:val="single" w:sz="12" w:space="0" w:color="auto"/>
            </w:tcBorders>
            <w:shd w:val="clear" w:color="auto" w:fill="auto"/>
          </w:tcPr>
          <w:p w14:paraId="6A838C0A" w14:textId="308669C0" w:rsidR="00483B2B" w:rsidRPr="00EC16AC"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43"/>
              <w:jc w:val="left"/>
              <w:rPr>
                <w:sz w:val="16"/>
                <w:szCs w:val="16"/>
              </w:rPr>
            </w:pPr>
            <w:r w:rsidRPr="004712E5">
              <w:rPr>
                <w:b/>
                <w:sz w:val="17"/>
              </w:rPr>
              <w:t>Change</w:t>
            </w:r>
          </w:p>
        </w:tc>
        <w:tc>
          <w:tcPr>
            <w:tcW w:w="358" w:type="dxa"/>
            <w:tcBorders>
              <w:top w:val="single" w:sz="12" w:space="0" w:color="auto"/>
              <w:bottom w:val="single" w:sz="12" w:space="0" w:color="auto"/>
            </w:tcBorders>
            <w:shd w:val="clear" w:color="auto" w:fill="auto"/>
            <w:vAlign w:val="bottom"/>
          </w:tcPr>
          <w:p w14:paraId="53A0467B" w14:textId="424384CD" w:rsidR="00483B2B" w:rsidRPr="004A6D5A"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712E5">
              <w:rPr>
                <w:b/>
                <w:bCs/>
                <w:sz w:val="17"/>
              </w:rPr>
              <w:t>–</w:t>
            </w:r>
          </w:p>
        </w:tc>
        <w:tc>
          <w:tcPr>
            <w:tcW w:w="361" w:type="dxa"/>
            <w:tcBorders>
              <w:top w:val="single" w:sz="12" w:space="0" w:color="auto"/>
              <w:bottom w:val="single" w:sz="12" w:space="0" w:color="auto"/>
            </w:tcBorders>
            <w:shd w:val="clear" w:color="auto" w:fill="auto"/>
            <w:vAlign w:val="bottom"/>
          </w:tcPr>
          <w:p w14:paraId="46BCB746" w14:textId="1F708D45" w:rsidR="00483B2B" w:rsidRPr="004A6D5A" w:rsidRDefault="000100E4" w:rsidP="00FB7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14"/>
              <w:jc w:val="right"/>
              <w:rPr>
                <w:b/>
                <w:bCs/>
                <w:sz w:val="17"/>
              </w:rPr>
            </w:pPr>
            <w:r w:rsidRPr="00FB7D36">
              <w:rPr>
                <w:rFonts w:eastAsia="Calibri"/>
                <w:b/>
                <w:bCs/>
                <w:color w:val="000000" w:themeColor="text1"/>
                <w:spacing w:val="0"/>
                <w:sz w:val="17"/>
              </w:rPr>
              <w:t>(</w:t>
            </w:r>
            <w:r w:rsidR="00483B2B" w:rsidRPr="00FB7D36">
              <w:rPr>
                <w:rFonts w:eastAsia="Calibri"/>
                <w:b/>
                <w:bCs/>
                <w:color w:val="000000" w:themeColor="text1"/>
                <w:spacing w:val="0"/>
                <w:sz w:val="17"/>
              </w:rPr>
              <w:t>1</w:t>
            </w:r>
            <w:r w:rsidRPr="00FB7D36">
              <w:rPr>
                <w:rFonts w:eastAsia="Calibri"/>
                <w:b/>
                <w:bCs/>
                <w:color w:val="000000" w:themeColor="text1"/>
                <w:spacing w:val="0"/>
                <w:sz w:val="17"/>
              </w:rPr>
              <w:t>)</w:t>
            </w:r>
          </w:p>
        </w:tc>
        <w:tc>
          <w:tcPr>
            <w:tcW w:w="386" w:type="dxa"/>
            <w:tcBorders>
              <w:top w:val="single" w:sz="12" w:space="0" w:color="auto"/>
              <w:bottom w:val="single" w:sz="12" w:space="0" w:color="auto"/>
            </w:tcBorders>
            <w:shd w:val="clear" w:color="auto" w:fill="auto"/>
            <w:vAlign w:val="bottom"/>
          </w:tcPr>
          <w:p w14:paraId="50CFC30F" w14:textId="4D93B6C9" w:rsidR="00483B2B" w:rsidRPr="004A6D5A"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712E5">
              <w:rPr>
                <w:b/>
                <w:bCs/>
                <w:sz w:val="17"/>
              </w:rPr>
              <w:t>–</w:t>
            </w:r>
          </w:p>
        </w:tc>
        <w:tc>
          <w:tcPr>
            <w:tcW w:w="395" w:type="dxa"/>
            <w:tcBorders>
              <w:top w:val="single" w:sz="12" w:space="0" w:color="auto"/>
              <w:bottom w:val="single" w:sz="12" w:space="0" w:color="auto"/>
            </w:tcBorders>
            <w:shd w:val="clear" w:color="auto" w:fill="auto"/>
            <w:vAlign w:val="bottom"/>
          </w:tcPr>
          <w:p w14:paraId="4D7AECFE" w14:textId="5B875C40" w:rsidR="00483B2B" w:rsidRPr="004A6D5A" w:rsidRDefault="000100E4" w:rsidP="00FB7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14"/>
              <w:jc w:val="right"/>
              <w:rPr>
                <w:b/>
                <w:bCs/>
                <w:sz w:val="17"/>
              </w:rPr>
            </w:pPr>
            <w:r>
              <w:rPr>
                <w:b/>
                <w:bCs/>
                <w:sz w:val="17"/>
              </w:rPr>
              <w:t>(</w:t>
            </w:r>
            <w:r w:rsidR="00483B2B" w:rsidRPr="00FB7D36">
              <w:rPr>
                <w:b/>
                <w:bCs/>
                <w:sz w:val="17"/>
              </w:rPr>
              <w:t>1</w:t>
            </w:r>
            <w:r>
              <w:rPr>
                <w:b/>
                <w:bCs/>
                <w:sz w:val="17"/>
              </w:rPr>
              <w:t>)</w:t>
            </w:r>
          </w:p>
        </w:tc>
        <w:tc>
          <w:tcPr>
            <w:tcW w:w="391" w:type="dxa"/>
            <w:tcBorders>
              <w:top w:val="single" w:sz="12" w:space="0" w:color="auto"/>
              <w:bottom w:val="single" w:sz="12" w:space="0" w:color="auto"/>
            </w:tcBorders>
            <w:shd w:val="clear" w:color="auto" w:fill="auto"/>
            <w:vAlign w:val="bottom"/>
          </w:tcPr>
          <w:p w14:paraId="7FE29E3E" w14:textId="449FF49D" w:rsidR="00483B2B" w:rsidRPr="004A6D5A" w:rsidRDefault="000100E4" w:rsidP="00FB7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14"/>
              <w:jc w:val="right"/>
              <w:rPr>
                <w:b/>
                <w:bCs/>
                <w:sz w:val="17"/>
              </w:rPr>
            </w:pPr>
            <w:r>
              <w:rPr>
                <w:b/>
                <w:bCs/>
                <w:sz w:val="17"/>
              </w:rPr>
              <w:t>(</w:t>
            </w:r>
            <w:r w:rsidR="00483B2B" w:rsidRPr="00FB7D36">
              <w:rPr>
                <w:b/>
                <w:bCs/>
                <w:sz w:val="17"/>
              </w:rPr>
              <w:t>2</w:t>
            </w:r>
            <w:r>
              <w:rPr>
                <w:b/>
                <w:bCs/>
                <w:sz w:val="17"/>
              </w:rPr>
              <w:t>)</w:t>
            </w:r>
          </w:p>
        </w:tc>
        <w:tc>
          <w:tcPr>
            <w:tcW w:w="450" w:type="dxa"/>
            <w:tcBorders>
              <w:top w:val="single" w:sz="12" w:space="0" w:color="auto"/>
              <w:bottom w:val="single" w:sz="12" w:space="0" w:color="auto"/>
            </w:tcBorders>
            <w:shd w:val="clear" w:color="auto" w:fill="auto"/>
            <w:vAlign w:val="bottom"/>
          </w:tcPr>
          <w:p w14:paraId="33DDA5CA" w14:textId="44739B03" w:rsidR="00483B2B" w:rsidRPr="004A6D5A" w:rsidRDefault="000100E4" w:rsidP="00FB7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14"/>
              <w:jc w:val="right"/>
              <w:rPr>
                <w:b/>
                <w:bCs/>
                <w:sz w:val="17"/>
              </w:rPr>
            </w:pPr>
            <w:r>
              <w:rPr>
                <w:b/>
                <w:bCs/>
                <w:sz w:val="17"/>
              </w:rPr>
              <w:t>(</w:t>
            </w:r>
            <w:r w:rsidR="00483B2B" w:rsidRPr="00FB7D36">
              <w:rPr>
                <w:b/>
                <w:bCs/>
                <w:sz w:val="17"/>
              </w:rPr>
              <w:t>1</w:t>
            </w:r>
            <w:r w:rsidR="003B356D" w:rsidRPr="00FB7D36">
              <w:rPr>
                <w:b/>
                <w:bCs/>
                <w:sz w:val="17"/>
              </w:rPr>
              <w:t>4</w:t>
            </w:r>
            <w:r>
              <w:rPr>
                <w:b/>
                <w:bCs/>
                <w:sz w:val="17"/>
              </w:rPr>
              <w:t>)</w:t>
            </w:r>
          </w:p>
        </w:tc>
        <w:tc>
          <w:tcPr>
            <w:tcW w:w="360" w:type="dxa"/>
            <w:tcBorders>
              <w:top w:val="single" w:sz="12" w:space="0" w:color="auto"/>
              <w:bottom w:val="single" w:sz="12" w:space="0" w:color="auto"/>
            </w:tcBorders>
            <w:shd w:val="clear" w:color="auto" w:fill="auto"/>
            <w:vAlign w:val="bottom"/>
          </w:tcPr>
          <w:p w14:paraId="592DF433" w14:textId="60C9ABF8" w:rsidR="00483B2B" w:rsidRPr="004A6D5A" w:rsidRDefault="000100E4" w:rsidP="00FB7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14"/>
              <w:jc w:val="right"/>
              <w:rPr>
                <w:b/>
                <w:bCs/>
                <w:sz w:val="17"/>
              </w:rPr>
            </w:pPr>
            <w:r>
              <w:rPr>
                <w:b/>
                <w:bCs/>
                <w:sz w:val="17"/>
              </w:rPr>
              <w:t>(</w:t>
            </w:r>
            <w:r w:rsidR="003B356D" w:rsidRPr="00FB7D36">
              <w:rPr>
                <w:b/>
                <w:bCs/>
                <w:sz w:val="17"/>
              </w:rPr>
              <w:t>6</w:t>
            </w:r>
            <w:r>
              <w:rPr>
                <w:b/>
                <w:bCs/>
                <w:sz w:val="17"/>
              </w:rPr>
              <w:t>)</w:t>
            </w:r>
          </w:p>
        </w:tc>
        <w:tc>
          <w:tcPr>
            <w:tcW w:w="360" w:type="dxa"/>
            <w:tcBorders>
              <w:top w:val="single" w:sz="12" w:space="0" w:color="auto"/>
              <w:bottom w:val="single" w:sz="12" w:space="0" w:color="auto"/>
            </w:tcBorders>
            <w:shd w:val="clear" w:color="auto" w:fill="auto"/>
            <w:vAlign w:val="bottom"/>
          </w:tcPr>
          <w:p w14:paraId="52FE1CBF" w14:textId="6085AD29" w:rsidR="00483B2B" w:rsidRPr="004A6D5A" w:rsidRDefault="00483B2B" w:rsidP="00FB7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14"/>
              <w:jc w:val="right"/>
              <w:rPr>
                <w:b/>
                <w:bCs/>
                <w:sz w:val="17"/>
              </w:rPr>
            </w:pPr>
            <w:r w:rsidRPr="004712E5">
              <w:rPr>
                <w:b/>
                <w:bCs/>
                <w:sz w:val="17"/>
              </w:rPr>
              <w:t>–</w:t>
            </w:r>
          </w:p>
        </w:tc>
        <w:tc>
          <w:tcPr>
            <w:tcW w:w="450" w:type="dxa"/>
            <w:tcBorders>
              <w:top w:val="single" w:sz="12" w:space="0" w:color="auto"/>
              <w:bottom w:val="single" w:sz="12" w:space="0" w:color="auto"/>
            </w:tcBorders>
            <w:shd w:val="clear" w:color="auto" w:fill="auto"/>
            <w:vAlign w:val="bottom"/>
          </w:tcPr>
          <w:p w14:paraId="79A1AB84" w14:textId="492099F6" w:rsidR="00483B2B" w:rsidRPr="004A6D5A" w:rsidRDefault="000100E4" w:rsidP="00FB7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14"/>
              <w:jc w:val="right"/>
              <w:rPr>
                <w:b/>
                <w:bCs/>
                <w:sz w:val="17"/>
              </w:rPr>
            </w:pPr>
            <w:r>
              <w:rPr>
                <w:b/>
                <w:bCs/>
                <w:sz w:val="17"/>
              </w:rPr>
              <w:t>(</w:t>
            </w:r>
            <w:r w:rsidR="00483B2B" w:rsidRPr="00FB7D36">
              <w:rPr>
                <w:b/>
                <w:bCs/>
                <w:sz w:val="17"/>
              </w:rPr>
              <w:t>31</w:t>
            </w:r>
            <w:r>
              <w:rPr>
                <w:b/>
                <w:bCs/>
                <w:sz w:val="17"/>
              </w:rPr>
              <w:t>)</w:t>
            </w:r>
          </w:p>
        </w:tc>
        <w:tc>
          <w:tcPr>
            <w:tcW w:w="580" w:type="dxa"/>
            <w:gridSpan w:val="2"/>
            <w:tcBorders>
              <w:top w:val="single" w:sz="12" w:space="0" w:color="auto"/>
              <w:bottom w:val="single" w:sz="12" w:space="0" w:color="auto"/>
            </w:tcBorders>
            <w:shd w:val="clear" w:color="auto" w:fill="auto"/>
            <w:vAlign w:val="bottom"/>
          </w:tcPr>
          <w:p w14:paraId="4A3DE8E1" w14:textId="5A6331C8" w:rsidR="00483B2B" w:rsidRPr="004A6D5A" w:rsidRDefault="000100E4" w:rsidP="00FB7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14"/>
              <w:jc w:val="right"/>
              <w:rPr>
                <w:b/>
                <w:bCs/>
                <w:sz w:val="17"/>
              </w:rPr>
            </w:pPr>
            <w:r>
              <w:rPr>
                <w:b/>
                <w:bCs/>
                <w:sz w:val="17"/>
              </w:rPr>
              <w:t>(</w:t>
            </w:r>
            <w:r w:rsidR="003B356D" w:rsidRPr="00FB7D36">
              <w:rPr>
                <w:b/>
                <w:bCs/>
                <w:sz w:val="17"/>
              </w:rPr>
              <w:t>55</w:t>
            </w:r>
            <w:r>
              <w:rPr>
                <w:b/>
                <w:bCs/>
                <w:sz w:val="17"/>
              </w:rPr>
              <w:t>)</w:t>
            </w:r>
          </w:p>
        </w:tc>
        <w:tc>
          <w:tcPr>
            <w:tcW w:w="50" w:type="dxa"/>
            <w:tcBorders>
              <w:top w:val="single" w:sz="12" w:space="0" w:color="auto"/>
              <w:bottom w:val="single" w:sz="12" w:space="0" w:color="auto"/>
            </w:tcBorders>
            <w:shd w:val="clear" w:color="auto" w:fill="auto"/>
            <w:vAlign w:val="center"/>
          </w:tcPr>
          <w:p w14:paraId="441BD861" w14:textId="77777777" w:rsidR="00483B2B" w:rsidRPr="004712E5" w:rsidRDefault="00483B2B" w:rsidP="00FB7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14"/>
              <w:jc w:val="right"/>
              <w:rPr>
                <w:b/>
                <w:bCs/>
                <w:sz w:val="17"/>
              </w:rPr>
            </w:pPr>
          </w:p>
        </w:tc>
        <w:tc>
          <w:tcPr>
            <w:tcW w:w="451" w:type="dxa"/>
            <w:tcBorders>
              <w:top w:val="single" w:sz="12" w:space="0" w:color="auto"/>
              <w:bottom w:val="single" w:sz="12" w:space="0" w:color="auto"/>
            </w:tcBorders>
            <w:shd w:val="clear" w:color="auto" w:fill="auto"/>
            <w:vAlign w:val="bottom"/>
          </w:tcPr>
          <w:p w14:paraId="7B48D681" w14:textId="59504DB3" w:rsidR="00483B2B" w:rsidRPr="007A225D" w:rsidRDefault="000100E4" w:rsidP="00FB7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14"/>
              <w:jc w:val="right"/>
              <w:rPr>
                <w:b/>
                <w:bCs/>
                <w:sz w:val="17"/>
              </w:rPr>
            </w:pPr>
            <w:r>
              <w:rPr>
                <w:b/>
                <w:bCs/>
                <w:sz w:val="17"/>
              </w:rPr>
              <w:t>(</w:t>
            </w:r>
            <w:r w:rsidR="00483B2B" w:rsidRPr="00FB7D36">
              <w:rPr>
                <w:b/>
                <w:bCs/>
                <w:sz w:val="17"/>
              </w:rPr>
              <w:t>15</w:t>
            </w:r>
            <w:r>
              <w:rPr>
                <w:b/>
                <w:bCs/>
                <w:sz w:val="17"/>
              </w:rPr>
              <w:t>)</w:t>
            </w:r>
          </w:p>
        </w:tc>
        <w:tc>
          <w:tcPr>
            <w:tcW w:w="360" w:type="dxa"/>
            <w:tcBorders>
              <w:top w:val="single" w:sz="12" w:space="0" w:color="auto"/>
              <w:bottom w:val="single" w:sz="12" w:space="0" w:color="auto"/>
            </w:tcBorders>
            <w:vAlign w:val="bottom"/>
          </w:tcPr>
          <w:p w14:paraId="345A07D4" w14:textId="362E3E15" w:rsidR="00483B2B" w:rsidRPr="007A225D" w:rsidRDefault="003B356D" w:rsidP="00FB7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14"/>
              <w:jc w:val="right"/>
              <w:rPr>
                <w:b/>
                <w:bCs/>
                <w:sz w:val="17"/>
              </w:rPr>
            </w:pPr>
            <w:r w:rsidRPr="004712E5">
              <w:rPr>
                <w:b/>
                <w:bCs/>
                <w:sz w:val="17"/>
              </w:rPr>
              <w:t>–</w:t>
            </w:r>
          </w:p>
        </w:tc>
        <w:tc>
          <w:tcPr>
            <w:tcW w:w="450" w:type="dxa"/>
            <w:tcBorders>
              <w:top w:val="single" w:sz="12" w:space="0" w:color="auto"/>
              <w:bottom w:val="single" w:sz="12" w:space="0" w:color="auto"/>
            </w:tcBorders>
            <w:shd w:val="clear" w:color="auto" w:fill="auto"/>
            <w:vAlign w:val="bottom"/>
          </w:tcPr>
          <w:p w14:paraId="7CEB1851" w14:textId="5E12B1C4" w:rsidR="00483B2B" w:rsidRPr="007A225D" w:rsidRDefault="000100E4" w:rsidP="00FB7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14"/>
              <w:jc w:val="right"/>
              <w:rPr>
                <w:b/>
                <w:bCs/>
                <w:sz w:val="17"/>
              </w:rPr>
            </w:pPr>
            <w:r>
              <w:rPr>
                <w:b/>
                <w:bCs/>
                <w:sz w:val="17"/>
              </w:rPr>
              <w:t>(</w:t>
            </w:r>
            <w:r w:rsidR="00483B2B" w:rsidRPr="00FB7D36">
              <w:rPr>
                <w:b/>
                <w:bCs/>
                <w:sz w:val="17"/>
              </w:rPr>
              <w:t>65</w:t>
            </w:r>
            <w:r>
              <w:rPr>
                <w:b/>
                <w:bCs/>
                <w:sz w:val="17"/>
              </w:rPr>
              <w:t>)</w:t>
            </w:r>
          </w:p>
        </w:tc>
        <w:tc>
          <w:tcPr>
            <w:tcW w:w="540" w:type="dxa"/>
            <w:gridSpan w:val="2"/>
            <w:tcBorders>
              <w:top w:val="single" w:sz="12" w:space="0" w:color="auto"/>
              <w:bottom w:val="single" w:sz="12" w:space="0" w:color="auto"/>
            </w:tcBorders>
            <w:vAlign w:val="bottom"/>
          </w:tcPr>
          <w:p w14:paraId="6210E67E" w14:textId="3DB21613" w:rsidR="00483B2B" w:rsidRPr="007A225D" w:rsidRDefault="000100E4" w:rsidP="00FB7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14"/>
              <w:jc w:val="right"/>
              <w:rPr>
                <w:b/>
                <w:bCs/>
                <w:sz w:val="17"/>
              </w:rPr>
            </w:pPr>
            <w:r>
              <w:rPr>
                <w:b/>
                <w:bCs/>
                <w:sz w:val="17"/>
              </w:rPr>
              <w:t>(</w:t>
            </w:r>
            <w:r w:rsidR="00483B2B" w:rsidRPr="00FB7D36">
              <w:rPr>
                <w:b/>
                <w:bCs/>
                <w:sz w:val="17"/>
              </w:rPr>
              <w:t>8</w:t>
            </w:r>
            <w:r w:rsidR="00FF658C" w:rsidRPr="00FB7D36">
              <w:rPr>
                <w:b/>
                <w:bCs/>
                <w:sz w:val="17"/>
              </w:rPr>
              <w:t>0</w:t>
            </w:r>
            <w:r>
              <w:rPr>
                <w:b/>
                <w:bCs/>
                <w:sz w:val="17"/>
              </w:rPr>
              <w:t>)</w:t>
            </w:r>
          </w:p>
        </w:tc>
        <w:tc>
          <w:tcPr>
            <w:tcW w:w="20" w:type="dxa"/>
            <w:tcBorders>
              <w:top w:val="single" w:sz="12" w:space="0" w:color="auto"/>
              <w:bottom w:val="single" w:sz="12" w:space="0" w:color="auto"/>
            </w:tcBorders>
            <w:vAlign w:val="center"/>
          </w:tcPr>
          <w:p w14:paraId="3D674E69" w14:textId="77777777" w:rsidR="00483B2B" w:rsidRPr="00FB7D36" w:rsidRDefault="00483B2B" w:rsidP="00FB7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14"/>
              <w:jc w:val="right"/>
              <w:rPr>
                <w:b/>
                <w:bCs/>
                <w:sz w:val="17"/>
              </w:rPr>
            </w:pPr>
          </w:p>
        </w:tc>
        <w:tc>
          <w:tcPr>
            <w:tcW w:w="608" w:type="dxa"/>
            <w:gridSpan w:val="2"/>
            <w:tcBorders>
              <w:top w:val="single" w:sz="12" w:space="0" w:color="auto"/>
              <w:bottom w:val="single" w:sz="12" w:space="0" w:color="auto"/>
            </w:tcBorders>
            <w:shd w:val="clear" w:color="auto" w:fill="auto"/>
            <w:vAlign w:val="bottom"/>
          </w:tcPr>
          <w:p w14:paraId="3F37D56E" w14:textId="15851392" w:rsidR="00483B2B" w:rsidRPr="00BF1B3F"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712E5">
              <w:rPr>
                <w:b/>
                <w:bCs/>
                <w:sz w:val="17"/>
              </w:rPr>
              <w:t>–</w:t>
            </w:r>
          </w:p>
        </w:tc>
        <w:tc>
          <w:tcPr>
            <w:tcW w:w="540" w:type="dxa"/>
            <w:tcBorders>
              <w:top w:val="single" w:sz="12" w:space="0" w:color="auto"/>
              <w:bottom w:val="single" w:sz="12" w:space="0" w:color="auto"/>
            </w:tcBorders>
            <w:vAlign w:val="bottom"/>
          </w:tcPr>
          <w:p w14:paraId="5C03BB25" w14:textId="2D4C8B8D" w:rsidR="00483B2B" w:rsidRPr="00BF1B3F"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712E5">
              <w:rPr>
                <w:b/>
                <w:bCs/>
                <w:sz w:val="17"/>
              </w:rPr>
              <w:t>–</w:t>
            </w:r>
          </w:p>
        </w:tc>
        <w:tc>
          <w:tcPr>
            <w:tcW w:w="540" w:type="dxa"/>
            <w:gridSpan w:val="2"/>
            <w:tcBorders>
              <w:top w:val="single" w:sz="12" w:space="0" w:color="auto"/>
              <w:bottom w:val="single" w:sz="12" w:space="0" w:color="auto"/>
            </w:tcBorders>
            <w:vAlign w:val="bottom"/>
          </w:tcPr>
          <w:p w14:paraId="162F60A5" w14:textId="6C926CF2" w:rsidR="00483B2B" w:rsidRPr="00BF1B3F" w:rsidRDefault="00483B2B" w:rsidP="00483B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712E5">
              <w:rPr>
                <w:b/>
                <w:bCs/>
                <w:sz w:val="17"/>
              </w:rPr>
              <w:t>–</w:t>
            </w:r>
          </w:p>
        </w:tc>
        <w:tc>
          <w:tcPr>
            <w:tcW w:w="630" w:type="dxa"/>
            <w:gridSpan w:val="2"/>
            <w:tcBorders>
              <w:top w:val="single" w:sz="12" w:space="0" w:color="auto"/>
              <w:bottom w:val="single" w:sz="12" w:space="0" w:color="auto"/>
            </w:tcBorders>
            <w:shd w:val="clear" w:color="auto" w:fill="auto"/>
            <w:vAlign w:val="bottom"/>
          </w:tcPr>
          <w:p w14:paraId="329B6A7E" w14:textId="7A85CEE4" w:rsidR="00483B2B" w:rsidRPr="004712E5" w:rsidRDefault="000100E4" w:rsidP="00FB7D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14"/>
              <w:jc w:val="right"/>
              <w:rPr>
                <w:b/>
                <w:bCs/>
                <w:sz w:val="17"/>
              </w:rPr>
            </w:pPr>
            <w:r>
              <w:rPr>
                <w:b/>
                <w:bCs/>
                <w:sz w:val="17"/>
              </w:rPr>
              <w:t>(</w:t>
            </w:r>
            <w:r w:rsidR="00483B2B" w:rsidRPr="00FB7D36">
              <w:rPr>
                <w:b/>
                <w:bCs/>
                <w:sz w:val="17"/>
              </w:rPr>
              <w:t>1</w:t>
            </w:r>
            <w:r w:rsidR="00FF658C" w:rsidRPr="00FB7D36">
              <w:rPr>
                <w:b/>
                <w:bCs/>
                <w:sz w:val="17"/>
              </w:rPr>
              <w:t>35</w:t>
            </w:r>
            <w:r>
              <w:rPr>
                <w:b/>
                <w:bCs/>
                <w:sz w:val="17"/>
              </w:rPr>
              <w:t>)</w:t>
            </w:r>
          </w:p>
        </w:tc>
      </w:tr>
    </w:tbl>
    <w:p w14:paraId="6EBE912C" w14:textId="77777777" w:rsidR="005C2040" w:rsidRPr="004B008B" w:rsidRDefault="005C2040" w:rsidP="005C2040">
      <w:pPr>
        <w:pStyle w:val="FootnoteText"/>
        <w:tabs>
          <w:tab w:val="clear" w:pos="418"/>
          <w:tab w:val="right" w:pos="216"/>
          <w:tab w:val="left" w:pos="288"/>
          <w:tab w:val="right" w:pos="576"/>
          <w:tab w:val="left" w:pos="648"/>
        </w:tabs>
        <w:ind w:left="288" w:hanging="288"/>
      </w:pPr>
      <w:r w:rsidRPr="008345F6">
        <w:tab/>
      </w:r>
      <w:r w:rsidRPr="004B008B">
        <w:rPr>
          <w:i/>
          <w:iCs/>
          <w:vertAlign w:val="superscript"/>
        </w:rPr>
        <w:t>a</w:t>
      </w:r>
      <w:r w:rsidRPr="004B008B">
        <w:tab/>
        <w:t>One position is funded at 50 per cent and cost-shared with the Development Coordination Office.</w:t>
      </w:r>
    </w:p>
    <w:p w14:paraId="266C1769" w14:textId="77777777" w:rsidR="00A0283C" w:rsidRPr="004B008B" w:rsidRDefault="00A0283C" w:rsidP="005C2040">
      <w:pPr>
        <w:pStyle w:val="FootnoteText"/>
        <w:tabs>
          <w:tab w:val="clear" w:pos="418"/>
          <w:tab w:val="right" w:pos="216"/>
          <w:tab w:val="left" w:pos="288"/>
          <w:tab w:val="right" w:pos="576"/>
          <w:tab w:val="left" w:pos="648"/>
        </w:tabs>
        <w:ind w:left="288" w:hanging="288"/>
      </w:pPr>
    </w:p>
    <w:p w14:paraId="1FF59C5D" w14:textId="0AC16B20" w:rsidR="005C2040" w:rsidRPr="001732C3" w:rsidRDefault="009C3838" w:rsidP="006F1C79">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1732C3">
        <w:t xml:space="preserve">The proposed resource requirements for liquidation </w:t>
      </w:r>
      <w:r w:rsidR="00FD56E8">
        <w:t xml:space="preserve">activities </w:t>
      </w:r>
      <w:r w:rsidRPr="001732C3">
        <w:t>in 2026 amount to $</w:t>
      </w:r>
      <w:r w:rsidR="0000174A" w:rsidRPr="001732C3">
        <w:t>38,041,000</w:t>
      </w:r>
      <w:r w:rsidRPr="001732C3">
        <w:t xml:space="preserve"> (net of staff assessment). The pro</w:t>
      </w:r>
      <w:r w:rsidR="006D665D" w:rsidRPr="001732C3">
        <w:t xml:space="preserve">posed requirements </w:t>
      </w:r>
      <w:r w:rsidRPr="001732C3">
        <w:t xml:space="preserve">would provide for: </w:t>
      </w:r>
      <w:r w:rsidR="009D4362" w:rsidRPr="001732C3">
        <w:t xml:space="preserve">(a) military and police personnel costs related to the </w:t>
      </w:r>
      <w:r w:rsidR="001C2CC6" w:rsidRPr="001732C3">
        <w:t>3</w:t>
      </w:r>
      <w:r w:rsidR="00451F0C">
        <w:t>0</w:t>
      </w:r>
      <w:r w:rsidRPr="001732C3">
        <w:t xml:space="preserve"> </w:t>
      </w:r>
      <w:r w:rsidR="006B211A" w:rsidRPr="001732C3">
        <w:t xml:space="preserve">United Nations </w:t>
      </w:r>
      <w:r w:rsidR="001732C3">
        <w:t>g</w:t>
      </w:r>
      <w:r w:rsidR="006B211A" w:rsidRPr="001732C3">
        <w:t xml:space="preserve">uard </w:t>
      </w:r>
      <w:r w:rsidR="001732C3">
        <w:t>u</w:t>
      </w:r>
      <w:r w:rsidR="006B211A" w:rsidRPr="001732C3">
        <w:t>nit personne</w:t>
      </w:r>
      <w:r w:rsidR="00724CEE" w:rsidRPr="001732C3">
        <w:t>l</w:t>
      </w:r>
      <w:r w:rsidR="00047EDD" w:rsidRPr="001732C3">
        <w:t xml:space="preserve"> </w:t>
      </w:r>
      <w:r w:rsidR="00FD56E8">
        <w:t>to be withdrawn</w:t>
      </w:r>
      <w:r w:rsidR="00FD56E8" w:rsidRPr="001732C3">
        <w:t xml:space="preserve"> </w:t>
      </w:r>
      <w:r w:rsidR="00724CEE" w:rsidRPr="001732C3">
        <w:t xml:space="preserve">by </w:t>
      </w:r>
      <w:r w:rsidR="001C2CC6" w:rsidRPr="001732C3">
        <w:t>30 September 2026</w:t>
      </w:r>
      <w:r w:rsidR="00724CEE" w:rsidRPr="001732C3">
        <w:t xml:space="preserve"> </w:t>
      </w:r>
      <w:r w:rsidRPr="001732C3">
        <w:t>($818,500); (b) staff salaries, common staff costs and danger pay ($3</w:t>
      </w:r>
      <w:r w:rsidR="0000174A" w:rsidRPr="001732C3">
        <w:t>2</w:t>
      </w:r>
      <w:r w:rsidRPr="001732C3">
        <w:t>,</w:t>
      </w:r>
      <w:r w:rsidR="00146C02" w:rsidRPr="001732C3">
        <w:t>346</w:t>
      </w:r>
      <w:r w:rsidRPr="001732C3">
        <w:t>,</w:t>
      </w:r>
      <w:r w:rsidR="00146C02" w:rsidRPr="001732C3">
        <w:t>1</w:t>
      </w:r>
      <w:r w:rsidRPr="001732C3">
        <w:t xml:space="preserve">00) for the gradual separation of </w:t>
      </w:r>
      <w:r w:rsidR="00E11D08" w:rsidRPr="001732C3">
        <w:t>135</w:t>
      </w:r>
      <w:r w:rsidR="004C7822" w:rsidRPr="001732C3">
        <w:t xml:space="preserve"> </w:t>
      </w:r>
      <w:r w:rsidRPr="001732C3">
        <w:t>civilian personnel encumbered as at 1 January 2026</w:t>
      </w:r>
      <w:r w:rsidR="0004358C">
        <w:t xml:space="preserve"> to be retained for the </w:t>
      </w:r>
      <w:r w:rsidR="004E609C">
        <w:t>liquidation</w:t>
      </w:r>
      <w:r w:rsidR="0004358C">
        <w:t xml:space="preserve"> team</w:t>
      </w:r>
      <w:r w:rsidRPr="001732C3">
        <w:t xml:space="preserve">, consisting of </w:t>
      </w:r>
      <w:r w:rsidR="00146C02" w:rsidRPr="001732C3">
        <w:t>5</w:t>
      </w:r>
      <w:r w:rsidR="000B3C3A" w:rsidRPr="001732C3">
        <w:t>5</w:t>
      </w:r>
      <w:r w:rsidRPr="001732C3">
        <w:t xml:space="preserve"> international staff </w:t>
      </w:r>
      <w:r w:rsidR="00A07BE1">
        <w:t>(</w:t>
      </w:r>
      <w:r w:rsidR="003C2A53">
        <w:t>1 ASG</w:t>
      </w:r>
      <w:r w:rsidR="00E75857">
        <w:t>, 1 D-1, 2 P-5, 14 P-4,</w:t>
      </w:r>
      <w:r w:rsidR="0075055E">
        <w:t>6</w:t>
      </w:r>
      <w:r w:rsidR="00967FB3">
        <w:t xml:space="preserve"> P-3 and 31 Field Service)</w:t>
      </w:r>
      <w:r w:rsidR="003C2A53">
        <w:t xml:space="preserve"> </w:t>
      </w:r>
      <w:r w:rsidR="00BF566B">
        <w:t>and</w:t>
      </w:r>
      <w:r w:rsidRPr="001732C3">
        <w:t xml:space="preserve"> </w:t>
      </w:r>
      <w:r w:rsidR="00015844" w:rsidRPr="001732C3">
        <w:t>8</w:t>
      </w:r>
      <w:r w:rsidR="000B3C3A" w:rsidRPr="001732C3">
        <w:t>0</w:t>
      </w:r>
      <w:r w:rsidR="00015844" w:rsidRPr="001732C3">
        <w:t xml:space="preserve"> </w:t>
      </w:r>
      <w:r w:rsidRPr="001732C3">
        <w:t xml:space="preserve">national </w:t>
      </w:r>
      <w:r w:rsidR="006D236D">
        <w:t>staff</w:t>
      </w:r>
      <w:r w:rsidR="006D236D" w:rsidRPr="001732C3">
        <w:t xml:space="preserve"> </w:t>
      </w:r>
      <w:r w:rsidRPr="001732C3">
        <w:t>(15 National Professional Officer</w:t>
      </w:r>
      <w:r w:rsidR="00C87AB0" w:rsidRPr="001732C3">
        <w:t xml:space="preserve"> </w:t>
      </w:r>
      <w:r w:rsidR="00C71D7C" w:rsidRPr="001732C3">
        <w:t xml:space="preserve">and </w:t>
      </w:r>
      <w:r w:rsidRPr="001732C3">
        <w:t>6</w:t>
      </w:r>
      <w:r w:rsidR="00C71D7C" w:rsidRPr="001732C3">
        <w:t>5</w:t>
      </w:r>
      <w:r w:rsidRPr="001732C3">
        <w:t xml:space="preserve"> Local level)</w:t>
      </w:r>
      <w:r w:rsidR="00B7006D" w:rsidRPr="001732C3">
        <w:t xml:space="preserve">, </w:t>
      </w:r>
      <w:r w:rsidR="00B7006D" w:rsidRPr="008650BC">
        <w:t>including $</w:t>
      </w:r>
      <w:r w:rsidR="000E5020">
        <w:t xml:space="preserve">19 million </w:t>
      </w:r>
      <w:r w:rsidR="00CB2D00">
        <w:t xml:space="preserve">for estimated </w:t>
      </w:r>
      <w:r w:rsidR="008650BC">
        <w:t xml:space="preserve"> </w:t>
      </w:r>
      <w:r w:rsidR="003C65B8">
        <w:t>payments due to staff members at the time of separation or relocation, inclu</w:t>
      </w:r>
      <w:r w:rsidR="00CB2D00">
        <w:t>sive of $11.3 million relating to</w:t>
      </w:r>
      <w:r w:rsidR="003C65B8">
        <w:t xml:space="preserve"> </w:t>
      </w:r>
      <w:r w:rsidR="008650BC">
        <w:t xml:space="preserve">the remaining </w:t>
      </w:r>
      <w:r w:rsidR="008650BC" w:rsidRPr="001732C3">
        <w:t xml:space="preserve">estimated payments due to staff members </w:t>
      </w:r>
      <w:r w:rsidR="001C6195">
        <w:t>to be separated in</w:t>
      </w:r>
      <w:r w:rsidR="008650BC" w:rsidRPr="001732C3">
        <w:t xml:space="preserve"> 2025</w:t>
      </w:r>
      <w:r w:rsidR="008650BC">
        <w:t xml:space="preserve">, for which only a </w:t>
      </w:r>
      <w:r w:rsidR="008650BC">
        <w:lastRenderedPageBreak/>
        <w:t>partial provision was approved in the 2025 budget</w:t>
      </w:r>
      <w:r w:rsidR="00FD7BF7">
        <w:t xml:space="preserve">, as well as </w:t>
      </w:r>
      <w:r w:rsidR="0067651D">
        <w:t xml:space="preserve">a </w:t>
      </w:r>
      <w:r w:rsidR="00FC199D" w:rsidRPr="001732C3">
        <w:t xml:space="preserve">provision for </w:t>
      </w:r>
      <w:r w:rsidR="009B7BA8">
        <w:t>of $8</w:t>
      </w:r>
      <w:r w:rsidR="00630C26">
        <w:t>82</w:t>
      </w:r>
      <w:r w:rsidR="009B7BA8">
        <w:t>,</w:t>
      </w:r>
      <w:r w:rsidR="00630C26">
        <w:t>4</w:t>
      </w:r>
      <w:r w:rsidR="009B7BA8">
        <w:t xml:space="preserve">00 for </w:t>
      </w:r>
      <w:r w:rsidR="00A8001E">
        <w:t xml:space="preserve">surge capacity </w:t>
      </w:r>
      <w:r w:rsidR="00D2287E" w:rsidRPr="001732C3">
        <w:t>in the Department of Operational Support;</w:t>
      </w:r>
      <w:r w:rsidRPr="001732C3">
        <w:t xml:space="preserve"> and (</w:t>
      </w:r>
      <w:r w:rsidR="00FD7BF7">
        <w:t>c</w:t>
      </w:r>
      <w:r w:rsidRPr="001732C3">
        <w:t>) operational costs ($4,</w:t>
      </w:r>
      <w:r w:rsidR="00F935F6" w:rsidRPr="001732C3">
        <w:t>8</w:t>
      </w:r>
      <w:r w:rsidR="00F935F6">
        <w:t>17</w:t>
      </w:r>
      <w:r w:rsidRPr="001732C3">
        <w:t>,</w:t>
      </w:r>
      <w:r w:rsidR="00630C26">
        <w:t>0</w:t>
      </w:r>
      <w:r w:rsidRPr="001732C3">
        <w:t>00)</w:t>
      </w:r>
      <w:r w:rsidR="009C7FFA" w:rsidRPr="001732C3">
        <w:t>.</w:t>
      </w:r>
      <w:r w:rsidR="005C2040" w:rsidRPr="001732C3">
        <w:t xml:space="preserve"> </w:t>
      </w:r>
    </w:p>
    <w:p w14:paraId="3D19118A" w14:textId="53885BA5" w:rsidR="00FB222C" w:rsidRPr="00735AE8" w:rsidRDefault="00E46FB7" w:rsidP="00FB222C">
      <w:pPr>
        <w:pStyle w:val="123"/>
      </w:pPr>
      <w:r>
        <w:t xml:space="preserve">The phased separation of the liquidation team comprising 135 posts </w:t>
      </w:r>
      <w:r w:rsidR="00211061">
        <w:t>i</w:t>
      </w:r>
      <w:r>
        <w:t>s detailed below</w:t>
      </w:r>
      <w:r w:rsidR="00D2287E" w:rsidRPr="00735AE8">
        <w:t xml:space="preserve">: </w:t>
      </w:r>
    </w:p>
    <w:p w14:paraId="74EF93F2" w14:textId="77777777" w:rsidR="00D5387D" w:rsidRDefault="00D5387D" w:rsidP="00D5387D">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592"/>
        <w:jc w:val="both"/>
      </w:pPr>
    </w:p>
    <w:p w14:paraId="260B9012" w14:textId="23DEFDFF" w:rsidR="00D5387D" w:rsidRPr="001732C3" w:rsidRDefault="00C65405" w:rsidP="004A314C">
      <w:pPr>
        <w:pStyle w:val="ListParagraph"/>
        <w:numPr>
          <w:ilvl w:val="4"/>
          <w:numId w:val="47"/>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after="120"/>
        <w:ind w:left="1710"/>
        <w:jc w:val="both"/>
      </w:pPr>
      <w:r>
        <w:t>Abolishment</w:t>
      </w:r>
      <w:r w:rsidR="00840157">
        <w:t xml:space="preserve">, </w:t>
      </w:r>
      <w:r w:rsidR="00D5387D">
        <w:t xml:space="preserve">as at </w:t>
      </w:r>
      <w:r w:rsidR="00D5387D" w:rsidRPr="001732C3">
        <w:t>31 May 2026</w:t>
      </w:r>
      <w:r w:rsidR="00D5387D">
        <w:t xml:space="preserve">, </w:t>
      </w:r>
      <w:r w:rsidR="00FE442A">
        <w:t xml:space="preserve">of </w:t>
      </w:r>
      <w:r w:rsidR="00FD61A8">
        <w:t>10</w:t>
      </w:r>
      <w:r w:rsidR="00A774D1">
        <w:t xml:space="preserve"> posts, comprising </w:t>
      </w:r>
      <w:r w:rsidR="00D5387D">
        <w:t>t</w:t>
      </w:r>
      <w:r w:rsidR="00D5387D" w:rsidRPr="001732C3">
        <w:t>he post of the Head of Entity/Resident Coordinator/ Humanitarian Coordinator</w:t>
      </w:r>
      <w:r w:rsidR="001A1709">
        <w:t xml:space="preserve"> (ASG)</w:t>
      </w:r>
      <w:r w:rsidR="00D5387D" w:rsidRPr="001732C3">
        <w:t xml:space="preserve">, his support team, namely, one Special Assistant (P-4), one Administrative Assistant (Field Service) </w:t>
      </w:r>
      <w:r w:rsidR="00D5387D">
        <w:t>one Assistant Coordination Officer (</w:t>
      </w:r>
      <w:r w:rsidR="00D5387D" w:rsidRPr="001732C3">
        <w:t>National Professional Officer</w:t>
      </w:r>
      <w:r w:rsidR="00D5387D">
        <w:t>)</w:t>
      </w:r>
      <w:r w:rsidR="00543F33">
        <w:t xml:space="preserve">, as well as two </w:t>
      </w:r>
      <w:r w:rsidR="00543F33" w:rsidRPr="001732C3">
        <w:t>Close Protection Officers (Field Service</w:t>
      </w:r>
      <w:r w:rsidR="00543F33">
        <w:t>)</w:t>
      </w:r>
      <w:r w:rsidR="00543F33" w:rsidRPr="001732C3">
        <w:t xml:space="preserve"> and </w:t>
      </w:r>
      <w:r w:rsidR="00543F33">
        <w:t>three</w:t>
      </w:r>
      <w:r w:rsidR="00543F33" w:rsidRPr="001732C3">
        <w:t xml:space="preserve"> Field Security Assistant (Local level)</w:t>
      </w:r>
      <w:r w:rsidR="00543F33">
        <w:t xml:space="preserve"> that provide dedicated security support to the </w:t>
      </w:r>
      <w:r w:rsidR="00543F33" w:rsidRPr="001732C3">
        <w:t>Head of Entity</w:t>
      </w:r>
      <w:r w:rsidR="00D5387D">
        <w:t xml:space="preserve">. </w:t>
      </w:r>
      <w:r w:rsidR="00D5387D" w:rsidDel="00A774D1">
        <w:t xml:space="preserve">In addition, one </w:t>
      </w:r>
      <w:r w:rsidR="0006405C">
        <w:t xml:space="preserve">Logistics Officer </w:t>
      </w:r>
      <w:r w:rsidR="00D5387D" w:rsidDel="00A774D1">
        <w:t>(</w:t>
      </w:r>
      <w:r w:rsidR="00D5387D" w:rsidRPr="001732C3" w:rsidDel="00A774D1">
        <w:t>National Professional Officer</w:t>
      </w:r>
      <w:r w:rsidR="00D5387D" w:rsidDel="00A774D1">
        <w:t>)</w:t>
      </w:r>
      <w:r w:rsidR="00253563">
        <w:t xml:space="preserve"> </w:t>
      </w:r>
      <w:r w:rsidR="0006405C">
        <w:t xml:space="preserve">in the Office of the Chief </w:t>
      </w:r>
      <w:r w:rsidR="00870DF6">
        <w:t xml:space="preserve">of </w:t>
      </w:r>
      <w:r w:rsidR="0006405C">
        <w:t>Mission Support</w:t>
      </w:r>
      <w:r w:rsidR="0006405C" w:rsidDel="00A774D1">
        <w:t xml:space="preserve"> </w:t>
      </w:r>
      <w:r w:rsidR="00253563">
        <w:t>will also be abolished.</w:t>
      </w:r>
      <w:r w:rsidR="00D5387D" w:rsidRPr="001732C3">
        <w:t xml:space="preserve"> </w:t>
      </w:r>
    </w:p>
    <w:p w14:paraId="24A2BE69" w14:textId="77777777" w:rsidR="00D5387D" w:rsidRPr="001732C3" w:rsidRDefault="00D5387D" w:rsidP="004A314C">
      <w:pPr>
        <w:pStyle w:val="ListParagraph"/>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after="120"/>
        <w:ind w:left="1710"/>
        <w:jc w:val="both"/>
      </w:pPr>
    </w:p>
    <w:p w14:paraId="126F7AA5" w14:textId="26AB4A9A" w:rsidR="00D5387D" w:rsidRDefault="00FE442A" w:rsidP="004A314C">
      <w:pPr>
        <w:pStyle w:val="ListParagraph"/>
        <w:numPr>
          <w:ilvl w:val="4"/>
          <w:numId w:val="47"/>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after="120"/>
        <w:ind w:left="1710"/>
        <w:jc w:val="both"/>
      </w:pPr>
      <w:r>
        <w:t xml:space="preserve">Abolishment, </w:t>
      </w:r>
      <w:r w:rsidR="00D5387D">
        <w:t xml:space="preserve">as at </w:t>
      </w:r>
      <w:r w:rsidR="00D5387D" w:rsidRPr="001732C3">
        <w:t>30 June 2026</w:t>
      </w:r>
      <w:r>
        <w:t>,</w:t>
      </w:r>
      <w:r w:rsidR="00D5387D">
        <w:t xml:space="preserve"> </w:t>
      </w:r>
      <w:r>
        <w:t>of</w:t>
      </w:r>
      <w:r w:rsidRPr="001732C3">
        <w:t xml:space="preserve"> </w:t>
      </w:r>
      <w:r w:rsidR="00D5387D" w:rsidRPr="001732C3">
        <w:t>22 posts (</w:t>
      </w:r>
      <w:r w:rsidR="00D5387D">
        <w:t xml:space="preserve">1 P-4, 1 P-3, 4 Field Service, 5 </w:t>
      </w:r>
      <w:r w:rsidR="00D5387D" w:rsidRPr="001732C3">
        <w:t>National Professional Officer</w:t>
      </w:r>
      <w:r w:rsidR="00D5387D">
        <w:t xml:space="preserve"> and 11 Local level), with functions that covers public communications, protocol, </w:t>
      </w:r>
      <w:r w:rsidR="00D5387D" w:rsidRPr="001732C3">
        <w:t>movement and control, property management, procurement</w:t>
      </w:r>
      <w:r w:rsidR="00D5387D">
        <w:t xml:space="preserve"> and </w:t>
      </w:r>
      <w:r w:rsidR="00D5387D" w:rsidRPr="001732C3">
        <w:t>environment</w:t>
      </w:r>
      <w:r w:rsidR="00D5387D">
        <w:t>.</w:t>
      </w:r>
    </w:p>
    <w:p w14:paraId="59C0BDC4" w14:textId="77777777" w:rsidR="00D5387D" w:rsidRDefault="00D5387D" w:rsidP="004A314C">
      <w:pPr>
        <w:pStyle w:val="ListParagraph"/>
        <w:ind w:left="1710"/>
      </w:pPr>
    </w:p>
    <w:p w14:paraId="5C3EFB68" w14:textId="2759D551" w:rsidR="000A6BE5" w:rsidRDefault="0085245D" w:rsidP="004A314C">
      <w:pPr>
        <w:pStyle w:val="ListParagraph"/>
        <w:numPr>
          <w:ilvl w:val="4"/>
          <w:numId w:val="47"/>
        </w:numPr>
        <w:tabs>
          <w:tab w:val="right" w:pos="1022"/>
          <w:tab w:val="left" w:pos="1267"/>
          <w:tab w:val="left" w:pos="1742"/>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pPr>
      <w:r>
        <w:t>A</w:t>
      </w:r>
      <w:r w:rsidR="004F5C87">
        <w:t xml:space="preserve">bolishment, </w:t>
      </w:r>
      <w:r w:rsidR="00D5387D">
        <w:t xml:space="preserve">as at </w:t>
      </w:r>
      <w:r w:rsidR="00D5387D" w:rsidRPr="001732C3">
        <w:t>30 September</w:t>
      </w:r>
      <w:r w:rsidR="00D5387D">
        <w:t xml:space="preserve"> 2026</w:t>
      </w:r>
      <w:r w:rsidR="004F5C87">
        <w:t>, of</w:t>
      </w:r>
      <w:r w:rsidR="00D5387D">
        <w:t xml:space="preserve"> </w:t>
      </w:r>
      <w:r w:rsidR="00981624" w:rsidRPr="001732C3">
        <w:t>10</w:t>
      </w:r>
      <w:r w:rsidR="00981624">
        <w:t>3</w:t>
      </w:r>
      <w:r w:rsidR="00981624" w:rsidRPr="001732C3">
        <w:t xml:space="preserve"> </w:t>
      </w:r>
      <w:r w:rsidR="00D5387D" w:rsidRPr="001732C3">
        <w:t>posts (1 D</w:t>
      </w:r>
      <w:r w:rsidR="004F5C87">
        <w:t>-</w:t>
      </w:r>
      <w:r w:rsidR="00D5387D" w:rsidRPr="001732C3">
        <w:t>1, 2 P-5, 1</w:t>
      </w:r>
      <w:r w:rsidR="00D5387D">
        <w:t>2</w:t>
      </w:r>
      <w:r w:rsidR="00D5387D" w:rsidRPr="001732C3">
        <w:t xml:space="preserve"> P-4, </w:t>
      </w:r>
      <w:r w:rsidR="00B0232D">
        <w:t xml:space="preserve">5 </w:t>
      </w:r>
      <w:r w:rsidR="00D5387D" w:rsidRPr="001732C3">
        <w:t>P-3, 2</w:t>
      </w:r>
      <w:r w:rsidR="00D5387D">
        <w:t>4</w:t>
      </w:r>
      <w:r w:rsidR="00D5387D" w:rsidRPr="001732C3">
        <w:t xml:space="preserve"> Field Service, </w:t>
      </w:r>
      <w:r w:rsidR="00D5387D">
        <w:t>8</w:t>
      </w:r>
      <w:r w:rsidR="00D5387D" w:rsidRPr="001732C3">
        <w:t xml:space="preserve"> National Professional Officers, and </w:t>
      </w:r>
      <w:r w:rsidR="00D5387D">
        <w:t>51</w:t>
      </w:r>
      <w:r w:rsidR="00D5387D" w:rsidRPr="001732C3">
        <w:t xml:space="preserve"> Local Level)</w:t>
      </w:r>
      <w:r w:rsidR="00D5387D">
        <w:t xml:space="preserve">. During the </w:t>
      </w:r>
      <w:r w:rsidR="009C688E">
        <w:t xml:space="preserve">field-based </w:t>
      </w:r>
      <w:r w:rsidR="00D5387D">
        <w:t>liquidation period</w:t>
      </w:r>
      <w:r w:rsidR="009C688E">
        <w:t xml:space="preserve"> up to 30 September 2026</w:t>
      </w:r>
      <w:r w:rsidR="00D5387D">
        <w:t xml:space="preserve">, these posts will </w:t>
      </w:r>
      <w:r w:rsidR="005A3E18">
        <w:t>perform</w:t>
      </w:r>
      <w:r w:rsidR="00D5387D">
        <w:t xml:space="preserve"> a range of functions </w:t>
      </w:r>
      <w:r w:rsidR="005A3E18">
        <w:t>that</w:t>
      </w:r>
      <w:r w:rsidR="00D5387D">
        <w:t xml:space="preserve"> include</w:t>
      </w:r>
      <w:r w:rsidR="00D5387D" w:rsidRPr="001732C3">
        <w:t xml:space="preserve"> legal, conduct and discipline</w:t>
      </w:r>
      <w:r w:rsidR="00D5387D">
        <w:t xml:space="preserve">, </w:t>
      </w:r>
      <w:r w:rsidR="00D5387D" w:rsidRPr="001732C3">
        <w:t>security</w:t>
      </w:r>
      <w:r w:rsidR="00D5387D">
        <w:t xml:space="preserve">, </w:t>
      </w:r>
      <w:r w:rsidR="00D5387D" w:rsidRPr="001732C3">
        <w:t>finance and budget, human resources, communication and information technology, property management, travel</w:t>
      </w:r>
      <w:r w:rsidR="00D5387D">
        <w:t xml:space="preserve"> and </w:t>
      </w:r>
      <w:r w:rsidR="00D5387D" w:rsidRPr="001732C3">
        <w:t>administration</w:t>
      </w:r>
      <w:r w:rsidR="00D5387D">
        <w:t>,</w:t>
      </w:r>
      <w:r w:rsidR="00D5387D" w:rsidRPr="001732C3">
        <w:t xml:space="preserve"> </w:t>
      </w:r>
      <w:r w:rsidR="00D5387D">
        <w:t>inclu</w:t>
      </w:r>
      <w:r w:rsidR="000A6BE5">
        <w:t>sive of</w:t>
      </w:r>
      <w:r w:rsidR="00D5387D">
        <w:t xml:space="preserve"> 24 posts in </w:t>
      </w:r>
      <w:r w:rsidR="00D5387D" w:rsidRPr="001732C3">
        <w:t>KJSO</w:t>
      </w:r>
      <w:r w:rsidR="00D5387D">
        <w:t>.</w:t>
      </w:r>
    </w:p>
    <w:p w14:paraId="537F3886" w14:textId="77777777" w:rsidR="00E46FB7" w:rsidRDefault="00E46FB7" w:rsidP="004A314C">
      <w:pPr>
        <w:pStyle w:val="ListParagraph"/>
      </w:pPr>
    </w:p>
    <w:p w14:paraId="5E7F44CC" w14:textId="03AA28F0" w:rsidR="00E46FB7" w:rsidRDefault="00E46FB7" w:rsidP="004A314C">
      <w:pPr>
        <w:pStyle w:val="123"/>
      </w:pPr>
      <w:r>
        <w:t xml:space="preserve">In addition, </w:t>
      </w:r>
      <w:r w:rsidR="00C027C5">
        <w:t xml:space="preserve">provision is made for </w:t>
      </w:r>
      <w:r>
        <w:t xml:space="preserve">surge capacity in the Department of </w:t>
      </w:r>
      <w:r w:rsidR="000C0E33">
        <w:t>Operational Support</w:t>
      </w:r>
      <w:r w:rsidR="00477EA1">
        <w:t xml:space="preserve"> and </w:t>
      </w:r>
      <w:r w:rsidR="00876151" w:rsidRPr="00395172">
        <w:t>United Nations Logistics Base at Brindisi, Italy</w:t>
      </w:r>
      <w:r w:rsidR="00477EA1">
        <w:t xml:space="preserve"> </w:t>
      </w:r>
      <w:r w:rsidR="00AE2A44">
        <w:t xml:space="preserve">for five </w:t>
      </w:r>
      <w:r w:rsidR="008B477D">
        <w:t xml:space="preserve">general temporary assistance </w:t>
      </w:r>
      <w:r w:rsidR="00AE2A44">
        <w:t>personnel</w:t>
      </w:r>
      <w:r w:rsidR="00645851">
        <w:t xml:space="preserve"> comprising: one Human Resource Officer and one Programme Management Officer </w:t>
      </w:r>
      <w:r w:rsidR="006C0B37">
        <w:t xml:space="preserve">both </w:t>
      </w:r>
      <w:r w:rsidR="00645851">
        <w:t xml:space="preserve">at the P-4 level, one Programme Management Officer and one Supply Chain Planning Officer </w:t>
      </w:r>
      <w:r w:rsidR="006C0B37">
        <w:t xml:space="preserve">both </w:t>
      </w:r>
      <w:r w:rsidR="00645851">
        <w:t>at the P-3 l</w:t>
      </w:r>
      <w:r w:rsidR="00C056AA">
        <w:t xml:space="preserve">evel; and one </w:t>
      </w:r>
      <w:r w:rsidR="00C056AA" w:rsidRPr="003F0D7D">
        <w:t>Senior Property Management Assistant</w:t>
      </w:r>
      <w:r w:rsidR="00C056AA">
        <w:t xml:space="preserve"> </w:t>
      </w:r>
      <w:r w:rsidR="006C0B37">
        <w:t>(</w:t>
      </w:r>
      <w:r w:rsidR="00C056AA" w:rsidRPr="003F0D7D">
        <w:t>General Service</w:t>
      </w:r>
      <w:r w:rsidR="006C0B37">
        <w:t xml:space="preserve">, </w:t>
      </w:r>
      <w:r w:rsidR="00C056AA">
        <w:t xml:space="preserve">Principal level). </w:t>
      </w:r>
    </w:p>
    <w:p w14:paraId="075A6F90" w14:textId="77777777" w:rsidR="00FA5505" w:rsidRPr="001732C3" w:rsidRDefault="00FA5505" w:rsidP="00FA5505">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592"/>
        <w:jc w:val="both"/>
      </w:pPr>
    </w:p>
    <w:p w14:paraId="7618C63C" w14:textId="77777777" w:rsidR="00121E70" w:rsidRPr="001732C3" w:rsidRDefault="00121E70" w:rsidP="00602BC0">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592"/>
        <w:jc w:val="both"/>
      </w:pPr>
    </w:p>
    <w:p w14:paraId="198363D8" w14:textId="77777777" w:rsidR="005C2040" w:rsidRPr="001732C3" w:rsidRDefault="005C2040" w:rsidP="005C20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732C3">
        <w:rPr>
          <w:lang w:val="en-GB"/>
        </w:rPr>
        <w:tab/>
      </w:r>
      <w:r w:rsidRPr="001732C3">
        <w:rPr>
          <w:lang w:val="en-GB"/>
        </w:rPr>
        <w:tab/>
        <w:t>Vacancy rates</w:t>
      </w:r>
    </w:p>
    <w:p w14:paraId="609A0BA4"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BD78EF" w14:textId="35CCAE59" w:rsidR="005C2040" w:rsidRPr="001732C3" w:rsidRDefault="005C2040" w:rsidP="006F059C">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r w:rsidRPr="001732C3">
        <w:tab/>
        <w:t xml:space="preserve">The </w:t>
      </w:r>
      <w:r w:rsidR="006167E8" w:rsidRPr="001732C3">
        <w:t>cost estimates</w:t>
      </w:r>
      <w:r w:rsidR="004241E3" w:rsidRPr="001732C3">
        <w:t xml:space="preserve"> for the United Nations guard units takes into consideration </w:t>
      </w:r>
      <w:r w:rsidR="00B05F89">
        <w:t xml:space="preserve">the </w:t>
      </w:r>
      <w:r w:rsidR="004241E3" w:rsidRPr="001732C3">
        <w:t>full</w:t>
      </w:r>
      <w:r w:rsidR="006167E8" w:rsidRPr="001732C3">
        <w:t xml:space="preserve"> </w:t>
      </w:r>
      <w:r w:rsidR="00054F51">
        <w:t>deployment during</w:t>
      </w:r>
      <w:r w:rsidR="00CD7217" w:rsidRPr="001732C3">
        <w:t xml:space="preserve"> the liquidation </w:t>
      </w:r>
      <w:r w:rsidR="00054F51">
        <w:t xml:space="preserve">period </w:t>
      </w:r>
      <w:r w:rsidR="00CD7217" w:rsidRPr="001732C3">
        <w:t>and repatriation by 3</w:t>
      </w:r>
      <w:r w:rsidR="00C315D5">
        <w:t>0</w:t>
      </w:r>
      <w:r w:rsidR="00CD7217" w:rsidRPr="001732C3">
        <w:t xml:space="preserve"> September 2026</w:t>
      </w:r>
      <w:r w:rsidR="00B05F89">
        <w:t xml:space="preserve"> of the 30 guard unit personnel</w:t>
      </w:r>
      <w:r w:rsidR="00CD7217" w:rsidRPr="001732C3">
        <w:t xml:space="preserve">. For civilian personnel, </w:t>
      </w:r>
      <w:r w:rsidR="003762D3" w:rsidRPr="001732C3">
        <w:t xml:space="preserve">the cost estimates </w:t>
      </w:r>
      <w:r w:rsidR="006167E8" w:rsidRPr="001732C3">
        <w:t xml:space="preserve">for the period 1 January to 30 September 2026 </w:t>
      </w:r>
      <w:proofErr w:type="gramStart"/>
      <w:r w:rsidR="006167E8" w:rsidRPr="001732C3">
        <w:t>are based on the assumption</w:t>
      </w:r>
      <w:proofErr w:type="gramEnd"/>
      <w:r w:rsidR="006167E8" w:rsidRPr="001732C3">
        <w:t xml:space="preserve"> of full incumbency</w:t>
      </w:r>
      <w:r w:rsidR="009B6389" w:rsidRPr="001732C3">
        <w:t xml:space="preserve"> </w:t>
      </w:r>
      <w:r w:rsidR="00054F51">
        <w:t>during the</w:t>
      </w:r>
      <w:r w:rsidR="009B6389" w:rsidRPr="001732C3">
        <w:t xml:space="preserve"> liquidation</w:t>
      </w:r>
      <w:r w:rsidR="004D395C">
        <w:t xml:space="preserve"> period</w:t>
      </w:r>
      <w:r w:rsidR="003762D3" w:rsidRPr="001732C3">
        <w:t>,</w:t>
      </w:r>
      <w:r w:rsidR="009B6389" w:rsidRPr="001732C3">
        <w:t xml:space="preserve"> and </w:t>
      </w:r>
      <w:r w:rsidR="00212EB6">
        <w:t>the phased</w:t>
      </w:r>
      <w:r w:rsidR="00212EB6" w:rsidRPr="001732C3">
        <w:t xml:space="preserve"> </w:t>
      </w:r>
      <w:r w:rsidR="009B6389" w:rsidRPr="001732C3">
        <w:t xml:space="preserve">abolishment of posts </w:t>
      </w:r>
      <w:r w:rsidR="00212EB6">
        <w:t>outlined in para 29 above</w:t>
      </w:r>
      <w:r w:rsidR="009B6389" w:rsidRPr="001732C3">
        <w:t>.</w:t>
      </w:r>
      <w:r w:rsidR="00F739F0" w:rsidRPr="001732C3">
        <w:t xml:space="preserve"> </w:t>
      </w:r>
    </w:p>
    <w:p w14:paraId="4FD520F2"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EB8C1E" w14:textId="77777777" w:rsidR="00C027F6" w:rsidRPr="001732C3" w:rsidRDefault="00C027F6" w:rsidP="00C027F6">
      <w:pPr>
        <w:pStyle w:val="SingleTxt"/>
        <w:spacing w:after="0"/>
      </w:pPr>
    </w:p>
    <w:p w14:paraId="57AC0999" w14:textId="07594C7C" w:rsidR="005C2040" w:rsidRPr="001732C3" w:rsidRDefault="005C2040" w:rsidP="00034E7E">
      <w:pPr>
        <w:pStyle w:val="H1"/>
        <w:spacing w:before="240"/>
      </w:pPr>
      <w:r w:rsidRPr="001732C3">
        <w:lastRenderedPageBreak/>
        <w:tab/>
      </w:r>
      <w:r w:rsidR="00F05378">
        <w:t>2</w:t>
      </w:r>
      <w:r w:rsidRPr="001732C3">
        <w:t>.</w:t>
      </w:r>
      <w:r w:rsidRPr="001732C3">
        <w:tab/>
        <w:t>Financial resources</w:t>
      </w:r>
    </w:p>
    <w:p w14:paraId="7DF910FD" w14:textId="77777777" w:rsidR="005C2040" w:rsidRPr="001732C3" w:rsidRDefault="005C2040" w:rsidP="005C204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0DB504" w14:textId="77777777" w:rsidR="005C2040" w:rsidRPr="001732C3" w:rsidRDefault="005C2040" w:rsidP="005C204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E64513" w14:textId="6CA6F793" w:rsidR="005C2040" w:rsidRPr="001732C3" w:rsidRDefault="005C2040" w:rsidP="005C204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732C3">
        <w:rPr>
          <w:b w:val="0"/>
          <w:bCs/>
          <w:lang w:val="en-GB"/>
        </w:rPr>
        <w:t xml:space="preserve">Table </w:t>
      </w:r>
      <w:r w:rsidR="00055687">
        <w:rPr>
          <w:b w:val="0"/>
          <w:bCs/>
          <w:lang w:val="en-GB"/>
        </w:rPr>
        <w:t>4</w:t>
      </w:r>
    </w:p>
    <w:p w14:paraId="73F4D5F2" w14:textId="77777777" w:rsidR="005C2040" w:rsidRPr="001732C3" w:rsidRDefault="005C2040" w:rsidP="005C204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732C3">
        <w:rPr>
          <w:lang w:val="en-GB"/>
        </w:rPr>
        <w:t>Financial resources by category of expenditure</w:t>
      </w:r>
    </w:p>
    <w:p w14:paraId="12C0A246" w14:textId="77777777" w:rsidR="005C2040" w:rsidRPr="001732C3" w:rsidRDefault="005C2040" w:rsidP="005C2040">
      <w:pPr>
        <w:keepNext/>
        <w:keepLines/>
        <w:rPr>
          <w:sz w:val="14"/>
          <w:szCs w:val="14"/>
        </w:rPr>
      </w:pPr>
      <w:r w:rsidRPr="001732C3">
        <w:rPr>
          <w:sz w:val="14"/>
          <w:szCs w:val="14"/>
        </w:rPr>
        <w:t>(Thousands of United States dollars)</w:t>
      </w:r>
    </w:p>
    <w:p w14:paraId="031E0690" w14:textId="77777777" w:rsidR="005C2040" w:rsidRPr="001732C3" w:rsidRDefault="005C2040" w:rsidP="005C204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EE7F75" w14:textId="77777777" w:rsidR="005C2040" w:rsidRPr="001732C3" w:rsidRDefault="005C2040" w:rsidP="005C204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00"/>
        <w:gridCol w:w="1170"/>
        <w:gridCol w:w="101"/>
        <w:gridCol w:w="1069"/>
        <w:gridCol w:w="101"/>
        <w:gridCol w:w="1069"/>
        <w:gridCol w:w="135"/>
        <w:gridCol w:w="1035"/>
        <w:gridCol w:w="101"/>
        <w:gridCol w:w="1471"/>
      </w:tblGrid>
      <w:tr w:rsidR="001732C3" w:rsidRPr="001732C3" w14:paraId="36F59BC0" w14:textId="77777777">
        <w:trPr>
          <w:tblHeader/>
        </w:trPr>
        <w:tc>
          <w:tcPr>
            <w:tcW w:w="3600" w:type="dxa"/>
            <w:tcBorders>
              <w:top w:val="single" w:sz="4" w:space="0" w:color="auto"/>
            </w:tcBorders>
            <w:shd w:val="clear" w:color="auto" w:fill="auto"/>
            <w:vAlign w:val="bottom"/>
          </w:tcPr>
          <w:p w14:paraId="454AE249" w14:textId="77777777" w:rsidR="007A461D" w:rsidRPr="001732C3" w:rsidRDefault="007A461D">
            <w:pPr>
              <w:keepNext/>
              <w:keepLines/>
              <w:spacing w:before="81" w:after="81" w:line="160" w:lineRule="exact"/>
              <w:ind w:right="40"/>
              <w:jc w:val="both"/>
              <w:rPr>
                <w:i/>
                <w:sz w:val="14"/>
              </w:rPr>
            </w:pPr>
            <w:bookmarkStart w:id="1" w:name="_Hlk125456661"/>
          </w:p>
        </w:tc>
        <w:tc>
          <w:tcPr>
            <w:tcW w:w="2340" w:type="dxa"/>
            <w:gridSpan w:val="3"/>
            <w:tcBorders>
              <w:top w:val="single" w:sz="4" w:space="0" w:color="auto"/>
              <w:bottom w:val="single" w:sz="4" w:space="0" w:color="auto"/>
            </w:tcBorders>
            <w:shd w:val="clear" w:color="auto" w:fill="auto"/>
            <w:vAlign w:val="bottom"/>
          </w:tcPr>
          <w:p w14:paraId="64D7D333" w14:textId="04BD1B05" w:rsidR="007A461D" w:rsidRPr="001732C3" w:rsidRDefault="007A461D">
            <w:pPr>
              <w:keepNext/>
              <w:keepLines/>
              <w:spacing w:before="81" w:after="81" w:line="160" w:lineRule="exact"/>
              <w:ind w:left="144" w:right="40"/>
              <w:jc w:val="center"/>
              <w:rPr>
                <w:i/>
                <w:sz w:val="14"/>
              </w:rPr>
            </w:pPr>
            <w:r w:rsidRPr="001732C3">
              <w:rPr>
                <w:i/>
                <w:sz w:val="14"/>
              </w:rPr>
              <w:t>202</w:t>
            </w:r>
            <w:r w:rsidR="00E02E8C" w:rsidRPr="001732C3">
              <w:rPr>
                <w:i/>
                <w:sz w:val="14"/>
              </w:rPr>
              <w:t>4</w:t>
            </w:r>
          </w:p>
        </w:tc>
        <w:tc>
          <w:tcPr>
            <w:tcW w:w="101" w:type="dxa"/>
            <w:tcBorders>
              <w:top w:val="single" w:sz="4" w:space="0" w:color="auto"/>
            </w:tcBorders>
            <w:shd w:val="clear" w:color="auto" w:fill="auto"/>
            <w:vAlign w:val="bottom"/>
          </w:tcPr>
          <w:p w14:paraId="46CE2CB6" w14:textId="77777777" w:rsidR="007A461D" w:rsidRPr="001732C3" w:rsidRDefault="007A461D">
            <w:pPr>
              <w:keepNext/>
              <w:keepLines/>
              <w:spacing w:before="81" w:after="81" w:line="160" w:lineRule="exact"/>
              <w:ind w:left="144" w:right="40"/>
              <w:jc w:val="right"/>
              <w:rPr>
                <w:i/>
                <w:sz w:val="14"/>
              </w:rPr>
            </w:pPr>
          </w:p>
        </w:tc>
        <w:tc>
          <w:tcPr>
            <w:tcW w:w="1069" w:type="dxa"/>
            <w:tcBorders>
              <w:top w:val="single" w:sz="4" w:space="0" w:color="auto"/>
              <w:bottom w:val="single" w:sz="4" w:space="0" w:color="auto"/>
            </w:tcBorders>
            <w:shd w:val="clear" w:color="auto" w:fill="auto"/>
            <w:vAlign w:val="bottom"/>
          </w:tcPr>
          <w:p w14:paraId="6E960C25" w14:textId="51A68886" w:rsidR="007A461D" w:rsidRPr="001732C3" w:rsidRDefault="007A461D">
            <w:pPr>
              <w:keepNext/>
              <w:keepLines/>
              <w:spacing w:before="81" w:after="81" w:line="160" w:lineRule="exact"/>
              <w:jc w:val="right"/>
              <w:rPr>
                <w:i/>
                <w:sz w:val="14"/>
              </w:rPr>
            </w:pPr>
            <w:r w:rsidRPr="001732C3">
              <w:rPr>
                <w:i/>
                <w:sz w:val="14"/>
              </w:rPr>
              <w:t>202</w:t>
            </w:r>
            <w:r w:rsidR="00E02E8C" w:rsidRPr="001732C3">
              <w:rPr>
                <w:i/>
                <w:sz w:val="14"/>
              </w:rPr>
              <w:t>5</w:t>
            </w:r>
          </w:p>
        </w:tc>
        <w:tc>
          <w:tcPr>
            <w:tcW w:w="1170" w:type="dxa"/>
            <w:gridSpan w:val="2"/>
            <w:tcBorders>
              <w:top w:val="single" w:sz="4" w:space="0" w:color="auto"/>
            </w:tcBorders>
            <w:shd w:val="clear" w:color="auto" w:fill="auto"/>
            <w:vAlign w:val="bottom"/>
          </w:tcPr>
          <w:p w14:paraId="0D5CD2F8" w14:textId="62C45942" w:rsidR="007A461D" w:rsidRPr="001732C3" w:rsidRDefault="007A461D">
            <w:pPr>
              <w:keepNext/>
              <w:keepLines/>
              <w:spacing w:before="81" w:after="81" w:line="160" w:lineRule="exact"/>
              <w:jc w:val="right"/>
              <w:rPr>
                <w:i/>
                <w:sz w:val="14"/>
              </w:rPr>
            </w:pPr>
            <w:r w:rsidRPr="001732C3">
              <w:rPr>
                <w:i/>
                <w:sz w:val="14"/>
              </w:rPr>
              <w:t>202</w:t>
            </w:r>
            <w:r w:rsidR="00E02E8C" w:rsidRPr="001732C3">
              <w:rPr>
                <w:i/>
                <w:sz w:val="14"/>
              </w:rPr>
              <w:t>6</w:t>
            </w:r>
          </w:p>
        </w:tc>
        <w:tc>
          <w:tcPr>
            <w:tcW w:w="101" w:type="dxa"/>
            <w:tcBorders>
              <w:top w:val="single" w:sz="4" w:space="0" w:color="auto"/>
            </w:tcBorders>
            <w:shd w:val="clear" w:color="auto" w:fill="auto"/>
            <w:vAlign w:val="bottom"/>
          </w:tcPr>
          <w:p w14:paraId="3D161A62" w14:textId="77777777" w:rsidR="007A461D" w:rsidRPr="001732C3" w:rsidRDefault="007A461D">
            <w:pPr>
              <w:keepNext/>
              <w:keepLines/>
              <w:spacing w:before="81" w:after="81" w:line="160" w:lineRule="exact"/>
              <w:ind w:left="144" w:right="40"/>
              <w:jc w:val="right"/>
              <w:rPr>
                <w:i/>
                <w:sz w:val="14"/>
              </w:rPr>
            </w:pPr>
          </w:p>
        </w:tc>
        <w:tc>
          <w:tcPr>
            <w:tcW w:w="1471" w:type="dxa"/>
            <w:tcBorders>
              <w:top w:val="single" w:sz="4" w:space="0" w:color="auto"/>
              <w:bottom w:val="single" w:sz="4" w:space="0" w:color="auto"/>
            </w:tcBorders>
            <w:shd w:val="clear" w:color="auto" w:fill="auto"/>
            <w:vAlign w:val="bottom"/>
          </w:tcPr>
          <w:p w14:paraId="13FEF47A" w14:textId="77777777" w:rsidR="007A461D" w:rsidRPr="001732C3" w:rsidRDefault="007A461D">
            <w:pPr>
              <w:keepNext/>
              <w:keepLines/>
              <w:spacing w:before="81" w:after="81" w:line="160" w:lineRule="exact"/>
              <w:ind w:left="144" w:right="40"/>
              <w:jc w:val="right"/>
              <w:rPr>
                <w:i/>
                <w:sz w:val="14"/>
              </w:rPr>
            </w:pPr>
            <w:r w:rsidRPr="001732C3">
              <w:rPr>
                <w:i/>
                <w:sz w:val="14"/>
              </w:rPr>
              <w:t>Variance</w:t>
            </w:r>
          </w:p>
        </w:tc>
      </w:tr>
      <w:tr w:rsidR="001732C3" w:rsidRPr="001732C3" w14:paraId="1EF5A8C8" w14:textId="77777777">
        <w:trPr>
          <w:tblHeader/>
        </w:trPr>
        <w:tc>
          <w:tcPr>
            <w:tcW w:w="3600" w:type="dxa"/>
            <w:shd w:val="clear" w:color="auto" w:fill="auto"/>
            <w:vAlign w:val="bottom"/>
          </w:tcPr>
          <w:p w14:paraId="0764EDC5" w14:textId="77777777" w:rsidR="007A461D" w:rsidRPr="001732C3" w:rsidRDefault="007A461D">
            <w:pPr>
              <w:keepNext/>
              <w:keepLines/>
              <w:spacing w:before="81" w:after="81" w:line="160" w:lineRule="exact"/>
              <w:ind w:right="40"/>
              <w:jc w:val="both"/>
              <w:rPr>
                <w:i/>
                <w:sz w:val="14"/>
              </w:rPr>
            </w:pPr>
          </w:p>
        </w:tc>
        <w:tc>
          <w:tcPr>
            <w:tcW w:w="1170" w:type="dxa"/>
            <w:tcBorders>
              <w:top w:val="single" w:sz="4" w:space="0" w:color="auto"/>
              <w:bottom w:val="single" w:sz="4" w:space="0" w:color="auto"/>
            </w:tcBorders>
            <w:shd w:val="clear" w:color="auto" w:fill="auto"/>
            <w:vAlign w:val="bottom"/>
          </w:tcPr>
          <w:p w14:paraId="460249F3" w14:textId="77777777" w:rsidR="007A461D" w:rsidRPr="001732C3" w:rsidRDefault="007A461D">
            <w:pPr>
              <w:keepNext/>
              <w:keepLines/>
              <w:spacing w:before="81" w:after="81" w:line="160" w:lineRule="exact"/>
              <w:ind w:left="144" w:right="40"/>
              <w:jc w:val="right"/>
              <w:rPr>
                <w:i/>
                <w:sz w:val="14"/>
              </w:rPr>
            </w:pPr>
            <w:r w:rsidRPr="001732C3">
              <w:rPr>
                <w:i/>
                <w:sz w:val="14"/>
              </w:rPr>
              <w:t>Appropriation</w:t>
            </w:r>
          </w:p>
        </w:tc>
        <w:tc>
          <w:tcPr>
            <w:tcW w:w="101" w:type="dxa"/>
            <w:shd w:val="clear" w:color="auto" w:fill="auto"/>
            <w:vAlign w:val="bottom"/>
          </w:tcPr>
          <w:p w14:paraId="60DBCFA2" w14:textId="77777777" w:rsidR="007A461D" w:rsidRPr="001732C3" w:rsidRDefault="007A461D">
            <w:pPr>
              <w:keepNext/>
              <w:keepLines/>
              <w:spacing w:before="81" w:after="81" w:line="160" w:lineRule="exact"/>
              <w:ind w:left="144" w:right="40"/>
              <w:jc w:val="right"/>
              <w:rPr>
                <w:i/>
                <w:sz w:val="14"/>
              </w:rPr>
            </w:pPr>
          </w:p>
        </w:tc>
        <w:tc>
          <w:tcPr>
            <w:tcW w:w="1069" w:type="dxa"/>
            <w:tcBorders>
              <w:top w:val="single" w:sz="4" w:space="0" w:color="auto"/>
              <w:bottom w:val="single" w:sz="4" w:space="0" w:color="auto"/>
            </w:tcBorders>
            <w:shd w:val="clear" w:color="auto" w:fill="auto"/>
            <w:vAlign w:val="bottom"/>
          </w:tcPr>
          <w:p w14:paraId="6BB96A51" w14:textId="77777777" w:rsidR="007A461D" w:rsidRPr="001732C3" w:rsidRDefault="007A461D">
            <w:pPr>
              <w:keepNext/>
              <w:keepLines/>
              <w:spacing w:before="81" w:after="81" w:line="160" w:lineRule="exact"/>
              <w:ind w:left="144" w:right="40"/>
              <w:jc w:val="right"/>
              <w:rPr>
                <w:i/>
                <w:sz w:val="14"/>
              </w:rPr>
            </w:pPr>
            <w:r w:rsidRPr="001732C3">
              <w:rPr>
                <w:i/>
                <w:sz w:val="14"/>
              </w:rPr>
              <w:t xml:space="preserve">Expenditures </w:t>
            </w:r>
          </w:p>
        </w:tc>
        <w:tc>
          <w:tcPr>
            <w:tcW w:w="101" w:type="dxa"/>
            <w:shd w:val="clear" w:color="auto" w:fill="auto"/>
            <w:vAlign w:val="bottom"/>
          </w:tcPr>
          <w:p w14:paraId="433097EB" w14:textId="77777777" w:rsidR="007A461D" w:rsidRPr="001732C3" w:rsidRDefault="007A461D">
            <w:pPr>
              <w:keepNext/>
              <w:keepLines/>
              <w:spacing w:before="81" w:after="81" w:line="160" w:lineRule="exact"/>
              <w:ind w:left="144" w:right="40"/>
              <w:jc w:val="right"/>
              <w:rPr>
                <w:i/>
                <w:sz w:val="14"/>
              </w:rPr>
            </w:pPr>
          </w:p>
        </w:tc>
        <w:tc>
          <w:tcPr>
            <w:tcW w:w="1069" w:type="dxa"/>
            <w:tcBorders>
              <w:top w:val="single" w:sz="4" w:space="0" w:color="auto"/>
              <w:bottom w:val="single" w:sz="4" w:space="0" w:color="auto"/>
            </w:tcBorders>
            <w:shd w:val="clear" w:color="auto" w:fill="auto"/>
            <w:vAlign w:val="bottom"/>
          </w:tcPr>
          <w:p w14:paraId="3A40DAD4" w14:textId="77777777" w:rsidR="007A461D" w:rsidRPr="001732C3" w:rsidRDefault="007A461D">
            <w:pPr>
              <w:keepNext/>
              <w:keepLines/>
              <w:spacing w:before="81" w:after="81" w:line="160" w:lineRule="exact"/>
              <w:ind w:left="144" w:right="40"/>
              <w:jc w:val="right"/>
              <w:rPr>
                <w:i/>
                <w:sz w:val="14"/>
              </w:rPr>
            </w:pPr>
            <w:r w:rsidRPr="001732C3">
              <w:rPr>
                <w:i/>
                <w:sz w:val="14"/>
              </w:rPr>
              <w:t>Appropriation</w:t>
            </w:r>
          </w:p>
        </w:tc>
        <w:tc>
          <w:tcPr>
            <w:tcW w:w="135" w:type="dxa"/>
            <w:shd w:val="clear" w:color="auto" w:fill="auto"/>
            <w:vAlign w:val="bottom"/>
          </w:tcPr>
          <w:p w14:paraId="6517C34A" w14:textId="77777777" w:rsidR="007A461D" w:rsidRPr="001732C3" w:rsidRDefault="007A461D">
            <w:pPr>
              <w:keepNext/>
              <w:keepLines/>
              <w:spacing w:before="81" w:after="81" w:line="160" w:lineRule="exact"/>
              <w:ind w:left="144" w:right="40"/>
              <w:jc w:val="right"/>
              <w:rPr>
                <w:i/>
                <w:sz w:val="14"/>
              </w:rPr>
            </w:pPr>
          </w:p>
        </w:tc>
        <w:tc>
          <w:tcPr>
            <w:tcW w:w="1035" w:type="dxa"/>
            <w:tcBorders>
              <w:top w:val="single" w:sz="4" w:space="0" w:color="auto"/>
              <w:bottom w:val="single" w:sz="4" w:space="0" w:color="auto"/>
            </w:tcBorders>
            <w:shd w:val="clear" w:color="auto" w:fill="auto"/>
            <w:vAlign w:val="bottom"/>
          </w:tcPr>
          <w:p w14:paraId="5BABEAA3" w14:textId="77777777" w:rsidR="007A461D" w:rsidRPr="001732C3" w:rsidRDefault="007A461D">
            <w:pPr>
              <w:keepNext/>
              <w:keepLines/>
              <w:spacing w:before="81" w:after="81" w:line="160" w:lineRule="exact"/>
              <w:ind w:left="144" w:right="40"/>
              <w:jc w:val="right"/>
              <w:rPr>
                <w:i/>
                <w:sz w:val="14"/>
              </w:rPr>
            </w:pPr>
            <w:r w:rsidRPr="001732C3">
              <w:rPr>
                <w:i/>
                <w:sz w:val="14"/>
              </w:rPr>
              <w:t>Requirements</w:t>
            </w:r>
          </w:p>
        </w:tc>
        <w:tc>
          <w:tcPr>
            <w:tcW w:w="101" w:type="dxa"/>
            <w:shd w:val="clear" w:color="auto" w:fill="auto"/>
            <w:vAlign w:val="bottom"/>
          </w:tcPr>
          <w:p w14:paraId="6D55599C" w14:textId="77777777" w:rsidR="007A461D" w:rsidRPr="001732C3" w:rsidRDefault="007A461D">
            <w:pPr>
              <w:keepNext/>
              <w:keepLines/>
              <w:spacing w:before="81" w:after="81" w:line="160" w:lineRule="exact"/>
              <w:ind w:left="144" w:right="40"/>
              <w:jc w:val="right"/>
              <w:rPr>
                <w:i/>
                <w:sz w:val="14"/>
              </w:rPr>
            </w:pPr>
          </w:p>
        </w:tc>
        <w:tc>
          <w:tcPr>
            <w:tcW w:w="1471" w:type="dxa"/>
            <w:tcBorders>
              <w:top w:val="single" w:sz="4" w:space="0" w:color="auto"/>
              <w:bottom w:val="single" w:sz="4" w:space="0" w:color="auto"/>
            </w:tcBorders>
            <w:shd w:val="clear" w:color="auto" w:fill="auto"/>
            <w:vAlign w:val="bottom"/>
          </w:tcPr>
          <w:p w14:paraId="7E5BB32C" w14:textId="553693F8" w:rsidR="007A461D" w:rsidRPr="001732C3" w:rsidRDefault="007A461D">
            <w:pPr>
              <w:keepNext/>
              <w:keepLines/>
              <w:spacing w:before="81" w:after="81" w:line="160" w:lineRule="exact"/>
              <w:ind w:left="144" w:right="40"/>
              <w:jc w:val="right"/>
              <w:rPr>
                <w:i/>
                <w:sz w:val="14"/>
              </w:rPr>
            </w:pPr>
            <w:r w:rsidRPr="001732C3">
              <w:rPr>
                <w:i/>
                <w:sz w:val="14"/>
              </w:rPr>
              <w:t>202</w:t>
            </w:r>
            <w:r w:rsidR="00E02E8C" w:rsidRPr="001732C3">
              <w:rPr>
                <w:i/>
                <w:sz w:val="14"/>
              </w:rPr>
              <w:t>6</w:t>
            </w:r>
            <w:r w:rsidRPr="001732C3">
              <w:rPr>
                <w:i/>
                <w:sz w:val="14"/>
              </w:rPr>
              <w:t xml:space="preserve"> vs. 202</w:t>
            </w:r>
            <w:r w:rsidR="00E02E8C" w:rsidRPr="001732C3">
              <w:rPr>
                <w:i/>
                <w:sz w:val="14"/>
              </w:rPr>
              <w:t>5</w:t>
            </w:r>
            <w:r w:rsidRPr="001732C3">
              <w:rPr>
                <w:i/>
                <w:sz w:val="14"/>
              </w:rPr>
              <w:t xml:space="preserve"> Increase/(decrease)</w:t>
            </w:r>
          </w:p>
        </w:tc>
      </w:tr>
      <w:tr w:rsidR="001732C3" w:rsidRPr="001732C3" w14:paraId="3F3466E8" w14:textId="77777777">
        <w:trPr>
          <w:tblHeader/>
        </w:trPr>
        <w:tc>
          <w:tcPr>
            <w:tcW w:w="3600" w:type="dxa"/>
            <w:tcBorders>
              <w:bottom w:val="single" w:sz="12" w:space="0" w:color="auto"/>
            </w:tcBorders>
            <w:shd w:val="clear" w:color="auto" w:fill="auto"/>
            <w:vAlign w:val="bottom"/>
          </w:tcPr>
          <w:p w14:paraId="5158B5A1" w14:textId="77777777" w:rsidR="007A461D" w:rsidRPr="001732C3" w:rsidRDefault="007A461D">
            <w:pPr>
              <w:keepNext/>
              <w:keepLines/>
              <w:spacing w:before="81" w:after="81" w:line="160" w:lineRule="exact"/>
              <w:ind w:right="40"/>
              <w:jc w:val="both"/>
              <w:rPr>
                <w:i/>
                <w:sz w:val="14"/>
              </w:rPr>
            </w:pPr>
            <w:r w:rsidRPr="001732C3">
              <w:rPr>
                <w:i/>
                <w:sz w:val="14"/>
              </w:rPr>
              <w:t>Category of expenditure</w:t>
            </w:r>
          </w:p>
        </w:tc>
        <w:tc>
          <w:tcPr>
            <w:tcW w:w="1170" w:type="dxa"/>
            <w:tcBorders>
              <w:top w:val="single" w:sz="4" w:space="0" w:color="auto"/>
              <w:bottom w:val="single" w:sz="12" w:space="0" w:color="auto"/>
            </w:tcBorders>
            <w:shd w:val="clear" w:color="auto" w:fill="auto"/>
            <w:vAlign w:val="bottom"/>
          </w:tcPr>
          <w:p w14:paraId="533CCB70" w14:textId="77777777" w:rsidR="007A461D" w:rsidRPr="001732C3" w:rsidRDefault="007A461D">
            <w:pPr>
              <w:keepNext/>
              <w:keepLines/>
              <w:spacing w:before="81" w:after="81" w:line="160" w:lineRule="exact"/>
              <w:ind w:left="144" w:right="40"/>
              <w:jc w:val="right"/>
              <w:rPr>
                <w:i/>
                <w:sz w:val="14"/>
              </w:rPr>
            </w:pPr>
            <w:r w:rsidRPr="001732C3">
              <w:rPr>
                <w:i/>
                <w:sz w:val="14"/>
              </w:rPr>
              <w:t>(1)</w:t>
            </w:r>
          </w:p>
        </w:tc>
        <w:tc>
          <w:tcPr>
            <w:tcW w:w="101" w:type="dxa"/>
            <w:tcBorders>
              <w:bottom w:val="single" w:sz="12" w:space="0" w:color="auto"/>
            </w:tcBorders>
            <w:shd w:val="clear" w:color="auto" w:fill="auto"/>
            <w:vAlign w:val="bottom"/>
          </w:tcPr>
          <w:p w14:paraId="5E555B62" w14:textId="77777777" w:rsidR="007A461D" w:rsidRPr="001732C3" w:rsidRDefault="007A461D">
            <w:pPr>
              <w:keepNext/>
              <w:keepLines/>
              <w:spacing w:before="81" w:after="81" w:line="160" w:lineRule="exact"/>
              <w:ind w:left="144" w:right="40"/>
              <w:jc w:val="right"/>
              <w:rPr>
                <w:i/>
                <w:sz w:val="14"/>
              </w:rPr>
            </w:pPr>
          </w:p>
        </w:tc>
        <w:tc>
          <w:tcPr>
            <w:tcW w:w="1069" w:type="dxa"/>
            <w:tcBorders>
              <w:top w:val="single" w:sz="4" w:space="0" w:color="auto"/>
              <w:bottom w:val="single" w:sz="12" w:space="0" w:color="auto"/>
            </w:tcBorders>
            <w:shd w:val="clear" w:color="auto" w:fill="auto"/>
            <w:vAlign w:val="bottom"/>
          </w:tcPr>
          <w:p w14:paraId="0B9F9453" w14:textId="77777777" w:rsidR="007A461D" w:rsidRPr="001732C3" w:rsidRDefault="007A461D">
            <w:pPr>
              <w:keepNext/>
              <w:keepLines/>
              <w:spacing w:before="81" w:after="81" w:line="160" w:lineRule="exact"/>
              <w:ind w:left="144" w:right="40"/>
              <w:jc w:val="right"/>
              <w:rPr>
                <w:i/>
                <w:sz w:val="14"/>
              </w:rPr>
            </w:pPr>
            <w:r w:rsidRPr="001732C3">
              <w:rPr>
                <w:i/>
                <w:sz w:val="14"/>
              </w:rPr>
              <w:t>(2)</w:t>
            </w:r>
          </w:p>
        </w:tc>
        <w:tc>
          <w:tcPr>
            <w:tcW w:w="101" w:type="dxa"/>
            <w:tcBorders>
              <w:bottom w:val="single" w:sz="12" w:space="0" w:color="auto"/>
            </w:tcBorders>
            <w:shd w:val="clear" w:color="auto" w:fill="auto"/>
            <w:vAlign w:val="bottom"/>
          </w:tcPr>
          <w:p w14:paraId="0409DFD7" w14:textId="77777777" w:rsidR="007A461D" w:rsidRPr="001732C3" w:rsidRDefault="007A461D">
            <w:pPr>
              <w:keepNext/>
              <w:keepLines/>
              <w:spacing w:before="81" w:after="81" w:line="160" w:lineRule="exact"/>
              <w:ind w:left="144" w:right="40"/>
              <w:jc w:val="right"/>
              <w:rPr>
                <w:i/>
                <w:sz w:val="14"/>
              </w:rPr>
            </w:pPr>
          </w:p>
        </w:tc>
        <w:tc>
          <w:tcPr>
            <w:tcW w:w="1069" w:type="dxa"/>
            <w:tcBorders>
              <w:top w:val="single" w:sz="4" w:space="0" w:color="auto"/>
              <w:bottom w:val="single" w:sz="12" w:space="0" w:color="auto"/>
            </w:tcBorders>
            <w:shd w:val="clear" w:color="auto" w:fill="auto"/>
            <w:vAlign w:val="bottom"/>
          </w:tcPr>
          <w:p w14:paraId="09DCEA9D" w14:textId="77777777" w:rsidR="007A461D" w:rsidRPr="001732C3" w:rsidRDefault="007A461D">
            <w:pPr>
              <w:keepNext/>
              <w:keepLines/>
              <w:spacing w:before="81" w:after="81" w:line="160" w:lineRule="exact"/>
              <w:ind w:left="144" w:right="40"/>
              <w:jc w:val="right"/>
              <w:rPr>
                <w:i/>
                <w:sz w:val="14"/>
              </w:rPr>
            </w:pPr>
            <w:r w:rsidRPr="001732C3">
              <w:rPr>
                <w:i/>
                <w:sz w:val="14"/>
              </w:rPr>
              <w:t>(3)</w:t>
            </w:r>
          </w:p>
        </w:tc>
        <w:tc>
          <w:tcPr>
            <w:tcW w:w="135" w:type="dxa"/>
            <w:tcBorders>
              <w:bottom w:val="single" w:sz="12" w:space="0" w:color="auto"/>
            </w:tcBorders>
            <w:shd w:val="clear" w:color="auto" w:fill="auto"/>
            <w:vAlign w:val="bottom"/>
          </w:tcPr>
          <w:p w14:paraId="7B2142A7" w14:textId="77777777" w:rsidR="007A461D" w:rsidRPr="001732C3" w:rsidRDefault="007A461D">
            <w:pPr>
              <w:keepNext/>
              <w:keepLines/>
              <w:spacing w:before="81" w:after="81" w:line="160" w:lineRule="exact"/>
              <w:ind w:left="144" w:right="40"/>
              <w:jc w:val="right"/>
              <w:rPr>
                <w:i/>
                <w:sz w:val="14"/>
              </w:rPr>
            </w:pPr>
          </w:p>
        </w:tc>
        <w:tc>
          <w:tcPr>
            <w:tcW w:w="1035" w:type="dxa"/>
            <w:tcBorders>
              <w:top w:val="single" w:sz="4" w:space="0" w:color="auto"/>
              <w:bottom w:val="single" w:sz="12" w:space="0" w:color="auto"/>
            </w:tcBorders>
            <w:shd w:val="clear" w:color="auto" w:fill="auto"/>
            <w:vAlign w:val="bottom"/>
          </w:tcPr>
          <w:p w14:paraId="4606F4A8" w14:textId="77777777" w:rsidR="007A461D" w:rsidRPr="001732C3" w:rsidRDefault="007A461D">
            <w:pPr>
              <w:keepNext/>
              <w:keepLines/>
              <w:spacing w:before="81" w:after="81" w:line="160" w:lineRule="exact"/>
              <w:ind w:left="144" w:right="40"/>
              <w:jc w:val="right"/>
              <w:rPr>
                <w:i/>
                <w:sz w:val="14"/>
              </w:rPr>
            </w:pPr>
            <w:r w:rsidRPr="001732C3">
              <w:rPr>
                <w:i/>
                <w:sz w:val="14"/>
              </w:rPr>
              <w:t>(4)</w:t>
            </w:r>
          </w:p>
        </w:tc>
        <w:tc>
          <w:tcPr>
            <w:tcW w:w="101" w:type="dxa"/>
            <w:tcBorders>
              <w:bottom w:val="single" w:sz="12" w:space="0" w:color="auto"/>
            </w:tcBorders>
            <w:shd w:val="clear" w:color="auto" w:fill="auto"/>
            <w:vAlign w:val="bottom"/>
          </w:tcPr>
          <w:p w14:paraId="13E4B1C4" w14:textId="77777777" w:rsidR="007A461D" w:rsidRPr="001732C3" w:rsidRDefault="007A461D">
            <w:pPr>
              <w:keepNext/>
              <w:keepLines/>
              <w:spacing w:before="81" w:after="81" w:line="160" w:lineRule="exact"/>
              <w:ind w:left="144" w:right="40"/>
              <w:jc w:val="right"/>
              <w:rPr>
                <w:i/>
                <w:sz w:val="14"/>
              </w:rPr>
            </w:pPr>
          </w:p>
        </w:tc>
        <w:tc>
          <w:tcPr>
            <w:tcW w:w="1471" w:type="dxa"/>
            <w:tcBorders>
              <w:top w:val="single" w:sz="4" w:space="0" w:color="auto"/>
              <w:bottom w:val="single" w:sz="12" w:space="0" w:color="auto"/>
            </w:tcBorders>
            <w:shd w:val="clear" w:color="auto" w:fill="auto"/>
            <w:vAlign w:val="bottom"/>
          </w:tcPr>
          <w:p w14:paraId="478472C9" w14:textId="77777777" w:rsidR="007A461D" w:rsidRPr="001732C3" w:rsidRDefault="007A461D">
            <w:pPr>
              <w:keepNext/>
              <w:keepLines/>
              <w:spacing w:before="81" w:after="81" w:line="160" w:lineRule="exact"/>
              <w:ind w:left="144" w:right="40"/>
              <w:jc w:val="right"/>
              <w:rPr>
                <w:i/>
                <w:sz w:val="14"/>
              </w:rPr>
            </w:pPr>
            <w:r w:rsidRPr="001732C3">
              <w:rPr>
                <w:i/>
                <w:sz w:val="14"/>
              </w:rPr>
              <w:t>(5)=(4)-(3)</w:t>
            </w:r>
          </w:p>
        </w:tc>
      </w:tr>
      <w:tr w:rsidR="001732C3" w:rsidRPr="001732C3" w14:paraId="27EBB199" w14:textId="77777777">
        <w:trPr>
          <w:trHeight w:hRule="exact" w:val="115"/>
          <w:tblHeader/>
        </w:trPr>
        <w:tc>
          <w:tcPr>
            <w:tcW w:w="3600" w:type="dxa"/>
            <w:tcBorders>
              <w:top w:val="single" w:sz="12" w:space="0" w:color="auto"/>
            </w:tcBorders>
            <w:shd w:val="clear" w:color="auto" w:fill="auto"/>
            <w:vAlign w:val="bottom"/>
          </w:tcPr>
          <w:p w14:paraId="585C9C9C" w14:textId="77777777" w:rsidR="007A461D" w:rsidRPr="001732C3" w:rsidRDefault="007A461D">
            <w:pPr>
              <w:keepNext/>
              <w:keepLines/>
              <w:spacing w:before="40" w:after="40" w:line="210" w:lineRule="exact"/>
              <w:ind w:right="40"/>
              <w:jc w:val="both"/>
              <w:rPr>
                <w:sz w:val="17"/>
              </w:rPr>
            </w:pPr>
          </w:p>
        </w:tc>
        <w:tc>
          <w:tcPr>
            <w:tcW w:w="1170" w:type="dxa"/>
            <w:tcBorders>
              <w:top w:val="single" w:sz="12" w:space="0" w:color="auto"/>
            </w:tcBorders>
            <w:shd w:val="clear" w:color="auto" w:fill="auto"/>
            <w:vAlign w:val="bottom"/>
          </w:tcPr>
          <w:p w14:paraId="73F0EDB3" w14:textId="77777777" w:rsidR="007A461D" w:rsidRPr="001732C3" w:rsidRDefault="007A461D">
            <w:pPr>
              <w:keepNext/>
              <w:keepLines/>
              <w:spacing w:before="40" w:after="40" w:line="210" w:lineRule="exact"/>
              <w:ind w:left="144" w:right="40"/>
              <w:jc w:val="right"/>
              <w:rPr>
                <w:sz w:val="17"/>
              </w:rPr>
            </w:pPr>
          </w:p>
        </w:tc>
        <w:tc>
          <w:tcPr>
            <w:tcW w:w="1170" w:type="dxa"/>
            <w:gridSpan w:val="2"/>
            <w:tcBorders>
              <w:top w:val="single" w:sz="12" w:space="0" w:color="auto"/>
            </w:tcBorders>
            <w:shd w:val="clear" w:color="auto" w:fill="auto"/>
            <w:vAlign w:val="bottom"/>
          </w:tcPr>
          <w:p w14:paraId="7CDBF4D8" w14:textId="77777777" w:rsidR="007A461D" w:rsidRPr="001732C3" w:rsidRDefault="007A461D">
            <w:pPr>
              <w:keepNext/>
              <w:keepLines/>
              <w:spacing w:before="40" w:after="40" w:line="210" w:lineRule="exact"/>
              <w:ind w:left="144" w:right="40"/>
              <w:jc w:val="right"/>
              <w:rPr>
                <w:sz w:val="17"/>
              </w:rPr>
            </w:pPr>
          </w:p>
        </w:tc>
        <w:tc>
          <w:tcPr>
            <w:tcW w:w="1170" w:type="dxa"/>
            <w:gridSpan w:val="2"/>
            <w:tcBorders>
              <w:top w:val="single" w:sz="12" w:space="0" w:color="auto"/>
            </w:tcBorders>
            <w:shd w:val="clear" w:color="auto" w:fill="auto"/>
            <w:vAlign w:val="bottom"/>
          </w:tcPr>
          <w:p w14:paraId="1D4CF663" w14:textId="77777777" w:rsidR="007A461D" w:rsidRPr="001732C3" w:rsidRDefault="007A461D">
            <w:pPr>
              <w:keepNext/>
              <w:keepLines/>
              <w:spacing w:before="40" w:after="40" w:line="210" w:lineRule="exact"/>
              <w:ind w:left="144" w:right="40"/>
              <w:jc w:val="right"/>
              <w:rPr>
                <w:sz w:val="17"/>
              </w:rPr>
            </w:pPr>
          </w:p>
        </w:tc>
        <w:tc>
          <w:tcPr>
            <w:tcW w:w="1170" w:type="dxa"/>
            <w:gridSpan w:val="2"/>
            <w:tcBorders>
              <w:top w:val="single" w:sz="12" w:space="0" w:color="auto"/>
            </w:tcBorders>
            <w:shd w:val="clear" w:color="auto" w:fill="auto"/>
            <w:vAlign w:val="bottom"/>
          </w:tcPr>
          <w:p w14:paraId="2C94E771" w14:textId="77777777" w:rsidR="007A461D" w:rsidRPr="001732C3" w:rsidRDefault="007A461D">
            <w:pPr>
              <w:keepNext/>
              <w:keepLines/>
              <w:spacing w:before="40" w:after="40" w:line="210" w:lineRule="exact"/>
              <w:ind w:left="144" w:right="40"/>
              <w:jc w:val="right"/>
              <w:rPr>
                <w:sz w:val="17"/>
              </w:rPr>
            </w:pPr>
          </w:p>
        </w:tc>
        <w:tc>
          <w:tcPr>
            <w:tcW w:w="1572" w:type="dxa"/>
            <w:gridSpan w:val="2"/>
            <w:tcBorders>
              <w:top w:val="single" w:sz="12" w:space="0" w:color="auto"/>
            </w:tcBorders>
            <w:shd w:val="clear" w:color="auto" w:fill="auto"/>
            <w:vAlign w:val="bottom"/>
          </w:tcPr>
          <w:p w14:paraId="677FABB8" w14:textId="77777777" w:rsidR="007A461D" w:rsidRPr="001732C3" w:rsidRDefault="007A461D">
            <w:pPr>
              <w:keepNext/>
              <w:keepLines/>
              <w:spacing w:before="40" w:after="40" w:line="210" w:lineRule="exact"/>
              <w:ind w:left="144" w:right="40"/>
              <w:jc w:val="right"/>
              <w:rPr>
                <w:sz w:val="17"/>
              </w:rPr>
            </w:pPr>
          </w:p>
        </w:tc>
      </w:tr>
      <w:tr w:rsidR="001732C3" w:rsidRPr="001732C3" w14:paraId="7A1FD8BD" w14:textId="77777777">
        <w:tc>
          <w:tcPr>
            <w:tcW w:w="3600" w:type="dxa"/>
            <w:shd w:val="clear" w:color="auto" w:fill="auto"/>
            <w:vAlign w:val="bottom"/>
          </w:tcPr>
          <w:p w14:paraId="180908CF" w14:textId="77777777" w:rsidR="007A461D" w:rsidRPr="001732C3" w:rsidRDefault="007A461D">
            <w:pPr>
              <w:keepNext/>
              <w:keepLines/>
              <w:tabs>
                <w:tab w:val="left" w:pos="288"/>
                <w:tab w:val="left" w:pos="576"/>
                <w:tab w:val="left" w:pos="864"/>
                <w:tab w:val="left" w:pos="1152"/>
              </w:tabs>
              <w:spacing w:before="40" w:after="40" w:line="210" w:lineRule="exact"/>
              <w:ind w:right="40"/>
              <w:jc w:val="both"/>
              <w:rPr>
                <w:b/>
                <w:sz w:val="17"/>
              </w:rPr>
            </w:pPr>
            <w:r w:rsidRPr="001732C3">
              <w:rPr>
                <w:b/>
                <w:sz w:val="17"/>
              </w:rPr>
              <w:t>I.</w:t>
            </w:r>
            <w:r w:rsidRPr="001732C3">
              <w:rPr>
                <w:b/>
                <w:sz w:val="17"/>
              </w:rPr>
              <w:tab/>
              <w:t>Military and police personnel</w:t>
            </w:r>
          </w:p>
        </w:tc>
        <w:tc>
          <w:tcPr>
            <w:tcW w:w="1170" w:type="dxa"/>
            <w:shd w:val="clear" w:color="auto" w:fill="auto"/>
            <w:vAlign w:val="bottom"/>
          </w:tcPr>
          <w:p w14:paraId="2DA3B8F4" w14:textId="77777777" w:rsidR="007A461D" w:rsidRPr="001732C3" w:rsidRDefault="007A461D">
            <w:pPr>
              <w:keepNext/>
              <w:keepLines/>
              <w:tabs>
                <w:tab w:val="left" w:pos="288"/>
                <w:tab w:val="left" w:pos="576"/>
                <w:tab w:val="left" w:pos="864"/>
                <w:tab w:val="left" w:pos="1152"/>
              </w:tabs>
              <w:spacing w:before="40" w:after="40" w:line="210" w:lineRule="exact"/>
              <w:ind w:left="144" w:right="40"/>
              <w:jc w:val="right"/>
              <w:rPr>
                <w:sz w:val="17"/>
              </w:rPr>
            </w:pPr>
          </w:p>
        </w:tc>
        <w:tc>
          <w:tcPr>
            <w:tcW w:w="1170" w:type="dxa"/>
            <w:gridSpan w:val="2"/>
            <w:shd w:val="clear" w:color="auto" w:fill="auto"/>
            <w:vAlign w:val="bottom"/>
          </w:tcPr>
          <w:p w14:paraId="7CFB349D" w14:textId="77777777" w:rsidR="007A461D" w:rsidRPr="001732C3" w:rsidRDefault="007A461D">
            <w:pPr>
              <w:keepNext/>
              <w:keepLines/>
              <w:tabs>
                <w:tab w:val="left" w:pos="288"/>
                <w:tab w:val="left" w:pos="576"/>
                <w:tab w:val="left" w:pos="864"/>
                <w:tab w:val="left" w:pos="1152"/>
              </w:tabs>
              <w:spacing w:before="40" w:after="40" w:line="210" w:lineRule="exact"/>
              <w:ind w:left="144" w:right="40"/>
              <w:jc w:val="right"/>
              <w:rPr>
                <w:sz w:val="17"/>
              </w:rPr>
            </w:pPr>
          </w:p>
        </w:tc>
        <w:tc>
          <w:tcPr>
            <w:tcW w:w="1170" w:type="dxa"/>
            <w:gridSpan w:val="2"/>
            <w:shd w:val="clear" w:color="auto" w:fill="auto"/>
            <w:vAlign w:val="bottom"/>
          </w:tcPr>
          <w:p w14:paraId="4C1E7248" w14:textId="77777777" w:rsidR="007A461D" w:rsidRPr="001732C3" w:rsidRDefault="007A461D">
            <w:pPr>
              <w:keepNext/>
              <w:keepLines/>
              <w:tabs>
                <w:tab w:val="left" w:pos="288"/>
                <w:tab w:val="left" w:pos="576"/>
                <w:tab w:val="left" w:pos="864"/>
                <w:tab w:val="left" w:pos="1152"/>
              </w:tabs>
              <w:spacing w:before="40" w:after="40" w:line="210" w:lineRule="exact"/>
              <w:ind w:left="144" w:right="40"/>
              <w:jc w:val="right"/>
              <w:rPr>
                <w:sz w:val="17"/>
              </w:rPr>
            </w:pPr>
          </w:p>
        </w:tc>
        <w:tc>
          <w:tcPr>
            <w:tcW w:w="1170" w:type="dxa"/>
            <w:gridSpan w:val="2"/>
            <w:shd w:val="clear" w:color="auto" w:fill="auto"/>
            <w:vAlign w:val="bottom"/>
          </w:tcPr>
          <w:p w14:paraId="471308C0" w14:textId="77777777" w:rsidR="007A461D" w:rsidRPr="001732C3" w:rsidRDefault="007A461D">
            <w:pPr>
              <w:keepNext/>
              <w:keepLines/>
              <w:tabs>
                <w:tab w:val="left" w:pos="288"/>
                <w:tab w:val="left" w:pos="576"/>
                <w:tab w:val="left" w:pos="864"/>
                <w:tab w:val="left" w:pos="1152"/>
              </w:tabs>
              <w:spacing w:before="40" w:after="40" w:line="210" w:lineRule="exact"/>
              <w:ind w:left="144" w:right="40"/>
              <w:jc w:val="right"/>
              <w:rPr>
                <w:sz w:val="17"/>
              </w:rPr>
            </w:pPr>
          </w:p>
        </w:tc>
        <w:tc>
          <w:tcPr>
            <w:tcW w:w="1572" w:type="dxa"/>
            <w:gridSpan w:val="2"/>
            <w:shd w:val="clear" w:color="auto" w:fill="auto"/>
            <w:vAlign w:val="bottom"/>
          </w:tcPr>
          <w:p w14:paraId="40438A5D" w14:textId="77777777" w:rsidR="007A461D" w:rsidRPr="001732C3" w:rsidRDefault="007A461D">
            <w:pPr>
              <w:keepNext/>
              <w:keepLines/>
              <w:tabs>
                <w:tab w:val="left" w:pos="288"/>
                <w:tab w:val="left" w:pos="576"/>
                <w:tab w:val="left" w:pos="864"/>
                <w:tab w:val="left" w:pos="1152"/>
              </w:tabs>
              <w:spacing w:before="40" w:after="40" w:line="210" w:lineRule="exact"/>
              <w:ind w:left="144" w:right="40"/>
              <w:jc w:val="right"/>
              <w:rPr>
                <w:sz w:val="17"/>
              </w:rPr>
            </w:pPr>
          </w:p>
        </w:tc>
      </w:tr>
      <w:tr w:rsidR="001732C3" w:rsidRPr="001732C3" w14:paraId="55A32EB8" w14:textId="77777777">
        <w:tc>
          <w:tcPr>
            <w:tcW w:w="3600" w:type="dxa"/>
            <w:tcBorders>
              <w:bottom w:val="single" w:sz="4" w:space="0" w:color="auto"/>
            </w:tcBorders>
            <w:shd w:val="clear" w:color="auto" w:fill="auto"/>
            <w:vAlign w:val="bottom"/>
          </w:tcPr>
          <w:p w14:paraId="32CACB63" w14:textId="77777777" w:rsidR="00E02E8C" w:rsidRPr="001732C3" w:rsidRDefault="00E02E8C" w:rsidP="00E02E8C">
            <w:pPr>
              <w:keepNext/>
              <w:keepLines/>
              <w:tabs>
                <w:tab w:val="left" w:pos="288"/>
                <w:tab w:val="left" w:pos="576"/>
                <w:tab w:val="left" w:pos="864"/>
                <w:tab w:val="left" w:pos="1152"/>
              </w:tabs>
              <w:spacing w:before="40" w:after="81" w:line="210" w:lineRule="exact"/>
              <w:ind w:right="40"/>
              <w:jc w:val="both"/>
              <w:rPr>
                <w:sz w:val="17"/>
              </w:rPr>
            </w:pPr>
            <w:r w:rsidRPr="001732C3">
              <w:rPr>
                <w:sz w:val="17"/>
              </w:rPr>
              <w:tab/>
              <w:t>Military contingents</w:t>
            </w:r>
          </w:p>
        </w:tc>
        <w:tc>
          <w:tcPr>
            <w:tcW w:w="1170" w:type="dxa"/>
            <w:tcBorders>
              <w:bottom w:val="single" w:sz="4" w:space="0" w:color="auto"/>
            </w:tcBorders>
            <w:shd w:val="clear" w:color="auto" w:fill="auto"/>
          </w:tcPr>
          <w:p w14:paraId="28E97134" w14:textId="17A53E12" w:rsidR="00E02E8C" w:rsidRPr="001732C3" w:rsidRDefault="00E02E8C" w:rsidP="00E02E8C">
            <w:pPr>
              <w:keepNext/>
              <w:keepLines/>
              <w:tabs>
                <w:tab w:val="left" w:pos="288"/>
                <w:tab w:val="left" w:pos="576"/>
                <w:tab w:val="left" w:pos="864"/>
                <w:tab w:val="left" w:pos="1152"/>
              </w:tabs>
              <w:spacing w:before="40" w:after="81" w:line="210" w:lineRule="exact"/>
              <w:ind w:left="144" w:right="40"/>
              <w:jc w:val="right"/>
              <w:rPr>
                <w:sz w:val="17"/>
              </w:rPr>
            </w:pPr>
            <w:r w:rsidRPr="001732C3">
              <w:rPr>
                <w:sz w:val="17"/>
              </w:rPr>
              <w:t xml:space="preserve"> 5 099.8 </w:t>
            </w:r>
          </w:p>
        </w:tc>
        <w:tc>
          <w:tcPr>
            <w:tcW w:w="1170" w:type="dxa"/>
            <w:gridSpan w:val="2"/>
            <w:tcBorders>
              <w:bottom w:val="single" w:sz="4" w:space="0" w:color="auto"/>
            </w:tcBorders>
            <w:shd w:val="clear" w:color="auto" w:fill="auto"/>
          </w:tcPr>
          <w:p w14:paraId="1EA8A25F" w14:textId="7B4F5099" w:rsidR="00E02E8C" w:rsidRPr="001732C3" w:rsidRDefault="00E02E8C" w:rsidP="00E02E8C">
            <w:pPr>
              <w:keepNext/>
              <w:keepLines/>
              <w:tabs>
                <w:tab w:val="left" w:pos="288"/>
                <w:tab w:val="left" w:pos="576"/>
                <w:tab w:val="left" w:pos="864"/>
                <w:tab w:val="left" w:pos="1152"/>
              </w:tabs>
              <w:spacing w:before="40" w:after="81" w:line="210" w:lineRule="exact"/>
              <w:ind w:left="144" w:right="40"/>
              <w:jc w:val="right"/>
              <w:rPr>
                <w:sz w:val="17"/>
              </w:rPr>
            </w:pPr>
            <w:r w:rsidRPr="001732C3">
              <w:rPr>
                <w:sz w:val="17"/>
              </w:rPr>
              <w:t xml:space="preserve">4 </w:t>
            </w:r>
            <w:r w:rsidR="00A54291" w:rsidRPr="001732C3">
              <w:rPr>
                <w:sz w:val="17"/>
              </w:rPr>
              <w:t>544.3</w:t>
            </w:r>
          </w:p>
        </w:tc>
        <w:tc>
          <w:tcPr>
            <w:tcW w:w="1170" w:type="dxa"/>
            <w:gridSpan w:val="2"/>
            <w:tcBorders>
              <w:bottom w:val="single" w:sz="4" w:space="0" w:color="auto"/>
            </w:tcBorders>
            <w:shd w:val="clear" w:color="auto" w:fill="auto"/>
          </w:tcPr>
          <w:p w14:paraId="4669DF1E" w14:textId="33823A30" w:rsidR="00E02E8C" w:rsidRPr="001732C3" w:rsidRDefault="00E02E8C" w:rsidP="00E02E8C">
            <w:pPr>
              <w:keepNext/>
              <w:keepLines/>
              <w:tabs>
                <w:tab w:val="left" w:pos="288"/>
                <w:tab w:val="left" w:pos="576"/>
                <w:tab w:val="left" w:pos="864"/>
                <w:tab w:val="left" w:pos="1152"/>
              </w:tabs>
              <w:spacing w:before="40" w:after="81" w:line="210" w:lineRule="exact"/>
              <w:ind w:left="144" w:right="40"/>
              <w:jc w:val="right"/>
              <w:rPr>
                <w:sz w:val="17"/>
              </w:rPr>
            </w:pPr>
            <w:r w:rsidRPr="001732C3">
              <w:rPr>
                <w:sz w:val="17"/>
                <w:szCs w:val="17"/>
              </w:rPr>
              <w:t xml:space="preserve">4 371.7 </w:t>
            </w:r>
          </w:p>
        </w:tc>
        <w:tc>
          <w:tcPr>
            <w:tcW w:w="1170" w:type="dxa"/>
            <w:gridSpan w:val="2"/>
            <w:tcBorders>
              <w:bottom w:val="single" w:sz="4" w:space="0" w:color="auto"/>
            </w:tcBorders>
            <w:shd w:val="clear" w:color="auto" w:fill="auto"/>
          </w:tcPr>
          <w:p w14:paraId="66A15C1C" w14:textId="549BC390" w:rsidR="00E02E8C" w:rsidRPr="001732C3" w:rsidRDefault="00E61454" w:rsidP="00E02E8C">
            <w:pPr>
              <w:keepNext/>
              <w:keepLines/>
              <w:tabs>
                <w:tab w:val="left" w:pos="288"/>
                <w:tab w:val="left" w:pos="576"/>
                <w:tab w:val="left" w:pos="864"/>
                <w:tab w:val="left" w:pos="1152"/>
              </w:tabs>
              <w:spacing w:before="40" w:after="81" w:line="210" w:lineRule="exact"/>
              <w:ind w:left="144" w:right="40"/>
              <w:jc w:val="right"/>
              <w:rPr>
                <w:sz w:val="17"/>
                <w:szCs w:val="17"/>
              </w:rPr>
            </w:pPr>
            <w:r w:rsidRPr="001732C3">
              <w:rPr>
                <w:sz w:val="17"/>
                <w:szCs w:val="17"/>
              </w:rPr>
              <w:t>818.</w:t>
            </w:r>
            <w:r w:rsidR="0053565C">
              <w:rPr>
                <w:sz w:val="17"/>
                <w:szCs w:val="17"/>
              </w:rPr>
              <w:t>5</w:t>
            </w:r>
            <w:r w:rsidR="00E02E8C" w:rsidRPr="001732C3">
              <w:rPr>
                <w:sz w:val="17"/>
                <w:szCs w:val="17"/>
              </w:rPr>
              <w:t xml:space="preserve"> </w:t>
            </w:r>
          </w:p>
        </w:tc>
        <w:tc>
          <w:tcPr>
            <w:tcW w:w="1572" w:type="dxa"/>
            <w:gridSpan w:val="2"/>
            <w:tcBorders>
              <w:bottom w:val="single" w:sz="4" w:space="0" w:color="auto"/>
            </w:tcBorders>
            <w:shd w:val="clear" w:color="auto" w:fill="auto"/>
          </w:tcPr>
          <w:p w14:paraId="575792AF" w14:textId="30D48276" w:rsidR="00E02E8C" w:rsidRPr="001732C3" w:rsidRDefault="00E02E8C" w:rsidP="00E02E8C">
            <w:pPr>
              <w:keepNext/>
              <w:keepLines/>
              <w:tabs>
                <w:tab w:val="left" w:pos="288"/>
                <w:tab w:val="left" w:pos="576"/>
                <w:tab w:val="left" w:pos="864"/>
                <w:tab w:val="left" w:pos="1152"/>
              </w:tabs>
              <w:spacing w:before="40" w:after="81" w:line="210" w:lineRule="exact"/>
              <w:ind w:left="144" w:right="40"/>
              <w:jc w:val="right"/>
              <w:rPr>
                <w:sz w:val="17"/>
                <w:szCs w:val="17"/>
              </w:rPr>
            </w:pPr>
            <w:r w:rsidRPr="001732C3">
              <w:rPr>
                <w:sz w:val="17"/>
                <w:szCs w:val="17"/>
              </w:rPr>
              <w:t>(</w:t>
            </w:r>
            <w:r w:rsidR="00271454" w:rsidRPr="001732C3">
              <w:rPr>
                <w:sz w:val="17"/>
                <w:szCs w:val="17"/>
              </w:rPr>
              <w:t>3 553.2</w:t>
            </w:r>
            <w:r w:rsidRPr="001732C3">
              <w:rPr>
                <w:sz w:val="17"/>
                <w:szCs w:val="17"/>
              </w:rPr>
              <w:t>)</w:t>
            </w:r>
          </w:p>
        </w:tc>
      </w:tr>
      <w:tr w:rsidR="001732C3" w:rsidRPr="001732C3" w14:paraId="208D3636" w14:textId="77777777">
        <w:tc>
          <w:tcPr>
            <w:tcW w:w="3600" w:type="dxa"/>
            <w:tcBorders>
              <w:top w:val="single" w:sz="4" w:space="0" w:color="auto"/>
              <w:bottom w:val="single" w:sz="4" w:space="0" w:color="auto"/>
            </w:tcBorders>
            <w:shd w:val="clear" w:color="auto" w:fill="auto"/>
            <w:vAlign w:val="bottom"/>
          </w:tcPr>
          <w:p w14:paraId="70443F4E" w14:textId="77777777" w:rsidR="00E02E8C" w:rsidRPr="001732C3" w:rsidRDefault="00E02E8C" w:rsidP="00E02E8C">
            <w:pPr>
              <w:tabs>
                <w:tab w:val="left" w:pos="288"/>
                <w:tab w:val="left" w:pos="576"/>
                <w:tab w:val="left" w:pos="864"/>
                <w:tab w:val="left" w:pos="1152"/>
              </w:tabs>
              <w:spacing w:before="81" w:after="81" w:line="210" w:lineRule="exact"/>
              <w:ind w:right="40"/>
              <w:jc w:val="both"/>
              <w:rPr>
                <w:b/>
                <w:sz w:val="17"/>
              </w:rPr>
            </w:pPr>
            <w:r w:rsidRPr="001732C3">
              <w:rPr>
                <w:b/>
                <w:sz w:val="17"/>
              </w:rPr>
              <w:tab/>
              <w:t>Subtotal, category I</w:t>
            </w:r>
          </w:p>
        </w:tc>
        <w:tc>
          <w:tcPr>
            <w:tcW w:w="1170" w:type="dxa"/>
            <w:tcBorders>
              <w:top w:val="single" w:sz="4" w:space="0" w:color="auto"/>
              <w:bottom w:val="single" w:sz="4" w:space="0" w:color="auto"/>
            </w:tcBorders>
            <w:shd w:val="clear" w:color="auto" w:fill="auto"/>
          </w:tcPr>
          <w:p w14:paraId="053D73D9" w14:textId="0C2D3188" w:rsidR="00E02E8C" w:rsidRPr="001732C3" w:rsidRDefault="00E02E8C" w:rsidP="00E02E8C">
            <w:pPr>
              <w:tabs>
                <w:tab w:val="left" w:pos="288"/>
                <w:tab w:val="left" w:pos="576"/>
                <w:tab w:val="left" w:pos="864"/>
                <w:tab w:val="left" w:pos="1152"/>
              </w:tabs>
              <w:spacing w:before="81" w:after="81" w:line="210" w:lineRule="exact"/>
              <w:ind w:left="144" w:right="40"/>
              <w:jc w:val="right"/>
              <w:rPr>
                <w:b/>
                <w:sz w:val="17"/>
              </w:rPr>
            </w:pPr>
            <w:r w:rsidRPr="001732C3">
              <w:rPr>
                <w:b/>
                <w:sz w:val="17"/>
              </w:rPr>
              <w:t xml:space="preserve"> 5 099.8 </w:t>
            </w:r>
          </w:p>
        </w:tc>
        <w:tc>
          <w:tcPr>
            <w:tcW w:w="1170" w:type="dxa"/>
            <w:gridSpan w:val="2"/>
            <w:tcBorders>
              <w:top w:val="single" w:sz="4" w:space="0" w:color="auto"/>
              <w:bottom w:val="single" w:sz="4" w:space="0" w:color="auto"/>
            </w:tcBorders>
            <w:shd w:val="clear" w:color="auto" w:fill="auto"/>
          </w:tcPr>
          <w:p w14:paraId="2191FD83" w14:textId="47865D3E" w:rsidR="00E02E8C" w:rsidRPr="001732C3" w:rsidRDefault="00E02E8C" w:rsidP="00E02E8C">
            <w:pPr>
              <w:tabs>
                <w:tab w:val="left" w:pos="288"/>
                <w:tab w:val="left" w:pos="576"/>
                <w:tab w:val="left" w:pos="864"/>
                <w:tab w:val="left" w:pos="1152"/>
              </w:tabs>
              <w:spacing w:before="81" w:after="81" w:line="210" w:lineRule="exact"/>
              <w:ind w:left="144" w:right="40"/>
              <w:jc w:val="right"/>
              <w:rPr>
                <w:b/>
                <w:bCs/>
                <w:sz w:val="17"/>
              </w:rPr>
            </w:pPr>
            <w:r w:rsidRPr="001732C3">
              <w:rPr>
                <w:b/>
                <w:bCs/>
                <w:sz w:val="17"/>
              </w:rPr>
              <w:t xml:space="preserve">4 </w:t>
            </w:r>
            <w:r w:rsidR="00CF3539" w:rsidRPr="001732C3">
              <w:rPr>
                <w:b/>
                <w:bCs/>
                <w:sz w:val="17"/>
              </w:rPr>
              <w:t>544.3</w:t>
            </w:r>
            <w:r w:rsidRPr="001732C3">
              <w:rPr>
                <w:b/>
                <w:bCs/>
                <w:sz w:val="17"/>
              </w:rPr>
              <w:t xml:space="preserve"> </w:t>
            </w:r>
          </w:p>
        </w:tc>
        <w:tc>
          <w:tcPr>
            <w:tcW w:w="1170" w:type="dxa"/>
            <w:gridSpan w:val="2"/>
            <w:tcBorders>
              <w:top w:val="single" w:sz="4" w:space="0" w:color="auto"/>
              <w:bottom w:val="single" w:sz="4" w:space="0" w:color="auto"/>
            </w:tcBorders>
            <w:shd w:val="clear" w:color="auto" w:fill="auto"/>
          </w:tcPr>
          <w:p w14:paraId="78B74E79" w14:textId="46CB21B3" w:rsidR="00E02E8C" w:rsidRPr="001732C3" w:rsidRDefault="00E02E8C" w:rsidP="00E02E8C">
            <w:pPr>
              <w:tabs>
                <w:tab w:val="left" w:pos="288"/>
                <w:tab w:val="left" w:pos="576"/>
                <w:tab w:val="left" w:pos="864"/>
                <w:tab w:val="left" w:pos="1152"/>
              </w:tabs>
              <w:spacing w:before="81" w:after="81" w:line="210" w:lineRule="exact"/>
              <w:ind w:left="144" w:right="40"/>
              <w:jc w:val="right"/>
              <w:rPr>
                <w:b/>
                <w:sz w:val="17"/>
              </w:rPr>
            </w:pPr>
            <w:r w:rsidRPr="001732C3">
              <w:rPr>
                <w:b/>
                <w:bCs/>
                <w:sz w:val="17"/>
                <w:szCs w:val="17"/>
              </w:rPr>
              <w:t xml:space="preserve">4 371.7 </w:t>
            </w:r>
          </w:p>
        </w:tc>
        <w:tc>
          <w:tcPr>
            <w:tcW w:w="1170" w:type="dxa"/>
            <w:gridSpan w:val="2"/>
            <w:tcBorders>
              <w:top w:val="single" w:sz="4" w:space="0" w:color="auto"/>
              <w:bottom w:val="single" w:sz="4" w:space="0" w:color="auto"/>
            </w:tcBorders>
            <w:shd w:val="clear" w:color="auto" w:fill="auto"/>
          </w:tcPr>
          <w:p w14:paraId="2B4A6787" w14:textId="76AA3CAE" w:rsidR="00E02E8C" w:rsidRPr="001732C3" w:rsidRDefault="00E61454" w:rsidP="00E02E8C">
            <w:pPr>
              <w:tabs>
                <w:tab w:val="left" w:pos="288"/>
                <w:tab w:val="left" w:pos="576"/>
                <w:tab w:val="left" w:pos="864"/>
                <w:tab w:val="left" w:pos="1152"/>
              </w:tabs>
              <w:spacing w:before="81" w:after="81" w:line="210" w:lineRule="exact"/>
              <w:ind w:left="144" w:right="40"/>
              <w:jc w:val="right"/>
              <w:rPr>
                <w:b/>
                <w:bCs/>
                <w:sz w:val="17"/>
                <w:szCs w:val="17"/>
              </w:rPr>
            </w:pPr>
            <w:r w:rsidRPr="001732C3">
              <w:rPr>
                <w:b/>
                <w:bCs/>
                <w:sz w:val="17"/>
                <w:szCs w:val="17"/>
              </w:rPr>
              <w:t>818.</w:t>
            </w:r>
            <w:r w:rsidR="0053565C">
              <w:rPr>
                <w:b/>
                <w:bCs/>
                <w:sz w:val="17"/>
                <w:szCs w:val="17"/>
              </w:rPr>
              <w:t>5</w:t>
            </w:r>
            <w:r w:rsidR="00E02E8C" w:rsidRPr="001732C3">
              <w:rPr>
                <w:b/>
                <w:bCs/>
                <w:sz w:val="17"/>
                <w:szCs w:val="17"/>
              </w:rPr>
              <w:t xml:space="preserve"> </w:t>
            </w:r>
          </w:p>
        </w:tc>
        <w:tc>
          <w:tcPr>
            <w:tcW w:w="1572" w:type="dxa"/>
            <w:gridSpan w:val="2"/>
            <w:tcBorders>
              <w:top w:val="single" w:sz="4" w:space="0" w:color="auto"/>
              <w:bottom w:val="single" w:sz="4" w:space="0" w:color="auto"/>
            </w:tcBorders>
            <w:shd w:val="clear" w:color="auto" w:fill="auto"/>
          </w:tcPr>
          <w:p w14:paraId="60726B5A" w14:textId="4BAE090C" w:rsidR="00E02E8C" w:rsidRPr="001732C3" w:rsidRDefault="00E02E8C" w:rsidP="00E02E8C">
            <w:pPr>
              <w:tabs>
                <w:tab w:val="left" w:pos="288"/>
                <w:tab w:val="left" w:pos="576"/>
                <w:tab w:val="left" w:pos="864"/>
                <w:tab w:val="left" w:pos="1152"/>
              </w:tabs>
              <w:spacing w:before="81" w:after="81" w:line="210" w:lineRule="exact"/>
              <w:ind w:left="144" w:right="40"/>
              <w:jc w:val="right"/>
              <w:rPr>
                <w:b/>
                <w:bCs/>
                <w:sz w:val="17"/>
                <w:szCs w:val="17"/>
              </w:rPr>
            </w:pPr>
            <w:r w:rsidRPr="001732C3">
              <w:rPr>
                <w:b/>
                <w:bCs/>
                <w:sz w:val="17"/>
                <w:szCs w:val="17"/>
              </w:rPr>
              <w:t>(</w:t>
            </w:r>
            <w:r w:rsidR="00271454" w:rsidRPr="001732C3">
              <w:rPr>
                <w:b/>
                <w:bCs/>
                <w:sz w:val="17"/>
                <w:szCs w:val="17"/>
              </w:rPr>
              <w:t>3 553.2</w:t>
            </w:r>
            <w:r w:rsidRPr="001732C3">
              <w:rPr>
                <w:b/>
                <w:bCs/>
                <w:sz w:val="17"/>
                <w:szCs w:val="17"/>
              </w:rPr>
              <w:t>)</w:t>
            </w:r>
          </w:p>
        </w:tc>
      </w:tr>
      <w:tr w:rsidR="001732C3" w:rsidRPr="001732C3" w14:paraId="7217ED19" w14:textId="77777777">
        <w:tc>
          <w:tcPr>
            <w:tcW w:w="3600" w:type="dxa"/>
            <w:tcBorders>
              <w:top w:val="single" w:sz="4" w:space="0" w:color="auto"/>
            </w:tcBorders>
            <w:shd w:val="clear" w:color="auto" w:fill="auto"/>
            <w:vAlign w:val="bottom"/>
          </w:tcPr>
          <w:p w14:paraId="64657947" w14:textId="77777777" w:rsidR="00E02E8C" w:rsidRPr="001732C3" w:rsidRDefault="00E02E8C" w:rsidP="00E02E8C">
            <w:pPr>
              <w:tabs>
                <w:tab w:val="left" w:pos="288"/>
                <w:tab w:val="left" w:pos="576"/>
                <w:tab w:val="left" w:pos="864"/>
                <w:tab w:val="left" w:pos="1152"/>
              </w:tabs>
              <w:spacing w:before="81" w:after="40" w:line="210" w:lineRule="exact"/>
              <w:ind w:right="40"/>
              <w:jc w:val="both"/>
              <w:rPr>
                <w:b/>
                <w:sz w:val="17"/>
              </w:rPr>
            </w:pPr>
            <w:r w:rsidRPr="001732C3">
              <w:rPr>
                <w:b/>
                <w:sz w:val="17"/>
              </w:rPr>
              <w:t>II.</w:t>
            </w:r>
            <w:r w:rsidRPr="001732C3">
              <w:rPr>
                <w:b/>
                <w:sz w:val="17"/>
              </w:rPr>
              <w:tab/>
              <w:t>Civilian personnel</w:t>
            </w:r>
          </w:p>
        </w:tc>
        <w:tc>
          <w:tcPr>
            <w:tcW w:w="1170" w:type="dxa"/>
            <w:tcBorders>
              <w:top w:val="single" w:sz="4" w:space="0" w:color="auto"/>
            </w:tcBorders>
            <w:shd w:val="clear" w:color="auto" w:fill="auto"/>
            <w:vAlign w:val="bottom"/>
          </w:tcPr>
          <w:p w14:paraId="23EA7375" w14:textId="77777777" w:rsidR="00E02E8C" w:rsidRPr="001732C3" w:rsidRDefault="00E02E8C" w:rsidP="00E02E8C">
            <w:pPr>
              <w:tabs>
                <w:tab w:val="left" w:pos="288"/>
                <w:tab w:val="left" w:pos="576"/>
                <w:tab w:val="left" w:pos="864"/>
                <w:tab w:val="left" w:pos="1152"/>
              </w:tabs>
              <w:spacing w:before="81" w:after="40" w:line="210" w:lineRule="exact"/>
              <w:ind w:left="144" w:right="40"/>
              <w:jc w:val="right"/>
              <w:rPr>
                <w:sz w:val="17"/>
              </w:rPr>
            </w:pPr>
          </w:p>
        </w:tc>
        <w:tc>
          <w:tcPr>
            <w:tcW w:w="1170" w:type="dxa"/>
            <w:gridSpan w:val="2"/>
            <w:tcBorders>
              <w:top w:val="single" w:sz="4" w:space="0" w:color="auto"/>
            </w:tcBorders>
            <w:shd w:val="clear" w:color="auto" w:fill="auto"/>
          </w:tcPr>
          <w:p w14:paraId="745C2119" w14:textId="77777777" w:rsidR="00E02E8C" w:rsidRPr="001732C3" w:rsidRDefault="00E02E8C" w:rsidP="00E02E8C">
            <w:pPr>
              <w:tabs>
                <w:tab w:val="left" w:pos="288"/>
                <w:tab w:val="left" w:pos="576"/>
                <w:tab w:val="left" w:pos="864"/>
                <w:tab w:val="left" w:pos="1152"/>
              </w:tabs>
              <w:spacing w:before="81" w:after="40" w:line="210" w:lineRule="exact"/>
              <w:ind w:left="144" w:right="40"/>
              <w:jc w:val="right"/>
              <w:rPr>
                <w:sz w:val="17"/>
              </w:rPr>
            </w:pPr>
          </w:p>
        </w:tc>
        <w:tc>
          <w:tcPr>
            <w:tcW w:w="1170" w:type="dxa"/>
            <w:gridSpan w:val="2"/>
            <w:tcBorders>
              <w:top w:val="single" w:sz="4" w:space="0" w:color="auto"/>
            </w:tcBorders>
            <w:shd w:val="clear" w:color="auto" w:fill="auto"/>
          </w:tcPr>
          <w:p w14:paraId="0D6EB4DF" w14:textId="79D89D5A" w:rsidR="00E02E8C" w:rsidRPr="001732C3" w:rsidRDefault="00E02E8C" w:rsidP="00E02E8C">
            <w:pPr>
              <w:tabs>
                <w:tab w:val="left" w:pos="288"/>
                <w:tab w:val="left" w:pos="576"/>
                <w:tab w:val="left" w:pos="864"/>
                <w:tab w:val="left" w:pos="1152"/>
              </w:tabs>
              <w:spacing w:before="81" w:after="40" w:line="210" w:lineRule="exact"/>
              <w:ind w:left="144" w:right="40"/>
              <w:jc w:val="right"/>
              <w:rPr>
                <w:sz w:val="17"/>
              </w:rPr>
            </w:pPr>
            <w:r w:rsidRPr="001732C3">
              <w:rPr>
                <w:sz w:val="17"/>
                <w:szCs w:val="17"/>
              </w:rPr>
              <w:t xml:space="preserve"> </w:t>
            </w:r>
          </w:p>
        </w:tc>
        <w:tc>
          <w:tcPr>
            <w:tcW w:w="1170" w:type="dxa"/>
            <w:gridSpan w:val="2"/>
            <w:tcBorders>
              <w:top w:val="single" w:sz="4" w:space="0" w:color="auto"/>
            </w:tcBorders>
            <w:shd w:val="clear" w:color="auto" w:fill="auto"/>
          </w:tcPr>
          <w:p w14:paraId="6B1D7AFE" w14:textId="299C528A" w:rsidR="00E02E8C" w:rsidRPr="001732C3" w:rsidRDefault="00E02E8C" w:rsidP="00E02E8C">
            <w:pPr>
              <w:tabs>
                <w:tab w:val="left" w:pos="288"/>
                <w:tab w:val="left" w:pos="576"/>
                <w:tab w:val="left" w:pos="864"/>
                <w:tab w:val="left" w:pos="1152"/>
              </w:tabs>
              <w:spacing w:before="81" w:after="40" w:line="210" w:lineRule="exact"/>
              <w:ind w:left="144" w:right="40"/>
              <w:jc w:val="right"/>
              <w:rPr>
                <w:sz w:val="17"/>
                <w:szCs w:val="17"/>
              </w:rPr>
            </w:pPr>
          </w:p>
        </w:tc>
        <w:tc>
          <w:tcPr>
            <w:tcW w:w="1572" w:type="dxa"/>
            <w:gridSpan w:val="2"/>
            <w:tcBorders>
              <w:top w:val="single" w:sz="4" w:space="0" w:color="auto"/>
            </w:tcBorders>
            <w:shd w:val="clear" w:color="auto" w:fill="auto"/>
          </w:tcPr>
          <w:p w14:paraId="65045403" w14:textId="77777777" w:rsidR="00E02E8C" w:rsidRPr="001732C3" w:rsidRDefault="00E02E8C" w:rsidP="00E02E8C">
            <w:pPr>
              <w:tabs>
                <w:tab w:val="left" w:pos="288"/>
                <w:tab w:val="left" w:pos="576"/>
                <w:tab w:val="left" w:pos="864"/>
                <w:tab w:val="left" w:pos="1152"/>
              </w:tabs>
              <w:spacing w:before="81" w:after="40" w:line="210" w:lineRule="exact"/>
              <w:ind w:left="144" w:right="40"/>
              <w:jc w:val="right"/>
              <w:rPr>
                <w:sz w:val="17"/>
                <w:szCs w:val="17"/>
              </w:rPr>
            </w:pPr>
            <w:r w:rsidRPr="001732C3">
              <w:rPr>
                <w:sz w:val="17"/>
                <w:szCs w:val="17"/>
              </w:rPr>
              <w:t xml:space="preserve"> </w:t>
            </w:r>
          </w:p>
        </w:tc>
      </w:tr>
      <w:tr w:rsidR="001732C3" w:rsidRPr="001732C3" w14:paraId="7AC8E43B" w14:textId="77777777">
        <w:tc>
          <w:tcPr>
            <w:tcW w:w="3600" w:type="dxa"/>
            <w:shd w:val="clear" w:color="auto" w:fill="auto"/>
            <w:vAlign w:val="bottom"/>
          </w:tcPr>
          <w:p w14:paraId="1AEFDB82" w14:textId="77777777" w:rsidR="00E02E8C" w:rsidRPr="001732C3" w:rsidRDefault="00E02E8C" w:rsidP="00E02E8C">
            <w:pPr>
              <w:tabs>
                <w:tab w:val="left" w:pos="288"/>
                <w:tab w:val="left" w:pos="576"/>
                <w:tab w:val="left" w:pos="864"/>
                <w:tab w:val="left" w:pos="1152"/>
              </w:tabs>
              <w:spacing w:before="40" w:after="40" w:line="210" w:lineRule="exact"/>
              <w:ind w:right="40"/>
              <w:jc w:val="both"/>
              <w:rPr>
                <w:sz w:val="17"/>
              </w:rPr>
            </w:pPr>
            <w:r w:rsidRPr="001732C3">
              <w:rPr>
                <w:sz w:val="17"/>
              </w:rPr>
              <w:tab/>
              <w:t>International staff</w:t>
            </w:r>
          </w:p>
        </w:tc>
        <w:tc>
          <w:tcPr>
            <w:tcW w:w="1170" w:type="dxa"/>
            <w:shd w:val="clear" w:color="auto" w:fill="auto"/>
          </w:tcPr>
          <w:p w14:paraId="7EC4D4C7" w14:textId="5B1B498A" w:rsidR="00E02E8C" w:rsidRPr="001732C3" w:rsidRDefault="00E02E8C" w:rsidP="00E02E8C">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 50 245.0 </w:t>
            </w:r>
          </w:p>
        </w:tc>
        <w:tc>
          <w:tcPr>
            <w:tcW w:w="1170" w:type="dxa"/>
            <w:gridSpan w:val="2"/>
            <w:shd w:val="clear" w:color="auto" w:fill="auto"/>
          </w:tcPr>
          <w:p w14:paraId="6023CC3A" w14:textId="6D1746E1" w:rsidR="00E02E8C" w:rsidRPr="001732C3" w:rsidRDefault="00EF5A76" w:rsidP="00E02E8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48 9</w:t>
            </w:r>
            <w:r w:rsidR="00EE4969" w:rsidRPr="001732C3">
              <w:rPr>
                <w:sz w:val="17"/>
                <w:szCs w:val="17"/>
              </w:rPr>
              <w:t>34.3</w:t>
            </w:r>
          </w:p>
        </w:tc>
        <w:tc>
          <w:tcPr>
            <w:tcW w:w="1170" w:type="dxa"/>
            <w:gridSpan w:val="2"/>
            <w:shd w:val="clear" w:color="auto" w:fill="auto"/>
          </w:tcPr>
          <w:p w14:paraId="585EC9AD" w14:textId="31072245" w:rsidR="00E02E8C" w:rsidRPr="00BB629E" w:rsidRDefault="000541A8" w:rsidP="00E02E8C">
            <w:pPr>
              <w:tabs>
                <w:tab w:val="left" w:pos="288"/>
                <w:tab w:val="left" w:pos="576"/>
                <w:tab w:val="left" w:pos="864"/>
                <w:tab w:val="left" w:pos="1152"/>
              </w:tabs>
              <w:spacing w:before="40" w:after="40" w:line="210" w:lineRule="exact"/>
              <w:ind w:left="144" w:right="40"/>
              <w:jc w:val="right"/>
              <w:rPr>
                <w:color w:val="000000" w:themeColor="text1"/>
                <w:sz w:val="17"/>
              </w:rPr>
            </w:pPr>
            <w:r w:rsidRPr="00BB629E">
              <w:rPr>
                <w:color w:val="000000" w:themeColor="text1"/>
                <w:sz w:val="17"/>
                <w:szCs w:val="17"/>
              </w:rPr>
              <w:t>52</w:t>
            </w:r>
            <w:r w:rsidR="00F57B7B" w:rsidRPr="00BB629E">
              <w:rPr>
                <w:color w:val="000000" w:themeColor="text1"/>
                <w:sz w:val="17"/>
                <w:szCs w:val="17"/>
              </w:rPr>
              <w:t xml:space="preserve"> 097.6</w:t>
            </w:r>
            <w:r w:rsidR="00E02E8C" w:rsidRPr="00BB629E">
              <w:rPr>
                <w:color w:val="000000" w:themeColor="text1"/>
                <w:sz w:val="17"/>
                <w:szCs w:val="17"/>
              </w:rPr>
              <w:t xml:space="preserve"> </w:t>
            </w:r>
          </w:p>
        </w:tc>
        <w:tc>
          <w:tcPr>
            <w:tcW w:w="1170" w:type="dxa"/>
            <w:gridSpan w:val="2"/>
            <w:shd w:val="clear" w:color="auto" w:fill="auto"/>
          </w:tcPr>
          <w:p w14:paraId="476BCE4F" w14:textId="28E2A9BB" w:rsidR="00E02E8C" w:rsidRPr="001732C3" w:rsidRDefault="00FD7267" w:rsidP="00E02E8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24 361.0</w:t>
            </w:r>
          </w:p>
        </w:tc>
        <w:tc>
          <w:tcPr>
            <w:tcW w:w="1572" w:type="dxa"/>
            <w:gridSpan w:val="2"/>
            <w:shd w:val="clear" w:color="auto" w:fill="auto"/>
          </w:tcPr>
          <w:p w14:paraId="0DD68C16" w14:textId="730E6C95" w:rsidR="00E02E8C" w:rsidRPr="001732C3" w:rsidRDefault="0074526A" w:rsidP="00E02E8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(2</w:t>
            </w:r>
            <w:r w:rsidR="004628FF" w:rsidRPr="001732C3">
              <w:rPr>
                <w:sz w:val="17"/>
                <w:szCs w:val="17"/>
              </w:rPr>
              <w:t>7 736.6</w:t>
            </w:r>
            <w:r w:rsidRPr="001732C3">
              <w:rPr>
                <w:sz w:val="17"/>
                <w:szCs w:val="17"/>
              </w:rPr>
              <w:t>)</w:t>
            </w:r>
          </w:p>
        </w:tc>
      </w:tr>
      <w:tr w:rsidR="001732C3" w:rsidRPr="001732C3" w14:paraId="72B48128" w14:textId="77777777">
        <w:tc>
          <w:tcPr>
            <w:tcW w:w="3600" w:type="dxa"/>
            <w:shd w:val="clear" w:color="auto" w:fill="auto"/>
            <w:vAlign w:val="bottom"/>
          </w:tcPr>
          <w:p w14:paraId="07E8AD23" w14:textId="77777777" w:rsidR="00E02E8C" w:rsidRPr="001732C3" w:rsidRDefault="00E02E8C" w:rsidP="00E02E8C">
            <w:pPr>
              <w:tabs>
                <w:tab w:val="left" w:pos="288"/>
                <w:tab w:val="left" w:pos="576"/>
                <w:tab w:val="left" w:pos="864"/>
                <w:tab w:val="left" w:pos="1152"/>
              </w:tabs>
              <w:spacing w:before="40" w:after="40" w:line="210" w:lineRule="exact"/>
              <w:ind w:right="40"/>
              <w:jc w:val="both"/>
              <w:rPr>
                <w:sz w:val="17"/>
              </w:rPr>
            </w:pPr>
            <w:r w:rsidRPr="001732C3">
              <w:rPr>
                <w:sz w:val="17"/>
              </w:rPr>
              <w:tab/>
              <w:t>National Professional Officers</w:t>
            </w:r>
          </w:p>
        </w:tc>
        <w:tc>
          <w:tcPr>
            <w:tcW w:w="1170" w:type="dxa"/>
            <w:shd w:val="clear" w:color="auto" w:fill="auto"/>
          </w:tcPr>
          <w:p w14:paraId="0446DB61" w14:textId="16790A16" w:rsidR="00E02E8C" w:rsidRPr="001732C3" w:rsidRDefault="00E02E8C" w:rsidP="00E02E8C">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 10 452.3 </w:t>
            </w:r>
          </w:p>
        </w:tc>
        <w:tc>
          <w:tcPr>
            <w:tcW w:w="1170" w:type="dxa"/>
            <w:gridSpan w:val="2"/>
            <w:shd w:val="clear" w:color="auto" w:fill="auto"/>
          </w:tcPr>
          <w:p w14:paraId="2D5ACC8A" w14:textId="09E0C53A" w:rsidR="00E02E8C" w:rsidRPr="001732C3" w:rsidRDefault="00E02E8C" w:rsidP="00E02E8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1</w:t>
            </w:r>
            <w:r w:rsidR="00EE4969" w:rsidRPr="001732C3">
              <w:rPr>
                <w:sz w:val="17"/>
                <w:szCs w:val="17"/>
              </w:rPr>
              <w:t>1 4</w:t>
            </w:r>
            <w:r w:rsidR="0077297C" w:rsidRPr="001732C3">
              <w:rPr>
                <w:sz w:val="17"/>
                <w:szCs w:val="17"/>
              </w:rPr>
              <w:t>36.9</w:t>
            </w:r>
          </w:p>
        </w:tc>
        <w:tc>
          <w:tcPr>
            <w:tcW w:w="1170" w:type="dxa"/>
            <w:gridSpan w:val="2"/>
            <w:shd w:val="clear" w:color="auto" w:fill="auto"/>
          </w:tcPr>
          <w:p w14:paraId="0F659BBC" w14:textId="0EFAEB6F" w:rsidR="00E02E8C" w:rsidRPr="00A73DF4" w:rsidRDefault="00F57B7B" w:rsidP="00E02E8C">
            <w:pPr>
              <w:tabs>
                <w:tab w:val="left" w:pos="288"/>
                <w:tab w:val="left" w:pos="576"/>
                <w:tab w:val="left" w:pos="864"/>
                <w:tab w:val="left" w:pos="1152"/>
              </w:tabs>
              <w:spacing w:before="40" w:after="40" w:line="210" w:lineRule="exact"/>
              <w:ind w:left="144" w:right="40"/>
              <w:jc w:val="right"/>
              <w:rPr>
                <w:color w:val="000000" w:themeColor="text1"/>
                <w:sz w:val="17"/>
              </w:rPr>
            </w:pPr>
            <w:r w:rsidRPr="00A73DF4">
              <w:rPr>
                <w:color w:val="000000" w:themeColor="text1"/>
                <w:sz w:val="17"/>
                <w:szCs w:val="17"/>
              </w:rPr>
              <w:t>1</w:t>
            </w:r>
            <w:r w:rsidR="00447EC8" w:rsidRPr="00A73DF4">
              <w:rPr>
                <w:color w:val="000000" w:themeColor="text1"/>
                <w:sz w:val="17"/>
                <w:szCs w:val="17"/>
              </w:rPr>
              <w:t xml:space="preserve">0 </w:t>
            </w:r>
            <w:r w:rsidR="00726B68" w:rsidRPr="00A73DF4">
              <w:rPr>
                <w:color w:val="000000" w:themeColor="text1"/>
                <w:sz w:val="17"/>
                <w:szCs w:val="17"/>
              </w:rPr>
              <w:t>58</w:t>
            </w:r>
            <w:r w:rsidR="00BB1C86" w:rsidRPr="00A73DF4">
              <w:rPr>
                <w:color w:val="000000" w:themeColor="text1"/>
                <w:sz w:val="17"/>
                <w:szCs w:val="17"/>
              </w:rPr>
              <w:t>3.5</w:t>
            </w:r>
            <w:r w:rsidR="00E02E8C" w:rsidRPr="00A73DF4">
              <w:rPr>
                <w:color w:val="000000" w:themeColor="text1"/>
                <w:sz w:val="17"/>
                <w:szCs w:val="17"/>
              </w:rPr>
              <w:t xml:space="preserve"> </w:t>
            </w:r>
          </w:p>
        </w:tc>
        <w:tc>
          <w:tcPr>
            <w:tcW w:w="1170" w:type="dxa"/>
            <w:gridSpan w:val="2"/>
            <w:shd w:val="clear" w:color="auto" w:fill="auto"/>
          </w:tcPr>
          <w:p w14:paraId="4814275B" w14:textId="0F0969D5" w:rsidR="00E02E8C" w:rsidRPr="001732C3" w:rsidRDefault="00FD7267" w:rsidP="00E02E8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2 700.6</w:t>
            </w:r>
          </w:p>
        </w:tc>
        <w:tc>
          <w:tcPr>
            <w:tcW w:w="1572" w:type="dxa"/>
            <w:gridSpan w:val="2"/>
            <w:shd w:val="clear" w:color="auto" w:fill="auto"/>
          </w:tcPr>
          <w:p w14:paraId="4836A068" w14:textId="75CCA8C5" w:rsidR="00E02E8C" w:rsidRPr="001732C3" w:rsidRDefault="0074526A" w:rsidP="00E02E8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w:t>
            </w:r>
            <w:r w:rsidR="00264F6B" w:rsidRPr="001732C3">
              <w:rPr>
                <w:sz w:val="17"/>
                <w:szCs w:val="17"/>
              </w:rPr>
              <w:t>7 882.9</w:t>
            </w:r>
            <w:r w:rsidRPr="001732C3">
              <w:rPr>
                <w:sz w:val="17"/>
                <w:szCs w:val="17"/>
              </w:rPr>
              <w:t>)</w:t>
            </w:r>
          </w:p>
        </w:tc>
      </w:tr>
      <w:tr w:rsidR="001732C3" w:rsidRPr="001732C3" w14:paraId="616D5516" w14:textId="77777777">
        <w:tc>
          <w:tcPr>
            <w:tcW w:w="3600" w:type="dxa"/>
            <w:shd w:val="clear" w:color="auto" w:fill="auto"/>
            <w:vAlign w:val="bottom"/>
          </w:tcPr>
          <w:p w14:paraId="11CBD166" w14:textId="6CB0872E" w:rsidR="00E02E8C" w:rsidRPr="001732C3" w:rsidRDefault="00E02E8C" w:rsidP="00E02E8C">
            <w:pPr>
              <w:tabs>
                <w:tab w:val="left" w:pos="288"/>
                <w:tab w:val="left" w:pos="576"/>
                <w:tab w:val="left" w:pos="864"/>
                <w:tab w:val="left" w:pos="1152"/>
              </w:tabs>
              <w:spacing w:before="40" w:after="40" w:line="210" w:lineRule="exact"/>
              <w:ind w:right="40"/>
              <w:jc w:val="both"/>
              <w:rPr>
                <w:sz w:val="17"/>
              </w:rPr>
            </w:pPr>
            <w:r w:rsidRPr="001732C3">
              <w:rPr>
                <w:sz w:val="17"/>
              </w:rPr>
              <w:tab/>
            </w:r>
            <w:r w:rsidR="007A5305" w:rsidRPr="001732C3">
              <w:rPr>
                <w:rFonts w:eastAsia="Calibri"/>
                <w:sz w:val="17"/>
              </w:rPr>
              <w:t>National General Service staff</w:t>
            </w:r>
          </w:p>
        </w:tc>
        <w:tc>
          <w:tcPr>
            <w:tcW w:w="1170" w:type="dxa"/>
            <w:shd w:val="clear" w:color="auto" w:fill="auto"/>
          </w:tcPr>
          <w:p w14:paraId="532CDEE4" w14:textId="492493E4" w:rsidR="00E02E8C" w:rsidRPr="001732C3" w:rsidRDefault="00E02E8C" w:rsidP="00E02E8C">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 16 168.5 </w:t>
            </w:r>
          </w:p>
        </w:tc>
        <w:tc>
          <w:tcPr>
            <w:tcW w:w="1170" w:type="dxa"/>
            <w:gridSpan w:val="2"/>
            <w:shd w:val="clear" w:color="auto" w:fill="auto"/>
          </w:tcPr>
          <w:p w14:paraId="7B6FAA70" w14:textId="4B3ECF3F" w:rsidR="00E02E8C" w:rsidRPr="001732C3" w:rsidRDefault="00E02E8C" w:rsidP="00E02E8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1</w:t>
            </w:r>
            <w:r w:rsidR="0077297C" w:rsidRPr="001732C3">
              <w:rPr>
                <w:sz w:val="17"/>
                <w:szCs w:val="17"/>
              </w:rPr>
              <w:t>7</w:t>
            </w:r>
            <w:r w:rsidR="002B00EB" w:rsidRPr="001732C3">
              <w:rPr>
                <w:sz w:val="17"/>
                <w:szCs w:val="17"/>
              </w:rPr>
              <w:t xml:space="preserve"> 067.8</w:t>
            </w:r>
          </w:p>
        </w:tc>
        <w:tc>
          <w:tcPr>
            <w:tcW w:w="1170" w:type="dxa"/>
            <w:gridSpan w:val="2"/>
            <w:shd w:val="clear" w:color="auto" w:fill="auto"/>
          </w:tcPr>
          <w:p w14:paraId="05EA942F" w14:textId="230B3525" w:rsidR="00E02E8C" w:rsidRPr="00A73DF4" w:rsidRDefault="00BB1C86" w:rsidP="00E02E8C">
            <w:pPr>
              <w:tabs>
                <w:tab w:val="left" w:pos="288"/>
                <w:tab w:val="left" w:pos="576"/>
                <w:tab w:val="left" w:pos="864"/>
                <w:tab w:val="left" w:pos="1152"/>
              </w:tabs>
              <w:spacing w:before="40" w:after="40" w:line="210" w:lineRule="exact"/>
              <w:ind w:left="144" w:right="40"/>
              <w:jc w:val="right"/>
              <w:rPr>
                <w:color w:val="000000" w:themeColor="text1"/>
                <w:sz w:val="17"/>
              </w:rPr>
            </w:pPr>
            <w:r w:rsidRPr="00A73DF4">
              <w:rPr>
                <w:color w:val="000000" w:themeColor="text1"/>
                <w:sz w:val="17"/>
                <w:szCs w:val="17"/>
              </w:rPr>
              <w:t>18</w:t>
            </w:r>
            <w:r w:rsidR="003B48A5" w:rsidRPr="00A73DF4">
              <w:rPr>
                <w:color w:val="000000" w:themeColor="text1"/>
                <w:sz w:val="17"/>
                <w:szCs w:val="17"/>
              </w:rPr>
              <w:t xml:space="preserve"> 205.9</w:t>
            </w:r>
            <w:r w:rsidR="00E02E8C" w:rsidRPr="00A73DF4">
              <w:rPr>
                <w:color w:val="000000" w:themeColor="text1"/>
                <w:sz w:val="17"/>
                <w:szCs w:val="17"/>
              </w:rPr>
              <w:t xml:space="preserve"> </w:t>
            </w:r>
          </w:p>
        </w:tc>
        <w:tc>
          <w:tcPr>
            <w:tcW w:w="1170" w:type="dxa"/>
            <w:gridSpan w:val="2"/>
            <w:shd w:val="clear" w:color="auto" w:fill="auto"/>
          </w:tcPr>
          <w:p w14:paraId="13438E8B" w14:textId="04F4697A" w:rsidR="00E02E8C" w:rsidRPr="001732C3" w:rsidRDefault="00271454" w:rsidP="00E02E8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4 461.5</w:t>
            </w:r>
          </w:p>
        </w:tc>
        <w:tc>
          <w:tcPr>
            <w:tcW w:w="1572" w:type="dxa"/>
            <w:gridSpan w:val="2"/>
            <w:shd w:val="clear" w:color="auto" w:fill="auto"/>
          </w:tcPr>
          <w:p w14:paraId="21C01834" w14:textId="6C4B6E57" w:rsidR="00E02E8C" w:rsidRPr="001732C3" w:rsidRDefault="00264F6B" w:rsidP="00E02E8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(13 744.4)</w:t>
            </w:r>
          </w:p>
        </w:tc>
      </w:tr>
      <w:tr w:rsidR="001732C3" w:rsidRPr="001732C3" w14:paraId="2F58AB94" w14:textId="77777777">
        <w:tc>
          <w:tcPr>
            <w:tcW w:w="3600" w:type="dxa"/>
            <w:shd w:val="clear" w:color="auto" w:fill="auto"/>
            <w:vAlign w:val="bottom"/>
          </w:tcPr>
          <w:p w14:paraId="4198AA40" w14:textId="5365E1D0" w:rsidR="006F0643" w:rsidRPr="001732C3" w:rsidRDefault="006F0643" w:rsidP="006F0643">
            <w:pPr>
              <w:tabs>
                <w:tab w:val="left" w:pos="288"/>
                <w:tab w:val="left" w:pos="576"/>
                <w:tab w:val="left" w:pos="864"/>
                <w:tab w:val="left" w:pos="1152"/>
              </w:tabs>
              <w:spacing w:before="40" w:after="40" w:line="210" w:lineRule="exact"/>
              <w:ind w:right="40"/>
              <w:jc w:val="both"/>
              <w:rPr>
                <w:sz w:val="17"/>
              </w:rPr>
            </w:pPr>
            <w:r w:rsidRPr="001732C3">
              <w:rPr>
                <w:sz w:val="17"/>
              </w:rPr>
              <w:tab/>
              <w:t>United Nations Volunteers</w:t>
            </w:r>
          </w:p>
        </w:tc>
        <w:tc>
          <w:tcPr>
            <w:tcW w:w="1170" w:type="dxa"/>
            <w:shd w:val="clear" w:color="auto" w:fill="auto"/>
          </w:tcPr>
          <w:p w14:paraId="18C8260E" w14:textId="0694CEFE" w:rsidR="006F0643" w:rsidRPr="001732C3" w:rsidRDefault="006F0643" w:rsidP="006F0643">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 62.9 </w:t>
            </w:r>
          </w:p>
        </w:tc>
        <w:tc>
          <w:tcPr>
            <w:tcW w:w="1170" w:type="dxa"/>
            <w:gridSpan w:val="2"/>
            <w:shd w:val="clear" w:color="auto" w:fill="auto"/>
          </w:tcPr>
          <w:p w14:paraId="5168A187" w14:textId="256C12B4" w:rsidR="006F0643" w:rsidRPr="001732C3" w:rsidRDefault="00E61454" w:rsidP="006F0643">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154.1</w:t>
            </w:r>
          </w:p>
        </w:tc>
        <w:tc>
          <w:tcPr>
            <w:tcW w:w="1170" w:type="dxa"/>
            <w:gridSpan w:val="2"/>
            <w:shd w:val="clear" w:color="auto" w:fill="auto"/>
          </w:tcPr>
          <w:p w14:paraId="3609ABF5" w14:textId="465D597E" w:rsidR="006F0643" w:rsidRPr="001732C3" w:rsidRDefault="007D6B84" w:rsidP="006F0643">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33.2</w:t>
            </w:r>
            <w:r w:rsidR="006F0643" w:rsidRPr="001732C3">
              <w:rPr>
                <w:sz w:val="17"/>
                <w:szCs w:val="17"/>
              </w:rPr>
              <w:t xml:space="preserve"> </w:t>
            </w:r>
          </w:p>
        </w:tc>
        <w:tc>
          <w:tcPr>
            <w:tcW w:w="1170" w:type="dxa"/>
            <w:gridSpan w:val="2"/>
            <w:shd w:val="clear" w:color="auto" w:fill="auto"/>
          </w:tcPr>
          <w:p w14:paraId="2C16AFC5" w14:textId="69355D59" w:rsidR="006F0643" w:rsidRPr="001732C3" w:rsidRDefault="00271454" w:rsidP="006F0643">
            <w:pPr>
              <w:tabs>
                <w:tab w:val="left" w:pos="288"/>
                <w:tab w:val="left" w:pos="576"/>
                <w:tab w:val="left" w:pos="864"/>
                <w:tab w:val="left" w:pos="1152"/>
              </w:tabs>
              <w:spacing w:before="40" w:after="40" w:line="210" w:lineRule="exact"/>
              <w:ind w:left="144" w:right="40"/>
              <w:jc w:val="right"/>
              <w:rPr>
                <w:sz w:val="17"/>
                <w:szCs w:val="17"/>
              </w:rPr>
            </w:pPr>
            <w:r w:rsidRPr="001732C3">
              <w:rPr>
                <w:rFonts w:eastAsia="Calibri"/>
                <w:sz w:val="17"/>
                <w:szCs w:val="17"/>
              </w:rPr>
              <w:t>–</w:t>
            </w:r>
          </w:p>
        </w:tc>
        <w:tc>
          <w:tcPr>
            <w:tcW w:w="1572" w:type="dxa"/>
            <w:gridSpan w:val="2"/>
            <w:shd w:val="clear" w:color="auto" w:fill="auto"/>
          </w:tcPr>
          <w:p w14:paraId="7D61E344" w14:textId="72F25453" w:rsidR="006F0643" w:rsidRPr="001732C3" w:rsidRDefault="000D0602" w:rsidP="006F0643">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(33.2)</w:t>
            </w:r>
          </w:p>
        </w:tc>
      </w:tr>
      <w:tr w:rsidR="001732C3" w:rsidRPr="001732C3" w14:paraId="06603800" w14:textId="77777777">
        <w:tc>
          <w:tcPr>
            <w:tcW w:w="3600" w:type="dxa"/>
            <w:shd w:val="clear" w:color="auto" w:fill="auto"/>
            <w:vAlign w:val="bottom"/>
          </w:tcPr>
          <w:p w14:paraId="3A6610CC" w14:textId="07991770" w:rsidR="00190CEC" w:rsidRPr="001732C3" w:rsidRDefault="00190CEC" w:rsidP="00190CEC">
            <w:pPr>
              <w:tabs>
                <w:tab w:val="left" w:pos="288"/>
                <w:tab w:val="left" w:pos="576"/>
                <w:tab w:val="left" w:pos="864"/>
                <w:tab w:val="left" w:pos="1152"/>
              </w:tabs>
              <w:spacing w:before="40" w:after="40" w:line="210" w:lineRule="exact"/>
              <w:ind w:right="40"/>
              <w:jc w:val="both"/>
              <w:rPr>
                <w:sz w:val="17"/>
              </w:rPr>
            </w:pPr>
            <w:r w:rsidRPr="001732C3">
              <w:rPr>
                <w:sz w:val="17"/>
              </w:rPr>
              <w:tab/>
            </w:r>
            <w:r w:rsidR="001D1E64" w:rsidRPr="001732C3">
              <w:rPr>
                <w:rFonts w:eastAsia="Calibri"/>
                <w:sz w:val="17"/>
              </w:rPr>
              <w:t>General temporary assistance</w:t>
            </w:r>
          </w:p>
        </w:tc>
        <w:tc>
          <w:tcPr>
            <w:tcW w:w="1170" w:type="dxa"/>
            <w:shd w:val="clear" w:color="auto" w:fill="auto"/>
          </w:tcPr>
          <w:p w14:paraId="789F39D9" w14:textId="1724C961" w:rsidR="00190CEC" w:rsidRPr="001732C3" w:rsidRDefault="00190CEC" w:rsidP="00190CEC">
            <w:pPr>
              <w:tabs>
                <w:tab w:val="left" w:pos="288"/>
                <w:tab w:val="left" w:pos="576"/>
                <w:tab w:val="left" w:pos="864"/>
                <w:tab w:val="left" w:pos="1152"/>
              </w:tabs>
              <w:spacing w:before="40" w:after="40" w:line="210" w:lineRule="exact"/>
              <w:ind w:left="144" w:right="40"/>
              <w:jc w:val="right"/>
              <w:rPr>
                <w:sz w:val="17"/>
              </w:rPr>
            </w:pPr>
            <w:r w:rsidRPr="001732C3">
              <w:rPr>
                <w:rFonts w:eastAsia="Calibri"/>
                <w:sz w:val="17"/>
                <w:szCs w:val="17"/>
              </w:rPr>
              <w:t>–</w:t>
            </w:r>
          </w:p>
        </w:tc>
        <w:tc>
          <w:tcPr>
            <w:tcW w:w="1170" w:type="dxa"/>
            <w:gridSpan w:val="2"/>
            <w:shd w:val="clear" w:color="auto" w:fill="auto"/>
          </w:tcPr>
          <w:p w14:paraId="0F7B2E93" w14:textId="794E4FB9" w:rsidR="00190CEC" w:rsidRPr="001732C3" w:rsidRDefault="00E61454"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298.3</w:t>
            </w:r>
          </w:p>
        </w:tc>
        <w:tc>
          <w:tcPr>
            <w:tcW w:w="1170" w:type="dxa"/>
            <w:gridSpan w:val="2"/>
            <w:shd w:val="clear" w:color="auto" w:fill="auto"/>
          </w:tcPr>
          <w:p w14:paraId="03B670E2" w14:textId="4E929A46" w:rsidR="00190CEC" w:rsidRPr="001732C3" w:rsidRDefault="00271454" w:rsidP="00190CEC">
            <w:pPr>
              <w:tabs>
                <w:tab w:val="left" w:pos="288"/>
                <w:tab w:val="left" w:pos="576"/>
                <w:tab w:val="left" w:pos="864"/>
                <w:tab w:val="left" w:pos="1152"/>
              </w:tabs>
              <w:spacing w:before="40" w:after="40" w:line="210" w:lineRule="exact"/>
              <w:ind w:left="144" w:right="40"/>
              <w:jc w:val="right"/>
              <w:rPr>
                <w:sz w:val="17"/>
              </w:rPr>
            </w:pPr>
            <w:r w:rsidRPr="001732C3">
              <w:rPr>
                <w:rFonts w:eastAsia="Calibri"/>
                <w:sz w:val="17"/>
                <w:szCs w:val="17"/>
              </w:rPr>
              <w:t>–</w:t>
            </w:r>
            <w:r w:rsidR="00190CEC" w:rsidRPr="001732C3">
              <w:rPr>
                <w:sz w:val="17"/>
                <w:szCs w:val="17"/>
              </w:rPr>
              <w:t xml:space="preserve"> </w:t>
            </w:r>
          </w:p>
        </w:tc>
        <w:tc>
          <w:tcPr>
            <w:tcW w:w="1170" w:type="dxa"/>
            <w:gridSpan w:val="2"/>
            <w:shd w:val="clear" w:color="auto" w:fill="auto"/>
          </w:tcPr>
          <w:p w14:paraId="0915396A" w14:textId="4B0A6E14" w:rsidR="00190CEC" w:rsidRPr="00597832" w:rsidRDefault="00D52330" w:rsidP="00190CEC">
            <w:pPr>
              <w:tabs>
                <w:tab w:val="left" w:pos="288"/>
                <w:tab w:val="left" w:pos="576"/>
                <w:tab w:val="left" w:pos="864"/>
                <w:tab w:val="left" w:pos="1152"/>
              </w:tabs>
              <w:spacing w:before="40" w:after="40" w:line="210" w:lineRule="exact"/>
              <w:ind w:left="144" w:right="40"/>
              <w:jc w:val="right"/>
              <w:rPr>
                <w:sz w:val="17"/>
                <w:szCs w:val="17"/>
              </w:rPr>
            </w:pPr>
            <w:r w:rsidRPr="00597832">
              <w:rPr>
                <w:sz w:val="17"/>
                <w:szCs w:val="17"/>
              </w:rPr>
              <w:t>8</w:t>
            </w:r>
            <w:r>
              <w:rPr>
                <w:sz w:val="17"/>
                <w:szCs w:val="17"/>
              </w:rPr>
              <w:t>82</w:t>
            </w:r>
            <w:r w:rsidR="00264F6B" w:rsidRPr="00597832">
              <w:rPr>
                <w:sz w:val="17"/>
                <w:szCs w:val="17"/>
              </w:rPr>
              <w:t>.</w:t>
            </w:r>
            <w:r>
              <w:rPr>
                <w:sz w:val="17"/>
                <w:szCs w:val="17"/>
              </w:rPr>
              <w:t>4</w:t>
            </w:r>
          </w:p>
        </w:tc>
        <w:tc>
          <w:tcPr>
            <w:tcW w:w="1572" w:type="dxa"/>
            <w:gridSpan w:val="2"/>
            <w:shd w:val="clear" w:color="auto" w:fill="auto"/>
          </w:tcPr>
          <w:p w14:paraId="0E484A8A" w14:textId="7C439B66" w:rsidR="00190CEC" w:rsidRPr="00597832" w:rsidRDefault="00D52330" w:rsidP="00190CEC">
            <w:pPr>
              <w:tabs>
                <w:tab w:val="left" w:pos="288"/>
                <w:tab w:val="left" w:pos="576"/>
                <w:tab w:val="left" w:pos="864"/>
                <w:tab w:val="left" w:pos="1152"/>
              </w:tabs>
              <w:spacing w:before="40" w:after="40" w:line="210" w:lineRule="exact"/>
              <w:ind w:left="144" w:right="40"/>
              <w:jc w:val="right"/>
              <w:rPr>
                <w:sz w:val="17"/>
                <w:szCs w:val="17"/>
              </w:rPr>
            </w:pPr>
            <w:r>
              <w:rPr>
                <w:sz w:val="17"/>
                <w:szCs w:val="17"/>
              </w:rPr>
              <w:t>882</w:t>
            </w:r>
            <w:r w:rsidR="00264F6B" w:rsidRPr="00597832">
              <w:rPr>
                <w:sz w:val="17"/>
                <w:szCs w:val="17"/>
              </w:rPr>
              <w:t>.</w:t>
            </w:r>
            <w:r>
              <w:rPr>
                <w:sz w:val="17"/>
                <w:szCs w:val="17"/>
              </w:rPr>
              <w:t>4</w:t>
            </w:r>
          </w:p>
        </w:tc>
      </w:tr>
      <w:tr w:rsidR="001732C3" w:rsidRPr="001732C3" w14:paraId="6C3809FD" w14:textId="77777777">
        <w:tc>
          <w:tcPr>
            <w:tcW w:w="3600" w:type="dxa"/>
            <w:tcBorders>
              <w:top w:val="single" w:sz="4" w:space="0" w:color="auto"/>
              <w:bottom w:val="single" w:sz="4" w:space="0" w:color="auto"/>
            </w:tcBorders>
            <w:shd w:val="clear" w:color="auto" w:fill="auto"/>
            <w:vAlign w:val="bottom"/>
          </w:tcPr>
          <w:p w14:paraId="3450FD64" w14:textId="77777777" w:rsidR="00190CEC" w:rsidRPr="001732C3" w:rsidRDefault="00190CEC" w:rsidP="00190CEC">
            <w:pPr>
              <w:tabs>
                <w:tab w:val="left" w:pos="288"/>
                <w:tab w:val="left" w:pos="576"/>
                <w:tab w:val="left" w:pos="864"/>
                <w:tab w:val="left" w:pos="1152"/>
              </w:tabs>
              <w:spacing w:before="81" w:after="81" w:line="210" w:lineRule="exact"/>
              <w:ind w:right="40"/>
              <w:jc w:val="both"/>
              <w:rPr>
                <w:b/>
                <w:sz w:val="17"/>
              </w:rPr>
            </w:pPr>
            <w:r w:rsidRPr="001732C3">
              <w:rPr>
                <w:b/>
                <w:sz w:val="17"/>
              </w:rPr>
              <w:tab/>
              <w:t>Subtotal, category II</w:t>
            </w:r>
          </w:p>
        </w:tc>
        <w:tc>
          <w:tcPr>
            <w:tcW w:w="1170" w:type="dxa"/>
            <w:tcBorders>
              <w:top w:val="single" w:sz="4" w:space="0" w:color="auto"/>
              <w:bottom w:val="single" w:sz="4" w:space="0" w:color="auto"/>
            </w:tcBorders>
            <w:shd w:val="clear" w:color="auto" w:fill="auto"/>
          </w:tcPr>
          <w:p w14:paraId="2215B14F" w14:textId="6F64C7E9" w:rsidR="00190CEC" w:rsidRPr="001732C3" w:rsidRDefault="00190CEC" w:rsidP="00190CEC">
            <w:pPr>
              <w:tabs>
                <w:tab w:val="left" w:pos="288"/>
                <w:tab w:val="left" w:pos="576"/>
                <w:tab w:val="left" w:pos="864"/>
                <w:tab w:val="left" w:pos="1152"/>
              </w:tabs>
              <w:spacing w:before="81" w:after="81" w:line="210" w:lineRule="exact"/>
              <w:ind w:left="144" w:right="40"/>
              <w:jc w:val="right"/>
              <w:rPr>
                <w:b/>
                <w:sz w:val="17"/>
              </w:rPr>
            </w:pPr>
            <w:r w:rsidRPr="001732C3">
              <w:rPr>
                <w:b/>
                <w:sz w:val="17"/>
              </w:rPr>
              <w:t xml:space="preserve"> 76 928.7</w:t>
            </w:r>
          </w:p>
        </w:tc>
        <w:tc>
          <w:tcPr>
            <w:tcW w:w="1170" w:type="dxa"/>
            <w:gridSpan w:val="2"/>
            <w:tcBorders>
              <w:top w:val="single" w:sz="4" w:space="0" w:color="auto"/>
              <w:bottom w:val="single" w:sz="4" w:space="0" w:color="auto"/>
            </w:tcBorders>
            <w:shd w:val="clear" w:color="auto" w:fill="auto"/>
          </w:tcPr>
          <w:p w14:paraId="353FDE38" w14:textId="2A727622" w:rsidR="00190CEC" w:rsidRPr="001732C3" w:rsidRDefault="00E61454" w:rsidP="00190CEC">
            <w:pPr>
              <w:tabs>
                <w:tab w:val="left" w:pos="288"/>
                <w:tab w:val="left" w:pos="576"/>
                <w:tab w:val="left" w:pos="864"/>
                <w:tab w:val="left" w:pos="1152"/>
              </w:tabs>
              <w:spacing w:before="81" w:after="81" w:line="210" w:lineRule="exact"/>
              <w:ind w:left="144" w:right="40"/>
              <w:jc w:val="right"/>
              <w:rPr>
                <w:b/>
                <w:bCs/>
                <w:sz w:val="17"/>
                <w:szCs w:val="17"/>
              </w:rPr>
            </w:pPr>
            <w:r w:rsidRPr="001732C3">
              <w:rPr>
                <w:b/>
                <w:bCs/>
                <w:sz w:val="17"/>
                <w:szCs w:val="17"/>
              </w:rPr>
              <w:t>77 891.4</w:t>
            </w:r>
            <w:r w:rsidR="00190CEC" w:rsidRPr="001732C3">
              <w:rPr>
                <w:b/>
                <w:bCs/>
                <w:sz w:val="17"/>
                <w:szCs w:val="17"/>
              </w:rPr>
              <w:t xml:space="preserve"> </w:t>
            </w:r>
          </w:p>
        </w:tc>
        <w:tc>
          <w:tcPr>
            <w:tcW w:w="1170" w:type="dxa"/>
            <w:gridSpan w:val="2"/>
            <w:tcBorders>
              <w:top w:val="single" w:sz="4" w:space="0" w:color="auto"/>
              <w:bottom w:val="single" w:sz="4" w:space="0" w:color="auto"/>
            </w:tcBorders>
            <w:shd w:val="clear" w:color="auto" w:fill="auto"/>
          </w:tcPr>
          <w:p w14:paraId="6E3CDEDC" w14:textId="494BD9EF" w:rsidR="00190CEC" w:rsidRPr="001732C3" w:rsidRDefault="00B24D9A" w:rsidP="00190CEC">
            <w:pPr>
              <w:tabs>
                <w:tab w:val="left" w:pos="288"/>
                <w:tab w:val="left" w:pos="576"/>
                <w:tab w:val="left" w:pos="864"/>
                <w:tab w:val="left" w:pos="1152"/>
              </w:tabs>
              <w:spacing w:before="81" w:after="81" w:line="210" w:lineRule="exact"/>
              <w:ind w:left="144" w:right="40"/>
              <w:jc w:val="right"/>
              <w:rPr>
                <w:b/>
                <w:sz w:val="17"/>
              </w:rPr>
            </w:pPr>
            <w:r w:rsidRPr="001732C3">
              <w:rPr>
                <w:b/>
                <w:bCs/>
                <w:sz w:val="17"/>
                <w:szCs w:val="17"/>
              </w:rPr>
              <w:t>80 920.2</w:t>
            </w:r>
          </w:p>
        </w:tc>
        <w:tc>
          <w:tcPr>
            <w:tcW w:w="1170" w:type="dxa"/>
            <w:gridSpan w:val="2"/>
            <w:tcBorders>
              <w:top w:val="single" w:sz="4" w:space="0" w:color="auto"/>
              <w:bottom w:val="single" w:sz="4" w:space="0" w:color="auto"/>
            </w:tcBorders>
            <w:shd w:val="clear" w:color="auto" w:fill="auto"/>
          </w:tcPr>
          <w:p w14:paraId="303E99EE" w14:textId="48AD8440" w:rsidR="00190CEC" w:rsidRPr="001732C3" w:rsidRDefault="00F05FF6" w:rsidP="00190CEC">
            <w:pPr>
              <w:tabs>
                <w:tab w:val="left" w:pos="288"/>
                <w:tab w:val="left" w:pos="576"/>
                <w:tab w:val="left" w:pos="864"/>
                <w:tab w:val="left" w:pos="1152"/>
              </w:tabs>
              <w:spacing w:before="81" w:after="81" w:line="210" w:lineRule="exact"/>
              <w:ind w:left="144" w:right="40"/>
              <w:jc w:val="right"/>
              <w:rPr>
                <w:b/>
                <w:bCs/>
                <w:sz w:val="17"/>
                <w:szCs w:val="17"/>
              </w:rPr>
            </w:pPr>
            <w:r w:rsidRPr="001732C3">
              <w:rPr>
                <w:b/>
                <w:bCs/>
                <w:sz w:val="17"/>
                <w:szCs w:val="17"/>
              </w:rPr>
              <w:t xml:space="preserve">32 </w:t>
            </w:r>
            <w:r w:rsidR="00344BED">
              <w:rPr>
                <w:b/>
                <w:bCs/>
                <w:sz w:val="17"/>
                <w:szCs w:val="17"/>
              </w:rPr>
              <w:t>405.5</w:t>
            </w:r>
          </w:p>
        </w:tc>
        <w:tc>
          <w:tcPr>
            <w:tcW w:w="1572" w:type="dxa"/>
            <w:gridSpan w:val="2"/>
            <w:tcBorders>
              <w:top w:val="single" w:sz="4" w:space="0" w:color="auto"/>
              <w:bottom w:val="single" w:sz="4" w:space="0" w:color="auto"/>
            </w:tcBorders>
            <w:shd w:val="clear" w:color="auto" w:fill="auto"/>
          </w:tcPr>
          <w:p w14:paraId="6CA40A9D" w14:textId="06531EC1" w:rsidR="00190CEC" w:rsidRPr="001732C3" w:rsidRDefault="00345435" w:rsidP="00190CEC">
            <w:pPr>
              <w:tabs>
                <w:tab w:val="left" w:pos="288"/>
                <w:tab w:val="left" w:pos="576"/>
                <w:tab w:val="left" w:pos="864"/>
                <w:tab w:val="left" w:pos="1152"/>
              </w:tabs>
              <w:spacing w:before="81" w:after="81" w:line="210" w:lineRule="exact"/>
              <w:ind w:left="144" w:right="40"/>
              <w:jc w:val="right"/>
              <w:rPr>
                <w:b/>
                <w:bCs/>
                <w:sz w:val="17"/>
                <w:szCs w:val="17"/>
              </w:rPr>
            </w:pPr>
            <w:r w:rsidRPr="001732C3">
              <w:rPr>
                <w:b/>
                <w:bCs/>
                <w:sz w:val="17"/>
                <w:szCs w:val="17"/>
              </w:rPr>
              <w:t xml:space="preserve">(48 </w:t>
            </w:r>
            <w:r w:rsidR="00344BED" w:rsidRPr="001732C3">
              <w:rPr>
                <w:b/>
                <w:bCs/>
                <w:sz w:val="17"/>
                <w:szCs w:val="17"/>
              </w:rPr>
              <w:t>5</w:t>
            </w:r>
            <w:r w:rsidR="00344BED">
              <w:rPr>
                <w:b/>
                <w:bCs/>
                <w:sz w:val="17"/>
                <w:szCs w:val="17"/>
              </w:rPr>
              <w:t>14</w:t>
            </w:r>
            <w:r w:rsidRPr="001732C3">
              <w:rPr>
                <w:b/>
                <w:bCs/>
                <w:sz w:val="17"/>
                <w:szCs w:val="17"/>
              </w:rPr>
              <w:t>.</w:t>
            </w:r>
            <w:r w:rsidR="00344BED">
              <w:rPr>
                <w:b/>
                <w:bCs/>
                <w:sz w:val="17"/>
                <w:szCs w:val="17"/>
              </w:rPr>
              <w:t>7</w:t>
            </w:r>
            <w:r w:rsidRPr="001732C3">
              <w:rPr>
                <w:b/>
                <w:bCs/>
                <w:sz w:val="17"/>
                <w:szCs w:val="17"/>
              </w:rPr>
              <w:t>)</w:t>
            </w:r>
          </w:p>
        </w:tc>
      </w:tr>
      <w:tr w:rsidR="001732C3" w:rsidRPr="001732C3" w14:paraId="6CCC78C3" w14:textId="77777777">
        <w:tc>
          <w:tcPr>
            <w:tcW w:w="3600" w:type="dxa"/>
            <w:tcBorders>
              <w:top w:val="single" w:sz="4" w:space="0" w:color="auto"/>
            </w:tcBorders>
            <w:shd w:val="clear" w:color="auto" w:fill="auto"/>
            <w:vAlign w:val="bottom"/>
          </w:tcPr>
          <w:p w14:paraId="3CE430E9" w14:textId="77777777" w:rsidR="00190CEC" w:rsidRPr="001732C3" w:rsidRDefault="00190CEC" w:rsidP="00190CEC">
            <w:pPr>
              <w:tabs>
                <w:tab w:val="left" w:pos="288"/>
                <w:tab w:val="left" w:pos="576"/>
                <w:tab w:val="left" w:pos="864"/>
                <w:tab w:val="left" w:pos="1152"/>
              </w:tabs>
              <w:spacing w:before="81" w:after="40" w:line="210" w:lineRule="exact"/>
              <w:ind w:right="40"/>
              <w:jc w:val="both"/>
              <w:rPr>
                <w:b/>
                <w:sz w:val="17"/>
              </w:rPr>
            </w:pPr>
            <w:r w:rsidRPr="001732C3">
              <w:rPr>
                <w:b/>
                <w:sz w:val="17"/>
              </w:rPr>
              <w:t>III.</w:t>
            </w:r>
            <w:r w:rsidRPr="001732C3">
              <w:rPr>
                <w:b/>
                <w:sz w:val="17"/>
              </w:rPr>
              <w:tab/>
              <w:t>Operational costs</w:t>
            </w:r>
          </w:p>
        </w:tc>
        <w:tc>
          <w:tcPr>
            <w:tcW w:w="1170" w:type="dxa"/>
            <w:tcBorders>
              <w:top w:val="single" w:sz="4" w:space="0" w:color="auto"/>
            </w:tcBorders>
            <w:shd w:val="clear" w:color="auto" w:fill="auto"/>
            <w:vAlign w:val="bottom"/>
          </w:tcPr>
          <w:p w14:paraId="19353A2E" w14:textId="77777777" w:rsidR="00190CEC" w:rsidRPr="001732C3" w:rsidRDefault="00190CEC" w:rsidP="00190CEC">
            <w:pPr>
              <w:tabs>
                <w:tab w:val="left" w:pos="288"/>
                <w:tab w:val="left" w:pos="576"/>
                <w:tab w:val="left" w:pos="864"/>
                <w:tab w:val="left" w:pos="1152"/>
              </w:tabs>
              <w:spacing w:before="81" w:after="40" w:line="210" w:lineRule="exact"/>
              <w:ind w:left="144" w:right="40"/>
              <w:jc w:val="right"/>
              <w:rPr>
                <w:sz w:val="17"/>
              </w:rPr>
            </w:pPr>
          </w:p>
        </w:tc>
        <w:tc>
          <w:tcPr>
            <w:tcW w:w="1170" w:type="dxa"/>
            <w:gridSpan w:val="2"/>
            <w:tcBorders>
              <w:top w:val="single" w:sz="4" w:space="0" w:color="auto"/>
            </w:tcBorders>
            <w:shd w:val="clear" w:color="auto" w:fill="auto"/>
          </w:tcPr>
          <w:p w14:paraId="2A05C0E4" w14:textId="77777777" w:rsidR="00190CEC" w:rsidRPr="001732C3" w:rsidRDefault="00190CEC" w:rsidP="00190CEC">
            <w:pPr>
              <w:tabs>
                <w:tab w:val="left" w:pos="288"/>
                <w:tab w:val="left" w:pos="576"/>
                <w:tab w:val="left" w:pos="864"/>
                <w:tab w:val="left" w:pos="1152"/>
              </w:tabs>
              <w:spacing w:before="81" w:after="40" w:line="210" w:lineRule="exact"/>
              <w:ind w:left="144" w:right="40"/>
              <w:jc w:val="right"/>
              <w:rPr>
                <w:sz w:val="17"/>
                <w:szCs w:val="17"/>
              </w:rPr>
            </w:pPr>
          </w:p>
        </w:tc>
        <w:tc>
          <w:tcPr>
            <w:tcW w:w="1170" w:type="dxa"/>
            <w:gridSpan w:val="2"/>
            <w:tcBorders>
              <w:top w:val="single" w:sz="4" w:space="0" w:color="auto"/>
            </w:tcBorders>
            <w:shd w:val="clear" w:color="auto" w:fill="auto"/>
          </w:tcPr>
          <w:p w14:paraId="39C5BDED" w14:textId="613E70C8" w:rsidR="00190CEC" w:rsidRPr="001732C3" w:rsidRDefault="00190CEC" w:rsidP="00190CEC">
            <w:pPr>
              <w:tabs>
                <w:tab w:val="left" w:pos="288"/>
                <w:tab w:val="left" w:pos="576"/>
                <w:tab w:val="left" w:pos="864"/>
                <w:tab w:val="left" w:pos="1152"/>
              </w:tabs>
              <w:spacing w:before="81" w:after="40" w:line="210" w:lineRule="exact"/>
              <w:ind w:left="144" w:right="40"/>
              <w:jc w:val="right"/>
              <w:rPr>
                <w:sz w:val="17"/>
              </w:rPr>
            </w:pPr>
            <w:r w:rsidRPr="001732C3">
              <w:rPr>
                <w:sz w:val="17"/>
                <w:szCs w:val="17"/>
              </w:rPr>
              <w:t xml:space="preserve"> </w:t>
            </w:r>
          </w:p>
        </w:tc>
        <w:tc>
          <w:tcPr>
            <w:tcW w:w="1170" w:type="dxa"/>
            <w:gridSpan w:val="2"/>
            <w:tcBorders>
              <w:top w:val="single" w:sz="4" w:space="0" w:color="auto"/>
            </w:tcBorders>
            <w:shd w:val="clear" w:color="auto" w:fill="auto"/>
          </w:tcPr>
          <w:p w14:paraId="7213F16E" w14:textId="77777777" w:rsidR="00190CEC" w:rsidRPr="001732C3" w:rsidRDefault="00190CEC" w:rsidP="00190CEC">
            <w:pPr>
              <w:tabs>
                <w:tab w:val="left" w:pos="288"/>
                <w:tab w:val="left" w:pos="576"/>
                <w:tab w:val="left" w:pos="864"/>
                <w:tab w:val="left" w:pos="1152"/>
              </w:tabs>
              <w:spacing w:before="81" w:after="40" w:line="210" w:lineRule="exact"/>
              <w:ind w:left="144" w:right="40"/>
              <w:jc w:val="right"/>
              <w:rPr>
                <w:sz w:val="17"/>
                <w:szCs w:val="17"/>
              </w:rPr>
            </w:pPr>
            <w:r w:rsidRPr="001732C3">
              <w:rPr>
                <w:sz w:val="17"/>
                <w:szCs w:val="17"/>
              </w:rPr>
              <w:t xml:space="preserve"> </w:t>
            </w:r>
          </w:p>
        </w:tc>
        <w:tc>
          <w:tcPr>
            <w:tcW w:w="1572" w:type="dxa"/>
            <w:gridSpan w:val="2"/>
            <w:tcBorders>
              <w:top w:val="single" w:sz="4" w:space="0" w:color="auto"/>
            </w:tcBorders>
            <w:shd w:val="clear" w:color="auto" w:fill="auto"/>
          </w:tcPr>
          <w:p w14:paraId="0221FBFB" w14:textId="77777777" w:rsidR="00190CEC" w:rsidRPr="001732C3" w:rsidRDefault="00190CEC" w:rsidP="00190CEC">
            <w:pPr>
              <w:tabs>
                <w:tab w:val="left" w:pos="288"/>
                <w:tab w:val="left" w:pos="576"/>
                <w:tab w:val="left" w:pos="864"/>
                <w:tab w:val="left" w:pos="1152"/>
              </w:tabs>
              <w:spacing w:before="81" w:after="40" w:line="210" w:lineRule="exact"/>
              <w:ind w:left="144" w:right="40"/>
              <w:jc w:val="right"/>
              <w:rPr>
                <w:sz w:val="17"/>
                <w:szCs w:val="17"/>
              </w:rPr>
            </w:pPr>
            <w:r w:rsidRPr="001732C3">
              <w:rPr>
                <w:sz w:val="17"/>
                <w:szCs w:val="17"/>
              </w:rPr>
              <w:t xml:space="preserve"> </w:t>
            </w:r>
          </w:p>
        </w:tc>
      </w:tr>
      <w:tr w:rsidR="001732C3" w:rsidRPr="001732C3" w14:paraId="6FA2FEE5" w14:textId="77777777">
        <w:tc>
          <w:tcPr>
            <w:tcW w:w="3600" w:type="dxa"/>
            <w:shd w:val="clear" w:color="auto" w:fill="auto"/>
            <w:vAlign w:val="bottom"/>
          </w:tcPr>
          <w:p w14:paraId="7B41D3F7" w14:textId="77777777" w:rsidR="00190CEC" w:rsidRPr="001732C3" w:rsidRDefault="00190CEC" w:rsidP="00190CEC">
            <w:pPr>
              <w:tabs>
                <w:tab w:val="left" w:pos="288"/>
                <w:tab w:val="left" w:pos="576"/>
                <w:tab w:val="left" w:pos="864"/>
                <w:tab w:val="left" w:pos="1152"/>
              </w:tabs>
              <w:spacing w:before="40" w:after="40" w:line="210" w:lineRule="exact"/>
              <w:ind w:right="40"/>
              <w:jc w:val="both"/>
              <w:rPr>
                <w:sz w:val="17"/>
              </w:rPr>
            </w:pPr>
            <w:r w:rsidRPr="001732C3">
              <w:rPr>
                <w:sz w:val="17"/>
              </w:rPr>
              <w:tab/>
              <w:t>Consultants and consulting services</w:t>
            </w:r>
          </w:p>
        </w:tc>
        <w:tc>
          <w:tcPr>
            <w:tcW w:w="1170" w:type="dxa"/>
            <w:shd w:val="clear" w:color="auto" w:fill="auto"/>
          </w:tcPr>
          <w:p w14:paraId="276D96B4" w14:textId="6C3D5018" w:rsidR="00190CEC" w:rsidRPr="001732C3" w:rsidRDefault="00190CEC" w:rsidP="00190CEC">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 283.7 </w:t>
            </w:r>
          </w:p>
        </w:tc>
        <w:tc>
          <w:tcPr>
            <w:tcW w:w="1170" w:type="dxa"/>
            <w:gridSpan w:val="2"/>
            <w:shd w:val="clear" w:color="auto" w:fill="auto"/>
          </w:tcPr>
          <w:p w14:paraId="323B477D" w14:textId="5C022D18" w:rsidR="00190CEC" w:rsidRPr="001732C3" w:rsidRDefault="00000ED4"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68.1</w:t>
            </w:r>
          </w:p>
        </w:tc>
        <w:tc>
          <w:tcPr>
            <w:tcW w:w="1170" w:type="dxa"/>
            <w:gridSpan w:val="2"/>
            <w:shd w:val="clear" w:color="auto" w:fill="auto"/>
          </w:tcPr>
          <w:p w14:paraId="273266EB" w14:textId="5AB20FBA" w:rsidR="00190CEC" w:rsidRPr="001732C3" w:rsidRDefault="00190CEC" w:rsidP="00190CEC">
            <w:pPr>
              <w:tabs>
                <w:tab w:val="left" w:pos="288"/>
                <w:tab w:val="left" w:pos="576"/>
                <w:tab w:val="left" w:pos="864"/>
                <w:tab w:val="left" w:pos="1152"/>
              </w:tabs>
              <w:spacing w:before="40" w:after="40" w:line="210" w:lineRule="exact"/>
              <w:ind w:left="144" w:right="40"/>
              <w:jc w:val="right"/>
              <w:rPr>
                <w:sz w:val="17"/>
              </w:rPr>
            </w:pPr>
            <w:r w:rsidRPr="001732C3">
              <w:rPr>
                <w:sz w:val="17"/>
                <w:szCs w:val="17"/>
              </w:rPr>
              <w:t xml:space="preserve">158.3 </w:t>
            </w:r>
          </w:p>
        </w:tc>
        <w:tc>
          <w:tcPr>
            <w:tcW w:w="1170" w:type="dxa"/>
            <w:gridSpan w:val="2"/>
            <w:shd w:val="clear" w:color="auto" w:fill="auto"/>
          </w:tcPr>
          <w:p w14:paraId="53A31D69" w14:textId="5A88D419" w:rsidR="00190CEC" w:rsidRPr="001732C3" w:rsidRDefault="000043DE" w:rsidP="00190CEC">
            <w:pPr>
              <w:tabs>
                <w:tab w:val="left" w:pos="288"/>
                <w:tab w:val="left" w:pos="576"/>
                <w:tab w:val="left" w:pos="864"/>
                <w:tab w:val="left" w:pos="1152"/>
              </w:tabs>
              <w:spacing w:before="40" w:after="40" w:line="210" w:lineRule="exact"/>
              <w:ind w:left="144" w:right="40"/>
              <w:jc w:val="right"/>
              <w:rPr>
                <w:sz w:val="17"/>
                <w:szCs w:val="17"/>
              </w:rPr>
            </w:pPr>
            <w:r w:rsidRPr="001732C3">
              <w:rPr>
                <w:rFonts w:eastAsia="Calibri"/>
                <w:sz w:val="17"/>
                <w:szCs w:val="17"/>
              </w:rPr>
              <w:t>–</w:t>
            </w:r>
            <w:r w:rsidR="00190CEC" w:rsidRPr="001732C3">
              <w:rPr>
                <w:sz w:val="17"/>
                <w:szCs w:val="17"/>
              </w:rPr>
              <w:t xml:space="preserve"> </w:t>
            </w:r>
          </w:p>
        </w:tc>
        <w:tc>
          <w:tcPr>
            <w:tcW w:w="1572" w:type="dxa"/>
            <w:gridSpan w:val="2"/>
            <w:shd w:val="clear" w:color="auto" w:fill="auto"/>
          </w:tcPr>
          <w:p w14:paraId="33AC2F65" w14:textId="4E3DAFE1" w:rsidR="00190CEC" w:rsidRPr="001732C3" w:rsidRDefault="00190CEC"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(1</w:t>
            </w:r>
            <w:r w:rsidR="000043DE" w:rsidRPr="001732C3">
              <w:rPr>
                <w:sz w:val="17"/>
                <w:szCs w:val="17"/>
              </w:rPr>
              <w:t>58.3</w:t>
            </w:r>
            <w:r w:rsidRPr="001732C3">
              <w:rPr>
                <w:sz w:val="17"/>
                <w:szCs w:val="17"/>
              </w:rPr>
              <w:t>)</w:t>
            </w:r>
          </w:p>
        </w:tc>
      </w:tr>
      <w:tr w:rsidR="001732C3" w:rsidRPr="001732C3" w14:paraId="4F1C170A" w14:textId="77777777">
        <w:tc>
          <w:tcPr>
            <w:tcW w:w="3600" w:type="dxa"/>
            <w:shd w:val="clear" w:color="auto" w:fill="auto"/>
            <w:vAlign w:val="bottom"/>
          </w:tcPr>
          <w:p w14:paraId="5B1982C9" w14:textId="77777777" w:rsidR="00190CEC" w:rsidRPr="001732C3" w:rsidRDefault="00190CEC" w:rsidP="00190CEC">
            <w:pPr>
              <w:tabs>
                <w:tab w:val="left" w:pos="288"/>
                <w:tab w:val="left" w:pos="576"/>
                <w:tab w:val="left" w:pos="864"/>
                <w:tab w:val="left" w:pos="1152"/>
              </w:tabs>
              <w:spacing w:before="40" w:after="40" w:line="210" w:lineRule="exact"/>
              <w:ind w:right="40"/>
              <w:jc w:val="both"/>
              <w:rPr>
                <w:sz w:val="17"/>
              </w:rPr>
            </w:pPr>
            <w:r w:rsidRPr="001732C3">
              <w:rPr>
                <w:sz w:val="17"/>
              </w:rPr>
              <w:tab/>
              <w:t xml:space="preserve">Official travel </w:t>
            </w:r>
          </w:p>
        </w:tc>
        <w:tc>
          <w:tcPr>
            <w:tcW w:w="1170" w:type="dxa"/>
            <w:shd w:val="clear" w:color="auto" w:fill="auto"/>
          </w:tcPr>
          <w:p w14:paraId="7CBB52ED" w14:textId="54FE6E72" w:rsidR="00190CEC" w:rsidRPr="001732C3" w:rsidRDefault="00190CEC" w:rsidP="00190CEC">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 1 014.6 </w:t>
            </w:r>
          </w:p>
        </w:tc>
        <w:tc>
          <w:tcPr>
            <w:tcW w:w="1170" w:type="dxa"/>
            <w:gridSpan w:val="2"/>
            <w:shd w:val="clear" w:color="auto" w:fill="auto"/>
          </w:tcPr>
          <w:p w14:paraId="39693C3E" w14:textId="2F911AB0" w:rsidR="00190CEC" w:rsidRPr="001732C3" w:rsidRDefault="004F4F3F"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388.7</w:t>
            </w:r>
          </w:p>
        </w:tc>
        <w:tc>
          <w:tcPr>
            <w:tcW w:w="1170" w:type="dxa"/>
            <w:gridSpan w:val="2"/>
            <w:shd w:val="clear" w:color="auto" w:fill="auto"/>
          </w:tcPr>
          <w:p w14:paraId="1538F0F7" w14:textId="605868A7" w:rsidR="00190CEC" w:rsidRPr="001732C3" w:rsidRDefault="00190CEC" w:rsidP="00190CEC">
            <w:pPr>
              <w:tabs>
                <w:tab w:val="left" w:pos="288"/>
                <w:tab w:val="left" w:pos="576"/>
                <w:tab w:val="left" w:pos="864"/>
                <w:tab w:val="left" w:pos="1152"/>
              </w:tabs>
              <w:spacing w:before="40" w:after="40" w:line="210" w:lineRule="exact"/>
              <w:ind w:left="144" w:right="40"/>
              <w:jc w:val="right"/>
              <w:rPr>
                <w:sz w:val="17"/>
              </w:rPr>
            </w:pPr>
            <w:r w:rsidRPr="001732C3">
              <w:rPr>
                <w:sz w:val="17"/>
                <w:szCs w:val="17"/>
              </w:rPr>
              <w:t xml:space="preserve">728.0 </w:t>
            </w:r>
          </w:p>
        </w:tc>
        <w:tc>
          <w:tcPr>
            <w:tcW w:w="1170" w:type="dxa"/>
            <w:gridSpan w:val="2"/>
            <w:shd w:val="clear" w:color="auto" w:fill="auto"/>
          </w:tcPr>
          <w:p w14:paraId="4480F06C" w14:textId="6FA2798A" w:rsidR="00190CEC" w:rsidRPr="001732C3" w:rsidRDefault="000043DE"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1</w:t>
            </w:r>
            <w:r w:rsidR="00F111EA">
              <w:rPr>
                <w:sz w:val="17"/>
                <w:szCs w:val="17"/>
              </w:rPr>
              <w:t>88.9</w:t>
            </w:r>
          </w:p>
        </w:tc>
        <w:tc>
          <w:tcPr>
            <w:tcW w:w="1572" w:type="dxa"/>
            <w:gridSpan w:val="2"/>
            <w:shd w:val="clear" w:color="auto" w:fill="auto"/>
          </w:tcPr>
          <w:p w14:paraId="21943E05" w14:textId="5C3949A9" w:rsidR="00190CEC" w:rsidRPr="001732C3" w:rsidRDefault="007C20DA"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(539.1)</w:t>
            </w:r>
          </w:p>
        </w:tc>
      </w:tr>
      <w:tr w:rsidR="001732C3" w:rsidRPr="001732C3" w14:paraId="08F8F009" w14:textId="77777777">
        <w:tc>
          <w:tcPr>
            <w:tcW w:w="3600" w:type="dxa"/>
            <w:shd w:val="clear" w:color="auto" w:fill="auto"/>
            <w:vAlign w:val="bottom"/>
          </w:tcPr>
          <w:p w14:paraId="03ACB094" w14:textId="77777777" w:rsidR="00190CEC" w:rsidRPr="001732C3" w:rsidRDefault="00190CEC" w:rsidP="00190CEC">
            <w:pPr>
              <w:tabs>
                <w:tab w:val="left" w:pos="288"/>
                <w:tab w:val="left" w:pos="576"/>
                <w:tab w:val="left" w:pos="864"/>
                <w:tab w:val="left" w:pos="1152"/>
              </w:tabs>
              <w:spacing w:before="40" w:after="40" w:line="210" w:lineRule="exact"/>
              <w:ind w:right="40"/>
              <w:jc w:val="both"/>
              <w:rPr>
                <w:sz w:val="17"/>
              </w:rPr>
            </w:pPr>
            <w:r w:rsidRPr="001732C3">
              <w:rPr>
                <w:sz w:val="17"/>
              </w:rPr>
              <w:tab/>
              <w:t>Facilities and infrastructure</w:t>
            </w:r>
          </w:p>
        </w:tc>
        <w:tc>
          <w:tcPr>
            <w:tcW w:w="1170" w:type="dxa"/>
            <w:shd w:val="clear" w:color="auto" w:fill="auto"/>
          </w:tcPr>
          <w:p w14:paraId="12FEDE5B" w14:textId="0D84481B" w:rsidR="00190CEC" w:rsidRPr="001732C3" w:rsidRDefault="00190CEC" w:rsidP="00190CEC">
            <w:pPr>
              <w:tabs>
                <w:tab w:val="left" w:pos="288"/>
                <w:tab w:val="left" w:pos="576"/>
                <w:tab w:val="left" w:pos="864"/>
                <w:tab w:val="left" w:pos="1152"/>
              </w:tabs>
              <w:spacing w:before="40" w:after="40" w:line="210" w:lineRule="exact"/>
              <w:ind w:left="144" w:right="40"/>
              <w:jc w:val="right"/>
              <w:rPr>
                <w:sz w:val="17"/>
              </w:rPr>
            </w:pPr>
            <w:r w:rsidRPr="001732C3">
              <w:rPr>
                <w:sz w:val="17"/>
              </w:rPr>
              <w:t>5 580.1</w:t>
            </w:r>
          </w:p>
        </w:tc>
        <w:tc>
          <w:tcPr>
            <w:tcW w:w="1170" w:type="dxa"/>
            <w:gridSpan w:val="2"/>
            <w:shd w:val="clear" w:color="auto" w:fill="auto"/>
          </w:tcPr>
          <w:p w14:paraId="56A51290" w14:textId="07BB6C44" w:rsidR="00190CEC" w:rsidRPr="001732C3" w:rsidRDefault="00327B4E" w:rsidP="006B7831">
            <w:pPr>
              <w:tabs>
                <w:tab w:val="left" w:pos="288"/>
                <w:tab w:val="left" w:pos="576"/>
                <w:tab w:val="left" w:pos="864"/>
                <w:tab w:val="left" w:pos="1152"/>
              </w:tabs>
              <w:spacing w:before="40" w:after="40" w:line="210" w:lineRule="exact"/>
              <w:ind w:left="144" w:right="126"/>
              <w:jc w:val="right"/>
              <w:rPr>
                <w:sz w:val="17"/>
                <w:szCs w:val="17"/>
              </w:rPr>
            </w:pPr>
            <w:r w:rsidRPr="001732C3">
              <w:rPr>
                <w:sz w:val="17"/>
                <w:szCs w:val="17"/>
              </w:rPr>
              <w:t>2 708</w:t>
            </w:r>
            <w:r w:rsidR="004B429B" w:rsidRPr="001732C3">
              <w:rPr>
                <w:sz w:val="17"/>
                <w:szCs w:val="17"/>
              </w:rPr>
              <w:t>.9</w:t>
            </w:r>
          </w:p>
        </w:tc>
        <w:tc>
          <w:tcPr>
            <w:tcW w:w="1170" w:type="dxa"/>
            <w:gridSpan w:val="2"/>
            <w:shd w:val="clear" w:color="auto" w:fill="auto"/>
          </w:tcPr>
          <w:p w14:paraId="15C5FF6C" w14:textId="08D06258" w:rsidR="00190CEC" w:rsidRPr="001732C3" w:rsidRDefault="00D40015" w:rsidP="00190CEC">
            <w:pPr>
              <w:tabs>
                <w:tab w:val="left" w:pos="288"/>
                <w:tab w:val="left" w:pos="576"/>
                <w:tab w:val="left" w:pos="864"/>
                <w:tab w:val="left" w:pos="1152"/>
              </w:tabs>
              <w:spacing w:before="40" w:after="40" w:line="210" w:lineRule="exact"/>
              <w:ind w:left="144" w:right="40"/>
              <w:jc w:val="right"/>
              <w:rPr>
                <w:sz w:val="17"/>
              </w:rPr>
            </w:pPr>
            <w:r w:rsidRPr="001732C3">
              <w:rPr>
                <w:sz w:val="17"/>
                <w:szCs w:val="17"/>
              </w:rPr>
              <w:t>3 557.2</w:t>
            </w:r>
            <w:r w:rsidR="00190CEC" w:rsidRPr="001732C3">
              <w:rPr>
                <w:sz w:val="17"/>
                <w:szCs w:val="17"/>
              </w:rPr>
              <w:t xml:space="preserve"> </w:t>
            </w:r>
          </w:p>
        </w:tc>
        <w:tc>
          <w:tcPr>
            <w:tcW w:w="1170" w:type="dxa"/>
            <w:gridSpan w:val="2"/>
            <w:shd w:val="clear" w:color="auto" w:fill="auto"/>
          </w:tcPr>
          <w:p w14:paraId="67E4954B" w14:textId="471D9A92" w:rsidR="00190CEC" w:rsidRPr="001732C3" w:rsidRDefault="000043DE"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 xml:space="preserve">2 </w:t>
            </w:r>
            <w:r w:rsidR="00271726">
              <w:rPr>
                <w:sz w:val="17"/>
                <w:szCs w:val="17"/>
              </w:rPr>
              <w:t>888.</w:t>
            </w:r>
            <w:r w:rsidRPr="001732C3">
              <w:rPr>
                <w:sz w:val="17"/>
                <w:szCs w:val="17"/>
              </w:rPr>
              <w:t>7</w:t>
            </w:r>
            <w:r w:rsidR="00190CEC" w:rsidRPr="001732C3">
              <w:rPr>
                <w:sz w:val="17"/>
                <w:szCs w:val="17"/>
              </w:rPr>
              <w:t xml:space="preserve"> </w:t>
            </w:r>
          </w:p>
        </w:tc>
        <w:tc>
          <w:tcPr>
            <w:tcW w:w="1572" w:type="dxa"/>
            <w:gridSpan w:val="2"/>
            <w:shd w:val="clear" w:color="auto" w:fill="auto"/>
          </w:tcPr>
          <w:p w14:paraId="47404DE4" w14:textId="350D45BB" w:rsidR="00190CEC" w:rsidRPr="001732C3" w:rsidRDefault="007C20DA"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(668.5)</w:t>
            </w:r>
          </w:p>
        </w:tc>
      </w:tr>
      <w:tr w:rsidR="001732C3" w:rsidRPr="001732C3" w14:paraId="47FFD16E" w14:textId="77777777">
        <w:tc>
          <w:tcPr>
            <w:tcW w:w="3600" w:type="dxa"/>
            <w:shd w:val="clear" w:color="auto" w:fill="auto"/>
            <w:vAlign w:val="bottom"/>
          </w:tcPr>
          <w:p w14:paraId="511D3254" w14:textId="77777777" w:rsidR="00190CEC" w:rsidRPr="001732C3" w:rsidRDefault="00190CEC" w:rsidP="00190CEC">
            <w:pPr>
              <w:tabs>
                <w:tab w:val="left" w:pos="288"/>
                <w:tab w:val="left" w:pos="576"/>
                <w:tab w:val="left" w:pos="864"/>
                <w:tab w:val="left" w:pos="1152"/>
              </w:tabs>
              <w:spacing w:before="40" w:after="40" w:line="210" w:lineRule="exact"/>
              <w:ind w:right="40"/>
              <w:jc w:val="both"/>
              <w:rPr>
                <w:sz w:val="17"/>
              </w:rPr>
            </w:pPr>
            <w:r w:rsidRPr="001732C3">
              <w:rPr>
                <w:sz w:val="17"/>
              </w:rPr>
              <w:tab/>
              <w:t xml:space="preserve">Ground transportation </w:t>
            </w:r>
          </w:p>
        </w:tc>
        <w:tc>
          <w:tcPr>
            <w:tcW w:w="1170" w:type="dxa"/>
            <w:shd w:val="clear" w:color="auto" w:fill="auto"/>
          </w:tcPr>
          <w:p w14:paraId="6820AF08" w14:textId="69F913C9" w:rsidR="00190CEC" w:rsidRPr="001732C3" w:rsidRDefault="00190CEC" w:rsidP="00190CEC">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 1 126.3 </w:t>
            </w:r>
          </w:p>
        </w:tc>
        <w:tc>
          <w:tcPr>
            <w:tcW w:w="1170" w:type="dxa"/>
            <w:gridSpan w:val="2"/>
            <w:shd w:val="clear" w:color="auto" w:fill="auto"/>
          </w:tcPr>
          <w:p w14:paraId="48E7C309" w14:textId="2A555CDE" w:rsidR="00190CEC" w:rsidRPr="001732C3" w:rsidRDefault="004B429B"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414.5</w:t>
            </w:r>
          </w:p>
        </w:tc>
        <w:tc>
          <w:tcPr>
            <w:tcW w:w="1170" w:type="dxa"/>
            <w:gridSpan w:val="2"/>
            <w:shd w:val="clear" w:color="auto" w:fill="auto"/>
          </w:tcPr>
          <w:p w14:paraId="7E321725" w14:textId="7A0ED892" w:rsidR="00190CEC" w:rsidRPr="001732C3" w:rsidRDefault="00190CEC" w:rsidP="00190CEC">
            <w:pPr>
              <w:tabs>
                <w:tab w:val="left" w:pos="288"/>
                <w:tab w:val="left" w:pos="576"/>
                <w:tab w:val="left" w:pos="864"/>
                <w:tab w:val="left" w:pos="1152"/>
              </w:tabs>
              <w:spacing w:before="40" w:after="40" w:line="210" w:lineRule="exact"/>
              <w:ind w:left="144" w:right="40"/>
              <w:jc w:val="right"/>
              <w:rPr>
                <w:sz w:val="17"/>
              </w:rPr>
            </w:pPr>
            <w:r w:rsidRPr="001732C3">
              <w:rPr>
                <w:sz w:val="17"/>
                <w:szCs w:val="17"/>
              </w:rPr>
              <w:t xml:space="preserve">736.3 </w:t>
            </w:r>
          </w:p>
        </w:tc>
        <w:tc>
          <w:tcPr>
            <w:tcW w:w="1170" w:type="dxa"/>
            <w:gridSpan w:val="2"/>
            <w:shd w:val="clear" w:color="auto" w:fill="auto"/>
          </w:tcPr>
          <w:p w14:paraId="62AECF57" w14:textId="45FE42D2" w:rsidR="00190CEC" w:rsidRPr="001732C3" w:rsidRDefault="00325288" w:rsidP="00190CEC">
            <w:pPr>
              <w:tabs>
                <w:tab w:val="left" w:pos="288"/>
                <w:tab w:val="left" w:pos="576"/>
                <w:tab w:val="left" w:pos="864"/>
                <w:tab w:val="left" w:pos="1152"/>
              </w:tabs>
              <w:spacing w:before="40" w:after="40" w:line="210" w:lineRule="exact"/>
              <w:ind w:left="144" w:right="40"/>
              <w:jc w:val="right"/>
              <w:rPr>
                <w:sz w:val="17"/>
                <w:szCs w:val="17"/>
              </w:rPr>
            </w:pPr>
            <w:r>
              <w:rPr>
                <w:sz w:val="17"/>
                <w:szCs w:val="17"/>
              </w:rPr>
              <w:t>270.8</w:t>
            </w:r>
            <w:r w:rsidR="00190CEC" w:rsidRPr="001732C3">
              <w:rPr>
                <w:sz w:val="17"/>
                <w:szCs w:val="17"/>
              </w:rPr>
              <w:t xml:space="preserve"> </w:t>
            </w:r>
          </w:p>
        </w:tc>
        <w:tc>
          <w:tcPr>
            <w:tcW w:w="1572" w:type="dxa"/>
            <w:gridSpan w:val="2"/>
            <w:shd w:val="clear" w:color="auto" w:fill="auto"/>
          </w:tcPr>
          <w:p w14:paraId="675521D5" w14:textId="7A540165" w:rsidR="00190CEC" w:rsidRPr="001732C3" w:rsidRDefault="007C20DA"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(4</w:t>
            </w:r>
            <w:r w:rsidR="00325288">
              <w:rPr>
                <w:sz w:val="17"/>
                <w:szCs w:val="17"/>
              </w:rPr>
              <w:t>6</w:t>
            </w:r>
            <w:r w:rsidRPr="001732C3">
              <w:rPr>
                <w:sz w:val="17"/>
                <w:szCs w:val="17"/>
              </w:rPr>
              <w:t>5.</w:t>
            </w:r>
            <w:r w:rsidR="00325288">
              <w:rPr>
                <w:sz w:val="17"/>
                <w:szCs w:val="17"/>
              </w:rPr>
              <w:t>5</w:t>
            </w:r>
            <w:r w:rsidRPr="001732C3">
              <w:rPr>
                <w:sz w:val="17"/>
                <w:szCs w:val="17"/>
              </w:rPr>
              <w:t>)</w:t>
            </w:r>
          </w:p>
        </w:tc>
      </w:tr>
      <w:tr w:rsidR="001732C3" w:rsidRPr="001732C3" w14:paraId="48488364" w14:textId="77777777">
        <w:tc>
          <w:tcPr>
            <w:tcW w:w="3600" w:type="dxa"/>
            <w:shd w:val="clear" w:color="auto" w:fill="auto"/>
            <w:vAlign w:val="bottom"/>
          </w:tcPr>
          <w:p w14:paraId="3C1235C3" w14:textId="77777777" w:rsidR="00190CEC" w:rsidRPr="001732C3" w:rsidRDefault="00190CEC" w:rsidP="00190CEC">
            <w:pPr>
              <w:tabs>
                <w:tab w:val="left" w:pos="288"/>
                <w:tab w:val="left" w:pos="576"/>
                <w:tab w:val="left" w:pos="864"/>
                <w:tab w:val="left" w:pos="1152"/>
              </w:tabs>
              <w:spacing w:before="40" w:after="40" w:line="210" w:lineRule="exact"/>
              <w:ind w:right="40"/>
              <w:jc w:val="both"/>
              <w:rPr>
                <w:sz w:val="17"/>
              </w:rPr>
            </w:pPr>
            <w:r w:rsidRPr="001732C3">
              <w:rPr>
                <w:sz w:val="17"/>
              </w:rPr>
              <w:tab/>
              <w:t>Air operations</w:t>
            </w:r>
          </w:p>
        </w:tc>
        <w:tc>
          <w:tcPr>
            <w:tcW w:w="1170" w:type="dxa"/>
            <w:shd w:val="clear" w:color="auto" w:fill="auto"/>
          </w:tcPr>
          <w:p w14:paraId="21A55AA6" w14:textId="21DFCDB0" w:rsidR="00190CEC" w:rsidRPr="001732C3" w:rsidRDefault="00190CEC" w:rsidP="00190CEC">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 3 734.6 </w:t>
            </w:r>
          </w:p>
        </w:tc>
        <w:tc>
          <w:tcPr>
            <w:tcW w:w="1170" w:type="dxa"/>
            <w:gridSpan w:val="2"/>
            <w:shd w:val="clear" w:color="auto" w:fill="auto"/>
          </w:tcPr>
          <w:p w14:paraId="5F935FDB" w14:textId="3A1C5916" w:rsidR="00190CEC" w:rsidRPr="001732C3" w:rsidRDefault="004B429B"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1 6</w:t>
            </w:r>
            <w:r w:rsidR="00973D66" w:rsidRPr="001732C3">
              <w:rPr>
                <w:sz w:val="17"/>
                <w:szCs w:val="17"/>
              </w:rPr>
              <w:t>20.3</w:t>
            </w:r>
          </w:p>
        </w:tc>
        <w:tc>
          <w:tcPr>
            <w:tcW w:w="1170" w:type="dxa"/>
            <w:gridSpan w:val="2"/>
            <w:shd w:val="clear" w:color="auto" w:fill="auto"/>
          </w:tcPr>
          <w:p w14:paraId="33D12E53" w14:textId="6C92634D" w:rsidR="00190CEC" w:rsidRPr="001732C3" w:rsidRDefault="00190CEC" w:rsidP="00190CEC">
            <w:pPr>
              <w:tabs>
                <w:tab w:val="left" w:pos="288"/>
                <w:tab w:val="left" w:pos="576"/>
                <w:tab w:val="left" w:pos="864"/>
                <w:tab w:val="left" w:pos="1152"/>
              </w:tabs>
              <w:spacing w:before="40" w:after="40" w:line="210" w:lineRule="exact"/>
              <w:ind w:left="144" w:right="40"/>
              <w:jc w:val="right"/>
              <w:rPr>
                <w:sz w:val="17"/>
              </w:rPr>
            </w:pPr>
            <w:r w:rsidRPr="001732C3">
              <w:rPr>
                <w:sz w:val="17"/>
                <w:szCs w:val="17"/>
              </w:rPr>
              <w:t xml:space="preserve">2 </w:t>
            </w:r>
            <w:r w:rsidR="00D40015" w:rsidRPr="001732C3">
              <w:rPr>
                <w:sz w:val="17"/>
                <w:szCs w:val="17"/>
              </w:rPr>
              <w:t>069.2</w:t>
            </w:r>
            <w:r w:rsidRPr="001732C3">
              <w:rPr>
                <w:sz w:val="17"/>
                <w:szCs w:val="17"/>
              </w:rPr>
              <w:t xml:space="preserve"> </w:t>
            </w:r>
          </w:p>
        </w:tc>
        <w:tc>
          <w:tcPr>
            <w:tcW w:w="1170" w:type="dxa"/>
            <w:gridSpan w:val="2"/>
            <w:shd w:val="clear" w:color="auto" w:fill="auto"/>
          </w:tcPr>
          <w:p w14:paraId="7AEAF0DA" w14:textId="45135D72" w:rsidR="00190CEC" w:rsidRPr="001732C3" w:rsidRDefault="000043DE" w:rsidP="00190CEC">
            <w:pPr>
              <w:tabs>
                <w:tab w:val="left" w:pos="288"/>
                <w:tab w:val="left" w:pos="576"/>
                <w:tab w:val="left" w:pos="864"/>
                <w:tab w:val="left" w:pos="1152"/>
              </w:tabs>
              <w:spacing w:before="40" w:after="40" w:line="210" w:lineRule="exact"/>
              <w:ind w:left="144" w:right="40"/>
              <w:jc w:val="right"/>
              <w:rPr>
                <w:sz w:val="17"/>
                <w:szCs w:val="17"/>
              </w:rPr>
            </w:pPr>
            <w:r w:rsidRPr="001732C3">
              <w:rPr>
                <w:rFonts w:eastAsia="Calibri"/>
                <w:sz w:val="17"/>
                <w:szCs w:val="17"/>
              </w:rPr>
              <w:t>–</w:t>
            </w:r>
            <w:r w:rsidR="00190CEC" w:rsidRPr="001732C3">
              <w:rPr>
                <w:sz w:val="17"/>
                <w:szCs w:val="17"/>
              </w:rPr>
              <w:t xml:space="preserve"> </w:t>
            </w:r>
          </w:p>
        </w:tc>
        <w:tc>
          <w:tcPr>
            <w:tcW w:w="1572" w:type="dxa"/>
            <w:gridSpan w:val="2"/>
            <w:shd w:val="clear" w:color="auto" w:fill="auto"/>
          </w:tcPr>
          <w:p w14:paraId="2226DF12" w14:textId="4B83EDB7" w:rsidR="00190CEC" w:rsidRPr="001732C3" w:rsidRDefault="007C20DA"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w:t>
            </w:r>
            <w:r w:rsidR="00555BDC" w:rsidRPr="001732C3">
              <w:rPr>
                <w:sz w:val="17"/>
                <w:szCs w:val="17"/>
              </w:rPr>
              <w:t>2 069.2)</w:t>
            </w:r>
          </w:p>
        </w:tc>
      </w:tr>
      <w:tr w:rsidR="001732C3" w:rsidRPr="001732C3" w14:paraId="7BD6CBAA" w14:textId="77777777">
        <w:tc>
          <w:tcPr>
            <w:tcW w:w="3600" w:type="dxa"/>
            <w:shd w:val="clear" w:color="auto" w:fill="auto"/>
            <w:vAlign w:val="bottom"/>
          </w:tcPr>
          <w:p w14:paraId="20E5629B" w14:textId="77777777" w:rsidR="00190CEC" w:rsidRPr="001732C3" w:rsidRDefault="00190CEC" w:rsidP="00190CEC">
            <w:pPr>
              <w:tabs>
                <w:tab w:val="left" w:pos="288"/>
                <w:tab w:val="left" w:pos="576"/>
                <w:tab w:val="left" w:pos="864"/>
                <w:tab w:val="left" w:pos="1152"/>
              </w:tabs>
              <w:spacing w:before="40" w:after="40" w:line="210" w:lineRule="exact"/>
              <w:ind w:right="40"/>
              <w:jc w:val="both"/>
              <w:rPr>
                <w:spacing w:val="2"/>
                <w:w w:val="102"/>
                <w:sz w:val="17"/>
              </w:rPr>
            </w:pPr>
            <w:r w:rsidRPr="001732C3">
              <w:rPr>
                <w:spacing w:val="2"/>
                <w:w w:val="102"/>
                <w:sz w:val="17"/>
              </w:rPr>
              <w:tab/>
              <w:t>Communications and information technology</w:t>
            </w:r>
          </w:p>
        </w:tc>
        <w:tc>
          <w:tcPr>
            <w:tcW w:w="1170" w:type="dxa"/>
            <w:shd w:val="clear" w:color="auto" w:fill="auto"/>
          </w:tcPr>
          <w:p w14:paraId="1B048E88" w14:textId="0D005B5D" w:rsidR="00190CEC" w:rsidRPr="001732C3" w:rsidRDefault="00190CEC" w:rsidP="00190CEC">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 2 927.5 </w:t>
            </w:r>
          </w:p>
        </w:tc>
        <w:tc>
          <w:tcPr>
            <w:tcW w:w="1170" w:type="dxa"/>
            <w:gridSpan w:val="2"/>
            <w:shd w:val="clear" w:color="auto" w:fill="auto"/>
          </w:tcPr>
          <w:p w14:paraId="18DCB00E" w14:textId="4F2E1FBA" w:rsidR="00190CEC" w:rsidRPr="001732C3" w:rsidRDefault="009748AA"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1 879.2</w:t>
            </w:r>
          </w:p>
        </w:tc>
        <w:tc>
          <w:tcPr>
            <w:tcW w:w="1170" w:type="dxa"/>
            <w:gridSpan w:val="2"/>
            <w:shd w:val="clear" w:color="auto" w:fill="auto"/>
          </w:tcPr>
          <w:p w14:paraId="655AC8D9" w14:textId="1F436C0F" w:rsidR="00190CEC" w:rsidRPr="001732C3" w:rsidRDefault="006A37F2" w:rsidP="00190CEC">
            <w:pPr>
              <w:tabs>
                <w:tab w:val="left" w:pos="288"/>
                <w:tab w:val="left" w:pos="576"/>
                <w:tab w:val="left" w:pos="864"/>
                <w:tab w:val="left" w:pos="1152"/>
              </w:tabs>
              <w:spacing w:before="40" w:after="40" w:line="210" w:lineRule="exact"/>
              <w:ind w:left="144" w:right="40"/>
              <w:jc w:val="right"/>
              <w:rPr>
                <w:sz w:val="17"/>
              </w:rPr>
            </w:pPr>
            <w:r w:rsidRPr="001732C3">
              <w:rPr>
                <w:sz w:val="17"/>
                <w:szCs w:val="17"/>
              </w:rPr>
              <w:t>1</w:t>
            </w:r>
            <w:r w:rsidR="00555BDC" w:rsidRPr="001732C3">
              <w:rPr>
                <w:sz w:val="17"/>
                <w:szCs w:val="17"/>
              </w:rPr>
              <w:t xml:space="preserve"> </w:t>
            </w:r>
            <w:r w:rsidRPr="001732C3">
              <w:rPr>
                <w:sz w:val="17"/>
                <w:szCs w:val="17"/>
              </w:rPr>
              <w:t>589.1</w:t>
            </w:r>
            <w:r w:rsidR="00190CEC" w:rsidRPr="001732C3">
              <w:rPr>
                <w:sz w:val="17"/>
                <w:szCs w:val="17"/>
              </w:rPr>
              <w:t xml:space="preserve"> </w:t>
            </w:r>
          </w:p>
        </w:tc>
        <w:tc>
          <w:tcPr>
            <w:tcW w:w="1170" w:type="dxa"/>
            <w:gridSpan w:val="2"/>
            <w:shd w:val="clear" w:color="auto" w:fill="auto"/>
          </w:tcPr>
          <w:p w14:paraId="66D81CC6" w14:textId="55BF9B32" w:rsidR="00190CEC" w:rsidRPr="001732C3" w:rsidRDefault="000043DE"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8</w:t>
            </w:r>
            <w:r w:rsidR="00271726">
              <w:rPr>
                <w:sz w:val="17"/>
                <w:szCs w:val="17"/>
              </w:rPr>
              <w:t>20.3</w:t>
            </w:r>
            <w:r w:rsidR="00190CEC" w:rsidRPr="001732C3">
              <w:rPr>
                <w:sz w:val="17"/>
                <w:szCs w:val="17"/>
              </w:rPr>
              <w:t xml:space="preserve"> </w:t>
            </w:r>
          </w:p>
        </w:tc>
        <w:tc>
          <w:tcPr>
            <w:tcW w:w="1572" w:type="dxa"/>
            <w:gridSpan w:val="2"/>
            <w:shd w:val="clear" w:color="auto" w:fill="auto"/>
          </w:tcPr>
          <w:p w14:paraId="0BD4C002" w14:textId="18F968E5" w:rsidR="00190CEC" w:rsidRPr="001732C3" w:rsidRDefault="00555BDC"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(768.8)</w:t>
            </w:r>
          </w:p>
        </w:tc>
      </w:tr>
      <w:tr w:rsidR="001732C3" w:rsidRPr="001732C3" w14:paraId="648FC162" w14:textId="77777777">
        <w:tc>
          <w:tcPr>
            <w:tcW w:w="3600" w:type="dxa"/>
            <w:shd w:val="clear" w:color="auto" w:fill="auto"/>
            <w:vAlign w:val="bottom"/>
          </w:tcPr>
          <w:p w14:paraId="7A5028C6" w14:textId="77777777" w:rsidR="00190CEC" w:rsidRPr="001732C3" w:rsidRDefault="00190CEC" w:rsidP="00190CEC">
            <w:pPr>
              <w:tabs>
                <w:tab w:val="left" w:pos="288"/>
                <w:tab w:val="left" w:pos="576"/>
                <w:tab w:val="left" w:pos="864"/>
                <w:tab w:val="left" w:pos="1152"/>
              </w:tabs>
              <w:spacing w:before="40" w:after="40" w:line="210" w:lineRule="exact"/>
              <w:ind w:right="40"/>
              <w:jc w:val="both"/>
              <w:rPr>
                <w:sz w:val="17"/>
              </w:rPr>
            </w:pPr>
            <w:r w:rsidRPr="001732C3">
              <w:rPr>
                <w:sz w:val="17"/>
              </w:rPr>
              <w:tab/>
              <w:t>Medical</w:t>
            </w:r>
          </w:p>
        </w:tc>
        <w:tc>
          <w:tcPr>
            <w:tcW w:w="1170" w:type="dxa"/>
            <w:shd w:val="clear" w:color="auto" w:fill="auto"/>
          </w:tcPr>
          <w:p w14:paraId="7039230C" w14:textId="43A93A51" w:rsidR="00190CEC" w:rsidRPr="001732C3" w:rsidRDefault="00190CEC" w:rsidP="00190CEC">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 345.2 </w:t>
            </w:r>
          </w:p>
        </w:tc>
        <w:tc>
          <w:tcPr>
            <w:tcW w:w="1170" w:type="dxa"/>
            <w:gridSpan w:val="2"/>
            <w:shd w:val="clear" w:color="auto" w:fill="auto"/>
          </w:tcPr>
          <w:p w14:paraId="5B026B95" w14:textId="02E0F97B" w:rsidR="00190CEC" w:rsidRPr="001732C3" w:rsidRDefault="00E702E3"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74.5</w:t>
            </w:r>
          </w:p>
        </w:tc>
        <w:tc>
          <w:tcPr>
            <w:tcW w:w="1170" w:type="dxa"/>
            <w:gridSpan w:val="2"/>
            <w:shd w:val="clear" w:color="auto" w:fill="auto"/>
          </w:tcPr>
          <w:p w14:paraId="06E62673" w14:textId="49E9393A" w:rsidR="00190CEC" w:rsidRPr="001732C3" w:rsidRDefault="00190CEC" w:rsidP="00190CEC">
            <w:pPr>
              <w:tabs>
                <w:tab w:val="left" w:pos="288"/>
                <w:tab w:val="left" w:pos="576"/>
                <w:tab w:val="left" w:pos="864"/>
                <w:tab w:val="left" w:pos="1152"/>
              </w:tabs>
              <w:spacing w:before="40" w:after="40" w:line="210" w:lineRule="exact"/>
              <w:ind w:left="144" w:right="40"/>
              <w:jc w:val="right"/>
              <w:rPr>
                <w:sz w:val="17"/>
              </w:rPr>
            </w:pPr>
            <w:r w:rsidRPr="001732C3">
              <w:rPr>
                <w:sz w:val="17"/>
                <w:szCs w:val="17"/>
              </w:rPr>
              <w:t xml:space="preserve">313.5 </w:t>
            </w:r>
          </w:p>
        </w:tc>
        <w:tc>
          <w:tcPr>
            <w:tcW w:w="1170" w:type="dxa"/>
            <w:gridSpan w:val="2"/>
            <w:shd w:val="clear" w:color="auto" w:fill="auto"/>
          </w:tcPr>
          <w:p w14:paraId="465DABCB" w14:textId="0BCF8F38" w:rsidR="00190CEC" w:rsidRPr="001732C3" w:rsidRDefault="000043DE"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14.4</w:t>
            </w:r>
            <w:r w:rsidR="00190CEC" w:rsidRPr="001732C3">
              <w:rPr>
                <w:sz w:val="17"/>
                <w:szCs w:val="17"/>
              </w:rPr>
              <w:t xml:space="preserve"> </w:t>
            </w:r>
          </w:p>
        </w:tc>
        <w:tc>
          <w:tcPr>
            <w:tcW w:w="1572" w:type="dxa"/>
            <w:gridSpan w:val="2"/>
            <w:shd w:val="clear" w:color="auto" w:fill="auto"/>
          </w:tcPr>
          <w:p w14:paraId="1294766C" w14:textId="699FB03F" w:rsidR="00190CEC" w:rsidRPr="001732C3" w:rsidRDefault="00342E72"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(299.1)</w:t>
            </w:r>
          </w:p>
        </w:tc>
      </w:tr>
      <w:tr w:rsidR="001732C3" w:rsidRPr="001732C3" w14:paraId="2801E962" w14:textId="77777777">
        <w:tc>
          <w:tcPr>
            <w:tcW w:w="3600" w:type="dxa"/>
            <w:tcBorders>
              <w:bottom w:val="single" w:sz="4" w:space="0" w:color="auto"/>
            </w:tcBorders>
            <w:shd w:val="clear" w:color="auto" w:fill="auto"/>
            <w:vAlign w:val="bottom"/>
          </w:tcPr>
          <w:p w14:paraId="79FAB69F" w14:textId="77777777" w:rsidR="00190CEC" w:rsidRPr="001732C3" w:rsidRDefault="00190CEC" w:rsidP="00190CEC">
            <w:pPr>
              <w:tabs>
                <w:tab w:val="left" w:pos="288"/>
                <w:tab w:val="left" w:pos="576"/>
                <w:tab w:val="left" w:pos="864"/>
                <w:tab w:val="left" w:pos="1152"/>
              </w:tabs>
              <w:spacing w:before="40" w:after="81" w:line="210" w:lineRule="exact"/>
              <w:ind w:right="40"/>
              <w:jc w:val="both"/>
              <w:rPr>
                <w:sz w:val="17"/>
              </w:rPr>
            </w:pPr>
            <w:r w:rsidRPr="001732C3">
              <w:rPr>
                <w:sz w:val="17"/>
              </w:rPr>
              <w:tab/>
              <w:t>Other supplies, services and equipment</w:t>
            </w:r>
          </w:p>
        </w:tc>
        <w:tc>
          <w:tcPr>
            <w:tcW w:w="1170" w:type="dxa"/>
            <w:tcBorders>
              <w:bottom w:val="single" w:sz="4" w:space="0" w:color="auto"/>
            </w:tcBorders>
            <w:shd w:val="clear" w:color="auto" w:fill="auto"/>
          </w:tcPr>
          <w:p w14:paraId="223CF2CA" w14:textId="7D91DF12" w:rsidR="00190CEC" w:rsidRPr="001732C3" w:rsidRDefault="00190CEC" w:rsidP="00190CEC">
            <w:pPr>
              <w:tabs>
                <w:tab w:val="left" w:pos="288"/>
                <w:tab w:val="left" w:pos="576"/>
                <w:tab w:val="left" w:pos="864"/>
                <w:tab w:val="left" w:pos="1152"/>
              </w:tabs>
              <w:spacing w:before="40" w:after="81" w:line="210" w:lineRule="exact"/>
              <w:ind w:left="144" w:right="40"/>
              <w:jc w:val="right"/>
              <w:rPr>
                <w:sz w:val="17"/>
              </w:rPr>
            </w:pPr>
            <w:r w:rsidRPr="001732C3">
              <w:rPr>
                <w:sz w:val="17"/>
              </w:rPr>
              <w:t xml:space="preserve"> 1 086.0 </w:t>
            </w:r>
          </w:p>
        </w:tc>
        <w:tc>
          <w:tcPr>
            <w:tcW w:w="1170" w:type="dxa"/>
            <w:gridSpan w:val="2"/>
            <w:tcBorders>
              <w:bottom w:val="single" w:sz="4" w:space="0" w:color="auto"/>
            </w:tcBorders>
            <w:shd w:val="clear" w:color="auto" w:fill="auto"/>
          </w:tcPr>
          <w:p w14:paraId="173B0122" w14:textId="67F71E3A" w:rsidR="00190CEC" w:rsidRPr="001732C3" w:rsidRDefault="00E702E3" w:rsidP="00190CEC">
            <w:pPr>
              <w:tabs>
                <w:tab w:val="left" w:pos="288"/>
                <w:tab w:val="left" w:pos="576"/>
                <w:tab w:val="left" w:pos="864"/>
                <w:tab w:val="left" w:pos="1152"/>
              </w:tabs>
              <w:spacing w:before="40" w:after="81" w:line="210" w:lineRule="exact"/>
              <w:ind w:left="144" w:right="40"/>
              <w:jc w:val="right"/>
              <w:rPr>
                <w:sz w:val="17"/>
                <w:szCs w:val="17"/>
              </w:rPr>
            </w:pPr>
            <w:r w:rsidRPr="001732C3">
              <w:rPr>
                <w:sz w:val="17"/>
                <w:szCs w:val="17"/>
              </w:rPr>
              <w:t>505.7</w:t>
            </w:r>
          </w:p>
        </w:tc>
        <w:tc>
          <w:tcPr>
            <w:tcW w:w="1170" w:type="dxa"/>
            <w:gridSpan w:val="2"/>
            <w:tcBorders>
              <w:bottom w:val="single" w:sz="4" w:space="0" w:color="auto"/>
            </w:tcBorders>
            <w:shd w:val="clear" w:color="auto" w:fill="auto"/>
          </w:tcPr>
          <w:p w14:paraId="4DA72F58" w14:textId="6247441A" w:rsidR="00190CEC" w:rsidRPr="001732C3" w:rsidRDefault="00190CEC" w:rsidP="00190CEC">
            <w:pPr>
              <w:tabs>
                <w:tab w:val="left" w:pos="288"/>
                <w:tab w:val="left" w:pos="576"/>
                <w:tab w:val="left" w:pos="864"/>
                <w:tab w:val="left" w:pos="1152"/>
              </w:tabs>
              <w:spacing w:before="40" w:after="81" w:line="210" w:lineRule="exact"/>
              <w:ind w:left="144" w:right="40"/>
              <w:jc w:val="right"/>
              <w:rPr>
                <w:sz w:val="17"/>
              </w:rPr>
            </w:pPr>
            <w:r w:rsidRPr="001732C3">
              <w:rPr>
                <w:sz w:val="17"/>
                <w:szCs w:val="17"/>
              </w:rPr>
              <w:t xml:space="preserve">955.6 </w:t>
            </w:r>
          </w:p>
        </w:tc>
        <w:tc>
          <w:tcPr>
            <w:tcW w:w="1170" w:type="dxa"/>
            <w:gridSpan w:val="2"/>
            <w:tcBorders>
              <w:bottom w:val="single" w:sz="4" w:space="0" w:color="auto"/>
            </w:tcBorders>
            <w:shd w:val="clear" w:color="auto" w:fill="auto"/>
          </w:tcPr>
          <w:p w14:paraId="21D03370" w14:textId="011178DC" w:rsidR="00190CEC" w:rsidRPr="001732C3" w:rsidRDefault="00F70BC7" w:rsidP="00190CEC">
            <w:pPr>
              <w:tabs>
                <w:tab w:val="left" w:pos="288"/>
                <w:tab w:val="left" w:pos="576"/>
                <w:tab w:val="left" w:pos="864"/>
                <w:tab w:val="left" w:pos="1152"/>
              </w:tabs>
              <w:spacing w:before="40" w:after="40" w:line="210" w:lineRule="exact"/>
              <w:ind w:left="144" w:right="40"/>
              <w:jc w:val="right"/>
              <w:rPr>
                <w:sz w:val="17"/>
                <w:szCs w:val="17"/>
              </w:rPr>
            </w:pPr>
            <w:r>
              <w:rPr>
                <w:sz w:val="17"/>
                <w:szCs w:val="17"/>
              </w:rPr>
              <w:t>633</w:t>
            </w:r>
            <w:r w:rsidR="00271726">
              <w:rPr>
                <w:sz w:val="17"/>
                <w:szCs w:val="17"/>
              </w:rPr>
              <w:t>.</w:t>
            </w:r>
            <w:r>
              <w:rPr>
                <w:sz w:val="17"/>
                <w:szCs w:val="17"/>
              </w:rPr>
              <w:t>9</w:t>
            </w:r>
            <w:r w:rsidRPr="001732C3">
              <w:rPr>
                <w:sz w:val="17"/>
                <w:szCs w:val="17"/>
              </w:rPr>
              <w:t xml:space="preserve"> </w:t>
            </w:r>
          </w:p>
        </w:tc>
        <w:tc>
          <w:tcPr>
            <w:tcW w:w="1572" w:type="dxa"/>
            <w:gridSpan w:val="2"/>
            <w:tcBorders>
              <w:bottom w:val="single" w:sz="4" w:space="0" w:color="auto"/>
            </w:tcBorders>
            <w:shd w:val="clear" w:color="auto" w:fill="auto"/>
          </w:tcPr>
          <w:p w14:paraId="4B521BD0" w14:textId="0589FB8F" w:rsidR="00190CEC" w:rsidRPr="001732C3" w:rsidRDefault="00342E72" w:rsidP="00190CEC">
            <w:pPr>
              <w:tabs>
                <w:tab w:val="left" w:pos="288"/>
                <w:tab w:val="left" w:pos="576"/>
                <w:tab w:val="left" w:pos="864"/>
                <w:tab w:val="left" w:pos="1152"/>
              </w:tabs>
              <w:spacing w:before="40" w:after="40" w:line="210" w:lineRule="exact"/>
              <w:ind w:left="144" w:right="40"/>
              <w:jc w:val="right"/>
              <w:rPr>
                <w:sz w:val="17"/>
                <w:szCs w:val="17"/>
              </w:rPr>
            </w:pPr>
            <w:r w:rsidRPr="001732C3">
              <w:rPr>
                <w:sz w:val="17"/>
                <w:szCs w:val="17"/>
              </w:rPr>
              <w:t>(</w:t>
            </w:r>
            <w:r w:rsidR="00F70BC7">
              <w:rPr>
                <w:sz w:val="17"/>
                <w:szCs w:val="17"/>
              </w:rPr>
              <w:t>321</w:t>
            </w:r>
            <w:r w:rsidRPr="001732C3">
              <w:rPr>
                <w:sz w:val="17"/>
                <w:szCs w:val="17"/>
              </w:rPr>
              <w:t>.</w:t>
            </w:r>
            <w:r w:rsidR="00F70BC7">
              <w:rPr>
                <w:sz w:val="17"/>
                <w:szCs w:val="17"/>
              </w:rPr>
              <w:t>7</w:t>
            </w:r>
            <w:r w:rsidRPr="001732C3">
              <w:rPr>
                <w:sz w:val="17"/>
                <w:szCs w:val="17"/>
              </w:rPr>
              <w:t>)</w:t>
            </w:r>
          </w:p>
        </w:tc>
      </w:tr>
      <w:tr w:rsidR="001732C3" w:rsidRPr="001732C3" w14:paraId="04E85CB2" w14:textId="77777777">
        <w:tc>
          <w:tcPr>
            <w:tcW w:w="3600" w:type="dxa"/>
            <w:tcBorders>
              <w:top w:val="single" w:sz="4" w:space="0" w:color="auto"/>
              <w:bottom w:val="single" w:sz="4" w:space="0" w:color="auto"/>
            </w:tcBorders>
            <w:shd w:val="clear" w:color="auto" w:fill="auto"/>
            <w:vAlign w:val="bottom"/>
          </w:tcPr>
          <w:p w14:paraId="6C6320E0" w14:textId="77777777" w:rsidR="00190CEC" w:rsidRPr="001732C3" w:rsidRDefault="00190CEC" w:rsidP="00190CEC">
            <w:pPr>
              <w:tabs>
                <w:tab w:val="left" w:pos="288"/>
                <w:tab w:val="left" w:pos="576"/>
                <w:tab w:val="left" w:pos="864"/>
                <w:tab w:val="left" w:pos="1152"/>
              </w:tabs>
              <w:spacing w:before="81" w:after="81" w:line="210" w:lineRule="exact"/>
              <w:ind w:right="40"/>
              <w:jc w:val="both"/>
              <w:rPr>
                <w:b/>
                <w:sz w:val="17"/>
              </w:rPr>
            </w:pPr>
            <w:r w:rsidRPr="001732C3">
              <w:rPr>
                <w:b/>
                <w:sz w:val="17"/>
              </w:rPr>
              <w:tab/>
              <w:t>Subtotal, category III</w:t>
            </w:r>
          </w:p>
        </w:tc>
        <w:tc>
          <w:tcPr>
            <w:tcW w:w="1170" w:type="dxa"/>
            <w:tcBorders>
              <w:top w:val="single" w:sz="4" w:space="0" w:color="auto"/>
              <w:bottom w:val="single" w:sz="4" w:space="0" w:color="auto"/>
            </w:tcBorders>
            <w:shd w:val="clear" w:color="auto" w:fill="auto"/>
          </w:tcPr>
          <w:p w14:paraId="31F12E22" w14:textId="6EB628DE" w:rsidR="00190CEC" w:rsidRPr="001732C3" w:rsidRDefault="00190CEC" w:rsidP="00190CEC">
            <w:pPr>
              <w:tabs>
                <w:tab w:val="left" w:pos="288"/>
                <w:tab w:val="left" w:pos="576"/>
                <w:tab w:val="left" w:pos="864"/>
                <w:tab w:val="left" w:pos="1152"/>
              </w:tabs>
              <w:spacing w:before="81" w:after="81" w:line="210" w:lineRule="exact"/>
              <w:ind w:left="144" w:right="40"/>
              <w:jc w:val="right"/>
              <w:rPr>
                <w:b/>
                <w:sz w:val="17"/>
              </w:rPr>
            </w:pPr>
            <w:r w:rsidRPr="001732C3">
              <w:rPr>
                <w:b/>
                <w:bCs/>
                <w:sz w:val="17"/>
              </w:rPr>
              <w:t xml:space="preserve"> 16 098.0 </w:t>
            </w:r>
          </w:p>
        </w:tc>
        <w:tc>
          <w:tcPr>
            <w:tcW w:w="1170" w:type="dxa"/>
            <w:gridSpan w:val="2"/>
            <w:tcBorders>
              <w:top w:val="single" w:sz="4" w:space="0" w:color="auto"/>
              <w:bottom w:val="single" w:sz="4" w:space="0" w:color="auto"/>
            </w:tcBorders>
            <w:shd w:val="clear" w:color="auto" w:fill="auto"/>
          </w:tcPr>
          <w:p w14:paraId="0C839277" w14:textId="66F40B51" w:rsidR="00190CEC" w:rsidRPr="001732C3" w:rsidRDefault="004E6CB0" w:rsidP="00190CEC">
            <w:pPr>
              <w:tabs>
                <w:tab w:val="left" w:pos="288"/>
                <w:tab w:val="left" w:pos="576"/>
                <w:tab w:val="left" w:pos="864"/>
                <w:tab w:val="left" w:pos="1152"/>
              </w:tabs>
              <w:spacing w:before="81" w:after="81" w:line="210" w:lineRule="exact"/>
              <w:ind w:left="144" w:right="40"/>
              <w:jc w:val="right"/>
              <w:rPr>
                <w:b/>
                <w:bCs/>
                <w:sz w:val="17"/>
                <w:szCs w:val="17"/>
              </w:rPr>
            </w:pPr>
            <w:r w:rsidRPr="001732C3">
              <w:rPr>
                <w:b/>
                <w:bCs/>
                <w:sz w:val="17"/>
                <w:szCs w:val="17"/>
              </w:rPr>
              <w:t>7 660.1</w:t>
            </w:r>
            <w:r w:rsidR="00190CEC" w:rsidRPr="001732C3">
              <w:rPr>
                <w:b/>
                <w:bCs/>
                <w:sz w:val="17"/>
                <w:szCs w:val="17"/>
              </w:rPr>
              <w:t xml:space="preserve"> </w:t>
            </w:r>
          </w:p>
        </w:tc>
        <w:tc>
          <w:tcPr>
            <w:tcW w:w="1170" w:type="dxa"/>
            <w:gridSpan w:val="2"/>
            <w:tcBorders>
              <w:top w:val="single" w:sz="4" w:space="0" w:color="auto"/>
              <w:bottom w:val="single" w:sz="4" w:space="0" w:color="auto"/>
            </w:tcBorders>
            <w:shd w:val="clear" w:color="auto" w:fill="auto"/>
          </w:tcPr>
          <w:p w14:paraId="2E9696FA" w14:textId="658CE7BF" w:rsidR="00190CEC" w:rsidRPr="001732C3" w:rsidRDefault="00190CEC" w:rsidP="00190CEC">
            <w:pPr>
              <w:tabs>
                <w:tab w:val="left" w:pos="288"/>
                <w:tab w:val="left" w:pos="576"/>
                <w:tab w:val="left" w:pos="864"/>
                <w:tab w:val="left" w:pos="1152"/>
              </w:tabs>
              <w:spacing w:before="81" w:after="81" w:line="210" w:lineRule="exact"/>
              <w:ind w:left="144" w:right="40"/>
              <w:jc w:val="right"/>
              <w:rPr>
                <w:b/>
                <w:bCs/>
                <w:sz w:val="17"/>
              </w:rPr>
            </w:pPr>
            <w:r w:rsidRPr="001732C3">
              <w:rPr>
                <w:b/>
                <w:bCs/>
                <w:sz w:val="17"/>
                <w:szCs w:val="17"/>
              </w:rPr>
              <w:t>1</w:t>
            </w:r>
            <w:r w:rsidR="00D8184D" w:rsidRPr="001732C3">
              <w:rPr>
                <w:b/>
                <w:bCs/>
                <w:sz w:val="17"/>
                <w:szCs w:val="17"/>
              </w:rPr>
              <w:t>0 107.2</w:t>
            </w:r>
            <w:r w:rsidRPr="001732C3">
              <w:rPr>
                <w:b/>
                <w:bCs/>
                <w:sz w:val="17"/>
                <w:szCs w:val="17"/>
              </w:rPr>
              <w:t xml:space="preserve"> </w:t>
            </w:r>
          </w:p>
        </w:tc>
        <w:tc>
          <w:tcPr>
            <w:tcW w:w="1170" w:type="dxa"/>
            <w:gridSpan w:val="2"/>
            <w:tcBorders>
              <w:top w:val="single" w:sz="4" w:space="0" w:color="auto"/>
              <w:bottom w:val="single" w:sz="4" w:space="0" w:color="auto"/>
            </w:tcBorders>
            <w:shd w:val="clear" w:color="auto" w:fill="auto"/>
          </w:tcPr>
          <w:p w14:paraId="622AD40D" w14:textId="198461C6" w:rsidR="00190CEC" w:rsidRPr="001732C3" w:rsidRDefault="00A033B1" w:rsidP="00190CEC">
            <w:pPr>
              <w:tabs>
                <w:tab w:val="left" w:pos="288"/>
                <w:tab w:val="left" w:pos="576"/>
                <w:tab w:val="left" w:pos="864"/>
                <w:tab w:val="left" w:pos="1152"/>
              </w:tabs>
              <w:spacing w:before="81" w:after="81" w:line="210" w:lineRule="exact"/>
              <w:ind w:left="144" w:right="40"/>
              <w:jc w:val="right"/>
              <w:rPr>
                <w:b/>
                <w:bCs/>
                <w:sz w:val="17"/>
                <w:szCs w:val="17"/>
              </w:rPr>
            </w:pPr>
            <w:r w:rsidRPr="001732C3">
              <w:rPr>
                <w:b/>
                <w:bCs/>
                <w:sz w:val="17"/>
                <w:szCs w:val="17"/>
              </w:rPr>
              <w:t>4 8</w:t>
            </w:r>
            <w:r w:rsidR="00F70BC7">
              <w:rPr>
                <w:b/>
                <w:bCs/>
                <w:sz w:val="17"/>
                <w:szCs w:val="17"/>
              </w:rPr>
              <w:t>17.0</w:t>
            </w:r>
            <w:r w:rsidR="00190CEC" w:rsidRPr="001732C3">
              <w:rPr>
                <w:b/>
                <w:bCs/>
                <w:sz w:val="17"/>
                <w:szCs w:val="17"/>
              </w:rPr>
              <w:t xml:space="preserve"> </w:t>
            </w:r>
          </w:p>
        </w:tc>
        <w:tc>
          <w:tcPr>
            <w:tcW w:w="1572" w:type="dxa"/>
            <w:gridSpan w:val="2"/>
            <w:tcBorders>
              <w:top w:val="single" w:sz="4" w:space="0" w:color="auto"/>
              <w:bottom w:val="single" w:sz="4" w:space="0" w:color="auto"/>
            </w:tcBorders>
            <w:shd w:val="clear" w:color="auto" w:fill="auto"/>
          </w:tcPr>
          <w:p w14:paraId="2015F1C2" w14:textId="06A7A956" w:rsidR="00190CEC" w:rsidRPr="001732C3" w:rsidRDefault="00A033B1" w:rsidP="00190CEC">
            <w:pPr>
              <w:tabs>
                <w:tab w:val="left" w:pos="288"/>
                <w:tab w:val="left" w:pos="576"/>
                <w:tab w:val="left" w:pos="864"/>
                <w:tab w:val="left" w:pos="1152"/>
              </w:tabs>
              <w:spacing w:before="81" w:after="81" w:line="210" w:lineRule="exact"/>
              <w:ind w:left="144" w:right="40"/>
              <w:jc w:val="right"/>
              <w:rPr>
                <w:b/>
                <w:bCs/>
                <w:sz w:val="17"/>
                <w:szCs w:val="17"/>
              </w:rPr>
            </w:pPr>
            <w:r w:rsidRPr="001732C3">
              <w:rPr>
                <w:b/>
                <w:bCs/>
                <w:sz w:val="17"/>
                <w:szCs w:val="17"/>
              </w:rPr>
              <w:t>(5 2</w:t>
            </w:r>
            <w:r w:rsidR="00F70BC7">
              <w:rPr>
                <w:b/>
                <w:bCs/>
                <w:sz w:val="17"/>
                <w:szCs w:val="17"/>
              </w:rPr>
              <w:t>90.2</w:t>
            </w:r>
            <w:r w:rsidRPr="001732C3">
              <w:rPr>
                <w:b/>
                <w:bCs/>
                <w:sz w:val="17"/>
                <w:szCs w:val="17"/>
              </w:rPr>
              <w:t>)</w:t>
            </w:r>
          </w:p>
        </w:tc>
      </w:tr>
      <w:tr w:rsidR="00190CEC" w:rsidRPr="001732C3" w14:paraId="0CD48152" w14:textId="77777777">
        <w:tc>
          <w:tcPr>
            <w:tcW w:w="3600" w:type="dxa"/>
            <w:tcBorders>
              <w:top w:val="single" w:sz="4" w:space="0" w:color="auto"/>
              <w:bottom w:val="single" w:sz="12" w:space="0" w:color="auto"/>
            </w:tcBorders>
            <w:shd w:val="clear" w:color="auto" w:fill="auto"/>
            <w:vAlign w:val="bottom"/>
          </w:tcPr>
          <w:p w14:paraId="6138DB80" w14:textId="77777777" w:rsidR="00190CEC" w:rsidRPr="001732C3" w:rsidRDefault="00190CEC" w:rsidP="00190CEC">
            <w:pPr>
              <w:tabs>
                <w:tab w:val="left" w:pos="288"/>
                <w:tab w:val="left" w:pos="576"/>
                <w:tab w:val="left" w:pos="864"/>
                <w:tab w:val="left" w:pos="1152"/>
              </w:tabs>
              <w:spacing w:before="81" w:after="81" w:line="210" w:lineRule="exact"/>
              <w:ind w:right="40"/>
              <w:jc w:val="both"/>
              <w:rPr>
                <w:b/>
                <w:sz w:val="17"/>
              </w:rPr>
            </w:pPr>
            <w:r w:rsidRPr="001732C3">
              <w:rPr>
                <w:b/>
                <w:sz w:val="17"/>
              </w:rPr>
              <w:tab/>
              <w:t>Total</w:t>
            </w:r>
          </w:p>
        </w:tc>
        <w:tc>
          <w:tcPr>
            <w:tcW w:w="1170" w:type="dxa"/>
            <w:tcBorders>
              <w:top w:val="single" w:sz="4" w:space="0" w:color="auto"/>
              <w:bottom w:val="single" w:sz="12" w:space="0" w:color="auto"/>
            </w:tcBorders>
            <w:shd w:val="clear" w:color="auto" w:fill="auto"/>
          </w:tcPr>
          <w:p w14:paraId="5D49983D" w14:textId="18F240E9" w:rsidR="00190CEC" w:rsidRPr="001732C3" w:rsidRDefault="00190CEC" w:rsidP="00190CEC">
            <w:pPr>
              <w:tabs>
                <w:tab w:val="left" w:pos="288"/>
                <w:tab w:val="left" w:pos="576"/>
                <w:tab w:val="left" w:pos="864"/>
                <w:tab w:val="left" w:pos="1152"/>
              </w:tabs>
              <w:spacing w:before="81" w:after="81" w:line="210" w:lineRule="exact"/>
              <w:ind w:left="144" w:right="40"/>
              <w:jc w:val="right"/>
              <w:rPr>
                <w:b/>
                <w:sz w:val="17"/>
              </w:rPr>
            </w:pPr>
            <w:r w:rsidRPr="001732C3">
              <w:rPr>
                <w:b/>
                <w:bCs/>
                <w:sz w:val="17"/>
              </w:rPr>
              <w:t xml:space="preserve"> 98 126.5 </w:t>
            </w:r>
          </w:p>
        </w:tc>
        <w:tc>
          <w:tcPr>
            <w:tcW w:w="1170" w:type="dxa"/>
            <w:gridSpan w:val="2"/>
            <w:tcBorders>
              <w:top w:val="single" w:sz="4" w:space="0" w:color="auto"/>
              <w:bottom w:val="single" w:sz="12" w:space="0" w:color="auto"/>
            </w:tcBorders>
            <w:shd w:val="clear" w:color="auto" w:fill="auto"/>
          </w:tcPr>
          <w:p w14:paraId="6B6234B9" w14:textId="0E53C2F8" w:rsidR="00190CEC" w:rsidRPr="001732C3" w:rsidRDefault="00190CEC" w:rsidP="00190CEC">
            <w:pPr>
              <w:tabs>
                <w:tab w:val="left" w:pos="288"/>
                <w:tab w:val="left" w:pos="576"/>
                <w:tab w:val="left" w:pos="864"/>
                <w:tab w:val="left" w:pos="1152"/>
              </w:tabs>
              <w:spacing w:before="81" w:after="81" w:line="210" w:lineRule="exact"/>
              <w:ind w:left="144" w:right="40"/>
              <w:jc w:val="right"/>
              <w:rPr>
                <w:b/>
                <w:bCs/>
                <w:sz w:val="17"/>
                <w:szCs w:val="17"/>
              </w:rPr>
            </w:pPr>
            <w:r w:rsidRPr="001732C3">
              <w:rPr>
                <w:b/>
                <w:bCs/>
                <w:sz w:val="17"/>
                <w:szCs w:val="17"/>
              </w:rPr>
              <w:t>9</w:t>
            </w:r>
            <w:r w:rsidR="004E6CB0" w:rsidRPr="001732C3">
              <w:rPr>
                <w:b/>
                <w:bCs/>
                <w:sz w:val="17"/>
                <w:szCs w:val="17"/>
              </w:rPr>
              <w:t>0 095.8</w:t>
            </w:r>
            <w:r w:rsidRPr="001732C3">
              <w:rPr>
                <w:b/>
                <w:bCs/>
                <w:sz w:val="17"/>
                <w:szCs w:val="17"/>
              </w:rPr>
              <w:t xml:space="preserve"> </w:t>
            </w:r>
          </w:p>
        </w:tc>
        <w:tc>
          <w:tcPr>
            <w:tcW w:w="1170" w:type="dxa"/>
            <w:gridSpan w:val="2"/>
            <w:tcBorders>
              <w:top w:val="single" w:sz="4" w:space="0" w:color="auto"/>
              <w:bottom w:val="single" w:sz="12" w:space="0" w:color="auto"/>
            </w:tcBorders>
            <w:shd w:val="clear" w:color="auto" w:fill="auto"/>
          </w:tcPr>
          <w:p w14:paraId="318D91DF" w14:textId="3E6B5F83" w:rsidR="00190CEC" w:rsidRPr="001732C3" w:rsidRDefault="00D8184D" w:rsidP="00190CEC">
            <w:pPr>
              <w:tabs>
                <w:tab w:val="left" w:pos="288"/>
                <w:tab w:val="left" w:pos="576"/>
                <w:tab w:val="left" w:pos="864"/>
                <w:tab w:val="left" w:pos="1152"/>
              </w:tabs>
              <w:spacing w:before="81" w:after="81" w:line="210" w:lineRule="exact"/>
              <w:ind w:left="144" w:right="40"/>
              <w:jc w:val="right"/>
              <w:rPr>
                <w:b/>
                <w:bCs/>
                <w:sz w:val="17"/>
              </w:rPr>
            </w:pPr>
            <w:r w:rsidRPr="001732C3">
              <w:rPr>
                <w:b/>
                <w:bCs/>
                <w:sz w:val="17"/>
                <w:szCs w:val="17"/>
              </w:rPr>
              <w:t>95 399.1</w:t>
            </w:r>
            <w:r w:rsidR="00190CEC" w:rsidRPr="001732C3">
              <w:rPr>
                <w:b/>
                <w:bCs/>
                <w:sz w:val="17"/>
                <w:szCs w:val="17"/>
              </w:rPr>
              <w:t xml:space="preserve"> </w:t>
            </w:r>
          </w:p>
        </w:tc>
        <w:tc>
          <w:tcPr>
            <w:tcW w:w="1170" w:type="dxa"/>
            <w:gridSpan w:val="2"/>
            <w:tcBorders>
              <w:top w:val="single" w:sz="4" w:space="0" w:color="auto"/>
              <w:bottom w:val="single" w:sz="12" w:space="0" w:color="auto"/>
            </w:tcBorders>
            <w:shd w:val="clear" w:color="auto" w:fill="auto"/>
          </w:tcPr>
          <w:p w14:paraId="1F21EACF" w14:textId="34547DCC" w:rsidR="00190CEC" w:rsidRPr="001732C3" w:rsidRDefault="00A033B1" w:rsidP="00190CEC">
            <w:pPr>
              <w:tabs>
                <w:tab w:val="left" w:pos="288"/>
                <w:tab w:val="left" w:pos="576"/>
                <w:tab w:val="left" w:pos="864"/>
                <w:tab w:val="left" w:pos="1152"/>
              </w:tabs>
              <w:spacing w:before="81" w:after="81" w:line="210" w:lineRule="exact"/>
              <w:ind w:left="144" w:right="40"/>
              <w:jc w:val="right"/>
              <w:rPr>
                <w:b/>
                <w:bCs/>
                <w:sz w:val="17"/>
                <w:szCs w:val="17"/>
              </w:rPr>
            </w:pPr>
            <w:r w:rsidRPr="001732C3">
              <w:rPr>
                <w:b/>
                <w:bCs/>
                <w:sz w:val="17"/>
                <w:szCs w:val="17"/>
              </w:rPr>
              <w:t>38 041.0</w:t>
            </w:r>
          </w:p>
        </w:tc>
        <w:tc>
          <w:tcPr>
            <w:tcW w:w="1572" w:type="dxa"/>
            <w:gridSpan w:val="2"/>
            <w:tcBorders>
              <w:top w:val="single" w:sz="4" w:space="0" w:color="auto"/>
              <w:bottom w:val="single" w:sz="12" w:space="0" w:color="auto"/>
            </w:tcBorders>
            <w:shd w:val="clear" w:color="auto" w:fill="auto"/>
          </w:tcPr>
          <w:p w14:paraId="7339D605" w14:textId="3BCB08E5" w:rsidR="00190CEC" w:rsidRPr="001732C3" w:rsidRDefault="00A033B1" w:rsidP="00190CEC">
            <w:pPr>
              <w:tabs>
                <w:tab w:val="left" w:pos="288"/>
                <w:tab w:val="left" w:pos="576"/>
                <w:tab w:val="left" w:pos="864"/>
                <w:tab w:val="left" w:pos="1152"/>
              </w:tabs>
              <w:spacing w:before="81" w:after="81" w:line="210" w:lineRule="exact"/>
              <w:ind w:left="144" w:right="40"/>
              <w:jc w:val="right"/>
              <w:rPr>
                <w:b/>
                <w:bCs/>
                <w:sz w:val="17"/>
                <w:szCs w:val="17"/>
              </w:rPr>
            </w:pPr>
            <w:r w:rsidRPr="001732C3">
              <w:rPr>
                <w:b/>
                <w:bCs/>
                <w:sz w:val="17"/>
                <w:szCs w:val="17"/>
              </w:rPr>
              <w:t>(57 3</w:t>
            </w:r>
            <w:r w:rsidR="00CE2EB8" w:rsidRPr="001732C3">
              <w:rPr>
                <w:b/>
                <w:bCs/>
                <w:sz w:val="17"/>
                <w:szCs w:val="17"/>
              </w:rPr>
              <w:t>58.1)</w:t>
            </w:r>
          </w:p>
        </w:tc>
      </w:tr>
      <w:bookmarkEnd w:id="1"/>
    </w:tbl>
    <w:p w14:paraId="4C9FACE6"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B8D82F"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4A5ABD"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87F26E" w14:textId="6F66802E" w:rsidR="005C2040" w:rsidRPr="001732C3" w:rsidRDefault="005C2040" w:rsidP="005C2040">
      <w:pPr>
        <w:pStyle w:val="H1"/>
        <w:ind w:right="1260"/>
      </w:pPr>
      <w:r w:rsidRPr="001732C3">
        <w:tab/>
      </w:r>
      <w:r w:rsidR="00F05378">
        <w:t>3</w:t>
      </w:r>
      <w:r w:rsidRPr="001732C3">
        <w:t>.</w:t>
      </w:r>
      <w:r w:rsidRPr="001732C3">
        <w:tab/>
        <w:t>Analysis of resource requirements</w:t>
      </w:r>
    </w:p>
    <w:p w14:paraId="4F6C43C5"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70C64B"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73EA0A" w14:textId="77777777" w:rsidR="005C2040" w:rsidRPr="001732C3" w:rsidRDefault="005C2040" w:rsidP="005C20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732C3">
        <w:rPr>
          <w:lang w:val="en-GB"/>
        </w:rPr>
        <w:tab/>
      </w:r>
      <w:r w:rsidRPr="001732C3">
        <w:rPr>
          <w:lang w:val="en-GB"/>
        </w:rPr>
        <w:tab/>
        <w:t>Military and police personnel costs</w:t>
      </w:r>
    </w:p>
    <w:p w14:paraId="55E63D5A" w14:textId="77777777" w:rsidR="005C2040" w:rsidRPr="001732C3" w:rsidRDefault="005C2040" w:rsidP="005C2040">
      <w:pPr>
        <w:ind w:left="1267"/>
        <w:rPr>
          <w:sz w:val="14"/>
          <w:szCs w:val="14"/>
        </w:rPr>
      </w:pPr>
      <w:r w:rsidRPr="001732C3">
        <w:rPr>
          <w:sz w:val="14"/>
          <w:szCs w:val="14"/>
        </w:rPr>
        <w:t>(Thousands of United States dollars)</w:t>
      </w:r>
    </w:p>
    <w:p w14:paraId="7CCC769D"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EF6BD5"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809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5"/>
        <w:gridCol w:w="1268"/>
        <w:gridCol w:w="1271"/>
        <w:gridCol w:w="1069"/>
        <w:gridCol w:w="1260"/>
        <w:gridCol w:w="1260"/>
      </w:tblGrid>
      <w:tr w:rsidR="001732C3" w:rsidRPr="001732C3" w14:paraId="0BC97FCD" w14:textId="77777777" w:rsidTr="00EE6287">
        <w:trPr>
          <w:tblHeader/>
        </w:trPr>
        <w:tc>
          <w:tcPr>
            <w:tcW w:w="1965" w:type="dxa"/>
            <w:tcBorders>
              <w:top w:val="single" w:sz="4" w:space="0" w:color="auto"/>
              <w:bottom w:val="single" w:sz="12" w:space="0" w:color="auto"/>
            </w:tcBorders>
            <w:shd w:val="clear" w:color="auto" w:fill="auto"/>
            <w:vAlign w:val="bottom"/>
          </w:tcPr>
          <w:p w14:paraId="5E089B86" w14:textId="77777777" w:rsidR="00CE40E9" w:rsidRPr="001732C3" w:rsidRDefault="00CE40E9" w:rsidP="00CE40E9">
            <w:pPr>
              <w:spacing w:before="81" w:after="81" w:line="160" w:lineRule="exact"/>
              <w:ind w:right="40"/>
              <w:jc w:val="both"/>
              <w:rPr>
                <w:i/>
                <w:sz w:val="14"/>
              </w:rPr>
            </w:pPr>
          </w:p>
        </w:tc>
        <w:tc>
          <w:tcPr>
            <w:tcW w:w="1268" w:type="dxa"/>
            <w:tcBorders>
              <w:top w:val="single" w:sz="4" w:space="0" w:color="auto"/>
              <w:bottom w:val="single" w:sz="12" w:space="0" w:color="auto"/>
            </w:tcBorders>
            <w:vAlign w:val="bottom"/>
          </w:tcPr>
          <w:p w14:paraId="0B435905" w14:textId="52EAE96F" w:rsidR="00CE40E9" w:rsidRPr="001732C3" w:rsidRDefault="00CE40E9" w:rsidP="00CE40E9">
            <w:pPr>
              <w:spacing w:before="81" w:after="81" w:line="160" w:lineRule="exact"/>
              <w:ind w:left="144" w:right="40"/>
              <w:jc w:val="right"/>
              <w:rPr>
                <w:i/>
                <w:sz w:val="14"/>
              </w:rPr>
            </w:pPr>
            <w:r w:rsidRPr="001732C3">
              <w:rPr>
                <w:i/>
                <w:sz w:val="14"/>
              </w:rPr>
              <w:t>Appropriation</w:t>
            </w:r>
            <w:r w:rsidRPr="001732C3">
              <w:rPr>
                <w:i/>
                <w:sz w:val="14"/>
              </w:rPr>
              <w:br/>
              <w:t>2024</w:t>
            </w:r>
          </w:p>
        </w:tc>
        <w:tc>
          <w:tcPr>
            <w:tcW w:w="1271" w:type="dxa"/>
            <w:tcBorders>
              <w:top w:val="single" w:sz="4" w:space="0" w:color="auto"/>
              <w:bottom w:val="single" w:sz="12" w:space="0" w:color="auto"/>
            </w:tcBorders>
            <w:shd w:val="clear" w:color="auto" w:fill="auto"/>
            <w:vAlign w:val="bottom"/>
          </w:tcPr>
          <w:p w14:paraId="31BAD987" w14:textId="34DAD79A" w:rsidR="00CE40E9" w:rsidRPr="001732C3" w:rsidRDefault="00CE40E9" w:rsidP="00CE40E9">
            <w:pPr>
              <w:spacing w:before="81" w:after="81" w:line="160" w:lineRule="exact"/>
              <w:ind w:left="144" w:right="40"/>
              <w:jc w:val="right"/>
              <w:rPr>
                <w:i/>
                <w:sz w:val="14"/>
              </w:rPr>
            </w:pPr>
            <w:r w:rsidRPr="001732C3">
              <w:rPr>
                <w:i/>
                <w:sz w:val="14"/>
              </w:rPr>
              <w:t>Expenditures</w:t>
            </w:r>
            <w:r w:rsidRPr="001732C3">
              <w:rPr>
                <w:i/>
                <w:sz w:val="14"/>
              </w:rPr>
              <w:br/>
              <w:t>2024</w:t>
            </w:r>
          </w:p>
        </w:tc>
        <w:tc>
          <w:tcPr>
            <w:tcW w:w="1069" w:type="dxa"/>
            <w:tcBorders>
              <w:top w:val="single" w:sz="4" w:space="0" w:color="auto"/>
              <w:bottom w:val="single" w:sz="12" w:space="0" w:color="auto"/>
            </w:tcBorders>
            <w:shd w:val="clear" w:color="auto" w:fill="auto"/>
            <w:vAlign w:val="bottom"/>
          </w:tcPr>
          <w:p w14:paraId="6837D92C" w14:textId="46445512" w:rsidR="00CE40E9" w:rsidRPr="001732C3" w:rsidRDefault="00CE40E9" w:rsidP="00CE40E9">
            <w:pPr>
              <w:spacing w:before="81" w:after="81" w:line="160" w:lineRule="exact"/>
              <w:ind w:left="144" w:right="40"/>
              <w:jc w:val="right"/>
              <w:rPr>
                <w:i/>
                <w:sz w:val="14"/>
              </w:rPr>
            </w:pPr>
            <w:r w:rsidRPr="001732C3">
              <w:rPr>
                <w:i/>
                <w:sz w:val="14"/>
              </w:rPr>
              <w:t>Appropriation</w:t>
            </w:r>
            <w:r w:rsidRPr="001732C3">
              <w:rPr>
                <w:i/>
                <w:sz w:val="14"/>
              </w:rPr>
              <w:br/>
              <w:t>2025</w:t>
            </w:r>
          </w:p>
        </w:tc>
        <w:tc>
          <w:tcPr>
            <w:tcW w:w="1260" w:type="dxa"/>
            <w:tcBorders>
              <w:top w:val="single" w:sz="4" w:space="0" w:color="auto"/>
              <w:bottom w:val="single" w:sz="12" w:space="0" w:color="auto"/>
            </w:tcBorders>
            <w:shd w:val="clear" w:color="auto" w:fill="auto"/>
            <w:vAlign w:val="bottom"/>
          </w:tcPr>
          <w:p w14:paraId="4193519D" w14:textId="47D43534" w:rsidR="00CE40E9" w:rsidRPr="001732C3" w:rsidRDefault="00CE40E9" w:rsidP="00CE40E9">
            <w:pPr>
              <w:spacing w:before="81" w:after="81" w:line="160" w:lineRule="exact"/>
              <w:ind w:left="72" w:right="40"/>
              <w:jc w:val="right"/>
              <w:rPr>
                <w:i/>
                <w:sz w:val="14"/>
              </w:rPr>
            </w:pPr>
            <w:r w:rsidRPr="001732C3">
              <w:rPr>
                <w:i/>
                <w:spacing w:val="2"/>
                <w:w w:val="102"/>
                <w:sz w:val="14"/>
              </w:rPr>
              <w:t xml:space="preserve"> Requirements</w:t>
            </w:r>
            <w:r w:rsidRPr="001732C3">
              <w:rPr>
                <w:i/>
                <w:spacing w:val="2"/>
                <w:w w:val="102"/>
                <w:sz w:val="14"/>
              </w:rPr>
              <w:br/>
              <w:t>2026</w:t>
            </w:r>
          </w:p>
        </w:tc>
        <w:tc>
          <w:tcPr>
            <w:tcW w:w="1260" w:type="dxa"/>
            <w:tcBorders>
              <w:top w:val="single" w:sz="4" w:space="0" w:color="auto"/>
              <w:bottom w:val="single" w:sz="12" w:space="0" w:color="auto"/>
            </w:tcBorders>
            <w:shd w:val="clear" w:color="auto" w:fill="auto"/>
            <w:vAlign w:val="bottom"/>
          </w:tcPr>
          <w:p w14:paraId="4BAECBB3" w14:textId="1E1B0478" w:rsidR="00CE40E9" w:rsidRPr="001732C3" w:rsidRDefault="00CE40E9" w:rsidP="00CE40E9">
            <w:pPr>
              <w:spacing w:before="81" w:after="81" w:line="160" w:lineRule="exact"/>
              <w:ind w:left="144" w:right="40"/>
              <w:jc w:val="right"/>
              <w:rPr>
                <w:i/>
                <w:sz w:val="14"/>
              </w:rPr>
            </w:pPr>
            <w:r w:rsidRPr="001732C3">
              <w:rPr>
                <w:i/>
                <w:sz w:val="14"/>
              </w:rPr>
              <w:t>Variance</w:t>
            </w:r>
            <w:r w:rsidRPr="001732C3">
              <w:rPr>
                <w:i/>
                <w:sz w:val="14"/>
              </w:rPr>
              <w:br/>
              <w:t>2026 vs. 2025</w:t>
            </w:r>
          </w:p>
        </w:tc>
      </w:tr>
      <w:tr w:rsidR="001732C3" w:rsidRPr="001732C3" w14:paraId="75093629" w14:textId="77777777" w:rsidTr="00EE6287">
        <w:trPr>
          <w:trHeight w:hRule="exact" w:val="115"/>
          <w:tblHeader/>
        </w:trPr>
        <w:tc>
          <w:tcPr>
            <w:tcW w:w="1965" w:type="dxa"/>
            <w:tcBorders>
              <w:top w:val="single" w:sz="12" w:space="0" w:color="auto"/>
            </w:tcBorders>
            <w:shd w:val="clear" w:color="auto" w:fill="auto"/>
            <w:vAlign w:val="bottom"/>
          </w:tcPr>
          <w:p w14:paraId="4C3892EB" w14:textId="77777777" w:rsidR="005C2040" w:rsidRPr="001732C3" w:rsidRDefault="005C2040">
            <w:pPr>
              <w:spacing w:before="40" w:after="40" w:line="210" w:lineRule="exact"/>
              <w:ind w:right="40"/>
              <w:jc w:val="both"/>
              <w:rPr>
                <w:sz w:val="17"/>
              </w:rPr>
            </w:pPr>
          </w:p>
        </w:tc>
        <w:tc>
          <w:tcPr>
            <w:tcW w:w="1268" w:type="dxa"/>
            <w:tcBorders>
              <w:top w:val="single" w:sz="12" w:space="0" w:color="auto"/>
            </w:tcBorders>
            <w:vAlign w:val="bottom"/>
          </w:tcPr>
          <w:p w14:paraId="31692B19" w14:textId="77777777" w:rsidR="005C2040" w:rsidRPr="001732C3" w:rsidRDefault="005C2040">
            <w:pPr>
              <w:spacing w:before="40" w:after="40" w:line="210" w:lineRule="exact"/>
              <w:ind w:left="144" w:right="40"/>
              <w:jc w:val="right"/>
              <w:rPr>
                <w:sz w:val="17"/>
              </w:rPr>
            </w:pPr>
            <w:r w:rsidRPr="001732C3">
              <w:rPr>
                <w:i/>
                <w:sz w:val="14"/>
              </w:rPr>
              <w:t>Appropriation</w:t>
            </w:r>
            <w:r w:rsidRPr="001732C3">
              <w:rPr>
                <w:i/>
                <w:sz w:val="14"/>
              </w:rPr>
              <w:br/>
              <w:t>2022</w:t>
            </w:r>
          </w:p>
        </w:tc>
        <w:tc>
          <w:tcPr>
            <w:tcW w:w="1271" w:type="dxa"/>
            <w:tcBorders>
              <w:top w:val="single" w:sz="12" w:space="0" w:color="auto"/>
            </w:tcBorders>
            <w:shd w:val="clear" w:color="auto" w:fill="auto"/>
            <w:vAlign w:val="bottom"/>
          </w:tcPr>
          <w:p w14:paraId="2AA71CE0" w14:textId="77777777" w:rsidR="005C2040" w:rsidRPr="001732C3" w:rsidRDefault="005C2040">
            <w:pPr>
              <w:spacing w:before="40" w:after="40" w:line="210" w:lineRule="exact"/>
              <w:ind w:left="144" w:right="40"/>
              <w:jc w:val="right"/>
              <w:rPr>
                <w:sz w:val="17"/>
              </w:rPr>
            </w:pPr>
          </w:p>
        </w:tc>
        <w:tc>
          <w:tcPr>
            <w:tcW w:w="1069" w:type="dxa"/>
            <w:tcBorders>
              <w:top w:val="single" w:sz="12" w:space="0" w:color="auto"/>
            </w:tcBorders>
            <w:shd w:val="clear" w:color="auto" w:fill="auto"/>
            <w:vAlign w:val="bottom"/>
          </w:tcPr>
          <w:p w14:paraId="680B7917" w14:textId="77777777" w:rsidR="005C2040" w:rsidRPr="001732C3" w:rsidRDefault="005C2040">
            <w:pPr>
              <w:spacing w:before="40" w:after="40" w:line="210" w:lineRule="exact"/>
              <w:ind w:left="144" w:right="40"/>
              <w:jc w:val="right"/>
              <w:rPr>
                <w:sz w:val="17"/>
              </w:rPr>
            </w:pPr>
          </w:p>
        </w:tc>
        <w:tc>
          <w:tcPr>
            <w:tcW w:w="1260" w:type="dxa"/>
            <w:tcBorders>
              <w:top w:val="single" w:sz="12" w:space="0" w:color="auto"/>
            </w:tcBorders>
            <w:shd w:val="clear" w:color="auto" w:fill="auto"/>
            <w:vAlign w:val="bottom"/>
          </w:tcPr>
          <w:p w14:paraId="1B315EA5" w14:textId="77777777" w:rsidR="005C2040" w:rsidRPr="001732C3" w:rsidRDefault="005C2040">
            <w:pPr>
              <w:spacing w:before="40" w:after="40" w:line="210" w:lineRule="exact"/>
              <w:ind w:left="144" w:right="40"/>
              <w:jc w:val="right"/>
              <w:rPr>
                <w:sz w:val="17"/>
              </w:rPr>
            </w:pPr>
          </w:p>
        </w:tc>
        <w:tc>
          <w:tcPr>
            <w:tcW w:w="1260" w:type="dxa"/>
            <w:tcBorders>
              <w:top w:val="single" w:sz="12" w:space="0" w:color="auto"/>
            </w:tcBorders>
            <w:shd w:val="clear" w:color="auto" w:fill="auto"/>
            <w:vAlign w:val="bottom"/>
          </w:tcPr>
          <w:p w14:paraId="50089A03" w14:textId="77777777" w:rsidR="005C2040" w:rsidRPr="001732C3" w:rsidRDefault="005C2040">
            <w:pPr>
              <w:spacing w:before="40" w:after="40" w:line="210" w:lineRule="exact"/>
              <w:ind w:left="144" w:right="40"/>
              <w:jc w:val="right"/>
              <w:rPr>
                <w:sz w:val="17"/>
              </w:rPr>
            </w:pPr>
          </w:p>
        </w:tc>
      </w:tr>
      <w:tr w:rsidR="00422B09" w:rsidRPr="001732C3" w14:paraId="63FDBB12" w14:textId="77777777" w:rsidTr="00EE6287">
        <w:tc>
          <w:tcPr>
            <w:tcW w:w="1965" w:type="dxa"/>
            <w:tcBorders>
              <w:bottom w:val="single" w:sz="12" w:space="0" w:color="auto"/>
            </w:tcBorders>
            <w:shd w:val="clear" w:color="auto" w:fill="auto"/>
            <w:vAlign w:val="bottom"/>
          </w:tcPr>
          <w:p w14:paraId="7D6FB143" w14:textId="77777777" w:rsidR="00422B09" w:rsidRPr="001732C3" w:rsidRDefault="00422B09" w:rsidP="00422B09">
            <w:pPr>
              <w:tabs>
                <w:tab w:val="left" w:pos="288"/>
                <w:tab w:val="left" w:pos="576"/>
                <w:tab w:val="left" w:pos="864"/>
                <w:tab w:val="left" w:pos="1152"/>
              </w:tabs>
              <w:spacing w:before="40" w:after="40" w:line="210" w:lineRule="exact"/>
              <w:ind w:right="40"/>
              <w:jc w:val="both"/>
              <w:rPr>
                <w:b/>
                <w:sz w:val="17"/>
              </w:rPr>
            </w:pPr>
            <w:r w:rsidRPr="001732C3">
              <w:rPr>
                <w:b/>
                <w:sz w:val="17"/>
              </w:rPr>
              <w:t>Military contingents</w:t>
            </w:r>
          </w:p>
        </w:tc>
        <w:tc>
          <w:tcPr>
            <w:tcW w:w="1268" w:type="dxa"/>
            <w:tcBorders>
              <w:bottom w:val="single" w:sz="12" w:space="0" w:color="auto"/>
            </w:tcBorders>
          </w:tcPr>
          <w:p w14:paraId="40F0469C" w14:textId="5F1467A3" w:rsidR="00422B09" w:rsidRPr="001732C3" w:rsidRDefault="00422B09" w:rsidP="00422B09">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 5 099.8 </w:t>
            </w:r>
          </w:p>
        </w:tc>
        <w:tc>
          <w:tcPr>
            <w:tcW w:w="1271" w:type="dxa"/>
            <w:tcBorders>
              <w:bottom w:val="single" w:sz="12" w:space="0" w:color="auto"/>
            </w:tcBorders>
            <w:shd w:val="clear" w:color="auto" w:fill="auto"/>
          </w:tcPr>
          <w:p w14:paraId="5CD19E78" w14:textId="115307D4" w:rsidR="00422B09" w:rsidRPr="001732C3" w:rsidRDefault="00422B09" w:rsidP="00422B09">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4 544.3 </w:t>
            </w:r>
          </w:p>
        </w:tc>
        <w:tc>
          <w:tcPr>
            <w:tcW w:w="1069" w:type="dxa"/>
            <w:tcBorders>
              <w:bottom w:val="single" w:sz="12" w:space="0" w:color="auto"/>
            </w:tcBorders>
            <w:shd w:val="clear" w:color="auto" w:fill="auto"/>
          </w:tcPr>
          <w:p w14:paraId="70B94C97" w14:textId="34DCFA27" w:rsidR="00422B09" w:rsidRPr="001732C3" w:rsidRDefault="00422B09" w:rsidP="00422B09">
            <w:pPr>
              <w:tabs>
                <w:tab w:val="left" w:pos="288"/>
                <w:tab w:val="left" w:pos="576"/>
                <w:tab w:val="left" w:pos="864"/>
                <w:tab w:val="left" w:pos="1152"/>
              </w:tabs>
              <w:spacing w:before="40" w:after="40" w:line="210" w:lineRule="exact"/>
              <w:ind w:left="144" w:right="40"/>
              <w:jc w:val="right"/>
              <w:rPr>
                <w:sz w:val="17"/>
              </w:rPr>
            </w:pPr>
            <w:r w:rsidRPr="001732C3">
              <w:rPr>
                <w:sz w:val="17"/>
              </w:rPr>
              <w:t>4 371.7</w:t>
            </w:r>
          </w:p>
        </w:tc>
        <w:tc>
          <w:tcPr>
            <w:tcW w:w="1260" w:type="dxa"/>
            <w:tcBorders>
              <w:bottom w:val="single" w:sz="12" w:space="0" w:color="auto"/>
            </w:tcBorders>
            <w:shd w:val="clear" w:color="auto" w:fill="auto"/>
          </w:tcPr>
          <w:p w14:paraId="0FBC2562" w14:textId="47A7D686" w:rsidR="00422B09" w:rsidRPr="001732C3" w:rsidRDefault="00AE2D3D" w:rsidP="00422B09">
            <w:pPr>
              <w:tabs>
                <w:tab w:val="left" w:pos="288"/>
                <w:tab w:val="left" w:pos="576"/>
                <w:tab w:val="left" w:pos="864"/>
                <w:tab w:val="left" w:pos="1152"/>
              </w:tabs>
              <w:spacing w:before="40" w:after="40" w:line="210" w:lineRule="exact"/>
              <w:ind w:left="144" w:right="40"/>
              <w:jc w:val="right"/>
              <w:rPr>
                <w:sz w:val="17"/>
              </w:rPr>
            </w:pPr>
            <w:r w:rsidRPr="001732C3">
              <w:rPr>
                <w:sz w:val="17"/>
              </w:rPr>
              <w:t>818</w:t>
            </w:r>
            <w:r w:rsidR="006B7831" w:rsidRPr="001732C3">
              <w:rPr>
                <w:sz w:val="17"/>
              </w:rPr>
              <w:t>.</w:t>
            </w:r>
            <w:r w:rsidRPr="001732C3">
              <w:rPr>
                <w:sz w:val="17"/>
              </w:rPr>
              <w:t>5</w:t>
            </w:r>
          </w:p>
        </w:tc>
        <w:tc>
          <w:tcPr>
            <w:tcW w:w="1260" w:type="dxa"/>
            <w:tcBorders>
              <w:bottom w:val="single" w:sz="12" w:space="0" w:color="auto"/>
            </w:tcBorders>
            <w:shd w:val="clear" w:color="auto" w:fill="auto"/>
          </w:tcPr>
          <w:p w14:paraId="3FF2E310" w14:textId="30F3A4AC" w:rsidR="00422B09" w:rsidRPr="001732C3" w:rsidRDefault="00422B09" w:rsidP="00422B09">
            <w:pPr>
              <w:tabs>
                <w:tab w:val="left" w:pos="288"/>
                <w:tab w:val="left" w:pos="576"/>
                <w:tab w:val="left" w:pos="864"/>
                <w:tab w:val="left" w:pos="1152"/>
              </w:tabs>
              <w:spacing w:before="40" w:after="40" w:line="210" w:lineRule="exact"/>
              <w:ind w:left="144" w:right="40"/>
              <w:jc w:val="right"/>
              <w:rPr>
                <w:sz w:val="17"/>
              </w:rPr>
            </w:pPr>
            <w:r w:rsidRPr="001732C3">
              <w:rPr>
                <w:sz w:val="17"/>
              </w:rPr>
              <w:t>(</w:t>
            </w:r>
            <w:r w:rsidR="00241BED" w:rsidRPr="001732C3">
              <w:rPr>
                <w:sz w:val="17"/>
              </w:rPr>
              <w:t>3 553.2)</w:t>
            </w:r>
          </w:p>
        </w:tc>
      </w:tr>
    </w:tbl>
    <w:p w14:paraId="17FE8EB6"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66A409" w14:textId="77777777" w:rsidR="000B4ACA" w:rsidRPr="001732C3" w:rsidRDefault="000B4ACA"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2F8186" w14:textId="54739146" w:rsidR="005C2040" w:rsidRPr="001732C3" w:rsidRDefault="005C2040" w:rsidP="00632C03">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170" w:hanging="540"/>
        <w:jc w:val="both"/>
        <w:rPr>
          <w14:ligatures w14:val="standardContextual"/>
        </w:rPr>
      </w:pPr>
      <w:r w:rsidRPr="001732C3">
        <w:lastRenderedPageBreak/>
        <w:tab/>
      </w:r>
      <w:r w:rsidR="00067DF5" w:rsidRPr="001732C3">
        <w:rPr>
          <w14:ligatures w14:val="standardContextual"/>
        </w:rPr>
        <w:t xml:space="preserve">The reduced requirements are attributable </w:t>
      </w:r>
      <w:r w:rsidR="00956955">
        <w:rPr>
          <w14:ligatures w14:val="standardContextual"/>
        </w:rPr>
        <w:t>prim</w:t>
      </w:r>
      <w:r w:rsidR="00787971">
        <w:rPr>
          <w14:ligatures w14:val="standardContextual"/>
        </w:rPr>
        <w:t xml:space="preserve">arily </w:t>
      </w:r>
      <w:r w:rsidR="00521A5A" w:rsidRPr="001732C3">
        <w:rPr>
          <w14:ligatures w14:val="standardContextual"/>
        </w:rPr>
        <w:t xml:space="preserve">to </w:t>
      </w:r>
      <w:r w:rsidR="003F6EA8" w:rsidRPr="001732C3">
        <w:rPr>
          <w14:ligatures w14:val="standardContextual"/>
        </w:rPr>
        <w:t xml:space="preserve">the </w:t>
      </w:r>
      <w:r w:rsidR="00C22C2F">
        <w:rPr>
          <w14:ligatures w14:val="standardContextual"/>
        </w:rPr>
        <w:t xml:space="preserve">gradual </w:t>
      </w:r>
      <w:r w:rsidR="00B25324" w:rsidRPr="001732C3">
        <w:rPr>
          <w14:ligatures w14:val="standardContextual"/>
        </w:rPr>
        <w:t xml:space="preserve">withdrawal </w:t>
      </w:r>
      <w:r w:rsidR="00521A5A" w:rsidRPr="001732C3">
        <w:rPr>
          <w14:ligatures w14:val="standardContextual"/>
        </w:rPr>
        <w:t>of United Nations guard unit</w:t>
      </w:r>
      <w:r w:rsidR="00C03393">
        <w:rPr>
          <w14:ligatures w14:val="standardContextual"/>
        </w:rPr>
        <w:t xml:space="preserve"> personnel</w:t>
      </w:r>
      <w:r w:rsidR="0009132C">
        <w:rPr>
          <w14:ligatures w14:val="standardContextual"/>
        </w:rPr>
        <w:t>,</w:t>
      </w:r>
      <w:r w:rsidR="00A73DF4">
        <w:rPr>
          <w14:ligatures w14:val="standardContextual"/>
        </w:rPr>
        <w:t xml:space="preserve"> </w:t>
      </w:r>
      <w:r w:rsidR="0009132C" w:rsidRPr="001732C3">
        <w:rPr>
          <w14:ligatures w14:val="standardContextual"/>
        </w:rPr>
        <w:t>in accordance with the liquidation plan</w:t>
      </w:r>
      <w:r w:rsidR="00C3655F">
        <w:rPr>
          <w14:ligatures w14:val="standardContextual"/>
        </w:rPr>
        <w:t xml:space="preserve">. </w:t>
      </w:r>
      <w:r w:rsidR="00FF3E65">
        <w:rPr>
          <w14:ligatures w14:val="standardContextual"/>
        </w:rPr>
        <w:t>The proposed resources include p</w:t>
      </w:r>
      <w:r w:rsidR="00C3655F">
        <w:rPr>
          <w14:ligatures w14:val="standardContextual"/>
        </w:rPr>
        <w:t xml:space="preserve">rovision </w:t>
      </w:r>
      <w:r w:rsidR="000F7F70">
        <w:rPr>
          <w14:ligatures w14:val="standardContextual"/>
        </w:rPr>
        <w:t xml:space="preserve">for </w:t>
      </w:r>
      <w:r w:rsidR="00C72FEC">
        <w:rPr>
          <w14:ligatures w14:val="standardContextual"/>
        </w:rPr>
        <w:t>30 personnel</w:t>
      </w:r>
      <w:r w:rsidR="00C31AD4" w:rsidRPr="001732C3">
        <w:rPr>
          <w14:ligatures w14:val="standardContextual"/>
        </w:rPr>
        <w:t xml:space="preserve"> retained </w:t>
      </w:r>
      <w:r w:rsidR="000D75F1">
        <w:rPr>
          <w14:ligatures w14:val="standardContextual"/>
        </w:rPr>
        <w:t>until</w:t>
      </w:r>
      <w:r w:rsidR="00A73DF4">
        <w:rPr>
          <w14:ligatures w14:val="standardContextual"/>
        </w:rPr>
        <w:t xml:space="preserve"> </w:t>
      </w:r>
      <w:r w:rsidR="00521A5A" w:rsidRPr="001732C3">
        <w:rPr>
          <w14:ligatures w14:val="standardContextual"/>
        </w:rPr>
        <w:t>30 September 2026</w:t>
      </w:r>
      <w:r w:rsidR="000D75F1">
        <w:rPr>
          <w14:ligatures w14:val="standardContextual"/>
        </w:rPr>
        <w:t xml:space="preserve"> </w:t>
      </w:r>
      <w:r w:rsidR="00C31AD4" w:rsidRPr="001732C3">
        <w:rPr>
          <w14:ligatures w14:val="standardContextual"/>
        </w:rPr>
        <w:t xml:space="preserve">for </w:t>
      </w:r>
      <w:r w:rsidR="004E6AF8">
        <w:rPr>
          <w14:ligatures w14:val="standardContextual"/>
        </w:rPr>
        <w:t xml:space="preserve">the </w:t>
      </w:r>
      <w:r w:rsidR="004C6A2E">
        <w:t xml:space="preserve">field-based </w:t>
      </w:r>
      <w:r w:rsidR="00C31AD4" w:rsidRPr="001732C3">
        <w:rPr>
          <w14:ligatures w14:val="standardContextual"/>
        </w:rPr>
        <w:t>liquidation</w:t>
      </w:r>
      <w:r w:rsidR="00521A5A" w:rsidRPr="001732C3">
        <w:rPr>
          <w14:ligatures w14:val="standardContextual"/>
        </w:rPr>
        <w:t xml:space="preserve"> </w:t>
      </w:r>
      <w:r w:rsidR="001B49B0">
        <w:rPr>
          <w14:ligatures w14:val="standardContextual"/>
        </w:rPr>
        <w:t>period</w:t>
      </w:r>
      <w:r w:rsidR="00521A5A" w:rsidRPr="001732C3">
        <w:rPr>
          <w14:ligatures w14:val="standardContextual"/>
        </w:rPr>
        <w:t xml:space="preserve">, compared to </w:t>
      </w:r>
      <w:r w:rsidR="00006D5B" w:rsidRPr="001732C3">
        <w:rPr>
          <w14:ligatures w14:val="standardContextual"/>
        </w:rPr>
        <w:t xml:space="preserve">the </w:t>
      </w:r>
      <w:r w:rsidR="009A7451">
        <w:rPr>
          <w14:ligatures w14:val="standardContextual"/>
        </w:rPr>
        <w:t xml:space="preserve">provision made for </w:t>
      </w:r>
      <w:r w:rsidR="00F96234" w:rsidRPr="00F96234">
        <w:rPr>
          <w14:ligatures w14:val="standardContextual"/>
        </w:rPr>
        <w:t>245 personnel until 31 July 2025 and 157 personnel until 31 December 2025</w:t>
      </w:r>
      <w:r w:rsidR="00091AC9">
        <w:rPr>
          <w14:ligatures w14:val="standardContextual"/>
        </w:rPr>
        <w:t xml:space="preserve"> in the approved budget for 2025</w:t>
      </w:r>
      <w:r w:rsidR="00067DF5" w:rsidRPr="001732C3">
        <w:rPr>
          <w14:ligatures w14:val="standardContextual"/>
        </w:rPr>
        <w:t>.</w:t>
      </w:r>
      <w:r w:rsidR="00C31AD4" w:rsidRPr="001732C3">
        <w:rPr>
          <w14:ligatures w14:val="standardContextual"/>
        </w:rPr>
        <w:t xml:space="preserve">  </w:t>
      </w:r>
    </w:p>
    <w:p w14:paraId="5F31A1C7" w14:textId="0E18380C" w:rsidR="00C31AD4" w:rsidRPr="001732C3" w:rsidRDefault="00C31AD4" w:rsidP="00C31AD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170" w:right="1260"/>
        <w:rPr>
          <w:lang w:val="en-GB"/>
        </w:rPr>
      </w:pPr>
    </w:p>
    <w:p w14:paraId="6E88CC44" w14:textId="504542CF" w:rsidR="005C2040" w:rsidRPr="001732C3" w:rsidRDefault="00C31AD4" w:rsidP="005C20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732C3">
        <w:rPr>
          <w:lang w:val="en-GB"/>
        </w:rPr>
        <w:tab/>
      </w:r>
      <w:r w:rsidRPr="001732C3">
        <w:rPr>
          <w:lang w:val="en-GB"/>
        </w:rPr>
        <w:tab/>
      </w:r>
      <w:r w:rsidR="005C2040" w:rsidRPr="001732C3">
        <w:rPr>
          <w:lang w:val="en-GB"/>
        </w:rPr>
        <w:t>Civilian personnel costs</w:t>
      </w:r>
    </w:p>
    <w:p w14:paraId="11113DB3" w14:textId="77777777" w:rsidR="005C2040" w:rsidRPr="001732C3" w:rsidRDefault="005C2040" w:rsidP="005C2040">
      <w:pPr>
        <w:ind w:left="1267"/>
        <w:rPr>
          <w:sz w:val="14"/>
          <w:szCs w:val="14"/>
        </w:rPr>
      </w:pPr>
      <w:r w:rsidRPr="001732C3">
        <w:rPr>
          <w:sz w:val="14"/>
          <w:szCs w:val="14"/>
        </w:rPr>
        <w:t>(Thousands of United States dollars)</w:t>
      </w:r>
    </w:p>
    <w:p w14:paraId="5D78AC34"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733F39"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809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5"/>
        <w:gridCol w:w="1268"/>
        <w:gridCol w:w="1260"/>
        <w:gridCol w:w="1080"/>
        <w:gridCol w:w="1257"/>
        <w:gridCol w:w="1263"/>
      </w:tblGrid>
      <w:tr w:rsidR="001732C3" w:rsidRPr="001732C3" w14:paraId="464DC05B" w14:textId="77777777" w:rsidTr="0074144C">
        <w:trPr>
          <w:tblHeader/>
        </w:trPr>
        <w:tc>
          <w:tcPr>
            <w:tcW w:w="1965" w:type="dxa"/>
            <w:tcBorders>
              <w:top w:val="single" w:sz="4" w:space="0" w:color="auto"/>
              <w:bottom w:val="single" w:sz="12" w:space="0" w:color="auto"/>
            </w:tcBorders>
            <w:shd w:val="clear" w:color="auto" w:fill="auto"/>
            <w:vAlign w:val="bottom"/>
          </w:tcPr>
          <w:p w14:paraId="554D62F8" w14:textId="77777777" w:rsidR="00A3398C" w:rsidRPr="001732C3" w:rsidRDefault="00A3398C" w:rsidP="00A3398C">
            <w:pPr>
              <w:spacing w:before="81" w:after="81" w:line="160" w:lineRule="exact"/>
              <w:ind w:right="40"/>
              <w:jc w:val="both"/>
              <w:rPr>
                <w:i/>
                <w:sz w:val="14"/>
              </w:rPr>
            </w:pPr>
          </w:p>
        </w:tc>
        <w:tc>
          <w:tcPr>
            <w:tcW w:w="1268" w:type="dxa"/>
            <w:tcBorders>
              <w:top w:val="single" w:sz="4" w:space="0" w:color="auto"/>
              <w:bottom w:val="single" w:sz="12" w:space="0" w:color="auto"/>
            </w:tcBorders>
            <w:vAlign w:val="bottom"/>
          </w:tcPr>
          <w:p w14:paraId="14DAA847" w14:textId="783EE1C8" w:rsidR="00A3398C" w:rsidRPr="001732C3" w:rsidRDefault="00A3398C" w:rsidP="00A3398C">
            <w:pPr>
              <w:spacing w:before="81" w:after="81" w:line="160" w:lineRule="exact"/>
              <w:ind w:right="40"/>
              <w:jc w:val="right"/>
              <w:rPr>
                <w:i/>
                <w:sz w:val="14"/>
              </w:rPr>
            </w:pPr>
            <w:r w:rsidRPr="001732C3">
              <w:rPr>
                <w:i/>
                <w:sz w:val="14"/>
              </w:rPr>
              <w:t>Appropriation</w:t>
            </w:r>
            <w:r w:rsidRPr="001732C3">
              <w:rPr>
                <w:i/>
                <w:sz w:val="14"/>
              </w:rPr>
              <w:br/>
              <w:t>2024</w:t>
            </w:r>
          </w:p>
        </w:tc>
        <w:tc>
          <w:tcPr>
            <w:tcW w:w="1260" w:type="dxa"/>
            <w:tcBorders>
              <w:top w:val="single" w:sz="4" w:space="0" w:color="auto"/>
              <w:bottom w:val="single" w:sz="12" w:space="0" w:color="auto"/>
            </w:tcBorders>
            <w:shd w:val="clear" w:color="auto" w:fill="auto"/>
            <w:vAlign w:val="bottom"/>
          </w:tcPr>
          <w:p w14:paraId="237659A7" w14:textId="0F7A2638" w:rsidR="00A3398C" w:rsidRPr="001732C3" w:rsidRDefault="00A3398C" w:rsidP="00A3398C">
            <w:pPr>
              <w:spacing w:before="81" w:after="81" w:line="160" w:lineRule="exact"/>
              <w:ind w:right="40"/>
              <w:jc w:val="right"/>
              <w:rPr>
                <w:i/>
                <w:sz w:val="14"/>
              </w:rPr>
            </w:pPr>
            <w:r w:rsidRPr="001732C3">
              <w:rPr>
                <w:i/>
                <w:sz w:val="14"/>
              </w:rPr>
              <w:t>Expenditures</w:t>
            </w:r>
            <w:r w:rsidRPr="001732C3">
              <w:rPr>
                <w:i/>
                <w:sz w:val="14"/>
              </w:rPr>
              <w:br/>
              <w:t>2024</w:t>
            </w:r>
          </w:p>
        </w:tc>
        <w:tc>
          <w:tcPr>
            <w:tcW w:w="1080" w:type="dxa"/>
            <w:tcBorders>
              <w:top w:val="single" w:sz="4" w:space="0" w:color="auto"/>
              <w:bottom w:val="single" w:sz="12" w:space="0" w:color="auto"/>
            </w:tcBorders>
            <w:shd w:val="clear" w:color="auto" w:fill="auto"/>
            <w:vAlign w:val="bottom"/>
          </w:tcPr>
          <w:p w14:paraId="0E5A1571" w14:textId="459C73C6" w:rsidR="00A3398C" w:rsidRPr="001732C3" w:rsidRDefault="00A3398C" w:rsidP="00A3398C">
            <w:pPr>
              <w:spacing w:before="81" w:after="81" w:line="160" w:lineRule="exact"/>
              <w:ind w:right="40"/>
              <w:jc w:val="right"/>
              <w:rPr>
                <w:i/>
                <w:sz w:val="14"/>
              </w:rPr>
            </w:pPr>
            <w:r w:rsidRPr="001732C3">
              <w:rPr>
                <w:i/>
                <w:sz w:val="14"/>
              </w:rPr>
              <w:t>Appropriation</w:t>
            </w:r>
            <w:r w:rsidRPr="001732C3">
              <w:rPr>
                <w:i/>
                <w:sz w:val="14"/>
              </w:rPr>
              <w:br/>
              <w:t>2025</w:t>
            </w:r>
          </w:p>
        </w:tc>
        <w:tc>
          <w:tcPr>
            <w:tcW w:w="1257" w:type="dxa"/>
            <w:tcBorders>
              <w:top w:val="single" w:sz="4" w:space="0" w:color="auto"/>
              <w:bottom w:val="single" w:sz="12" w:space="0" w:color="auto"/>
            </w:tcBorders>
            <w:shd w:val="clear" w:color="auto" w:fill="auto"/>
            <w:vAlign w:val="bottom"/>
          </w:tcPr>
          <w:p w14:paraId="30F54540" w14:textId="419EB624" w:rsidR="00A3398C" w:rsidRPr="001732C3" w:rsidRDefault="00A3398C" w:rsidP="00A3398C">
            <w:pPr>
              <w:spacing w:before="81" w:after="81" w:line="160" w:lineRule="exact"/>
              <w:ind w:right="40"/>
              <w:jc w:val="right"/>
              <w:rPr>
                <w:i/>
                <w:sz w:val="14"/>
              </w:rPr>
            </w:pPr>
            <w:r w:rsidRPr="001732C3">
              <w:rPr>
                <w:i/>
                <w:spacing w:val="2"/>
                <w:w w:val="102"/>
                <w:sz w:val="14"/>
              </w:rPr>
              <w:t xml:space="preserve"> Requirements</w:t>
            </w:r>
            <w:r w:rsidRPr="001732C3">
              <w:rPr>
                <w:i/>
                <w:spacing w:val="2"/>
                <w:w w:val="102"/>
                <w:sz w:val="14"/>
              </w:rPr>
              <w:br/>
              <w:t>2026</w:t>
            </w:r>
          </w:p>
        </w:tc>
        <w:tc>
          <w:tcPr>
            <w:tcW w:w="1263" w:type="dxa"/>
            <w:tcBorders>
              <w:top w:val="single" w:sz="4" w:space="0" w:color="auto"/>
              <w:bottom w:val="single" w:sz="12" w:space="0" w:color="auto"/>
            </w:tcBorders>
            <w:shd w:val="clear" w:color="auto" w:fill="auto"/>
            <w:vAlign w:val="bottom"/>
          </w:tcPr>
          <w:p w14:paraId="4C6E80BD" w14:textId="20F42113" w:rsidR="00A3398C" w:rsidRPr="001732C3" w:rsidRDefault="00A3398C" w:rsidP="00A3398C">
            <w:pPr>
              <w:spacing w:before="81" w:after="81" w:line="160" w:lineRule="exact"/>
              <w:ind w:right="40"/>
              <w:jc w:val="right"/>
              <w:rPr>
                <w:i/>
                <w:sz w:val="14"/>
              </w:rPr>
            </w:pPr>
            <w:r w:rsidRPr="001732C3">
              <w:rPr>
                <w:i/>
                <w:sz w:val="14"/>
              </w:rPr>
              <w:t>Variance</w:t>
            </w:r>
            <w:r w:rsidRPr="001732C3">
              <w:rPr>
                <w:i/>
                <w:sz w:val="14"/>
              </w:rPr>
              <w:br/>
              <w:t>2026 vs. 2025</w:t>
            </w:r>
          </w:p>
        </w:tc>
      </w:tr>
      <w:tr w:rsidR="001732C3" w:rsidRPr="001732C3" w14:paraId="09C7B467" w14:textId="77777777" w:rsidTr="0074144C">
        <w:trPr>
          <w:trHeight w:hRule="exact" w:val="115"/>
          <w:tblHeader/>
        </w:trPr>
        <w:tc>
          <w:tcPr>
            <w:tcW w:w="1965" w:type="dxa"/>
            <w:tcBorders>
              <w:top w:val="single" w:sz="12" w:space="0" w:color="auto"/>
            </w:tcBorders>
            <w:shd w:val="clear" w:color="auto" w:fill="auto"/>
            <w:vAlign w:val="bottom"/>
          </w:tcPr>
          <w:p w14:paraId="2FD939E7" w14:textId="77777777" w:rsidR="005C2040" w:rsidRPr="001732C3" w:rsidRDefault="005C2040" w:rsidP="001F760C">
            <w:pPr>
              <w:spacing w:before="81" w:after="81" w:line="160" w:lineRule="exact"/>
              <w:ind w:right="40"/>
              <w:jc w:val="both"/>
              <w:rPr>
                <w:i/>
                <w:sz w:val="14"/>
              </w:rPr>
            </w:pPr>
          </w:p>
        </w:tc>
        <w:tc>
          <w:tcPr>
            <w:tcW w:w="1268" w:type="dxa"/>
            <w:tcBorders>
              <w:top w:val="single" w:sz="12" w:space="0" w:color="auto"/>
            </w:tcBorders>
            <w:vAlign w:val="bottom"/>
          </w:tcPr>
          <w:p w14:paraId="3B8F1A66" w14:textId="77777777" w:rsidR="005C2040" w:rsidRPr="001732C3" w:rsidRDefault="005C2040" w:rsidP="001F760C">
            <w:pPr>
              <w:spacing w:before="81" w:after="81" w:line="160" w:lineRule="exact"/>
              <w:ind w:right="40"/>
              <w:jc w:val="both"/>
              <w:rPr>
                <w:i/>
                <w:sz w:val="14"/>
              </w:rPr>
            </w:pPr>
            <w:r w:rsidRPr="001732C3">
              <w:rPr>
                <w:i/>
                <w:sz w:val="14"/>
              </w:rPr>
              <w:t>Appropriation</w:t>
            </w:r>
            <w:r w:rsidRPr="001732C3">
              <w:rPr>
                <w:i/>
                <w:sz w:val="14"/>
              </w:rPr>
              <w:br/>
              <w:t>2022</w:t>
            </w:r>
          </w:p>
        </w:tc>
        <w:tc>
          <w:tcPr>
            <w:tcW w:w="1260" w:type="dxa"/>
            <w:tcBorders>
              <w:top w:val="single" w:sz="12" w:space="0" w:color="auto"/>
            </w:tcBorders>
            <w:shd w:val="clear" w:color="auto" w:fill="auto"/>
            <w:vAlign w:val="bottom"/>
          </w:tcPr>
          <w:p w14:paraId="7BF49FD4" w14:textId="77777777" w:rsidR="005C2040" w:rsidRPr="001732C3" w:rsidRDefault="005C2040" w:rsidP="001F760C">
            <w:pPr>
              <w:spacing w:before="81" w:after="81" w:line="160" w:lineRule="exact"/>
              <w:ind w:right="40"/>
              <w:jc w:val="both"/>
              <w:rPr>
                <w:i/>
                <w:sz w:val="14"/>
              </w:rPr>
            </w:pPr>
          </w:p>
        </w:tc>
        <w:tc>
          <w:tcPr>
            <w:tcW w:w="1080" w:type="dxa"/>
            <w:tcBorders>
              <w:top w:val="single" w:sz="12" w:space="0" w:color="auto"/>
            </w:tcBorders>
            <w:shd w:val="clear" w:color="auto" w:fill="auto"/>
            <w:vAlign w:val="bottom"/>
          </w:tcPr>
          <w:p w14:paraId="72A493FB" w14:textId="77777777" w:rsidR="005C2040" w:rsidRPr="001732C3" w:rsidRDefault="005C2040" w:rsidP="001F760C">
            <w:pPr>
              <w:spacing w:before="81" w:after="81" w:line="160" w:lineRule="exact"/>
              <w:ind w:right="40"/>
              <w:jc w:val="both"/>
              <w:rPr>
                <w:i/>
                <w:sz w:val="14"/>
              </w:rPr>
            </w:pPr>
          </w:p>
        </w:tc>
        <w:tc>
          <w:tcPr>
            <w:tcW w:w="1257" w:type="dxa"/>
            <w:tcBorders>
              <w:top w:val="single" w:sz="12" w:space="0" w:color="auto"/>
            </w:tcBorders>
            <w:shd w:val="clear" w:color="auto" w:fill="auto"/>
            <w:vAlign w:val="bottom"/>
          </w:tcPr>
          <w:p w14:paraId="2ECDE9B6" w14:textId="211AD90C" w:rsidR="005C2040" w:rsidRPr="001732C3" w:rsidRDefault="00211D30" w:rsidP="001F760C">
            <w:pPr>
              <w:spacing w:before="81" w:after="81" w:line="160" w:lineRule="exact"/>
              <w:ind w:right="40"/>
              <w:jc w:val="both"/>
              <w:rPr>
                <w:i/>
                <w:sz w:val="14"/>
              </w:rPr>
            </w:pPr>
            <w:r w:rsidRPr="001732C3">
              <w:rPr>
                <w:i/>
                <w:sz w:val="14"/>
              </w:rPr>
              <w:t xml:space="preserve">24 </w:t>
            </w:r>
          </w:p>
        </w:tc>
        <w:tc>
          <w:tcPr>
            <w:tcW w:w="1263" w:type="dxa"/>
            <w:tcBorders>
              <w:top w:val="single" w:sz="12" w:space="0" w:color="auto"/>
            </w:tcBorders>
            <w:shd w:val="clear" w:color="auto" w:fill="auto"/>
            <w:vAlign w:val="bottom"/>
          </w:tcPr>
          <w:p w14:paraId="2C8BC9C1" w14:textId="77777777" w:rsidR="005C2040" w:rsidRPr="001732C3" w:rsidRDefault="005C2040" w:rsidP="001F760C">
            <w:pPr>
              <w:spacing w:before="81" w:after="81" w:line="160" w:lineRule="exact"/>
              <w:ind w:right="40"/>
              <w:jc w:val="both"/>
              <w:rPr>
                <w:i/>
                <w:sz w:val="14"/>
              </w:rPr>
            </w:pPr>
          </w:p>
        </w:tc>
      </w:tr>
      <w:tr w:rsidR="00105EBC" w:rsidRPr="001732C3" w14:paraId="78168137" w14:textId="77777777" w:rsidTr="0074144C">
        <w:tc>
          <w:tcPr>
            <w:tcW w:w="1965" w:type="dxa"/>
            <w:tcBorders>
              <w:bottom w:val="single" w:sz="12" w:space="0" w:color="auto"/>
            </w:tcBorders>
            <w:shd w:val="clear" w:color="auto" w:fill="auto"/>
            <w:vAlign w:val="bottom"/>
          </w:tcPr>
          <w:p w14:paraId="4D608B3D" w14:textId="77777777" w:rsidR="00105EBC" w:rsidRPr="001732C3" w:rsidRDefault="00105EBC" w:rsidP="00105EBC">
            <w:pPr>
              <w:tabs>
                <w:tab w:val="left" w:pos="288"/>
                <w:tab w:val="left" w:pos="576"/>
                <w:tab w:val="left" w:pos="864"/>
                <w:tab w:val="left" w:pos="1152"/>
              </w:tabs>
              <w:spacing w:before="40" w:after="40" w:line="210" w:lineRule="exact"/>
              <w:ind w:right="40"/>
              <w:rPr>
                <w:b/>
                <w:sz w:val="17"/>
              </w:rPr>
            </w:pPr>
            <w:r w:rsidRPr="001732C3">
              <w:rPr>
                <w:b/>
                <w:sz w:val="17"/>
              </w:rPr>
              <w:t>International staff</w:t>
            </w:r>
          </w:p>
        </w:tc>
        <w:tc>
          <w:tcPr>
            <w:tcW w:w="1268" w:type="dxa"/>
            <w:tcBorders>
              <w:bottom w:val="single" w:sz="12" w:space="0" w:color="auto"/>
            </w:tcBorders>
          </w:tcPr>
          <w:p w14:paraId="0BCA895E" w14:textId="3177D22C" w:rsidR="00105EBC" w:rsidRPr="001732C3" w:rsidRDefault="00300B60" w:rsidP="00105EBC">
            <w:pPr>
              <w:tabs>
                <w:tab w:val="left" w:pos="288"/>
                <w:tab w:val="left" w:pos="576"/>
                <w:tab w:val="left" w:pos="864"/>
                <w:tab w:val="left" w:pos="1152"/>
              </w:tabs>
              <w:spacing w:before="40" w:after="40" w:line="210" w:lineRule="exact"/>
              <w:ind w:left="144" w:right="40"/>
              <w:jc w:val="right"/>
              <w:rPr>
                <w:sz w:val="17"/>
              </w:rPr>
            </w:pPr>
            <w:r w:rsidRPr="001732C3">
              <w:rPr>
                <w:sz w:val="17"/>
              </w:rPr>
              <w:t>50 245.0</w:t>
            </w:r>
          </w:p>
        </w:tc>
        <w:tc>
          <w:tcPr>
            <w:tcW w:w="1260" w:type="dxa"/>
            <w:tcBorders>
              <w:bottom w:val="single" w:sz="12" w:space="0" w:color="auto"/>
            </w:tcBorders>
            <w:shd w:val="clear" w:color="auto" w:fill="auto"/>
          </w:tcPr>
          <w:p w14:paraId="74048555" w14:textId="5CC6AFE9" w:rsidR="00105EBC" w:rsidRPr="001732C3" w:rsidRDefault="00300B60" w:rsidP="00105EBC">
            <w:pPr>
              <w:tabs>
                <w:tab w:val="left" w:pos="288"/>
                <w:tab w:val="left" w:pos="576"/>
                <w:tab w:val="left" w:pos="864"/>
                <w:tab w:val="left" w:pos="1152"/>
              </w:tabs>
              <w:spacing w:before="40" w:after="40" w:line="210" w:lineRule="exact"/>
              <w:ind w:left="144" w:right="40"/>
              <w:jc w:val="right"/>
              <w:rPr>
                <w:sz w:val="17"/>
              </w:rPr>
            </w:pPr>
            <w:r w:rsidRPr="001732C3">
              <w:rPr>
                <w:sz w:val="17"/>
              </w:rPr>
              <w:t>48 934.3</w:t>
            </w:r>
          </w:p>
        </w:tc>
        <w:tc>
          <w:tcPr>
            <w:tcW w:w="1080" w:type="dxa"/>
            <w:tcBorders>
              <w:bottom w:val="single" w:sz="12" w:space="0" w:color="auto"/>
            </w:tcBorders>
            <w:shd w:val="clear" w:color="auto" w:fill="auto"/>
          </w:tcPr>
          <w:p w14:paraId="6C7BF1D5" w14:textId="59209741" w:rsidR="00105EBC" w:rsidRPr="001732C3" w:rsidRDefault="00105EBC" w:rsidP="00105EBC">
            <w:pPr>
              <w:tabs>
                <w:tab w:val="left" w:pos="288"/>
                <w:tab w:val="left" w:pos="576"/>
                <w:tab w:val="left" w:pos="864"/>
                <w:tab w:val="left" w:pos="1152"/>
              </w:tabs>
              <w:spacing w:before="40" w:after="40" w:line="210" w:lineRule="exact"/>
              <w:ind w:left="144" w:right="40"/>
              <w:jc w:val="right"/>
              <w:rPr>
                <w:sz w:val="17"/>
              </w:rPr>
            </w:pPr>
            <w:r w:rsidRPr="001732C3">
              <w:rPr>
                <w:sz w:val="17"/>
              </w:rPr>
              <w:t>5</w:t>
            </w:r>
            <w:r w:rsidR="0044380C" w:rsidRPr="001732C3">
              <w:rPr>
                <w:sz w:val="17"/>
              </w:rPr>
              <w:t>2</w:t>
            </w:r>
            <w:r w:rsidR="008037EB" w:rsidRPr="001732C3">
              <w:rPr>
                <w:sz w:val="17"/>
              </w:rPr>
              <w:t xml:space="preserve"> </w:t>
            </w:r>
            <w:r w:rsidR="0044380C" w:rsidRPr="001732C3">
              <w:rPr>
                <w:sz w:val="17"/>
              </w:rPr>
              <w:t>097</w:t>
            </w:r>
            <w:r w:rsidRPr="001732C3">
              <w:rPr>
                <w:sz w:val="17"/>
              </w:rPr>
              <w:t>.</w:t>
            </w:r>
            <w:r w:rsidR="0044380C" w:rsidRPr="001732C3">
              <w:rPr>
                <w:sz w:val="17"/>
              </w:rPr>
              <w:t>6</w:t>
            </w:r>
          </w:p>
        </w:tc>
        <w:tc>
          <w:tcPr>
            <w:tcW w:w="1257" w:type="dxa"/>
            <w:tcBorders>
              <w:bottom w:val="single" w:sz="12" w:space="0" w:color="auto"/>
            </w:tcBorders>
            <w:shd w:val="clear" w:color="auto" w:fill="auto"/>
          </w:tcPr>
          <w:p w14:paraId="69F95E34" w14:textId="4B8FF01B" w:rsidR="00105EBC" w:rsidRPr="001732C3" w:rsidRDefault="00211D30" w:rsidP="00105EBC">
            <w:pPr>
              <w:tabs>
                <w:tab w:val="left" w:pos="288"/>
                <w:tab w:val="left" w:pos="576"/>
                <w:tab w:val="left" w:pos="864"/>
                <w:tab w:val="left" w:pos="1152"/>
              </w:tabs>
              <w:spacing w:before="40" w:after="40" w:line="210" w:lineRule="exact"/>
              <w:ind w:left="144" w:right="40"/>
              <w:jc w:val="right"/>
              <w:rPr>
                <w:sz w:val="17"/>
              </w:rPr>
            </w:pPr>
            <w:r w:rsidRPr="001732C3">
              <w:rPr>
                <w:sz w:val="17"/>
              </w:rPr>
              <w:t>24  361.0</w:t>
            </w:r>
          </w:p>
        </w:tc>
        <w:tc>
          <w:tcPr>
            <w:tcW w:w="1263" w:type="dxa"/>
            <w:tcBorders>
              <w:bottom w:val="single" w:sz="12" w:space="0" w:color="auto"/>
            </w:tcBorders>
            <w:shd w:val="clear" w:color="auto" w:fill="auto"/>
          </w:tcPr>
          <w:p w14:paraId="1E9FEB67" w14:textId="485E9D4D" w:rsidR="00105EBC" w:rsidRPr="001732C3" w:rsidRDefault="00211D30" w:rsidP="00105EBC">
            <w:pPr>
              <w:tabs>
                <w:tab w:val="left" w:pos="288"/>
                <w:tab w:val="left" w:pos="576"/>
                <w:tab w:val="left" w:pos="864"/>
                <w:tab w:val="left" w:pos="1152"/>
              </w:tabs>
              <w:spacing w:before="40" w:after="40" w:line="210" w:lineRule="exact"/>
              <w:ind w:left="144" w:right="40"/>
              <w:jc w:val="right"/>
              <w:rPr>
                <w:sz w:val="17"/>
              </w:rPr>
            </w:pPr>
            <w:r w:rsidRPr="001732C3">
              <w:rPr>
                <w:sz w:val="17"/>
              </w:rPr>
              <w:t>(27 736.6)</w:t>
            </w:r>
          </w:p>
        </w:tc>
      </w:tr>
    </w:tbl>
    <w:p w14:paraId="12682108"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C7E1BC"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762CA9" w14:textId="26171982" w:rsidR="006F7DE7" w:rsidRPr="001732C3" w:rsidRDefault="006F7DE7" w:rsidP="006F059C">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1732C3">
        <w:t xml:space="preserve">The reduced requirements are attributable to the </w:t>
      </w:r>
      <w:r w:rsidR="00F42E44" w:rsidRPr="001732C3">
        <w:t xml:space="preserve">phased separation of </w:t>
      </w:r>
      <w:r w:rsidR="007C7428">
        <w:t>international staff</w:t>
      </w:r>
      <w:r w:rsidR="00A57F4D">
        <w:t xml:space="preserve">, </w:t>
      </w:r>
      <w:r w:rsidR="003D30FA">
        <w:t xml:space="preserve">except for a </w:t>
      </w:r>
      <w:r w:rsidR="005B7C93" w:rsidRPr="001732C3">
        <w:t>smaller staffing complement</w:t>
      </w:r>
      <w:r w:rsidR="00554D99" w:rsidRPr="001732C3">
        <w:t xml:space="preserve"> </w:t>
      </w:r>
      <w:r w:rsidR="00216347">
        <w:t xml:space="preserve">of </w:t>
      </w:r>
      <w:del w:id="2" w:author="FOFD" w:date="2025-06-07T10:04:00Z" w16du:dateUtc="2025-06-07T14:04:00Z">
        <w:r w:rsidR="00216347" w:rsidDel="00601532">
          <w:delText xml:space="preserve">56 </w:delText>
        </w:r>
      </w:del>
      <w:ins w:id="3" w:author="FOFD" w:date="2025-06-07T10:04:00Z" w16du:dateUtc="2025-06-07T14:04:00Z">
        <w:r w:rsidR="00601532">
          <w:t>55</w:t>
        </w:r>
        <w:r w:rsidR="00601532">
          <w:t xml:space="preserve"> </w:t>
        </w:r>
      </w:ins>
      <w:r w:rsidR="00216347">
        <w:t xml:space="preserve">personnel </w:t>
      </w:r>
      <w:r w:rsidR="00A11234" w:rsidRPr="001732C3">
        <w:t xml:space="preserve">retained </w:t>
      </w:r>
      <w:r w:rsidR="00751FF8">
        <w:t xml:space="preserve">to complete the </w:t>
      </w:r>
      <w:r w:rsidR="00A11234" w:rsidRPr="001732C3">
        <w:t>liquidation</w:t>
      </w:r>
      <w:r w:rsidR="00984DFB" w:rsidRPr="001732C3">
        <w:t xml:space="preserve"> </w:t>
      </w:r>
      <w:r w:rsidRPr="001732C3">
        <w:t>by 30 September 2026</w:t>
      </w:r>
      <w:r w:rsidR="00771459">
        <w:t xml:space="preserve">. </w:t>
      </w:r>
      <w:r w:rsidR="00984DFB" w:rsidRPr="001732C3">
        <w:t xml:space="preserve">The reduced requirements are offset </w:t>
      </w:r>
      <w:r w:rsidR="00162DC4">
        <w:t xml:space="preserve">in part </w:t>
      </w:r>
      <w:r w:rsidR="00984DFB" w:rsidRPr="001732C3">
        <w:t>by</w:t>
      </w:r>
      <w:r w:rsidR="00D34F97" w:rsidRPr="001732C3">
        <w:t xml:space="preserve"> </w:t>
      </w:r>
      <w:r w:rsidR="00B36D9A">
        <w:t xml:space="preserve">the inclusion of a </w:t>
      </w:r>
      <w:r w:rsidR="00D34F97" w:rsidRPr="001732C3">
        <w:t xml:space="preserve">provision of </w:t>
      </w:r>
      <w:r w:rsidR="008B363F">
        <w:t>$</w:t>
      </w:r>
      <w:r w:rsidR="008C0B33">
        <w:t>16</w:t>
      </w:r>
      <w:r w:rsidR="009B6B83">
        <w:t>.2</w:t>
      </w:r>
      <w:r w:rsidR="00552558">
        <w:t xml:space="preserve"> million</w:t>
      </w:r>
      <w:r w:rsidR="0015713A">
        <w:t xml:space="preserve"> </w:t>
      </w:r>
      <w:r w:rsidR="00933988">
        <w:t xml:space="preserve">for </w:t>
      </w:r>
      <w:r w:rsidR="00D34F97" w:rsidRPr="001732C3">
        <w:t xml:space="preserve">payments due to staff members </w:t>
      </w:r>
      <w:r w:rsidR="00715197" w:rsidRPr="00715197">
        <w:rPr>
          <w:lang w:val="en-US"/>
        </w:rPr>
        <w:t>upon separation from services</w:t>
      </w:r>
      <w:r w:rsidR="005C5B4E">
        <w:rPr>
          <w:lang w:val="en-US"/>
        </w:rPr>
        <w:t>, including $</w:t>
      </w:r>
      <w:r w:rsidR="009B6B83">
        <w:rPr>
          <w:lang w:val="en-US"/>
        </w:rPr>
        <w:t>9.2 million</w:t>
      </w:r>
      <w:r w:rsidR="005C5B4E">
        <w:rPr>
          <w:lang w:val="en-US"/>
        </w:rPr>
        <w:t xml:space="preserve"> for staff members </w:t>
      </w:r>
      <w:r w:rsidR="00A33508">
        <w:rPr>
          <w:lang w:val="en-US"/>
        </w:rPr>
        <w:t xml:space="preserve">to be separated </w:t>
      </w:r>
      <w:r w:rsidR="007B4549" w:rsidRPr="001732C3">
        <w:t>in 2025</w:t>
      </w:r>
      <w:r w:rsidR="00357BCF">
        <w:t>,</w:t>
      </w:r>
      <w:r w:rsidR="00E26972">
        <w:t xml:space="preserve"> for </w:t>
      </w:r>
      <w:r w:rsidR="002272DD">
        <w:t>which only a partial pro</w:t>
      </w:r>
      <w:r w:rsidR="00E26972">
        <w:t>vision was approved</w:t>
      </w:r>
      <w:r w:rsidR="00357BCF">
        <w:t xml:space="preserve"> in the 2025 budget</w:t>
      </w:r>
      <w:r w:rsidR="007B4549" w:rsidRPr="001732C3">
        <w:t>.</w:t>
      </w:r>
      <w:r w:rsidRPr="001732C3">
        <w:t xml:space="preserve">  </w:t>
      </w:r>
    </w:p>
    <w:p w14:paraId="4A67C7C1" w14:textId="77777777" w:rsidR="00C4704E" w:rsidRPr="001732C3" w:rsidRDefault="00C4704E" w:rsidP="00C4704E">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pPr>
    </w:p>
    <w:p w14:paraId="15E647D6"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809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6"/>
        <w:gridCol w:w="1262"/>
        <w:gridCol w:w="1252"/>
        <w:gridCol w:w="1056"/>
        <w:gridCol w:w="1327"/>
        <w:gridCol w:w="1260"/>
      </w:tblGrid>
      <w:tr w:rsidR="001732C3" w:rsidRPr="001732C3" w14:paraId="1B2E71DA" w14:textId="77777777" w:rsidTr="0074144C">
        <w:trPr>
          <w:tblHeader/>
        </w:trPr>
        <w:tc>
          <w:tcPr>
            <w:tcW w:w="1936" w:type="dxa"/>
            <w:tcBorders>
              <w:top w:val="single" w:sz="4" w:space="0" w:color="auto"/>
              <w:bottom w:val="single" w:sz="12" w:space="0" w:color="auto"/>
            </w:tcBorders>
            <w:shd w:val="clear" w:color="auto" w:fill="auto"/>
            <w:vAlign w:val="bottom"/>
          </w:tcPr>
          <w:p w14:paraId="3E5E8A86" w14:textId="77777777" w:rsidR="00A3398C" w:rsidRPr="001732C3" w:rsidRDefault="00A3398C" w:rsidP="00A3398C">
            <w:pPr>
              <w:spacing w:before="81" w:after="81" w:line="160" w:lineRule="exact"/>
              <w:ind w:right="40"/>
              <w:jc w:val="both"/>
              <w:rPr>
                <w:i/>
                <w:sz w:val="14"/>
              </w:rPr>
            </w:pPr>
          </w:p>
        </w:tc>
        <w:tc>
          <w:tcPr>
            <w:tcW w:w="1262" w:type="dxa"/>
            <w:tcBorders>
              <w:top w:val="single" w:sz="4" w:space="0" w:color="auto"/>
              <w:bottom w:val="single" w:sz="12" w:space="0" w:color="auto"/>
            </w:tcBorders>
            <w:vAlign w:val="bottom"/>
          </w:tcPr>
          <w:p w14:paraId="4BF50FD8" w14:textId="63AC6522" w:rsidR="00A3398C" w:rsidRPr="001732C3" w:rsidRDefault="00A3398C" w:rsidP="00A3398C">
            <w:pPr>
              <w:spacing w:before="81" w:after="81" w:line="160" w:lineRule="exact"/>
              <w:ind w:left="144" w:right="40"/>
              <w:jc w:val="right"/>
              <w:rPr>
                <w:i/>
                <w:sz w:val="14"/>
              </w:rPr>
            </w:pPr>
            <w:r w:rsidRPr="001732C3">
              <w:rPr>
                <w:i/>
                <w:sz w:val="14"/>
              </w:rPr>
              <w:t>Appropriation</w:t>
            </w:r>
            <w:r w:rsidRPr="001732C3">
              <w:rPr>
                <w:i/>
                <w:sz w:val="14"/>
              </w:rPr>
              <w:br/>
              <w:t>2024</w:t>
            </w:r>
          </w:p>
        </w:tc>
        <w:tc>
          <w:tcPr>
            <w:tcW w:w="1252" w:type="dxa"/>
            <w:tcBorders>
              <w:top w:val="single" w:sz="4" w:space="0" w:color="auto"/>
              <w:bottom w:val="single" w:sz="12" w:space="0" w:color="auto"/>
            </w:tcBorders>
            <w:shd w:val="clear" w:color="auto" w:fill="auto"/>
            <w:vAlign w:val="bottom"/>
          </w:tcPr>
          <w:p w14:paraId="136DB128" w14:textId="03DDC203" w:rsidR="00A3398C" w:rsidRPr="001732C3" w:rsidRDefault="00A3398C" w:rsidP="00A3398C">
            <w:pPr>
              <w:spacing w:before="81" w:after="81" w:line="160" w:lineRule="exact"/>
              <w:ind w:left="144" w:right="40"/>
              <w:jc w:val="right"/>
              <w:rPr>
                <w:i/>
                <w:sz w:val="14"/>
              </w:rPr>
            </w:pPr>
            <w:r w:rsidRPr="001732C3">
              <w:rPr>
                <w:i/>
                <w:sz w:val="14"/>
              </w:rPr>
              <w:t>Expenditures</w:t>
            </w:r>
            <w:r w:rsidRPr="001732C3">
              <w:rPr>
                <w:i/>
                <w:sz w:val="14"/>
              </w:rPr>
              <w:br/>
              <w:t>2024</w:t>
            </w:r>
          </w:p>
        </w:tc>
        <w:tc>
          <w:tcPr>
            <w:tcW w:w="1056" w:type="dxa"/>
            <w:tcBorders>
              <w:top w:val="single" w:sz="4" w:space="0" w:color="auto"/>
              <w:bottom w:val="single" w:sz="12" w:space="0" w:color="auto"/>
            </w:tcBorders>
            <w:shd w:val="clear" w:color="auto" w:fill="auto"/>
            <w:vAlign w:val="bottom"/>
          </w:tcPr>
          <w:p w14:paraId="7231FD48" w14:textId="627D057E" w:rsidR="00A3398C" w:rsidRPr="001732C3" w:rsidRDefault="00A3398C" w:rsidP="00A3398C">
            <w:pPr>
              <w:spacing w:before="81" w:after="81" w:line="160" w:lineRule="exact"/>
              <w:ind w:left="144" w:right="40"/>
              <w:jc w:val="right"/>
              <w:rPr>
                <w:i/>
                <w:sz w:val="14"/>
              </w:rPr>
            </w:pPr>
            <w:r w:rsidRPr="001732C3">
              <w:rPr>
                <w:i/>
                <w:sz w:val="14"/>
              </w:rPr>
              <w:t>Appropriation</w:t>
            </w:r>
            <w:r w:rsidRPr="001732C3">
              <w:rPr>
                <w:i/>
                <w:sz w:val="14"/>
              </w:rPr>
              <w:br/>
              <w:t>2025</w:t>
            </w:r>
          </w:p>
        </w:tc>
        <w:tc>
          <w:tcPr>
            <w:tcW w:w="1327" w:type="dxa"/>
            <w:tcBorders>
              <w:top w:val="single" w:sz="4" w:space="0" w:color="auto"/>
              <w:bottom w:val="single" w:sz="12" w:space="0" w:color="auto"/>
            </w:tcBorders>
            <w:shd w:val="clear" w:color="auto" w:fill="auto"/>
            <w:vAlign w:val="bottom"/>
          </w:tcPr>
          <w:p w14:paraId="02CEA461" w14:textId="08FC210E" w:rsidR="00A3398C" w:rsidRPr="001732C3" w:rsidRDefault="00A3398C" w:rsidP="00A3398C">
            <w:pPr>
              <w:spacing w:before="81" w:after="81" w:line="160" w:lineRule="exact"/>
              <w:ind w:left="72" w:right="40"/>
              <w:jc w:val="right"/>
              <w:rPr>
                <w:i/>
                <w:sz w:val="14"/>
              </w:rPr>
            </w:pPr>
            <w:r w:rsidRPr="001732C3">
              <w:rPr>
                <w:i/>
                <w:spacing w:val="2"/>
                <w:w w:val="102"/>
                <w:sz w:val="14"/>
              </w:rPr>
              <w:t xml:space="preserve"> Requirements</w:t>
            </w:r>
            <w:r w:rsidRPr="001732C3">
              <w:rPr>
                <w:i/>
                <w:spacing w:val="2"/>
                <w:w w:val="102"/>
                <w:sz w:val="14"/>
              </w:rPr>
              <w:br/>
              <w:t>2026</w:t>
            </w:r>
          </w:p>
        </w:tc>
        <w:tc>
          <w:tcPr>
            <w:tcW w:w="1260" w:type="dxa"/>
            <w:tcBorders>
              <w:top w:val="single" w:sz="4" w:space="0" w:color="auto"/>
              <w:bottom w:val="single" w:sz="12" w:space="0" w:color="auto"/>
            </w:tcBorders>
            <w:shd w:val="clear" w:color="auto" w:fill="auto"/>
            <w:vAlign w:val="bottom"/>
          </w:tcPr>
          <w:p w14:paraId="4C84BC09" w14:textId="712F013A" w:rsidR="00A3398C" w:rsidRPr="001732C3" w:rsidRDefault="00A3398C" w:rsidP="00A3398C">
            <w:pPr>
              <w:spacing w:before="81" w:after="81" w:line="160" w:lineRule="exact"/>
              <w:ind w:left="144" w:right="40"/>
              <w:jc w:val="right"/>
              <w:rPr>
                <w:i/>
                <w:sz w:val="14"/>
              </w:rPr>
            </w:pPr>
            <w:r w:rsidRPr="001732C3">
              <w:rPr>
                <w:i/>
                <w:sz w:val="14"/>
              </w:rPr>
              <w:t>Variance</w:t>
            </w:r>
            <w:r w:rsidRPr="001732C3">
              <w:rPr>
                <w:i/>
                <w:sz w:val="14"/>
              </w:rPr>
              <w:br/>
              <w:t>2026 vs. 2025</w:t>
            </w:r>
          </w:p>
        </w:tc>
      </w:tr>
      <w:tr w:rsidR="001732C3" w:rsidRPr="001732C3" w14:paraId="2C061EBC" w14:textId="77777777" w:rsidTr="0074144C">
        <w:trPr>
          <w:trHeight w:hRule="exact" w:val="115"/>
          <w:tblHeader/>
        </w:trPr>
        <w:tc>
          <w:tcPr>
            <w:tcW w:w="1936" w:type="dxa"/>
            <w:tcBorders>
              <w:top w:val="single" w:sz="12" w:space="0" w:color="auto"/>
            </w:tcBorders>
            <w:shd w:val="clear" w:color="auto" w:fill="auto"/>
            <w:vAlign w:val="bottom"/>
          </w:tcPr>
          <w:p w14:paraId="5FD274BC" w14:textId="77777777" w:rsidR="005C2040" w:rsidRPr="001732C3" w:rsidRDefault="005C2040">
            <w:pPr>
              <w:spacing w:before="40" w:after="40" w:line="210" w:lineRule="exact"/>
              <w:ind w:right="40"/>
              <w:jc w:val="both"/>
              <w:rPr>
                <w:sz w:val="17"/>
              </w:rPr>
            </w:pPr>
          </w:p>
        </w:tc>
        <w:tc>
          <w:tcPr>
            <w:tcW w:w="1262" w:type="dxa"/>
            <w:tcBorders>
              <w:top w:val="single" w:sz="12" w:space="0" w:color="auto"/>
            </w:tcBorders>
            <w:vAlign w:val="bottom"/>
          </w:tcPr>
          <w:p w14:paraId="27D54782" w14:textId="77777777" w:rsidR="005C2040" w:rsidRPr="001732C3" w:rsidRDefault="005C2040">
            <w:pPr>
              <w:spacing w:before="40" w:after="40" w:line="210" w:lineRule="exact"/>
              <w:ind w:left="144" w:right="40"/>
              <w:jc w:val="right"/>
              <w:rPr>
                <w:sz w:val="17"/>
              </w:rPr>
            </w:pPr>
            <w:r w:rsidRPr="001732C3">
              <w:rPr>
                <w:i/>
                <w:sz w:val="14"/>
              </w:rPr>
              <w:t>Appropriation</w:t>
            </w:r>
            <w:r w:rsidRPr="001732C3">
              <w:rPr>
                <w:i/>
                <w:sz w:val="14"/>
              </w:rPr>
              <w:br/>
              <w:t>2022</w:t>
            </w:r>
          </w:p>
        </w:tc>
        <w:tc>
          <w:tcPr>
            <w:tcW w:w="1252" w:type="dxa"/>
            <w:tcBorders>
              <w:top w:val="single" w:sz="12" w:space="0" w:color="auto"/>
            </w:tcBorders>
            <w:shd w:val="clear" w:color="auto" w:fill="auto"/>
            <w:vAlign w:val="bottom"/>
          </w:tcPr>
          <w:p w14:paraId="3C251FB1" w14:textId="77777777" w:rsidR="005C2040" w:rsidRPr="001732C3" w:rsidRDefault="005C2040">
            <w:pPr>
              <w:spacing w:before="40" w:after="40" w:line="210" w:lineRule="exact"/>
              <w:ind w:left="144" w:right="40"/>
              <w:jc w:val="right"/>
              <w:rPr>
                <w:sz w:val="17"/>
              </w:rPr>
            </w:pPr>
          </w:p>
        </w:tc>
        <w:tc>
          <w:tcPr>
            <w:tcW w:w="1056" w:type="dxa"/>
            <w:tcBorders>
              <w:top w:val="single" w:sz="12" w:space="0" w:color="auto"/>
            </w:tcBorders>
            <w:shd w:val="clear" w:color="auto" w:fill="auto"/>
            <w:vAlign w:val="bottom"/>
          </w:tcPr>
          <w:p w14:paraId="773D9E7E" w14:textId="77777777" w:rsidR="005C2040" w:rsidRPr="001732C3" w:rsidRDefault="005C2040">
            <w:pPr>
              <w:spacing w:before="40" w:after="40" w:line="210" w:lineRule="exact"/>
              <w:ind w:left="144" w:right="40"/>
              <w:jc w:val="right"/>
              <w:rPr>
                <w:sz w:val="17"/>
              </w:rPr>
            </w:pPr>
          </w:p>
        </w:tc>
        <w:tc>
          <w:tcPr>
            <w:tcW w:w="1327" w:type="dxa"/>
            <w:tcBorders>
              <w:top w:val="single" w:sz="12" w:space="0" w:color="auto"/>
            </w:tcBorders>
            <w:shd w:val="clear" w:color="auto" w:fill="auto"/>
            <w:vAlign w:val="bottom"/>
          </w:tcPr>
          <w:p w14:paraId="11F635C5" w14:textId="77777777" w:rsidR="005C2040" w:rsidRPr="001732C3" w:rsidRDefault="005C2040">
            <w:pPr>
              <w:spacing w:before="40" w:after="40" w:line="210" w:lineRule="exact"/>
              <w:ind w:left="144" w:right="40"/>
              <w:jc w:val="right"/>
              <w:rPr>
                <w:sz w:val="17"/>
              </w:rPr>
            </w:pPr>
          </w:p>
        </w:tc>
        <w:tc>
          <w:tcPr>
            <w:tcW w:w="1260" w:type="dxa"/>
            <w:tcBorders>
              <w:top w:val="single" w:sz="12" w:space="0" w:color="auto"/>
            </w:tcBorders>
            <w:shd w:val="clear" w:color="auto" w:fill="auto"/>
            <w:vAlign w:val="bottom"/>
          </w:tcPr>
          <w:p w14:paraId="2D7992EB" w14:textId="77777777" w:rsidR="005C2040" w:rsidRPr="001732C3" w:rsidRDefault="005C2040">
            <w:pPr>
              <w:spacing w:before="40" w:after="40" w:line="210" w:lineRule="exact"/>
              <w:ind w:left="144" w:right="40"/>
              <w:jc w:val="right"/>
              <w:rPr>
                <w:sz w:val="17"/>
              </w:rPr>
            </w:pPr>
          </w:p>
        </w:tc>
      </w:tr>
      <w:tr w:rsidR="005C2040" w:rsidRPr="001732C3" w14:paraId="74E9EA1B" w14:textId="77777777" w:rsidTr="0074144C">
        <w:tc>
          <w:tcPr>
            <w:tcW w:w="1936" w:type="dxa"/>
            <w:tcBorders>
              <w:bottom w:val="single" w:sz="12" w:space="0" w:color="auto"/>
            </w:tcBorders>
            <w:shd w:val="clear" w:color="auto" w:fill="auto"/>
            <w:vAlign w:val="bottom"/>
          </w:tcPr>
          <w:p w14:paraId="01D5D237" w14:textId="77777777" w:rsidR="005C2040" w:rsidRPr="001732C3" w:rsidRDefault="005C2040">
            <w:pPr>
              <w:tabs>
                <w:tab w:val="left" w:pos="288"/>
                <w:tab w:val="left" w:pos="576"/>
                <w:tab w:val="left" w:pos="864"/>
                <w:tab w:val="left" w:pos="1152"/>
              </w:tabs>
              <w:spacing w:before="40" w:after="40" w:line="210" w:lineRule="exact"/>
              <w:ind w:right="40"/>
              <w:rPr>
                <w:b/>
                <w:sz w:val="17"/>
              </w:rPr>
            </w:pPr>
            <w:r w:rsidRPr="001732C3">
              <w:rPr>
                <w:b/>
                <w:sz w:val="17"/>
              </w:rPr>
              <w:t>National Professional Officer</w:t>
            </w:r>
          </w:p>
        </w:tc>
        <w:tc>
          <w:tcPr>
            <w:tcW w:w="1262" w:type="dxa"/>
            <w:tcBorders>
              <w:bottom w:val="single" w:sz="12" w:space="0" w:color="auto"/>
            </w:tcBorders>
            <w:vAlign w:val="bottom"/>
          </w:tcPr>
          <w:p w14:paraId="02EE3923" w14:textId="5E26A8E0" w:rsidR="005C2040" w:rsidRPr="001732C3" w:rsidRDefault="005B2480" w:rsidP="0074144C">
            <w:pPr>
              <w:tabs>
                <w:tab w:val="left" w:pos="288"/>
                <w:tab w:val="left" w:pos="576"/>
                <w:tab w:val="left" w:pos="864"/>
                <w:tab w:val="left" w:pos="1152"/>
              </w:tabs>
              <w:spacing w:before="40" w:after="40" w:line="210" w:lineRule="exact"/>
              <w:ind w:left="144" w:right="40"/>
              <w:jc w:val="right"/>
              <w:rPr>
                <w:sz w:val="17"/>
              </w:rPr>
            </w:pPr>
            <w:r w:rsidRPr="001732C3">
              <w:rPr>
                <w:sz w:val="17"/>
              </w:rPr>
              <w:t>10 452.3</w:t>
            </w:r>
            <w:r w:rsidR="005C2040" w:rsidRPr="001732C3">
              <w:rPr>
                <w:sz w:val="17"/>
              </w:rPr>
              <w:t xml:space="preserve"> </w:t>
            </w:r>
          </w:p>
        </w:tc>
        <w:tc>
          <w:tcPr>
            <w:tcW w:w="1252" w:type="dxa"/>
            <w:tcBorders>
              <w:bottom w:val="single" w:sz="12" w:space="0" w:color="auto"/>
            </w:tcBorders>
            <w:shd w:val="clear" w:color="auto" w:fill="auto"/>
            <w:vAlign w:val="bottom"/>
          </w:tcPr>
          <w:p w14:paraId="0812AD31" w14:textId="5CAA1150" w:rsidR="005C2040" w:rsidRPr="001732C3" w:rsidRDefault="005B2480" w:rsidP="0074144C">
            <w:pPr>
              <w:tabs>
                <w:tab w:val="left" w:pos="288"/>
                <w:tab w:val="left" w:pos="576"/>
                <w:tab w:val="left" w:pos="864"/>
                <w:tab w:val="left" w:pos="1152"/>
              </w:tabs>
              <w:spacing w:before="40" w:after="40" w:line="210" w:lineRule="exact"/>
              <w:ind w:left="144" w:right="40"/>
              <w:jc w:val="right"/>
              <w:rPr>
                <w:sz w:val="17"/>
              </w:rPr>
            </w:pPr>
            <w:r w:rsidRPr="001732C3">
              <w:rPr>
                <w:sz w:val="17"/>
              </w:rPr>
              <w:t>11 436.9</w:t>
            </w:r>
          </w:p>
        </w:tc>
        <w:tc>
          <w:tcPr>
            <w:tcW w:w="1056" w:type="dxa"/>
            <w:tcBorders>
              <w:bottom w:val="single" w:sz="12" w:space="0" w:color="auto"/>
            </w:tcBorders>
            <w:shd w:val="clear" w:color="auto" w:fill="auto"/>
            <w:vAlign w:val="bottom"/>
          </w:tcPr>
          <w:p w14:paraId="4F8AE120" w14:textId="36D1265E" w:rsidR="005C2040" w:rsidRPr="001732C3" w:rsidRDefault="009E78AC" w:rsidP="0074144C">
            <w:pPr>
              <w:tabs>
                <w:tab w:val="left" w:pos="288"/>
                <w:tab w:val="left" w:pos="576"/>
                <w:tab w:val="left" w:pos="864"/>
                <w:tab w:val="left" w:pos="1152"/>
              </w:tabs>
              <w:spacing w:before="40" w:after="40" w:line="210" w:lineRule="exact"/>
              <w:ind w:left="144" w:right="40"/>
              <w:jc w:val="right"/>
              <w:rPr>
                <w:sz w:val="17"/>
              </w:rPr>
            </w:pPr>
            <w:r w:rsidRPr="001732C3">
              <w:rPr>
                <w:sz w:val="17"/>
              </w:rPr>
              <w:t>10 583.5</w:t>
            </w:r>
          </w:p>
        </w:tc>
        <w:tc>
          <w:tcPr>
            <w:tcW w:w="1327" w:type="dxa"/>
            <w:tcBorders>
              <w:bottom w:val="single" w:sz="12" w:space="0" w:color="auto"/>
            </w:tcBorders>
            <w:shd w:val="clear" w:color="auto" w:fill="auto"/>
            <w:vAlign w:val="bottom"/>
          </w:tcPr>
          <w:p w14:paraId="1DEB60E9" w14:textId="1BE49B4D" w:rsidR="005C2040" w:rsidRPr="001732C3" w:rsidRDefault="006536D9" w:rsidP="0074144C">
            <w:pPr>
              <w:tabs>
                <w:tab w:val="left" w:pos="288"/>
                <w:tab w:val="left" w:pos="576"/>
                <w:tab w:val="left" w:pos="864"/>
                <w:tab w:val="left" w:pos="1152"/>
              </w:tabs>
              <w:spacing w:before="40" w:after="40" w:line="210" w:lineRule="exact"/>
              <w:ind w:left="144" w:right="40"/>
              <w:jc w:val="right"/>
              <w:rPr>
                <w:sz w:val="17"/>
              </w:rPr>
            </w:pPr>
            <w:r w:rsidRPr="001732C3">
              <w:rPr>
                <w:sz w:val="17"/>
              </w:rPr>
              <w:t>2 700.6</w:t>
            </w:r>
          </w:p>
        </w:tc>
        <w:tc>
          <w:tcPr>
            <w:tcW w:w="1260" w:type="dxa"/>
            <w:tcBorders>
              <w:bottom w:val="single" w:sz="12" w:space="0" w:color="auto"/>
            </w:tcBorders>
            <w:shd w:val="clear" w:color="auto" w:fill="auto"/>
            <w:vAlign w:val="bottom"/>
          </w:tcPr>
          <w:p w14:paraId="69F19B91" w14:textId="47137AAC" w:rsidR="005C2040" w:rsidRPr="001732C3" w:rsidRDefault="006536D9" w:rsidP="0074144C">
            <w:pPr>
              <w:tabs>
                <w:tab w:val="left" w:pos="288"/>
                <w:tab w:val="left" w:pos="576"/>
                <w:tab w:val="left" w:pos="864"/>
                <w:tab w:val="left" w:pos="1152"/>
              </w:tabs>
              <w:spacing w:before="40" w:after="40" w:line="210" w:lineRule="exact"/>
              <w:ind w:left="144" w:right="40"/>
              <w:jc w:val="right"/>
              <w:rPr>
                <w:sz w:val="17"/>
              </w:rPr>
            </w:pPr>
            <w:r w:rsidRPr="001732C3">
              <w:rPr>
                <w:sz w:val="17"/>
              </w:rPr>
              <w:t>(</w:t>
            </w:r>
            <w:r w:rsidR="00821A40" w:rsidRPr="001732C3">
              <w:rPr>
                <w:sz w:val="17"/>
              </w:rPr>
              <w:t>7 882.9</w:t>
            </w:r>
            <w:r w:rsidRPr="001732C3">
              <w:rPr>
                <w:sz w:val="17"/>
              </w:rPr>
              <w:t>)</w:t>
            </w:r>
          </w:p>
        </w:tc>
      </w:tr>
    </w:tbl>
    <w:p w14:paraId="4CC7053E"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210A0C"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5F6465" w14:textId="72F46723" w:rsidR="00A3398C" w:rsidRPr="001732C3" w:rsidRDefault="00A3398C" w:rsidP="00AD4D03">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1732C3">
        <w:t>The reduced requirements are attributable to the phased separation of staff</w:t>
      </w:r>
      <w:r w:rsidR="00C93270">
        <w:t xml:space="preserve">, except for </w:t>
      </w:r>
      <w:r w:rsidR="001C335D" w:rsidRPr="00D37601">
        <w:t>1</w:t>
      </w:r>
      <w:ins w:id="4" w:author="FOFD" w:date="2025-06-07T10:14:00Z" w16du:dateUtc="2025-06-07T14:14:00Z">
        <w:r w:rsidR="00D37601" w:rsidRPr="00D37601">
          <w:rPr>
            <w:rPrChange w:id="5" w:author="FOFD" w:date="2025-06-07T10:15:00Z" w16du:dateUtc="2025-06-07T14:15:00Z">
              <w:rPr>
                <w:highlight w:val="yellow"/>
              </w:rPr>
            </w:rPrChange>
          </w:rPr>
          <w:t>5</w:t>
        </w:r>
      </w:ins>
      <w:del w:id="6" w:author="FOFD" w:date="2025-06-07T10:14:00Z" w16du:dateUtc="2025-06-07T14:14:00Z">
        <w:r w:rsidR="001C335D" w:rsidRPr="00D37601" w:rsidDel="00D37601">
          <w:delText>4</w:delText>
        </w:r>
      </w:del>
      <w:r w:rsidR="001C335D">
        <w:t xml:space="preserve"> </w:t>
      </w:r>
      <w:r w:rsidR="00C502C2" w:rsidRPr="00C502C2">
        <w:t xml:space="preserve">National Professional Officers </w:t>
      </w:r>
      <w:r w:rsidRPr="001732C3">
        <w:t xml:space="preserve">retained </w:t>
      </w:r>
      <w:r w:rsidR="00C502C2">
        <w:t xml:space="preserve">to </w:t>
      </w:r>
      <w:r w:rsidR="003F4A51">
        <w:t xml:space="preserve">complete the </w:t>
      </w:r>
      <w:r w:rsidR="003F4A51" w:rsidRPr="001732C3">
        <w:t xml:space="preserve">liquidation </w:t>
      </w:r>
      <w:r w:rsidRPr="001732C3">
        <w:t xml:space="preserve">by 30 September 2026. </w:t>
      </w:r>
      <w:r w:rsidR="00C05F22" w:rsidRPr="001732C3">
        <w:t xml:space="preserve">The reduced requirements are offset </w:t>
      </w:r>
      <w:r w:rsidR="00A62C89">
        <w:t xml:space="preserve">in part </w:t>
      </w:r>
      <w:r w:rsidR="00C05F22" w:rsidRPr="001732C3">
        <w:t xml:space="preserve">by </w:t>
      </w:r>
      <w:r w:rsidR="00C05F22">
        <w:t xml:space="preserve">the inclusion of a </w:t>
      </w:r>
      <w:r w:rsidR="00C05F22" w:rsidRPr="001732C3">
        <w:t xml:space="preserve">provision of </w:t>
      </w:r>
      <w:r w:rsidR="00C05F22">
        <w:t>$1.</w:t>
      </w:r>
      <w:r w:rsidR="00CA03BE">
        <w:t>7</w:t>
      </w:r>
      <w:r w:rsidR="00C05F22">
        <w:t xml:space="preserve"> million </w:t>
      </w:r>
      <w:r w:rsidR="00BD7D1E">
        <w:t xml:space="preserve">for </w:t>
      </w:r>
      <w:r w:rsidR="00C05F22" w:rsidRPr="001732C3">
        <w:t xml:space="preserve">payments due to staff members </w:t>
      </w:r>
      <w:r w:rsidR="00C341ED">
        <w:t>upon</w:t>
      </w:r>
      <w:r w:rsidR="00C05F22" w:rsidRPr="001732C3">
        <w:t xml:space="preserve"> separation </w:t>
      </w:r>
      <w:r w:rsidR="00C341ED">
        <w:t xml:space="preserve">of services, </w:t>
      </w:r>
      <w:r w:rsidR="00C07B05">
        <w:t>including $</w:t>
      </w:r>
      <w:r w:rsidR="00CA03BE">
        <w:t xml:space="preserve">1.5 million </w:t>
      </w:r>
      <w:r w:rsidR="00C07B05">
        <w:t xml:space="preserve">for staff members to be separated </w:t>
      </w:r>
      <w:r w:rsidR="00C05F22" w:rsidRPr="001732C3">
        <w:t>in 2025</w:t>
      </w:r>
      <w:r w:rsidR="00C05F22">
        <w:t>, for which only a partial provision was approved in the 2025 budget</w:t>
      </w:r>
      <w:r w:rsidRPr="001732C3">
        <w:t xml:space="preserve">.  </w:t>
      </w:r>
    </w:p>
    <w:p w14:paraId="4908D9B4"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949C50"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819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63"/>
        <w:gridCol w:w="1180"/>
        <w:gridCol w:w="1350"/>
        <w:gridCol w:w="1080"/>
        <w:gridCol w:w="1258"/>
        <w:gridCol w:w="1262"/>
      </w:tblGrid>
      <w:tr w:rsidR="001732C3" w:rsidRPr="001732C3" w14:paraId="026F2637" w14:textId="77777777" w:rsidTr="004D57D1">
        <w:trPr>
          <w:tblHeader/>
        </w:trPr>
        <w:tc>
          <w:tcPr>
            <w:tcW w:w="2063" w:type="dxa"/>
            <w:tcBorders>
              <w:top w:val="single" w:sz="4" w:space="0" w:color="auto"/>
              <w:bottom w:val="single" w:sz="12" w:space="0" w:color="auto"/>
            </w:tcBorders>
            <w:shd w:val="clear" w:color="auto" w:fill="auto"/>
            <w:vAlign w:val="bottom"/>
          </w:tcPr>
          <w:p w14:paraId="49A20A17" w14:textId="77777777" w:rsidR="004D57D1" w:rsidRPr="001732C3" w:rsidRDefault="004D57D1" w:rsidP="004D57D1">
            <w:pPr>
              <w:spacing w:before="81" w:after="81" w:line="160" w:lineRule="exact"/>
              <w:ind w:right="40"/>
              <w:jc w:val="both"/>
              <w:rPr>
                <w:i/>
                <w:sz w:val="14"/>
              </w:rPr>
            </w:pPr>
          </w:p>
        </w:tc>
        <w:tc>
          <w:tcPr>
            <w:tcW w:w="1180" w:type="dxa"/>
            <w:tcBorders>
              <w:top w:val="single" w:sz="4" w:space="0" w:color="auto"/>
              <w:bottom w:val="single" w:sz="12" w:space="0" w:color="auto"/>
            </w:tcBorders>
            <w:vAlign w:val="bottom"/>
          </w:tcPr>
          <w:p w14:paraId="6869E0B5" w14:textId="578CEBA6" w:rsidR="004D57D1" w:rsidRPr="001732C3" w:rsidRDefault="004D57D1" w:rsidP="004D57D1">
            <w:pPr>
              <w:spacing w:before="81" w:after="81" w:line="160" w:lineRule="exact"/>
              <w:ind w:left="144" w:right="40"/>
              <w:jc w:val="right"/>
              <w:rPr>
                <w:i/>
                <w:sz w:val="14"/>
              </w:rPr>
            </w:pPr>
            <w:r w:rsidRPr="001732C3">
              <w:rPr>
                <w:i/>
                <w:sz w:val="14"/>
              </w:rPr>
              <w:t>Appropriation</w:t>
            </w:r>
            <w:r w:rsidRPr="001732C3">
              <w:rPr>
                <w:i/>
                <w:sz w:val="14"/>
              </w:rPr>
              <w:br/>
              <w:t>2024</w:t>
            </w:r>
          </w:p>
        </w:tc>
        <w:tc>
          <w:tcPr>
            <w:tcW w:w="1350" w:type="dxa"/>
            <w:tcBorders>
              <w:top w:val="single" w:sz="4" w:space="0" w:color="auto"/>
              <w:bottom w:val="single" w:sz="12" w:space="0" w:color="auto"/>
            </w:tcBorders>
            <w:shd w:val="clear" w:color="auto" w:fill="auto"/>
            <w:vAlign w:val="bottom"/>
          </w:tcPr>
          <w:p w14:paraId="40DE5D1D" w14:textId="2E8C0659" w:rsidR="004D57D1" w:rsidRPr="001732C3" w:rsidRDefault="004D57D1" w:rsidP="004D57D1">
            <w:pPr>
              <w:spacing w:before="81" w:after="81" w:line="160" w:lineRule="exact"/>
              <w:ind w:left="144" w:right="40"/>
              <w:jc w:val="right"/>
              <w:rPr>
                <w:i/>
                <w:sz w:val="14"/>
              </w:rPr>
            </w:pPr>
            <w:r w:rsidRPr="001732C3">
              <w:rPr>
                <w:i/>
                <w:sz w:val="14"/>
              </w:rPr>
              <w:t>Expenditures</w:t>
            </w:r>
            <w:r w:rsidRPr="001732C3">
              <w:rPr>
                <w:i/>
                <w:sz w:val="14"/>
              </w:rPr>
              <w:br/>
              <w:t>2024</w:t>
            </w:r>
          </w:p>
        </w:tc>
        <w:tc>
          <w:tcPr>
            <w:tcW w:w="1080" w:type="dxa"/>
            <w:tcBorders>
              <w:top w:val="single" w:sz="4" w:space="0" w:color="auto"/>
              <w:bottom w:val="single" w:sz="12" w:space="0" w:color="auto"/>
            </w:tcBorders>
            <w:shd w:val="clear" w:color="auto" w:fill="auto"/>
            <w:vAlign w:val="bottom"/>
          </w:tcPr>
          <w:p w14:paraId="2DA707D0" w14:textId="388F23C6" w:rsidR="004D57D1" w:rsidRPr="001732C3" w:rsidRDefault="004D57D1" w:rsidP="004D57D1">
            <w:pPr>
              <w:spacing w:before="81" w:after="81" w:line="160" w:lineRule="exact"/>
              <w:ind w:left="144" w:right="40"/>
              <w:jc w:val="right"/>
              <w:rPr>
                <w:i/>
                <w:sz w:val="14"/>
              </w:rPr>
            </w:pPr>
            <w:r w:rsidRPr="001732C3">
              <w:rPr>
                <w:i/>
                <w:sz w:val="14"/>
              </w:rPr>
              <w:t>Appropriation</w:t>
            </w:r>
            <w:r w:rsidRPr="001732C3">
              <w:rPr>
                <w:i/>
                <w:sz w:val="14"/>
              </w:rPr>
              <w:br/>
              <w:t>2025</w:t>
            </w:r>
          </w:p>
        </w:tc>
        <w:tc>
          <w:tcPr>
            <w:tcW w:w="1258" w:type="dxa"/>
            <w:tcBorders>
              <w:top w:val="single" w:sz="4" w:space="0" w:color="auto"/>
              <w:bottom w:val="single" w:sz="12" w:space="0" w:color="auto"/>
            </w:tcBorders>
            <w:shd w:val="clear" w:color="auto" w:fill="auto"/>
            <w:vAlign w:val="bottom"/>
          </w:tcPr>
          <w:p w14:paraId="7BE38E13" w14:textId="7D2F30BE" w:rsidR="004D57D1" w:rsidRPr="001732C3" w:rsidRDefault="004D57D1" w:rsidP="004D57D1">
            <w:pPr>
              <w:spacing w:before="81" w:after="81" w:line="160" w:lineRule="exact"/>
              <w:ind w:left="72" w:right="40"/>
              <w:jc w:val="right"/>
              <w:rPr>
                <w:i/>
                <w:sz w:val="14"/>
              </w:rPr>
            </w:pPr>
            <w:r w:rsidRPr="001732C3">
              <w:rPr>
                <w:i/>
                <w:spacing w:val="2"/>
                <w:w w:val="102"/>
                <w:sz w:val="14"/>
              </w:rPr>
              <w:t xml:space="preserve"> Requirements</w:t>
            </w:r>
            <w:r w:rsidRPr="001732C3">
              <w:rPr>
                <w:i/>
                <w:spacing w:val="2"/>
                <w:w w:val="102"/>
                <w:sz w:val="14"/>
              </w:rPr>
              <w:br/>
              <w:t>2026</w:t>
            </w:r>
          </w:p>
        </w:tc>
        <w:tc>
          <w:tcPr>
            <w:tcW w:w="1262" w:type="dxa"/>
            <w:tcBorders>
              <w:top w:val="single" w:sz="4" w:space="0" w:color="auto"/>
              <w:bottom w:val="single" w:sz="12" w:space="0" w:color="auto"/>
            </w:tcBorders>
            <w:shd w:val="clear" w:color="auto" w:fill="auto"/>
            <w:vAlign w:val="bottom"/>
          </w:tcPr>
          <w:p w14:paraId="63CE7519" w14:textId="0F742072" w:rsidR="004D57D1" w:rsidRPr="001732C3" w:rsidRDefault="004D57D1" w:rsidP="004D57D1">
            <w:pPr>
              <w:spacing w:before="81" w:after="81" w:line="160" w:lineRule="exact"/>
              <w:ind w:left="144" w:right="40"/>
              <w:jc w:val="right"/>
              <w:rPr>
                <w:i/>
                <w:sz w:val="14"/>
              </w:rPr>
            </w:pPr>
            <w:r w:rsidRPr="001732C3">
              <w:rPr>
                <w:i/>
                <w:sz w:val="14"/>
              </w:rPr>
              <w:t>Variance</w:t>
            </w:r>
            <w:r w:rsidRPr="001732C3">
              <w:rPr>
                <w:i/>
                <w:sz w:val="14"/>
              </w:rPr>
              <w:br/>
              <w:t>2026 vs. 2025</w:t>
            </w:r>
          </w:p>
        </w:tc>
      </w:tr>
      <w:tr w:rsidR="001732C3" w:rsidRPr="001732C3" w14:paraId="20FA2F70" w14:textId="77777777" w:rsidTr="004D57D1">
        <w:trPr>
          <w:trHeight w:hRule="exact" w:val="100"/>
          <w:tblHeader/>
        </w:trPr>
        <w:tc>
          <w:tcPr>
            <w:tcW w:w="2063" w:type="dxa"/>
            <w:tcBorders>
              <w:top w:val="single" w:sz="12" w:space="0" w:color="auto"/>
            </w:tcBorders>
            <w:shd w:val="clear" w:color="auto" w:fill="auto"/>
            <w:vAlign w:val="bottom"/>
          </w:tcPr>
          <w:p w14:paraId="7D19AF32" w14:textId="77777777" w:rsidR="005C2040" w:rsidRPr="001732C3" w:rsidRDefault="005C2040">
            <w:pPr>
              <w:spacing w:before="40" w:after="40" w:line="210" w:lineRule="exact"/>
              <w:ind w:right="40"/>
              <w:jc w:val="both"/>
              <w:rPr>
                <w:sz w:val="17"/>
              </w:rPr>
            </w:pPr>
          </w:p>
        </w:tc>
        <w:tc>
          <w:tcPr>
            <w:tcW w:w="1180" w:type="dxa"/>
            <w:tcBorders>
              <w:top w:val="single" w:sz="12" w:space="0" w:color="auto"/>
            </w:tcBorders>
            <w:vAlign w:val="bottom"/>
          </w:tcPr>
          <w:p w14:paraId="5D62F93E" w14:textId="77777777" w:rsidR="005C2040" w:rsidRPr="001732C3" w:rsidRDefault="005C2040">
            <w:pPr>
              <w:spacing w:before="40" w:after="40" w:line="210" w:lineRule="exact"/>
              <w:ind w:left="144" w:right="40"/>
              <w:jc w:val="right"/>
              <w:rPr>
                <w:sz w:val="17"/>
              </w:rPr>
            </w:pPr>
            <w:r w:rsidRPr="001732C3">
              <w:rPr>
                <w:i/>
                <w:sz w:val="14"/>
              </w:rPr>
              <w:t>Appropriation</w:t>
            </w:r>
            <w:r w:rsidRPr="001732C3">
              <w:rPr>
                <w:i/>
                <w:sz w:val="14"/>
              </w:rPr>
              <w:br/>
              <w:t>2022</w:t>
            </w:r>
          </w:p>
        </w:tc>
        <w:tc>
          <w:tcPr>
            <w:tcW w:w="1350" w:type="dxa"/>
            <w:tcBorders>
              <w:top w:val="single" w:sz="12" w:space="0" w:color="auto"/>
            </w:tcBorders>
            <w:shd w:val="clear" w:color="auto" w:fill="auto"/>
            <w:vAlign w:val="bottom"/>
          </w:tcPr>
          <w:p w14:paraId="39009578" w14:textId="77777777" w:rsidR="005C2040" w:rsidRPr="001732C3" w:rsidRDefault="005C2040">
            <w:pPr>
              <w:spacing w:before="40" w:after="40" w:line="210" w:lineRule="exact"/>
              <w:ind w:left="144" w:right="40"/>
              <w:jc w:val="right"/>
              <w:rPr>
                <w:sz w:val="17"/>
              </w:rPr>
            </w:pPr>
          </w:p>
        </w:tc>
        <w:tc>
          <w:tcPr>
            <w:tcW w:w="1080" w:type="dxa"/>
            <w:tcBorders>
              <w:top w:val="single" w:sz="12" w:space="0" w:color="auto"/>
            </w:tcBorders>
            <w:shd w:val="clear" w:color="auto" w:fill="auto"/>
            <w:vAlign w:val="bottom"/>
          </w:tcPr>
          <w:p w14:paraId="6672DD2E" w14:textId="77777777" w:rsidR="005C2040" w:rsidRPr="001732C3" w:rsidRDefault="005C2040">
            <w:pPr>
              <w:spacing w:before="40" w:after="40" w:line="210" w:lineRule="exact"/>
              <w:ind w:left="144" w:right="40"/>
              <w:jc w:val="right"/>
              <w:rPr>
                <w:sz w:val="17"/>
              </w:rPr>
            </w:pPr>
          </w:p>
        </w:tc>
        <w:tc>
          <w:tcPr>
            <w:tcW w:w="1258" w:type="dxa"/>
            <w:tcBorders>
              <w:top w:val="single" w:sz="12" w:space="0" w:color="auto"/>
            </w:tcBorders>
            <w:shd w:val="clear" w:color="auto" w:fill="auto"/>
            <w:vAlign w:val="bottom"/>
          </w:tcPr>
          <w:p w14:paraId="5F9C1D94" w14:textId="77777777" w:rsidR="005C2040" w:rsidRPr="001732C3" w:rsidRDefault="005C2040">
            <w:pPr>
              <w:spacing w:before="40" w:after="40" w:line="210" w:lineRule="exact"/>
              <w:ind w:left="144" w:right="40"/>
              <w:jc w:val="right"/>
              <w:rPr>
                <w:sz w:val="17"/>
              </w:rPr>
            </w:pPr>
          </w:p>
        </w:tc>
        <w:tc>
          <w:tcPr>
            <w:tcW w:w="1262" w:type="dxa"/>
            <w:tcBorders>
              <w:top w:val="single" w:sz="12" w:space="0" w:color="auto"/>
            </w:tcBorders>
            <w:shd w:val="clear" w:color="auto" w:fill="auto"/>
            <w:vAlign w:val="bottom"/>
          </w:tcPr>
          <w:p w14:paraId="032797E0" w14:textId="77777777" w:rsidR="005C2040" w:rsidRPr="001732C3" w:rsidRDefault="005C2040">
            <w:pPr>
              <w:spacing w:before="40" w:after="40" w:line="210" w:lineRule="exact"/>
              <w:ind w:left="144" w:right="40"/>
              <w:jc w:val="right"/>
              <w:rPr>
                <w:sz w:val="17"/>
              </w:rPr>
            </w:pPr>
          </w:p>
        </w:tc>
      </w:tr>
      <w:tr w:rsidR="00AB52A1" w:rsidRPr="001732C3" w14:paraId="2318C902" w14:textId="77777777" w:rsidTr="004D57D1">
        <w:trPr>
          <w:trHeight w:val="225"/>
        </w:trPr>
        <w:tc>
          <w:tcPr>
            <w:tcW w:w="2063" w:type="dxa"/>
            <w:tcBorders>
              <w:bottom w:val="single" w:sz="12" w:space="0" w:color="auto"/>
            </w:tcBorders>
            <w:shd w:val="clear" w:color="auto" w:fill="auto"/>
            <w:vAlign w:val="bottom"/>
          </w:tcPr>
          <w:p w14:paraId="38FAA4F8" w14:textId="7C24C681" w:rsidR="00AB52A1" w:rsidRPr="001732C3" w:rsidRDefault="004D57D1" w:rsidP="00AB52A1">
            <w:pPr>
              <w:tabs>
                <w:tab w:val="left" w:pos="288"/>
                <w:tab w:val="left" w:pos="576"/>
                <w:tab w:val="left" w:pos="864"/>
                <w:tab w:val="left" w:pos="1152"/>
              </w:tabs>
              <w:spacing w:before="40" w:after="40" w:line="210" w:lineRule="exact"/>
              <w:ind w:right="40"/>
              <w:jc w:val="both"/>
              <w:rPr>
                <w:b/>
                <w:sz w:val="17"/>
              </w:rPr>
            </w:pPr>
            <w:r w:rsidRPr="001732C3">
              <w:rPr>
                <w:b/>
                <w:sz w:val="17"/>
              </w:rPr>
              <w:t>National General Service</w:t>
            </w:r>
          </w:p>
        </w:tc>
        <w:tc>
          <w:tcPr>
            <w:tcW w:w="1180" w:type="dxa"/>
            <w:tcBorders>
              <w:bottom w:val="single" w:sz="12" w:space="0" w:color="auto"/>
            </w:tcBorders>
          </w:tcPr>
          <w:p w14:paraId="0297A14E" w14:textId="3457D3B1" w:rsidR="00AB52A1" w:rsidRPr="001732C3" w:rsidRDefault="009E78AC" w:rsidP="00AB52A1">
            <w:pPr>
              <w:tabs>
                <w:tab w:val="left" w:pos="288"/>
                <w:tab w:val="left" w:pos="576"/>
                <w:tab w:val="left" w:pos="864"/>
                <w:tab w:val="left" w:pos="1152"/>
              </w:tabs>
              <w:spacing w:before="40" w:after="40" w:line="210" w:lineRule="exact"/>
              <w:ind w:left="144" w:right="40"/>
              <w:jc w:val="right"/>
              <w:rPr>
                <w:sz w:val="17"/>
              </w:rPr>
            </w:pPr>
            <w:r w:rsidRPr="001732C3">
              <w:rPr>
                <w:sz w:val="17"/>
              </w:rPr>
              <w:t>16 168.5</w:t>
            </w:r>
            <w:r w:rsidR="00AB52A1" w:rsidRPr="001732C3">
              <w:rPr>
                <w:sz w:val="17"/>
              </w:rPr>
              <w:t xml:space="preserve"> </w:t>
            </w:r>
          </w:p>
        </w:tc>
        <w:tc>
          <w:tcPr>
            <w:tcW w:w="1350" w:type="dxa"/>
            <w:tcBorders>
              <w:bottom w:val="single" w:sz="12" w:space="0" w:color="auto"/>
            </w:tcBorders>
            <w:shd w:val="clear" w:color="auto" w:fill="auto"/>
          </w:tcPr>
          <w:p w14:paraId="0E13CD55" w14:textId="28610EA2" w:rsidR="00AB52A1" w:rsidRPr="001732C3" w:rsidRDefault="00717560" w:rsidP="00AB52A1">
            <w:pPr>
              <w:tabs>
                <w:tab w:val="left" w:pos="288"/>
                <w:tab w:val="left" w:pos="576"/>
                <w:tab w:val="left" w:pos="864"/>
                <w:tab w:val="left" w:pos="1152"/>
              </w:tabs>
              <w:spacing w:before="40" w:after="40" w:line="210" w:lineRule="exact"/>
              <w:ind w:left="144" w:right="40"/>
              <w:jc w:val="right"/>
              <w:rPr>
                <w:sz w:val="17"/>
              </w:rPr>
            </w:pPr>
            <w:r w:rsidRPr="001732C3">
              <w:rPr>
                <w:sz w:val="17"/>
              </w:rPr>
              <w:t>17 067.8</w:t>
            </w:r>
          </w:p>
        </w:tc>
        <w:tc>
          <w:tcPr>
            <w:tcW w:w="1080" w:type="dxa"/>
            <w:tcBorders>
              <w:bottom w:val="single" w:sz="12" w:space="0" w:color="auto"/>
            </w:tcBorders>
            <w:shd w:val="clear" w:color="auto" w:fill="auto"/>
          </w:tcPr>
          <w:p w14:paraId="28B8FEDD" w14:textId="6CE90A34" w:rsidR="00AB52A1" w:rsidRPr="001732C3" w:rsidRDefault="009E78AC" w:rsidP="00AB52A1">
            <w:pPr>
              <w:tabs>
                <w:tab w:val="left" w:pos="288"/>
                <w:tab w:val="left" w:pos="576"/>
                <w:tab w:val="left" w:pos="864"/>
                <w:tab w:val="left" w:pos="1152"/>
              </w:tabs>
              <w:spacing w:before="40" w:after="40" w:line="210" w:lineRule="exact"/>
              <w:ind w:left="144" w:right="40"/>
              <w:jc w:val="right"/>
              <w:rPr>
                <w:sz w:val="17"/>
              </w:rPr>
            </w:pPr>
            <w:r w:rsidRPr="001732C3">
              <w:rPr>
                <w:sz w:val="17"/>
              </w:rPr>
              <w:t>18 205.9</w:t>
            </w:r>
            <w:r w:rsidR="00AB52A1" w:rsidRPr="001732C3">
              <w:rPr>
                <w:sz w:val="17"/>
              </w:rPr>
              <w:t xml:space="preserve"> </w:t>
            </w:r>
          </w:p>
        </w:tc>
        <w:tc>
          <w:tcPr>
            <w:tcW w:w="1258" w:type="dxa"/>
            <w:tcBorders>
              <w:bottom w:val="single" w:sz="12" w:space="0" w:color="auto"/>
            </w:tcBorders>
            <w:shd w:val="clear" w:color="auto" w:fill="auto"/>
          </w:tcPr>
          <w:p w14:paraId="5C162B9E" w14:textId="3109CE9E" w:rsidR="00AB52A1" w:rsidRPr="001732C3" w:rsidRDefault="00F87A06" w:rsidP="00AB52A1">
            <w:pPr>
              <w:tabs>
                <w:tab w:val="left" w:pos="288"/>
                <w:tab w:val="left" w:pos="576"/>
                <w:tab w:val="left" w:pos="864"/>
                <w:tab w:val="left" w:pos="1152"/>
              </w:tabs>
              <w:spacing w:before="40" w:after="40" w:line="210" w:lineRule="exact"/>
              <w:ind w:left="144" w:right="40"/>
              <w:jc w:val="right"/>
              <w:rPr>
                <w:sz w:val="17"/>
              </w:rPr>
            </w:pPr>
            <w:r w:rsidRPr="001732C3">
              <w:rPr>
                <w:sz w:val="17"/>
              </w:rPr>
              <w:t>4 4</w:t>
            </w:r>
            <w:r w:rsidR="00821A40" w:rsidRPr="001732C3">
              <w:rPr>
                <w:sz w:val="17"/>
              </w:rPr>
              <w:t>61.5</w:t>
            </w:r>
          </w:p>
        </w:tc>
        <w:tc>
          <w:tcPr>
            <w:tcW w:w="1262" w:type="dxa"/>
            <w:tcBorders>
              <w:bottom w:val="single" w:sz="12" w:space="0" w:color="auto"/>
            </w:tcBorders>
            <w:shd w:val="clear" w:color="auto" w:fill="auto"/>
          </w:tcPr>
          <w:p w14:paraId="5994233D" w14:textId="653936D4" w:rsidR="00AB52A1" w:rsidRPr="001732C3" w:rsidRDefault="00821A40" w:rsidP="00AB52A1">
            <w:pPr>
              <w:tabs>
                <w:tab w:val="left" w:pos="288"/>
                <w:tab w:val="left" w:pos="576"/>
                <w:tab w:val="left" w:pos="864"/>
                <w:tab w:val="left" w:pos="1152"/>
              </w:tabs>
              <w:spacing w:before="40" w:after="40" w:line="210" w:lineRule="exact"/>
              <w:ind w:left="144" w:right="40"/>
              <w:jc w:val="right"/>
              <w:rPr>
                <w:sz w:val="17"/>
              </w:rPr>
            </w:pPr>
            <w:r w:rsidRPr="001732C3">
              <w:rPr>
                <w:sz w:val="17"/>
                <w:szCs w:val="17"/>
              </w:rPr>
              <w:t>(13 744.4)</w:t>
            </w:r>
          </w:p>
        </w:tc>
      </w:tr>
    </w:tbl>
    <w:p w14:paraId="08E41025"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D3B42D" w14:textId="1BC8C756" w:rsidR="00430197" w:rsidRPr="001732C3" w:rsidRDefault="00430197" w:rsidP="00AD4D03">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1732C3">
        <w:t>The reduced requirements are attributable to the phased separation of staff</w:t>
      </w:r>
      <w:r w:rsidR="00A46891">
        <w:t xml:space="preserve">, except for </w:t>
      </w:r>
      <w:r w:rsidR="00400A2E">
        <w:t xml:space="preserve">65 </w:t>
      </w:r>
      <w:r w:rsidR="00F810EA">
        <w:t>Local level staff</w:t>
      </w:r>
      <w:r w:rsidRPr="001732C3">
        <w:t xml:space="preserve"> retained </w:t>
      </w:r>
      <w:r w:rsidR="00F810EA">
        <w:t xml:space="preserve">to complete the </w:t>
      </w:r>
      <w:r w:rsidR="00F810EA" w:rsidRPr="001732C3">
        <w:t xml:space="preserve">liquidation </w:t>
      </w:r>
      <w:r w:rsidRPr="001732C3">
        <w:t>by 30 September 2026</w:t>
      </w:r>
      <w:r w:rsidR="001F7F9F" w:rsidRPr="001732C3">
        <w:t>.</w:t>
      </w:r>
      <w:r w:rsidRPr="001732C3">
        <w:t xml:space="preserve"> </w:t>
      </w:r>
      <w:r w:rsidR="00AD7F36" w:rsidRPr="001732C3">
        <w:t xml:space="preserve">The reduced requirements are offset </w:t>
      </w:r>
      <w:r w:rsidR="00A62C89">
        <w:t xml:space="preserve">in part </w:t>
      </w:r>
      <w:r w:rsidR="00AD7F36" w:rsidRPr="001732C3">
        <w:t xml:space="preserve">by </w:t>
      </w:r>
      <w:r w:rsidR="00AD7F36">
        <w:t xml:space="preserve">the inclusion of a </w:t>
      </w:r>
      <w:r w:rsidR="00AD7F36" w:rsidRPr="001732C3">
        <w:t xml:space="preserve">provision of </w:t>
      </w:r>
      <w:r w:rsidR="00AD7F36">
        <w:t>$</w:t>
      </w:r>
      <w:r w:rsidR="00CA03BE">
        <w:t>1.2</w:t>
      </w:r>
      <w:r w:rsidR="00AD7F36">
        <w:t xml:space="preserve"> </w:t>
      </w:r>
      <w:r w:rsidR="00E7339F">
        <w:t xml:space="preserve">million </w:t>
      </w:r>
      <w:r w:rsidR="00BA3557">
        <w:t>for</w:t>
      </w:r>
      <w:r w:rsidR="00AD7F36" w:rsidRPr="001732C3">
        <w:t xml:space="preserve"> payments due to staff members </w:t>
      </w:r>
      <w:r w:rsidR="0094378F">
        <w:t xml:space="preserve">upon separation </w:t>
      </w:r>
      <w:r w:rsidR="00CA03BE">
        <w:t>o</w:t>
      </w:r>
      <w:r w:rsidR="0094378F">
        <w:t>f services, including $</w:t>
      </w:r>
      <w:r w:rsidR="00CA03BE">
        <w:t>601,600</w:t>
      </w:r>
      <w:r w:rsidR="0094378F">
        <w:t xml:space="preserve"> for staff members to be </w:t>
      </w:r>
      <w:r w:rsidR="00CA03BE">
        <w:t>separated</w:t>
      </w:r>
      <w:r w:rsidR="00AD7F36" w:rsidRPr="001732C3">
        <w:t xml:space="preserve"> in 202</w:t>
      </w:r>
      <w:r w:rsidR="006915B7">
        <w:t>5</w:t>
      </w:r>
      <w:r w:rsidR="00AD7F36">
        <w:t>, for which only a partial provision was approved in the 2025 budget</w:t>
      </w:r>
      <w:r w:rsidRPr="001732C3">
        <w:t xml:space="preserve">.  </w:t>
      </w:r>
    </w:p>
    <w:p w14:paraId="35C8E5DA"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lightGray"/>
        </w:rPr>
      </w:pPr>
    </w:p>
    <w:p w14:paraId="357DE028" w14:textId="77777777" w:rsidR="00AD4D03" w:rsidRPr="001732C3" w:rsidRDefault="00AD4D03" w:rsidP="00AD4D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809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18"/>
        <w:gridCol w:w="1056"/>
        <w:gridCol w:w="1319"/>
        <w:gridCol w:w="1170"/>
        <w:gridCol w:w="1170"/>
        <w:gridCol w:w="1260"/>
      </w:tblGrid>
      <w:tr w:rsidR="001732C3" w:rsidRPr="001732C3" w14:paraId="7399DDA3" w14:textId="77777777">
        <w:trPr>
          <w:tblHeader/>
        </w:trPr>
        <w:tc>
          <w:tcPr>
            <w:tcW w:w="2118" w:type="dxa"/>
            <w:tcBorders>
              <w:top w:val="single" w:sz="4" w:space="0" w:color="auto"/>
              <w:bottom w:val="single" w:sz="12" w:space="0" w:color="auto"/>
            </w:tcBorders>
            <w:shd w:val="clear" w:color="auto" w:fill="auto"/>
            <w:vAlign w:val="bottom"/>
          </w:tcPr>
          <w:p w14:paraId="390D2ACF" w14:textId="77777777" w:rsidR="00AD4D03" w:rsidRPr="001732C3" w:rsidRDefault="00AD4D03">
            <w:pPr>
              <w:spacing w:before="81" w:after="81" w:line="160" w:lineRule="exact"/>
              <w:ind w:right="40"/>
              <w:jc w:val="both"/>
              <w:rPr>
                <w:i/>
                <w:sz w:val="14"/>
              </w:rPr>
            </w:pPr>
          </w:p>
        </w:tc>
        <w:tc>
          <w:tcPr>
            <w:tcW w:w="1056" w:type="dxa"/>
            <w:tcBorders>
              <w:top w:val="single" w:sz="4" w:space="0" w:color="auto"/>
              <w:bottom w:val="single" w:sz="12" w:space="0" w:color="auto"/>
            </w:tcBorders>
            <w:vAlign w:val="bottom"/>
          </w:tcPr>
          <w:p w14:paraId="49301D97" w14:textId="77777777" w:rsidR="00AD4D03" w:rsidRPr="001732C3" w:rsidRDefault="00AD4D03">
            <w:pPr>
              <w:spacing w:before="81" w:after="81" w:line="160" w:lineRule="exact"/>
              <w:ind w:left="144" w:right="40"/>
              <w:jc w:val="right"/>
              <w:rPr>
                <w:i/>
                <w:sz w:val="14"/>
              </w:rPr>
            </w:pPr>
            <w:r w:rsidRPr="001732C3">
              <w:rPr>
                <w:i/>
                <w:sz w:val="14"/>
              </w:rPr>
              <w:t>Appropriation</w:t>
            </w:r>
            <w:r w:rsidRPr="001732C3">
              <w:rPr>
                <w:i/>
                <w:sz w:val="14"/>
              </w:rPr>
              <w:br/>
              <w:t>2024</w:t>
            </w:r>
          </w:p>
        </w:tc>
        <w:tc>
          <w:tcPr>
            <w:tcW w:w="1319" w:type="dxa"/>
            <w:tcBorders>
              <w:top w:val="single" w:sz="4" w:space="0" w:color="auto"/>
              <w:bottom w:val="single" w:sz="12" w:space="0" w:color="auto"/>
            </w:tcBorders>
            <w:shd w:val="clear" w:color="auto" w:fill="auto"/>
            <w:vAlign w:val="bottom"/>
          </w:tcPr>
          <w:p w14:paraId="55EC1441" w14:textId="77777777" w:rsidR="00AD4D03" w:rsidRPr="001732C3" w:rsidRDefault="00AD4D03">
            <w:pPr>
              <w:spacing w:before="81" w:after="81" w:line="160" w:lineRule="exact"/>
              <w:ind w:left="144" w:right="40"/>
              <w:jc w:val="right"/>
              <w:rPr>
                <w:i/>
                <w:sz w:val="14"/>
              </w:rPr>
            </w:pPr>
            <w:r w:rsidRPr="001732C3">
              <w:rPr>
                <w:i/>
                <w:sz w:val="14"/>
              </w:rPr>
              <w:t>Expenditures</w:t>
            </w:r>
            <w:r w:rsidRPr="001732C3">
              <w:rPr>
                <w:i/>
                <w:sz w:val="14"/>
              </w:rPr>
              <w:br/>
              <w:t>2024</w:t>
            </w:r>
          </w:p>
        </w:tc>
        <w:tc>
          <w:tcPr>
            <w:tcW w:w="1170" w:type="dxa"/>
            <w:tcBorders>
              <w:top w:val="single" w:sz="4" w:space="0" w:color="auto"/>
              <w:bottom w:val="single" w:sz="12" w:space="0" w:color="auto"/>
            </w:tcBorders>
            <w:shd w:val="clear" w:color="auto" w:fill="auto"/>
            <w:vAlign w:val="bottom"/>
          </w:tcPr>
          <w:p w14:paraId="5CD1D8C1" w14:textId="77777777" w:rsidR="00AD4D03" w:rsidRPr="001732C3" w:rsidRDefault="00AD4D03">
            <w:pPr>
              <w:spacing w:before="81" w:after="81" w:line="160" w:lineRule="exact"/>
              <w:ind w:left="144" w:right="40"/>
              <w:jc w:val="right"/>
              <w:rPr>
                <w:i/>
                <w:sz w:val="14"/>
              </w:rPr>
            </w:pPr>
            <w:r w:rsidRPr="001732C3">
              <w:rPr>
                <w:i/>
                <w:sz w:val="14"/>
              </w:rPr>
              <w:t>Appropriation</w:t>
            </w:r>
            <w:r w:rsidRPr="001732C3">
              <w:rPr>
                <w:i/>
                <w:sz w:val="14"/>
              </w:rPr>
              <w:br/>
              <w:t>2025</w:t>
            </w:r>
          </w:p>
        </w:tc>
        <w:tc>
          <w:tcPr>
            <w:tcW w:w="1170" w:type="dxa"/>
            <w:tcBorders>
              <w:top w:val="single" w:sz="4" w:space="0" w:color="auto"/>
              <w:bottom w:val="single" w:sz="12" w:space="0" w:color="auto"/>
            </w:tcBorders>
            <w:shd w:val="clear" w:color="auto" w:fill="auto"/>
            <w:vAlign w:val="bottom"/>
          </w:tcPr>
          <w:p w14:paraId="79754777" w14:textId="77777777" w:rsidR="00AD4D03" w:rsidRPr="001732C3" w:rsidRDefault="00AD4D03">
            <w:pPr>
              <w:spacing w:before="81" w:after="81" w:line="160" w:lineRule="exact"/>
              <w:ind w:left="72" w:right="40"/>
              <w:jc w:val="right"/>
              <w:rPr>
                <w:i/>
                <w:sz w:val="14"/>
              </w:rPr>
            </w:pPr>
            <w:r w:rsidRPr="001732C3">
              <w:rPr>
                <w:i/>
                <w:spacing w:val="2"/>
                <w:w w:val="102"/>
                <w:sz w:val="14"/>
              </w:rPr>
              <w:t xml:space="preserve"> Requirements</w:t>
            </w:r>
            <w:r w:rsidRPr="001732C3">
              <w:rPr>
                <w:i/>
                <w:spacing w:val="2"/>
                <w:w w:val="102"/>
                <w:sz w:val="14"/>
              </w:rPr>
              <w:br/>
              <w:t>2026</w:t>
            </w:r>
          </w:p>
        </w:tc>
        <w:tc>
          <w:tcPr>
            <w:tcW w:w="1260" w:type="dxa"/>
            <w:tcBorders>
              <w:top w:val="single" w:sz="4" w:space="0" w:color="auto"/>
              <w:bottom w:val="single" w:sz="12" w:space="0" w:color="auto"/>
            </w:tcBorders>
            <w:shd w:val="clear" w:color="auto" w:fill="auto"/>
            <w:vAlign w:val="bottom"/>
          </w:tcPr>
          <w:p w14:paraId="23439AE4" w14:textId="77777777" w:rsidR="00AD4D03" w:rsidRPr="001732C3" w:rsidRDefault="00AD4D03">
            <w:pPr>
              <w:spacing w:before="81" w:after="81" w:line="160" w:lineRule="exact"/>
              <w:ind w:left="144" w:right="40"/>
              <w:jc w:val="right"/>
              <w:rPr>
                <w:i/>
                <w:sz w:val="14"/>
              </w:rPr>
            </w:pPr>
            <w:r w:rsidRPr="001732C3">
              <w:rPr>
                <w:i/>
                <w:sz w:val="14"/>
              </w:rPr>
              <w:t>Variance</w:t>
            </w:r>
            <w:r w:rsidRPr="001732C3">
              <w:rPr>
                <w:i/>
                <w:sz w:val="14"/>
              </w:rPr>
              <w:br/>
              <w:t>2026 vs. 2025</w:t>
            </w:r>
          </w:p>
        </w:tc>
      </w:tr>
      <w:tr w:rsidR="001732C3" w:rsidRPr="001732C3" w14:paraId="295D77DC" w14:textId="77777777">
        <w:trPr>
          <w:trHeight w:hRule="exact" w:val="115"/>
          <w:tblHeader/>
        </w:trPr>
        <w:tc>
          <w:tcPr>
            <w:tcW w:w="2118" w:type="dxa"/>
            <w:tcBorders>
              <w:top w:val="single" w:sz="12" w:space="0" w:color="auto"/>
            </w:tcBorders>
            <w:shd w:val="clear" w:color="auto" w:fill="auto"/>
            <w:vAlign w:val="bottom"/>
          </w:tcPr>
          <w:p w14:paraId="70D8BAFC" w14:textId="77777777" w:rsidR="00AD4D03" w:rsidRPr="001732C3" w:rsidRDefault="00AD4D03">
            <w:pPr>
              <w:spacing w:before="40" w:after="40" w:line="210" w:lineRule="exact"/>
              <w:ind w:right="40"/>
              <w:jc w:val="both"/>
              <w:rPr>
                <w:sz w:val="17"/>
              </w:rPr>
            </w:pPr>
          </w:p>
        </w:tc>
        <w:tc>
          <w:tcPr>
            <w:tcW w:w="1056" w:type="dxa"/>
            <w:tcBorders>
              <w:top w:val="single" w:sz="12" w:space="0" w:color="auto"/>
            </w:tcBorders>
            <w:vAlign w:val="bottom"/>
          </w:tcPr>
          <w:p w14:paraId="458A50A7" w14:textId="77777777" w:rsidR="00AD4D03" w:rsidRPr="001732C3" w:rsidRDefault="00AD4D03">
            <w:pPr>
              <w:spacing w:before="40" w:after="40" w:line="210" w:lineRule="exact"/>
              <w:ind w:left="144" w:right="40"/>
              <w:jc w:val="right"/>
              <w:rPr>
                <w:sz w:val="17"/>
              </w:rPr>
            </w:pPr>
            <w:r w:rsidRPr="001732C3">
              <w:rPr>
                <w:i/>
                <w:sz w:val="14"/>
              </w:rPr>
              <w:t>Appropriation</w:t>
            </w:r>
            <w:r w:rsidRPr="001732C3">
              <w:rPr>
                <w:i/>
                <w:sz w:val="14"/>
              </w:rPr>
              <w:br/>
              <w:t>2022</w:t>
            </w:r>
          </w:p>
        </w:tc>
        <w:tc>
          <w:tcPr>
            <w:tcW w:w="1319" w:type="dxa"/>
            <w:tcBorders>
              <w:top w:val="single" w:sz="12" w:space="0" w:color="auto"/>
            </w:tcBorders>
            <w:shd w:val="clear" w:color="auto" w:fill="auto"/>
            <w:vAlign w:val="bottom"/>
          </w:tcPr>
          <w:p w14:paraId="6645014A" w14:textId="77777777" w:rsidR="00AD4D03" w:rsidRPr="001732C3" w:rsidRDefault="00AD4D03">
            <w:pPr>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004F5FEF" w14:textId="77777777" w:rsidR="00AD4D03" w:rsidRPr="001732C3" w:rsidRDefault="00AD4D03">
            <w:pPr>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00200475" w14:textId="77777777" w:rsidR="00AD4D03" w:rsidRPr="001732C3" w:rsidRDefault="00AD4D03">
            <w:pPr>
              <w:spacing w:before="40" w:after="40" w:line="210" w:lineRule="exact"/>
              <w:ind w:left="144" w:right="40"/>
              <w:jc w:val="right"/>
              <w:rPr>
                <w:sz w:val="17"/>
              </w:rPr>
            </w:pPr>
          </w:p>
        </w:tc>
        <w:tc>
          <w:tcPr>
            <w:tcW w:w="1260" w:type="dxa"/>
            <w:tcBorders>
              <w:top w:val="single" w:sz="12" w:space="0" w:color="auto"/>
            </w:tcBorders>
            <w:shd w:val="clear" w:color="auto" w:fill="auto"/>
            <w:vAlign w:val="bottom"/>
          </w:tcPr>
          <w:p w14:paraId="6757AB8F" w14:textId="77777777" w:rsidR="00AD4D03" w:rsidRPr="001732C3" w:rsidRDefault="00AD4D03">
            <w:pPr>
              <w:spacing w:before="40" w:after="40" w:line="210" w:lineRule="exact"/>
              <w:ind w:left="144" w:right="40"/>
              <w:jc w:val="right"/>
              <w:rPr>
                <w:sz w:val="17"/>
              </w:rPr>
            </w:pPr>
          </w:p>
        </w:tc>
      </w:tr>
      <w:tr w:rsidR="00AD4D03" w:rsidRPr="001732C3" w14:paraId="1972F822" w14:textId="77777777">
        <w:tc>
          <w:tcPr>
            <w:tcW w:w="2118" w:type="dxa"/>
            <w:tcBorders>
              <w:bottom w:val="single" w:sz="12" w:space="0" w:color="auto"/>
            </w:tcBorders>
            <w:shd w:val="clear" w:color="auto" w:fill="auto"/>
            <w:vAlign w:val="bottom"/>
          </w:tcPr>
          <w:p w14:paraId="01CC0EDD" w14:textId="77777777" w:rsidR="00AD4D03" w:rsidRPr="001732C3" w:rsidRDefault="00AD4D03">
            <w:pPr>
              <w:tabs>
                <w:tab w:val="left" w:pos="288"/>
                <w:tab w:val="left" w:pos="576"/>
                <w:tab w:val="left" w:pos="864"/>
                <w:tab w:val="left" w:pos="1152"/>
              </w:tabs>
              <w:spacing w:before="40" w:after="40" w:line="210" w:lineRule="exact"/>
              <w:ind w:right="40"/>
              <w:jc w:val="both"/>
              <w:rPr>
                <w:b/>
                <w:sz w:val="17"/>
              </w:rPr>
            </w:pPr>
            <w:r w:rsidRPr="001732C3">
              <w:rPr>
                <w:b/>
                <w:sz w:val="17"/>
              </w:rPr>
              <w:t>United Nations Volunteers</w:t>
            </w:r>
          </w:p>
        </w:tc>
        <w:tc>
          <w:tcPr>
            <w:tcW w:w="1056" w:type="dxa"/>
            <w:tcBorders>
              <w:bottom w:val="single" w:sz="12" w:space="0" w:color="auto"/>
            </w:tcBorders>
            <w:vAlign w:val="bottom"/>
          </w:tcPr>
          <w:p w14:paraId="0C62E2E5" w14:textId="77777777" w:rsidR="00AD4D03" w:rsidRPr="001732C3" w:rsidRDefault="00AD4D03">
            <w:pPr>
              <w:tabs>
                <w:tab w:val="left" w:pos="288"/>
                <w:tab w:val="left" w:pos="576"/>
                <w:tab w:val="left" w:pos="864"/>
                <w:tab w:val="left" w:pos="1152"/>
              </w:tabs>
              <w:spacing w:before="40" w:after="40" w:line="210" w:lineRule="exact"/>
              <w:ind w:left="144" w:right="40"/>
              <w:jc w:val="right"/>
              <w:rPr>
                <w:sz w:val="17"/>
              </w:rPr>
            </w:pPr>
            <w:r w:rsidRPr="001732C3">
              <w:rPr>
                <w:sz w:val="17"/>
              </w:rPr>
              <w:t>62.9</w:t>
            </w:r>
          </w:p>
        </w:tc>
        <w:tc>
          <w:tcPr>
            <w:tcW w:w="1319" w:type="dxa"/>
            <w:tcBorders>
              <w:bottom w:val="single" w:sz="12" w:space="0" w:color="auto"/>
            </w:tcBorders>
            <w:shd w:val="clear" w:color="auto" w:fill="auto"/>
          </w:tcPr>
          <w:p w14:paraId="48A71DEC" w14:textId="531CC4B3" w:rsidR="00AD4D03" w:rsidRPr="001732C3" w:rsidRDefault="00AD4D03">
            <w:pPr>
              <w:tabs>
                <w:tab w:val="left" w:pos="288"/>
                <w:tab w:val="left" w:pos="576"/>
                <w:tab w:val="left" w:pos="864"/>
                <w:tab w:val="left" w:pos="1152"/>
              </w:tabs>
              <w:spacing w:before="40" w:after="40" w:line="210" w:lineRule="exact"/>
              <w:ind w:left="144" w:right="40"/>
              <w:jc w:val="right"/>
              <w:rPr>
                <w:sz w:val="17"/>
              </w:rPr>
            </w:pPr>
            <w:r w:rsidRPr="001732C3">
              <w:rPr>
                <w:sz w:val="17"/>
              </w:rPr>
              <w:t>154.</w:t>
            </w:r>
            <w:r w:rsidR="00540E6E">
              <w:rPr>
                <w:sz w:val="17"/>
              </w:rPr>
              <w:t>1</w:t>
            </w:r>
          </w:p>
        </w:tc>
        <w:tc>
          <w:tcPr>
            <w:tcW w:w="1170" w:type="dxa"/>
            <w:tcBorders>
              <w:bottom w:val="single" w:sz="12" w:space="0" w:color="auto"/>
            </w:tcBorders>
            <w:shd w:val="clear" w:color="auto" w:fill="auto"/>
            <w:vAlign w:val="bottom"/>
          </w:tcPr>
          <w:p w14:paraId="4E33B014" w14:textId="77777777" w:rsidR="00AD4D03" w:rsidRPr="001732C3" w:rsidRDefault="00AD4D03">
            <w:pPr>
              <w:tabs>
                <w:tab w:val="left" w:pos="288"/>
                <w:tab w:val="left" w:pos="576"/>
                <w:tab w:val="left" w:pos="864"/>
                <w:tab w:val="left" w:pos="1152"/>
              </w:tabs>
              <w:spacing w:before="40" w:after="40" w:line="210" w:lineRule="exact"/>
              <w:ind w:left="144" w:right="40"/>
              <w:jc w:val="right"/>
              <w:rPr>
                <w:sz w:val="17"/>
              </w:rPr>
            </w:pPr>
            <w:r w:rsidRPr="00AD7F36">
              <w:rPr>
                <w:sz w:val="17"/>
              </w:rPr>
              <w:t>33.2</w:t>
            </w:r>
          </w:p>
        </w:tc>
        <w:tc>
          <w:tcPr>
            <w:tcW w:w="1170" w:type="dxa"/>
            <w:tcBorders>
              <w:bottom w:val="single" w:sz="12" w:space="0" w:color="auto"/>
            </w:tcBorders>
            <w:shd w:val="clear" w:color="auto" w:fill="auto"/>
            <w:vAlign w:val="bottom"/>
          </w:tcPr>
          <w:p w14:paraId="2FF6D984" w14:textId="02DFADEA" w:rsidR="00AD4D03" w:rsidRPr="001732C3" w:rsidRDefault="009239C6">
            <w:pPr>
              <w:tabs>
                <w:tab w:val="left" w:pos="288"/>
                <w:tab w:val="left" w:pos="576"/>
                <w:tab w:val="left" w:pos="864"/>
                <w:tab w:val="left" w:pos="1152"/>
              </w:tabs>
              <w:spacing w:before="40" w:after="40" w:line="210" w:lineRule="exact"/>
              <w:ind w:left="144" w:right="40"/>
              <w:jc w:val="right"/>
              <w:rPr>
                <w:sz w:val="17"/>
              </w:rPr>
            </w:pPr>
            <w:r w:rsidRPr="001732C3">
              <w:rPr>
                <w:rFonts w:eastAsia="Calibri"/>
                <w:sz w:val="17"/>
                <w:szCs w:val="17"/>
              </w:rPr>
              <w:t>–</w:t>
            </w:r>
          </w:p>
        </w:tc>
        <w:tc>
          <w:tcPr>
            <w:tcW w:w="1260" w:type="dxa"/>
            <w:tcBorders>
              <w:bottom w:val="single" w:sz="12" w:space="0" w:color="auto"/>
            </w:tcBorders>
            <w:shd w:val="clear" w:color="auto" w:fill="auto"/>
            <w:vAlign w:val="bottom"/>
          </w:tcPr>
          <w:p w14:paraId="2C036629" w14:textId="77777777" w:rsidR="00AD4D03" w:rsidRPr="001732C3" w:rsidRDefault="00AD4D03">
            <w:pPr>
              <w:tabs>
                <w:tab w:val="left" w:pos="288"/>
                <w:tab w:val="left" w:pos="576"/>
                <w:tab w:val="left" w:pos="864"/>
                <w:tab w:val="left" w:pos="1152"/>
              </w:tabs>
              <w:spacing w:before="40" w:after="40" w:line="210" w:lineRule="exact"/>
              <w:ind w:left="144" w:right="40"/>
              <w:jc w:val="right"/>
              <w:rPr>
                <w:sz w:val="17"/>
              </w:rPr>
            </w:pPr>
            <w:r w:rsidRPr="001732C3">
              <w:rPr>
                <w:sz w:val="17"/>
              </w:rPr>
              <w:t>(33.2)</w:t>
            </w:r>
          </w:p>
        </w:tc>
      </w:tr>
    </w:tbl>
    <w:p w14:paraId="6AA5DD88" w14:textId="77777777" w:rsidR="00AD4D03" w:rsidRPr="001732C3" w:rsidRDefault="00AD4D03" w:rsidP="00AD4D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30988C" w14:textId="77777777" w:rsidR="00AD4D03" w:rsidRPr="001732C3" w:rsidRDefault="00AD4D03" w:rsidP="00AD4D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593382" w14:textId="77777777" w:rsidR="00AD4D03" w:rsidRPr="001732C3" w:rsidRDefault="00AD4D03" w:rsidP="00AD4D03">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1732C3">
        <w:lastRenderedPageBreak/>
        <w:tab/>
        <w:t xml:space="preserve">No resources are proposed for United Nations Volunteers as the two positions were downsized in 2025. </w:t>
      </w:r>
      <w:r w:rsidRPr="001732C3">
        <w:tab/>
        <w:t xml:space="preserve"> </w:t>
      </w:r>
    </w:p>
    <w:p w14:paraId="7726A759"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lightGray"/>
        </w:rPr>
      </w:pPr>
    </w:p>
    <w:p w14:paraId="63256495" w14:textId="77777777" w:rsidR="0074144C" w:rsidRPr="001732C3" w:rsidRDefault="0074144C"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809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18"/>
        <w:gridCol w:w="1056"/>
        <w:gridCol w:w="1319"/>
        <w:gridCol w:w="1170"/>
        <w:gridCol w:w="1170"/>
        <w:gridCol w:w="1260"/>
      </w:tblGrid>
      <w:tr w:rsidR="001732C3" w:rsidRPr="001732C3" w14:paraId="021074DD" w14:textId="77777777" w:rsidTr="0074144C">
        <w:trPr>
          <w:tblHeader/>
        </w:trPr>
        <w:tc>
          <w:tcPr>
            <w:tcW w:w="2118" w:type="dxa"/>
            <w:tcBorders>
              <w:top w:val="single" w:sz="4" w:space="0" w:color="auto"/>
              <w:bottom w:val="single" w:sz="12" w:space="0" w:color="auto"/>
            </w:tcBorders>
            <w:shd w:val="clear" w:color="auto" w:fill="auto"/>
            <w:vAlign w:val="bottom"/>
          </w:tcPr>
          <w:p w14:paraId="6B89FFA2" w14:textId="77777777" w:rsidR="004D57D1" w:rsidRPr="001732C3" w:rsidRDefault="004D57D1" w:rsidP="004D57D1">
            <w:pPr>
              <w:spacing w:before="81" w:after="81" w:line="160" w:lineRule="exact"/>
              <w:ind w:right="40"/>
              <w:jc w:val="both"/>
              <w:rPr>
                <w:i/>
                <w:sz w:val="14"/>
              </w:rPr>
            </w:pPr>
            <w:bookmarkStart w:id="7" w:name="_Hlk137212168"/>
          </w:p>
        </w:tc>
        <w:tc>
          <w:tcPr>
            <w:tcW w:w="1056" w:type="dxa"/>
            <w:tcBorders>
              <w:top w:val="single" w:sz="4" w:space="0" w:color="auto"/>
              <w:bottom w:val="single" w:sz="12" w:space="0" w:color="auto"/>
            </w:tcBorders>
            <w:vAlign w:val="bottom"/>
          </w:tcPr>
          <w:p w14:paraId="2820E556" w14:textId="09846A5F" w:rsidR="004D57D1" w:rsidRPr="001732C3" w:rsidRDefault="004D57D1" w:rsidP="004D57D1">
            <w:pPr>
              <w:spacing w:before="81" w:after="81" w:line="160" w:lineRule="exact"/>
              <w:ind w:left="144" w:right="40"/>
              <w:jc w:val="right"/>
              <w:rPr>
                <w:i/>
                <w:sz w:val="14"/>
              </w:rPr>
            </w:pPr>
            <w:r w:rsidRPr="001732C3">
              <w:rPr>
                <w:i/>
                <w:sz w:val="14"/>
              </w:rPr>
              <w:t>Appropriation</w:t>
            </w:r>
            <w:r w:rsidRPr="001732C3">
              <w:rPr>
                <w:i/>
                <w:sz w:val="14"/>
              </w:rPr>
              <w:br/>
              <w:t>2024</w:t>
            </w:r>
          </w:p>
        </w:tc>
        <w:tc>
          <w:tcPr>
            <w:tcW w:w="1319" w:type="dxa"/>
            <w:tcBorders>
              <w:top w:val="single" w:sz="4" w:space="0" w:color="auto"/>
              <w:bottom w:val="single" w:sz="12" w:space="0" w:color="auto"/>
            </w:tcBorders>
            <w:shd w:val="clear" w:color="auto" w:fill="auto"/>
            <w:vAlign w:val="bottom"/>
          </w:tcPr>
          <w:p w14:paraId="110AD4E9" w14:textId="425BC35A" w:rsidR="004D57D1" w:rsidRPr="001732C3" w:rsidRDefault="004D57D1" w:rsidP="004D57D1">
            <w:pPr>
              <w:spacing w:before="81" w:after="81" w:line="160" w:lineRule="exact"/>
              <w:ind w:left="144" w:right="40"/>
              <w:jc w:val="right"/>
              <w:rPr>
                <w:i/>
                <w:sz w:val="14"/>
              </w:rPr>
            </w:pPr>
            <w:r w:rsidRPr="001732C3">
              <w:rPr>
                <w:i/>
                <w:sz w:val="14"/>
              </w:rPr>
              <w:t>Expenditures</w:t>
            </w:r>
            <w:r w:rsidRPr="001732C3">
              <w:rPr>
                <w:i/>
                <w:sz w:val="14"/>
              </w:rPr>
              <w:br/>
              <w:t>2024</w:t>
            </w:r>
          </w:p>
        </w:tc>
        <w:tc>
          <w:tcPr>
            <w:tcW w:w="1170" w:type="dxa"/>
            <w:tcBorders>
              <w:top w:val="single" w:sz="4" w:space="0" w:color="auto"/>
              <w:bottom w:val="single" w:sz="12" w:space="0" w:color="auto"/>
            </w:tcBorders>
            <w:shd w:val="clear" w:color="auto" w:fill="auto"/>
            <w:vAlign w:val="bottom"/>
          </w:tcPr>
          <w:p w14:paraId="679698C1" w14:textId="33C44392" w:rsidR="004D57D1" w:rsidRPr="001732C3" w:rsidRDefault="004D57D1" w:rsidP="004D57D1">
            <w:pPr>
              <w:spacing w:before="81" w:after="81" w:line="160" w:lineRule="exact"/>
              <w:ind w:left="144" w:right="40"/>
              <w:jc w:val="right"/>
              <w:rPr>
                <w:i/>
                <w:sz w:val="14"/>
              </w:rPr>
            </w:pPr>
            <w:r w:rsidRPr="001732C3">
              <w:rPr>
                <w:i/>
                <w:sz w:val="14"/>
              </w:rPr>
              <w:t>Appropriation</w:t>
            </w:r>
            <w:r w:rsidRPr="001732C3">
              <w:rPr>
                <w:i/>
                <w:sz w:val="14"/>
              </w:rPr>
              <w:br/>
              <w:t>2025</w:t>
            </w:r>
          </w:p>
        </w:tc>
        <w:tc>
          <w:tcPr>
            <w:tcW w:w="1170" w:type="dxa"/>
            <w:tcBorders>
              <w:top w:val="single" w:sz="4" w:space="0" w:color="auto"/>
              <w:bottom w:val="single" w:sz="12" w:space="0" w:color="auto"/>
            </w:tcBorders>
            <w:shd w:val="clear" w:color="auto" w:fill="auto"/>
            <w:vAlign w:val="bottom"/>
          </w:tcPr>
          <w:p w14:paraId="176F011A" w14:textId="23DE2E99" w:rsidR="004D57D1" w:rsidRPr="001732C3" w:rsidRDefault="004D57D1" w:rsidP="004D57D1">
            <w:pPr>
              <w:spacing w:before="81" w:after="81" w:line="160" w:lineRule="exact"/>
              <w:ind w:left="72" w:right="40"/>
              <w:jc w:val="right"/>
              <w:rPr>
                <w:i/>
                <w:sz w:val="14"/>
              </w:rPr>
            </w:pPr>
            <w:r w:rsidRPr="001732C3">
              <w:rPr>
                <w:i/>
                <w:spacing w:val="2"/>
                <w:w w:val="102"/>
                <w:sz w:val="14"/>
              </w:rPr>
              <w:t xml:space="preserve"> Requirements</w:t>
            </w:r>
            <w:r w:rsidRPr="001732C3">
              <w:rPr>
                <w:i/>
                <w:spacing w:val="2"/>
                <w:w w:val="102"/>
                <w:sz w:val="14"/>
              </w:rPr>
              <w:br/>
              <w:t>2026</w:t>
            </w:r>
          </w:p>
        </w:tc>
        <w:tc>
          <w:tcPr>
            <w:tcW w:w="1260" w:type="dxa"/>
            <w:tcBorders>
              <w:top w:val="single" w:sz="4" w:space="0" w:color="auto"/>
              <w:bottom w:val="single" w:sz="12" w:space="0" w:color="auto"/>
            </w:tcBorders>
            <w:shd w:val="clear" w:color="auto" w:fill="auto"/>
            <w:vAlign w:val="bottom"/>
          </w:tcPr>
          <w:p w14:paraId="188A05E2" w14:textId="44BEC714" w:rsidR="004D57D1" w:rsidRPr="001732C3" w:rsidRDefault="004D57D1" w:rsidP="004D57D1">
            <w:pPr>
              <w:spacing w:before="81" w:after="81" w:line="160" w:lineRule="exact"/>
              <w:ind w:left="144" w:right="40"/>
              <w:jc w:val="right"/>
              <w:rPr>
                <w:i/>
                <w:sz w:val="14"/>
              </w:rPr>
            </w:pPr>
            <w:r w:rsidRPr="001732C3">
              <w:rPr>
                <w:i/>
                <w:sz w:val="14"/>
              </w:rPr>
              <w:t>Variance</w:t>
            </w:r>
            <w:r w:rsidRPr="001732C3">
              <w:rPr>
                <w:i/>
                <w:sz w:val="14"/>
              </w:rPr>
              <w:br/>
              <w:t>2026 vs. 2025</w:t>
            </w:r>
          </w:p>
        </w:tc>
      </w:tr>
      <w:tr w:rsidR="001732C3" w:rsidRPr="001732C3" w14:paraId="12F97F5E" w14:textId="77777777" w:rsidTr="0074144C">
        <w:trPr>
          <w:trHeight w:hRule="exact" w:val="115"/>
          <w:tblHeader/>
        </w:trPr>
        <w:tc>
          <w:tcPr>
            <w:tcW w:w="2118" w:type="dxa"/>
            <w:tcBorders>
              <w:top w:val="single" w:sz="12" w:space="0" w:color="auto"/>
            </w:tcBorders>
            <w:shd w:val="clear" w:color="auto" w:fill="auto"/>
            <w:vAlign w:val="bottom"/>
          </w:tcPr>
          <w:p w14:paraId="4C5FF9E2" w14:textId="77777777" w:rsidR="005C2040" w:rsidRPr="001732C3" w:rsidRDefault="005C2040">
            <w:pPr>
              <w:spacing w:before="40" w:after="40" w:line="210" w:lineRule="exact"/>
              <w:ind w:right="40"/>
              <w:jc w:val="both"/>
              <w:rPr>
                <w:sz w:val="17"/>
              </w:rPr>
            </w:pPr>
          </w:p>
        </w:tc>
        <w:tc>
          <w:tcPr>
            <w:tcW w:w="1056" w:type="dxa"/>
            <w:tcBorders>
              <w:top w:val="single" w:sz="12" w:space="0" w:color="auto"/>
            </w:tcBorders>
            <w:vAlign w:val="bottom"/>
          </w:tcPr>
          <w:p w14:paraId="19022467" w14:textId="77777777" w:rsidR="005C2040" w:rsidRPr="001732C3" w:rsidRDefault="005C2040">
            <w:pPr>
              <w:spacing w:before="40" w:after="40" w:line="210" w:lineRule="exact"/>
              <w:ind w:left="144" w:right="40"/>
              <w:jc w:val="right"/>
              <w:rPr>
                <w:sz w:val="17"/>
              </w:rPr>
            </w:pPr>
            <w:r w:rsidRPr="001732C3">
              <w:rPr>
                <w:i/>
                <w:sz w:val="14"/>
              </w:rPr>
              <w:t>Appropriation</w:t>
            </w:r>
            <w:r w:rsidRPr="001732C3">
              <w:rPr>
                <w:i/>
                <w:sz w:val="14"/>
              </w:rPr>
              <w:br/>
              <w:t>2022</w:t>
            </w:r>
          </w:p>
        </w:tc>
        <w:tc>
          <w:tcPr>
            <w:tcW w:w="1319" w:type="dxa"/>
            <w:tcBorders>
              <w:top w:val="single" w:sz="12" w:space="0" w:color="auto"/>
            </w:tcBorders>
            <w:shd w:val="clear" w:color="auto" w:fill="auto"/>
            <w:vAlign w:val="bottom"/>
          </w:tcPr>
          <w:p w14:paraId="023B50F9" w14:textId="77777777" w:rsidR="005C2040" w:rsidRPr="001732C3" w:rsidRDefault="005C2040">
            <w:pPr>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389E13DC" w14:textId="77777777" w:rsidR="005C2040" w:rsidRPr="001732C3" w:rsidRDefault="005C2040">
            <w:pPr>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236CA9A1" w14:textId="77777777" w:rsidR="005C2040" w:rsidRPr="001732C3" w:rsidRDefault="005C2040">
            <w:pPr>
              <w:spacing w:before="40" w:after="40" w:line="210" w:lineRule="exact"/>
              <w:ind w:left="144" w:right="40"/>
              <w:jc w:val="right"/>
              <w:rPr>
                <w:sz w:val="17"/>
              </w:rPr>
            </w:pPr>
          </w:p>
        </w:tc>
        <w:tc>
          <w:tcPr>
            <w:tcW w:w="1260" w:type="dxa"/>
            <w:tcBorders>
              <w:top w:val="single" w:sz="12" w:space="0" w:color="auto"/>
            </w:tcBorders>
            <w:shd w:val="clear" w:color="auto" w:fill="auto"/>
            <w:vAlign w:val="bottom"/>
          </w:tcPr>
          <w:p w14:paraId="1AB453A4" w14:textId="77777777" w:rsidR="005C2040" w:rsidRPr="001732C3" w:rsidRDefault="005C2040">
            <w:pPr>
              <w:spacing w:before="40" w:after="40" w:line="210" w:lineRule="exact"/>
              <w:ind w:left="144" w:right="40"/>
              <w:jc w:val="right"/>
              <w:rPr>
                <w:sz w:val="17"/>
              </w:rPr>
            </w:pPr>
          </w:p>
        </w:tc>
      </w:tr>
      <w:tr w:rsidR="004E6705" w:rsidRPr="001732C3" w14:paraId="61818FCA" w14:textId="77777777" w:rsidTr="009239C6">
        <w:tc>
          <w:tcPr>
            <w:tcW w:w="2118" w:type="dxa"/>
            <w:tcBorders>
              <w:bottom w:val="single" w:sz="12" w:space="0" w:color="auto"/>
            </w:tcBorders>
            <w:shd w:val="clear" w:color="auto" w:fill="auto"/>
            <w:vAlign w:val="bottom"/>
          </w:tcPr>
          <w:p w14:paraId="0897E2E3" w14:textId="790CA271" w:rsidR="004E6705" w:rsidRPr="001732C3" w:rsidRDefault="00372E64" w:rsidP="004E6705">
            <w:pPr>
              <w:tabs>
                <w:tab w:val="left" w:pos="288"/>
                <w:tab w:val="left" w:pos="576"/>
                <w:tab w:val="left" w:pos="864"/>
                <w:tab w:val="left" w:pos="1152"/>
              </w:tabs>
              <w:spacing w:before="40" w:after="40" w:line="210" w:lineRule="exact"/>
              <w:ind w:right="40"/>
              <w:jc w:val="both"/>
              <w:rPr>
                <w:b/>
                <w:sz w:val="17"/>
              </w:rPr>
            </w:pPr>
            <w:r w:rsidRPr="001732C3">
              <w:rPr>
                <w:b/>
                <w:sz w:val="17"/>
              </w:rPr>
              <w:t>General temporary assistance</w:t>
            </w:r>
          </w:p>
        </w:tc>
        <w:tc>
          <w:tcPr>
            <w:tcW w:w="1056" w:type="dxa"/>
            <w:tcBorders>
              <w:bottom w:val="single" w:sz="12" w:space="0" w:color="auto"/>
            </w:tcBorders>
            <w:vAlign w:val="bottom"/>
          </w:tcPr>
          <w:p w14:paraId="45E7D89C" w14:textId="0ADAE4DC" w:rsidR="004E6705" w:rsidRPr="001732C3" w:rsidRDefault="009239C6" w:rsidP="009239C6">
            <w:pPr>
              <w:tabs>
                <w:tab w:val="left" w:pos="288"/>
                <w:tab w:val="left" w:pos="576"/>
                <w:tab w:val="left" w:pos="864"/>
                <w:tab w:val="left" w:pos="1152"/>
              </w:tabs>
              <w:spacing w:before="40" w:after="40" w:line="210" w:lineRule="exact"/>
              <w:ind w:left="144" w:right="40"/>
              <w:jc w:val="right"/>
              <w:rPr>
                <w:sz w:val="17"/>
              </w:rPr>
            </w:pPr>
            <w:r w:rsidRPr="001732C3">
              <w:rPr>
                <w:rFonts w:eastAsia="Calibri"/>
                <w:sz w:val="17"/>
                <w:szCs w:val="17"/>
              </w:rPr>
              <w:t>–</w:t>
            </w:r>
          </w:p>
        </w:tc>
        <w:tc>
          <w:tcPr>
            <w:tcW w:w="1319" w:type="dxa"/>
            <w:tcBorders>
              <w:bottom w:val="single" w:sz="12" w:space="0" w:color="auto"/>
            </w:tcBorders>
            <w:shd w:val="clear" w:color="auto" w:fill="auto"/>
            <w:vAlign w:val="bottom"/>
          </w:tcPr>
          <w:p w14:paraId="6A6DB0B6" w14:textId="7E834A1A" w:rsidR="004E6705" w:rsidRPr="001732C3" w:rsidRDefault="00717560" w:rsidP="009239C6">
            <w:pPr>
              <w:tabs>
                <w:tab w:val="left" w:pos="288"/>
                <w:tab w:val="left" w:pos="576"/>
                <w:tab w:val="left" w:pos="864"/>
                <w:tab w:val="left" w:pos="1152"/>
              </w:tabs>
              <w:spacing w:before="40" w:after="40" w:line="210" w:lineRule="exact"/>
              <w:ind w:left="144" w:right="40"/>
              <w:jc w:val="right"/>
              <w:rPr>
                <w:sz w:val="17"/>
              </w:rPr>
            </w:pPr>
            <w:r w:rsidRPr="001732C3">
              <w:rPr>
                <w:sz w:val="17"/>
              </w:rPr>
              <w:t>298.3</w:t>
            </w:r>
          </w:p>
        </w:tc>
        <w:tc>
          <w:tcPr>
            <w:tcW w:w="1170" w:type="dxa"/>
            <w:tcBorders>
              <w:bottom w:val="single" w:sz="12" w:space="0" w:color="auto"/>
            </w:tcBorders>
            <w:shd w:val="clear" w:color="auto" w:fill="auto"/>
            <w:vAlign w:val="bottom"/>
          </w:tcPr>
          <w:p w14:paraId="0D21205E" w14:textId="0184F85B" w:rsidR="004E6705" w:rsidRPr="001732C3" w:rsidRDefault="009239C6" w:rsidP="009239C6">
            <w:pPr>
              <w:tabs>
                <w:tab w:val="left" w:pos="288"/>
                <w:tab w:val="left" w:pos="576"/>
                <w:tab w:val="left" w:pos="864"/>
                <w:tab w:val="left" w:pos="1152"/>
              </w:tabs>
              <w:spacing w:before="40" w:after="40" w:line="210" w:lineRule="exact"/>
              <w:ind w:left="144" w:right="40"/>
              <w:jc w:val="right"/>
              <w:rPr>
                <w:sz w:val="17"/>
              </w:rPr>
            </w:pPr>
            <w:r w:rsidRPr="001732C3">
              <w:rPr>
                <w:rFonts w:eastAsia="Calibri"/>
                <w:sz w:val="17"/>
                <w:szCs w:val="17"/>
              </w:rPr>
              <w:t>–</w:t>
            </w:r>
          </w:p>
        </w:tc>
        <w:tc>
          <w:tcPr>
            <w:tcW w:w="1170" w:type="dxa"/>
            <w:tcBorders>
              <w:bottom w:val="single" w:sz="12" w:space="0" w:color="auto"/>
            </w:tcBorders>
            <w:shd w:val="clear" w:color="auto" w:fill="auto"/>
            <w:vAlign w:val="bottom"/>
          </w:tcPr>
          <w:p w14:paraId="4AE37F5A" w14:textId="2AB005BE" w:rsidR="004E6705" w:rsidRPr="001732C3" w:rsidRDefault="00414EFD" w:rsidP="009239C6">
            <w:pPr>
              <w:tabs>
                <w:tab w:val="left" w:pos="288"/>
                <w:tab w:val="left" w:pos="576"/>
                <w:tab w:val="left" w:pos="864"/>
                <w:tab w:val="left" w:pos="1152"/>
              </w:tabs>
              <w:spacing w:before="40" w:after="40" w:line="210" w:lineRule="exact"/>
              <w:ind w:left="144" w:right="40"/>
              <w:jc w:val="right"/>
              <w:rPr>
                <w:sz w:val="17"/>
              </w:rPr>
            </w:pPr>
            <w:r w:rsidRPr="001732C3">
              <w:rPr>
                <w:sz w:val="17"/>
              </w:rPr>
              <w:t>8</w:t>
            </w:r>
            <w:r>
              <w:rPr>
                <w:sz w:val="17"/>
              </w:rPr>
              <w:t>82</w:t>
            </w:r>
            <w:r w:rsidR="00821A40" w:rsidRPr="001732C3">
              <w:rPr>
                <w:sz w:val="17"/>
              </w:rPr>
              <w:t>.</w:t>
            </w:r>
            <w:r>
              <w:rPr>
                <w:sz w:val="17"/>
              </w:rPr>
              <w:t>4</w:t>
            </w:r>
          </w:p>
        </w:tc>
        <w:tc>
          <w:tcPr>
            <w:tcW w:w="1260" w:type="dxa"/>
            <w:tcBorders>
              <w:bottom w:val="single" w:sz="12" w:space="0" w:color="auto"/>
            </w:tcBorders>
            <w:shd w:val="clear" w:color="auto" w:fill="auto"/>
            <w:vAlign w:val="bottom"/>
          </w:tcPr>
          <w:p w14:paraId="14998B4C" w14:textId="4925C1CD" w:rsidR="004E6705" w:rsidRPr="001732C3" w:rsidRDefault="00821A40" w:rsidP="009239C6">
            <w:pPr>
              <w:tabs>
                <w:tab w:val="left" w:pos="288"/>
                <w:tab w:val="left" w:pos="576"/>
                <w:tab w:val="left" w:pos="864"/>
                <w:tab w:val="left" w:pos="1152"/>
              </w:tabs>
              <w:spacing w:before="40" w:after="40" w:line="210" w:lineRule="exact"/>
              <w:ind w:left="144" w:right="40"/>
              <w:jc w:val="right"/>
              <w:rPr>
                <w:sz w:val="17"/>
              </w:rPr>
            </w:pPr>
            <w:r w:rsidRPr="001732C3">
              <w:rPr>
                <w:sz w:val="17"/>
              </w:rPr>
              <w:t>8</w:t>
            </w:r>
            <w:r w:rsidR="005626B1">
              <w:rPr>
                <w:sz w:val="17"/>
              </w:rPr>
              <w:t>82.4</w:t>
            </w:r>
          </w:p>
        </w:tc>
      </w:tr>
      <w:bookmarkEnd w:id="7"/>
    </w:tbl>
    <w:p w14:paraId="42762687"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B0E355"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669437" w14:textId="4A48D274" w:rsidR="00E72C60" w:rsidRPr="001732C3" w:rsidRDefault="00BF0698" w:rsidP="00821A40">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1732C3">
        <w:t>Resources amount</w:t>
      </w:r>
      <w:r w:rsidR="00EE1D8A">
        <w:t>ing</w:t>
      </w:r>
      <w:r w:rsidRPr="001732C3">
        <w:t xml:space="preserve"> to</w:t>
      </w:r>
      <w:r w:rsidR="002C59ED">
        <w:t xml:space="preserve"> </w:t>
      </w:r>
      <w:r w:rsidR="00821A40" w:rsidRPr="001732C3">
        <w:t>$</w:t>
      </w:r>
      <w:r w:rsidR="005626B1" w:rsidRPr="001732C3">
        <w:t>8</w:t>
      </w:r>
      <w:r w:rsidR="005626B1">
        <w:t>82</w:t>
      </w:r>
      <w:r w:rsidR="00821A40" w:rsidRPr="001732C3">
        <w:t>,</w:t>
      </w:r>
      <w:r w:rsidR="005626B1">
        <w:t>4</w:t>
      </w:r>
      <w:r w:rsidR="00821A40" w:rsidRPr="001732C3">
        <w:t xml:space="preserve">00 </w:t>
      </w:r>
      <w:r w:rsidRPr="001732C3">
        <w:t xml:space="preserve">are proposed </w:t>
      </w:r>
      <w:r w:rsidR="00695963" w:rsidRPr="001732C3">
        <w:t xml:space="preserve">to provide for </w:t>
      </w:r>
      <w:r w:rsidR="006B2BCE">
        <w:t>surge capacity</w:t>
      </w:r>
      <w:r w:rsidR="00917263">
        <w:t xml:space="preserve"> for </w:t>
      </w:r>
      <w:r w:rsidR="009D5A48" w:rsidRPr="001732C3">
        <w:t>five general temporary assistance positions (</w:t>
      </w:r>
      <w:r w:rsidR="00821A40" w:rsidRPr="001732C3">
        <w:t>2 P-4, 2</w:t>
      </w:r>
      <w:r w:rsidR="009D5A48" w:rsidRPr="001732C3">
        <w:t xml:space="preserve"> P-3 and </w:t>
      </w:r>
      <w:r w:rsidR="00821A40" w:rsidRPr="001732C3">
        <w:t>1 General Service</w:t>
      </w:r>
      <w:r w:rsidR="009D5A48" w:rsidRPr="001732C3">
        <w:t>) to support the liquidation activitie</w:t>
      </w:r>
      <w:r w:rsidR="00507601" w:rsidRPr="001732C3">
        <w:t>s</w:t>
      </w:r>
      <w:r w:rsidR="00681E82">
        <w:t xml:space="preserve">, </w:t>
      </w:r>
      <w:r w:rsidR="00681E82" w:rsidRPr="00681E82">
        <w:t xml:space="preserve">including after the field-based liquidation activities have ended on </w:t>
      </w:r>
      <w:r w:rsidR="00681E82">
        <w:t>30 September 2026</w:t>
      </w:r>
      <w:r w:rsidR="00507601" w:rsidRPr="001732C3">
        <w:t>.  The capacity requirements have been identified by the Department of Operational Support</w:t>
      </w:r>
      <w:r w:rsidR="009C3B9C">
        <w:t xml:space="preserve"> </w:t>
      </w:r>
      <w:r w:rsidR="00174EEC" w:rsidRPr="001732C3">
        <w:t xml:space="preserve">and will encompass activities related to </w:t>
      </w:r>
      <w:r w:rsidR="00AD7F36">
        <w:t>human resources</w:t>
      </w:r>
      <w:r w:rsidR="00C95C07">
        <w:t xml:space="preserve">, </w:t>
      </w:r>
      <w:r w:rsidR="00C95C07" w:rsidRPr="00C95C07">
        <w:t>data analysis and management</w:t>
      </w:r>
      <w:r w:rsidR="008D07D4">
        <w:t xml:space="preserve"> and</w:t>
      </w:r>
      <w:r w:rsidR="00C95C07" w:rsidRPr="00C95C07">
        <w:t xml:space="preserve"> property management</w:t>
      </w:r>
      <w:r w:rsidR="00014408">
        <w:t>.</w:t>
      </w:r>
      <w:r w:rsidR="005C2040" w:rsidRPr="001732C3">
        <w:tab/>
      </w:r>
      <w:r w:rsidR="00E72C60" w:rsidRPr="001732C3">
        <w:tab/>
        <w:t xml:space="preserve"> </w:t>
      </w:r>
    </w:p>
    <w:p w14:paraId="4295D79F" w14:textId="77777777" w:rsidR="005C2040" w:rsidRPr="001732C3" w:rsidRDefault="005C2040" w:rsidP="005C204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0" w:right="1260"/>
        <w:rPr>
          <w:lang w:val="en-GB"/>
        </w:rPr>
      </w:pPr>
    </w:p>
    <w:p w14:paraId="097DC95B" w14:textId="6F9AE43E" w:rsidR="005C2040" w:rsidRPr="001732C3" w:rsidRDefault="00E75422" w:rsidP="0071764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hanging="1267"/>
        <w:rPr>
          <w:lang w:val="en-GB"/>
        </w:rPr>
      </w:pPr>
      <w:r w:rsidRPr="001732C3">
        <w:rPr>
          <w:lang w:val="en-GB"/>
        </w:rPr>
        <w:tab/>
      </w:r>
      <w:r w:rsidRPr="001732C3">
        <w:rPr>
          <w:lang w:val="en-GB"/>
        </w:rPr>
        <w:tab/>
      </w:r>
      <w:r w:rsidR="005C2040" w:rsidRPr="001732C3">
        <w:rPr>
          <w:lang w:val="en-GB"/>
        </w:rPr>
        <w:t>Operational costs</w:t>
      </w:r>
    </w:p>
    <w:p w14:paraId="39A24C53" w14:textId="77777777" w:rsidR="005C2040" w:rsidRPr="001732C3" w:rsidRDefault="005C2040" w:rsidP="005C2040">
      <w:pPr>
        <w:keepNext/>
        <w:keepLines/>
        <w:ind w:left="1267"/>
        <w:rPr>
          <w:sz w:val="14"/>
          <w:szCs w:val="14"/>
        </w:rPr>
      </w:pPr>
      <w:r w:rsidRPr="001732C3">
        <w:rPr>
          <w:sz w:val="14"/>
          <w:szCs w:val="14"/>
        </w:rPr>
        <w:t>(Thousands of United States dollars)</w:t>
      </w:r>
    </w:p>
    <w:p w14:paraId="2256E2B2" w14:textId="77777777" w:rsidR="005C2040" w:rsidRPr="001732C3" w:rsidRDefault="005C2040" w:rsidP="005C204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4050A4" w14:textId="77777777" w:rsidR="0005745D" w:rsidRPr="001732C3" w:rsidRDefault="0005745D" w:rsidP="005C204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szCs w:val="14"/>
        </w:rPr>
      </w:pPr>
    </w:p>
    <w:tbl>
      <w:tblPr>
        <w:tblStyle w:val="TableGrid"/>
        <w:tblW w:w="809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5"/>
        <w:gridCol w:w="1268"/>
        <w:gridCol w:w="1260"/>
        <w:gridCol w:w="1170"/>
        <w:gridCol w:w="1170"/>
        <w:gridCol w:w="1260"/>
      </w:tblGrid>
      <w:tr w:rsidR="001732C3" w:rsidRPr="001732C3" w14:paraId="287C7CF8" w14:textId="77777777" w:rsidTr="001F760C">
        <w:trPr>
          <w:tblHeader/>
        </w:trPr>
        <w:tc>
          <w:tcPr>
            <w:tcW w:w="1965" w:type="dxa"/>
            <w:tcBorders>
              <w:top w:val="single" w:sz="4" w:space="0" w:color="auto"/>
              <w:bottom w:val="single" w:sz="12" w:space="0" w:color="auto"/>
            </w:tcBorders>
            <w:shd w:val="clear" w:color="auto" w:fill="auto"/>
            <w:vAlign w:val="bottom"/>
          </w:tcPr>
          <w:p w14:paraId="0E43741E" w14:textId="77777777" w:rsidR="00DB6FB5" w:rsidRPr="001732C3" w:rsidRDefault="00DB6FB5" w:rsidP="00DB6FB5">
            <w:pPr>
              <w:keepNext/>
              <w:keepLines/>
              <w:spacing w:before="81" w:after="81" w:line="160" w:lineRule="exact"/>
              <w:ind w:right="40"/>
              <w:jc w:val="both"/>
              <w:rPr>
                <w:i/>
                <w:sz w:val="14"/>
              </w:rPr>
            </w:pPr>
          </w:p>
        </w:tc>
        <w:tc>
          <w:tcPr>
            <w:tcW w:w="1268" w:type="dxa"/>
            <w:tcBorders>
              <w:top w:val="single" w:sz="4" w:space="0" w:color="auto"/>
              <w:bottom w:val="single" w:sz="12" w:space="0" w:color="auto"/>
            </w:tcBorders>
            <w:vAlign w:val="bottom"/>
          </w:tcPr>
          <w:p w14:paraId="4CCA60B7" w14:textId="079AF5D0" w:rsidR="00DB6FB5" w:rsidRPr="001732C3" w:rsidRDefault="00DB6FB5" w:rsidP="00DB6FB5">
            <w:pPr>
              <w:keepNext/>
              <w:keepLines/>
              <w:spacing w:before="81" w:after="81" w:line="160" w:lineRule="exact"/>
              <w:ind w:left="144" w:right="40"/>
              <w:jc w:val="right"/>
              <w:rPr>
                <w:i/>
                <w:sz w:val="14"/>
              </w:rPr>
            </w:pPr>
            <w:r w:rsidRPr="001732C3">
              <w:rPr>
                <w:i/>
                <w:sz w:val="14"/>
              </w:rPr>
              <w:t>Appropriation</w:t>
            </w:r>
            <w:r w:rsidRPr="001732C3">
              <w:rPr>
                <w:i/>
                <w:sz w:val="14"/>
              </w:rPr>
              <w:br/>
              <w:t>2024</w:t>
            </w:r>
          </w:p>
        </w:tc>
        <w:tc>
          <w:tcPr>
            <w:tcW w:w="1260" w:type="dxa"/>
            <w:tcBorders>
              <w:top w:val="single" w:sz="4" w:space="0" w:color="auto"/>
              <w:bottom w:val="single" w:sz="12" w:space="0" w:color="auto"/>
            </w:tcBorders>
            <w:shd w:val="clear" w:color="auto" w:fill="auto"/>
            <w:vAlign w:val="bottom"/>
          </w:tcPr>
          <w:p w14:paraId="0AED20B4" w14:textId="2A66D17E" w:rsidR="00DB6FB5" w:rsidRPr="001732C3" w:rsidRDefault="00DB6FB5" w:rsidP="00DB6FB5">
            <w:pPr>
              <w:keepNext/>
              <w:keepLines/>
              <w:spacing w:before="81" w:after="81" w:line="160" w:lineRule="exact"/>
              <w:ind w:left="144" w:right="40"/>
              <w:jc w:val="right"/>
              <w:rPr>
                <w:i/>
                <w:sz w:val="14"/>
              </w:rPr>
            </w:pPr>
            <w:r w:rsidRPr="001732C3">
              <w:rPr>
                <w:i/>
                <w:sz w:val="14"/>
              </w:rPr>
              <w:t>Expenditures</w:t>
            </w:r>
            <w:r w:rsidRPr="001732C3">
              <w:rPr>
                <w:i/>
                <w:sz w:val="14"/>
              </w:rPr>
              <w:br/>
              <w:t>2024</w:t>
            </w:r>
          </w:p>
        </w:tc>
        <w:tc>
          <w:tcPr>
            <w:tcW w:w="1170" w:type="dxa"/>
            <w:tcBorders>
              <w:top w:val="single" w:sz="4" w:space="0" w:color="auto"/>
              <w:bottom w:val="single" w:sz="12" w:space="0" w:color="auto"/>
            </w:tcBorders>
            <w:shd w:val="clear" w:color="auto" w:fill="auto"/>
            <w:vAlign w:val="bottom"/>
          </w:tcPr>
          <w:p w14:paraId="460C5329" w14:textId="4AF07DAD" w:rsidR="00DB6FB5" w:rsidRPr="001732C3" w:rsidRDefault="00DB6FB5" w:rsidP="00DB6FB5">
            <w:pPr>
              <w:keepNext/>
              <w:keepLines/>
              <w:spacing w:before="81" w:after="81" w:line="160" w:lineRule="exact"/>
              <w:ind w:left="144" w:right="40"/>
              <w:jc w:val="right"/>
              <w:rPr>
                <w:i/>
                <w:sz w:val="14"/>
              </w:rPr>
            </w:pPr>
            <w:r w:rsidRPr="001732C3">
              <w:rPr>
                <w:i/>
                <w:sz w:val="14"/>
              </w:rPr>
              <w:t>Appropriation</w:t>
            </w:r>
            <w:r w:rsidRPr="001732C3">
              <w:rPr>
                <w:i/>
                <w:sz w:val="14"/>
              </w:rPr>
              <w:br/>
              <w:t>2025</w:t>
            </w:r>
          </w:p>
        </w:tc>
        <w:tc>
          <w:tcPr>
            <w:tcW w:w="1170" w:type="dxa"/>
            <w:tcBorders>
              <w:top w:val="single" w:sz="4" w:space="0" w:color="auto"/>
              <w:bottom w:val="single" w:sz="12" w:space="0" w:color="auto"/>
            </w:tcBorders>
            <w:shd w:val="clear" w:color="auto" w:fill="auto"/>
            <w:vAlign w:val="bottom"/>
          </w:tcPr>
          <w:p w14:paraId="61DF2775" w14:textId="6007013F" w:rsidR="00DB6FB5" w:rsidRPr="001732C3" w:rsidRDefault="00DB6FB5" w:rsidP="00DB6FB5">
            <w:pPr>
              <w:keepNext/>
              <w:keepLines/>
              <w:spacing w:before="81" w:after="81" w:line="160" w:lineRule="exact"/>
              <w:ind w:left="72" w:right="40"/>
              <w:jc w:val="right"/>
              <w:rPr>
                <w:i/>
                <w:sz w:val="14"/>
              </w:rPr>
            </w:pPr>
            <w:r w:rsidRPr="001732C3">
              <w:rPr>
                <w:i/>
                <w:spacing w:val="2"/>
                <w:w w:val="102"/>
                <w:sz w:val="14"/>
              </w:rPr>
              <w:t xml:space="preserve"> Requirements</w:t>
            </w:r>
            <w:r w:rsidRPr="001732C3">
              <w:rPr>
                <w:i/>
                <w:spacing w:val="2"/>
                <w:w w:val="102"/>
                <w:sz w:val="14"/>
              </w:rPr>
              <w:br/>
              <w:t>2026</w:t>
            </w:r>
          </w:p>
        </w:tc>
        <w:tc>
          <w:tcPr>
            <w:tcW w:w="1260" w:type="dxa"/>
            <w:tcBorders>
              <w:top w:val="single" w:sz="4" w:space="0" w:color="auto"/>
              <w:bottom w:val="single" w:sz="12" w:space="0" w:color="auto"/>
            </w:tcBorders>
            <w:shd w:val="clear" w:color="auto" w:fill="auto"/>
            <w:vAlign w:val="bottom"/>
          </w:tcPr>
          <w:p w14:paraId="48F98BFE" w14:textId="1299CF50" w:rsidR="00DB6FB5" w:rsidRPr="001732C3" w:rsidRDefault="00DB6FB5" w:rsidP="00DB6FB5">
            <w:pPr>
              <w:keepNext/>
              <w:keepLines/>
              <w:spacing w:before="81" w:after="81" w:line="160" w:lineRule="exact"/>
              <w:ind w:left="144" w:right="40"/>
              <w:jc w:val="right"/>
              <w:rPr>
                <w:i/>
                <w:sz w:val="14"/>
              </w:rPr>
            </w:pPr>
            <w:r w:rsidRPr="001732C3">
              <w:rPr>
                <w:i/>
                <w:sz w:val="14"/>
              </w:rPr>
              <w:t>Variance</w:t>
            </w:r>
            <w:r w:rsidRPr="001732C3">
              <w:rPr>
                <w:i/>
                <w:sz w:val="14"/>
              </w:rPr>
              <w:br/>
              <w:t>2026 vs. 2025</w:t>
            </w:r>
          </w:p>
        </w:tc>
      </w:tr>
      <w:tr w:rsidR="001732C3" w:rsidRPr="001732C3" w14:paraId="774ED77B" w14:textId="77777777" w:rsidTr="001F760C">
        <w:trPr>
          <w:trHeight w:hRule="exact" w:val="115"/>
          <w:tblHeader/>
        </w:trPr>
        <w:tc>
          <w:tcPr>
            <w:tcW w:w="1965" w:type="dxa"/>
            <w:tcBorders>
              <w:top w:val="single" w:sz="12" w:space="0" w:color="auto"/>
            </w:tcBorders>
            <w:shd w:val="clear" w:color="auto" w:fill="auto"/>
            <w:vAlign w:val="bottom"/>
          </w:tcPr>
          <w:p w14:paraId="4AD30CEF" w14:textId="77777777" w:rsidR="005C2040" w:rsidRPr="001732C3" w:rsidRDefault="005C2040">
            <w:pPr>
              <w:spacing w:before="40" w:after="40" w:line="210" w:lineRule="exact"/>
              <w:ind w:right="40"/>
              <w:jc w:val="both"/>
              <w:rPr>
                <w:sz w:val="17"/>
              </w:rPr>
            </w:pPr>
          </w:p>
        </w:tc>
        <w:tc>
          <w:tcPr>
            <w:tcW w:w="1268" w:type="dxa"/>
            <w:tcBorders>
              <w:top w:val="single" w:sz="12" w:space="0" w:color="auto"/>
            </w:tcBorders>
            <w:vAlign w:val="bottom"/>
          </w:tcPr>
          <w:p w14:paraId="1DA41AAC" w14:textId="77777777" w:rsidR="005C2040" w:rsidRPr="001732C3" w:rsidRDefault="005C2040">
            <w:pPr>
              <w:spacing w:before="40" w:after="40" w:line="210" w:lineRule="exact"/>
              <w:ind w:left="144" w:right="40"/>
              <w:jc w:val="right"/>
              <w:rPr>
                <w:sz w:val="17"/>
              </w:rPr>
            </w:pPr>
            <w:r w:rsidRPr="001732C3">
              <w:rPr>
                <w:i/>
                <w:sz w:val="14"/>
              </w:rPr>
              <w:t>Appropriation</w:t>
            </w:r>
            <w:r w:rsidRPr="001732C3">
              <w:rPr>
                <w:i/>
                <w:sz w:val="14"/>
              </w:rPr>
              <w:br/>
              <w:t>2022</w:t>
            </w:r>
          </w:p>
        </w:tc>
        <w:tc>
          <w:tcPr>
            <w:tcW w:w="1260" w:type="dxa"/>
            <w:tcBorders>
              <w:top w:val="single" w:sz="12" w:space="0" w:color="auto"/>
            </w:tcBorders>
            <w:shd w:val="clear" w:color="auto" w:fill="auto"/>
            <w:vAlign w:val="bottom"/>
          </w:tcPr>
          <w:p w14:paraId="3B9FF6E6" w14:textId="77777777" w:rsidR="005C2040" w:rsidRPr="001732C3" w:rsidRDefault="005C2040">
            <w:pPr>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02CFBB29" w14:textId="77777777" w:rsidR="005C2040" w:rsidRPr="001732C3" w:rsidRDefault="005C2040">
            <w:pPr>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764BD30E" w14:textId="77777777" w:rsidR="005C2040" w:rsidRPr="001732C3" w:rsidRDefault="005C2040">
            <w:pPr>
              <w:spacing w:before="40" w:after="40" w:line="210" w:lineRule="exact"/>
              <w:ind w:left="144" w:right="40"/>
              <w:jc w:val="right"/>
              <w:rPr>
                <w:sz w:val="17"/>
              </w:rPr>
            </w:pPr>
          </w:p>
        </w:tc>
        <w:tc>
          <w:tcPr>
            <w:tcW w:w="1260" w:type="dxa"/>
            <w:tcBorders>
              <w:top w:val="single" w:sz="12" w:space="0" w:color="auto"/>
            </w:tcBorders>
            <w:shd w:val="clear" w:color="auto" w:fill="auto"/>
            <w:vAlign w:val="bottom"/>
          </w:tcPr>
          <w:p w14:paraId="55ECC503" w14:textId="77777777" w:rsidR="005C2040" w:rsidRPr="001732C3" w:rsidRDefault="005C2040">
            <w:pPr>
              <w:spacing w:before="40" w:after="40" w:line="210" w:lineRule="exact"/>
              <w:ind w:left="144" w:right="40"/>
              <w:jc w:val="right"/>
              <w:rPr>
                <w:sz w:val="17"/>
              </w:rPr>
            </w:pPr>
          </w:p>
        </w:tc>
      </w:tr>
      <w:tr w:rsidR="00C07847" w:rsidRPr="001732C3" w14:paraId="5E395CF2" w14:textId="77777777" w:rsidTr="001F760C">
        <w:tc>
          <w:tcPr>
            <w:tcW w:w="1965" w:type="dxa"/>
            <w:tcBorders>
              <w:bottom w:val="single" w:sz="12" w:space="0" w:color="auto"/>
            </w:tcBorders>
            <w:shd w:val="clear" w:color="auto" w:fill="auto"/>
            <w:vAlign w:val="bottom"/>
          </w:tcPr>
          <w:p w14:paraId="26AD9042" w14:textId="77777777" w:rsidR="00C07847" w:rsidRPr="001732C3" w:rsidRDefault="00C07847" w:rsidP="00C07847">
            <w:pPr>
              <w:tabs>
                <w:tab w:val="left" w:pos="288"/>
                <w:tab w:val="left" w:pos="576"/>
                <w:tab w:val="left" w:pos="864"/>
                <w:tab w:val="left" w:pos="1152"/>
              </w:tabs>
              <w:spacing w:before="40" w:after="40" w:line="210" w:lineRule="exact"/>
              <w:ind w:right="40"/>
              <w:rPr>
                <w:b/>
                <w:sz w:val="17"/>
              </w:rPr>
            </w:pPr>
            <w:r w:rsidRPr="001732C3">
              <w:rPr>
                <w:b/>
                <w:sz w:val="17"/>
              </w:rPr>
              <w:t>Consultants and consulting services</w:t>
            </w:r>
          </w:p>
        </w:tc>
        <w:tc>
          <w:tcPr>
            <w:tcW w:w="1268" w:type="dxa"/>
            <w:tcBorders>
              <w:bottom w:val="single" w:sz="12" w:space="0" w:color="auto"/>
            </w:tcBorders>
            <w:vAlign w:val="bottom"/>
          </w:tcPr>
          <w:p w14:paraId="6B83F024" w14:textId="2FA7925C" w:rsidR="00C07847" w:rsidRPr="001732C3" w:rsidRDefault="00A6724F" w:rsidP="00C07847">
            <w:pPr>
              <w:tabs>
                <w:tab w:val="left" w:pos="288"/>
                <w:tab w:val="left" w:pos="576"/>
                <w:tab w:val="left" w:pos="864"/>
                <w:tab w:val="left" w:pos="1152"/>
              </w:tabs>
              <w:spacing w:before="40" w:after="40" w:line="210" w:lineRule="exact"/>
              <w:ind w:left="144" w:right="40"/>
              <w:jc w:val="right"/>
              <w:rPr>
                <w:sz w:val="17"/>
              </w:rPr>
            </w:pPr>
            <w:r w:rsidRPr="001732C3">
              <w:rPr>
                <w:sz w:val="17"/>
              </w:rPr>
              <w:t>283.7</w:t>
            </w:r>
          </w:p>
        </w:tc>
        <w:tc>
          <w:tcPr>
            <w:tcW w:w="1260" w:type="dxa"/>
            <w:tcBorders>
              <w:bottom w:val="single" w:sz="12" w:space="0" w:color="auto"/>
            </w:tcBorders>
            <w:shd w:val="clear" w:color="auto" w:fill="auto"/>
            <w:vAlign w:val="bottom"/>
          </w:tcPr>
          <w:p w14:paraId="3FA08FD0" w14:textId="12C02BCF" w:rsidR="00C07847" w:rsidRPr="001732C3" w:rsidRDefault="00C07847" w:rsidP="00C07847">
            <w:pPr>
              <w:tabs>
                <w:tab w:val="left" w:pos="288"/>
                <w:tab w:val="left" w:pos="576"/>
                <w:tab w:val="left" w:pos="864"/>
                <w:tab w:val="left" w:pos="1152"/>
              </w:tabs>
              <w:spacing w:before="40" w:after="40" w:line="210" w:lineRule="exact"/>
              <w:ind w:left="144" w:right="40"/>
              <w:jc w:val="right"/>
              <w:rPr>
                <w:sz w:val="17"/>
              </w:rPr>
            </w:pPr>
            <w:r w:rsidRPr="001732C3">
              <w:rPr>
                <w:sz w:val="17"/>
              </w:rPr>
              <w:t>68.1</w:t>
            </w:r>
          </w:p>
        </w:tc>
        <w:tc>
          <w:tcPr>
            <w:tcW w:w="1170" w:type="dxa"/>
            <w:tcBorders>
              <w:bottom w:val="single" w:sz="12" w:space="0" w:color="auto"/>
            </w:tcBorders>
            <w:shd w:val="clear" w:color="auto" w:fill="auto"/>
            <w:vAlign w:val="bottom"/>
          </w:tcPr>
          <w:p w14:paraId="0DB9E66C" w14:textId="258ED2CC" w:rsidR="00C07847" w:rsidRPr="001732C3" w:rsidRDefault="00C07847" w:rsidP="00C07847">
            <w:pPr>
              <w:tabs>
                <w:tab w:val="left" w:pos="288"/>
                <w:tab w:val="left" w:pos="576"/>
                <w:tab w:val="left" w:pos="864"/>
                <w:tab w:val="left" w:pos="1152"/>
              </w:tabs>
              <w:spacing w:before="40" w:after="40" w:line="210" w:lineRule="exact"/>
              <w:ind w:left="144" w:right="40"/>
              <w:jc w:val="right"/>
              <w:rPr>
                <w:sz w:val="17"/>
              </w:rPr>
            </w:pPr>
            <w:r w:rsidRPr="001732C3">
              <w:rPr>
                <w:sz w:val="17"/>
              </w:rPr>
              <w:t>158.3</w:t>
            </w:r>
          </w:p>
        </w:tc>
        <w:tc>
          <w:tcPr>
            <w:tcW w:w="1170" w:type="dxa"/>
            <w:tcBorders>
              <w:bottom w:val="single" w:sz="12" w:space="0" w:color="auto"/>
            </w:tcBorders>
            <w:shd w:val="clear" w:color="auto" w:fill="auto"/>
            <w:vAlign w:val="bottom"/>
          </w:tcPr>
          <w:p w14:paraId="2FC97821" w14:textId="59B7A05A" w:rsidR="00C07847" w:rsidRPr="001732C3" w:rsidRDefault="00821A40" w:rsidP="00C07847">
            <w:pPr>
              <w:tabs>
                <w:tab w:val="left" w:pos="288"/>
                <w:tab w:val="left" w:pos="576"/>
                <w:tab w:val="left" w:pos="864"/>
                <w:tab w:val="left" w:pos="1152"/>
              </w:tabs>
              <w:spacing w:before="40" w:after="40" w:line="210" w:lineRule="exact"/>
              <w:ind w:left="144" w:right="40"/>
              <w:jc w:val="right"/>
              <w:rPr>
                <w:sz w:val="17"/>
              </w:rPr>
            </w:pPr>
            <w:r w:rsidRPr="001732C3">
              <w:rPr>
                <w:rFonts w:eastAsia="Calibri"/>
                <w:sz w:val="17"/>
                <w:szCs w:val="17"/>
              </w:rPr>
              <w:t>–</w:t>
            </w:r>
          </w:p>
        </w:tc>
        <w:tc>
          <w:tcPr>
            <w:tcW w:w="1260" w:type="dxa"/>
            <w:tcBorders>
              <w:bottom w:val="single" w:sz="12" w:space="0" w:color="auto"/>
            </w:tcBorders>
            <w:shd w:val="clear" w:color="auto" w:fill="auto"/>
            <w:vAlign w:val="bottom"/>
          </w:tcPr>
          <w:p w14:paraId="5F125AFC" w14:textId="1D232373" w:rsidR="00C07847" w:rsidRPr="001732C3" w:rsidRDefault="00C07847" w:rsidP="00C07847">
            <w:pPr>
              <w:tabs>
                <w:tab w:val="left" w:pos="288"/>
                <w:tab w:val="left" w:pos="576"/>
                <w:tab w:val="left" w:pos="864"/>
                <w:tab w:val="left" w:pos="1152"/>
              </w:tabs>
              <w:spacing w:before="40" w:after="40" w:line="210" w:lineRule="exact"/>
              <w:ind w:left="144" w:right="40"/>
              <w:jc w:val="right"/>
              <w:rPr>
                <w:sz w:val="17"/>
              </w:rPr>
            </w:pPr>
            <w:r w:rsidRPr="001732C3">
              <w:rPr>
                <w:sz w:val="17"/>
              </w:rPr>
              <w:t>(158.3)</w:t>
            </w:r>
          </w:p>
        </w:tc>
      </w:tr>
    </w:tbl>
    <w:p w14:paraId="59AFA33A"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15D6D1"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DED53C" w14:textId="13DD52D0" w:rsidR="005C2040" w:rsidRPr="001732C3" w:rsidRDefault="005C2040" w:rsidP="006F059C">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hanging="630"/>
        <w:jc w:val="both"/>
        <w:rPr>
          <w14:ligatures w14:val="standardContextual"/>
        </w:rPr>
      </w:pPr>
      <w:r w:rsidRPr="001732C3">
        <w:tab/>
      </w:r>
      <w:r w:rsidR="005D0A95" w:rsidRPr="001732C3">
        <w:t>No provision is included for consultants and consulting services for the liquidation period.</w:t>
      </w:r>
    </w:p>
    <w:p w14:paraId="31A73950" w14:textId="77777777" w:rsidR="005C2040" w:rsidRPr="001732C3" w:rsidRDefault="005C2040" w:rsidP="001F760C">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rPr>
          <w14:ligatures w14:val="standardContextual"/>
        </w:rPr>
      </w:pPr>
    </w:p>
    <w:p w14:paraId="62B880C2" w14:textId="6CC2863F" w:rsidR="005C2040" w:rsidRPr="001732C3" w:rsidRDefault="005C2040" w:rsidP="00F17CE3">
      <w:pPr>
        <w:pStyle w:val="ListParagraph"/>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jc w:val="both"/>
        <w:rPr>
          <w:sz w:val="14"/>
          <w:szCs w:val="14"/>
        </w:rPr>
      </w:pPr>
      <w:r w:rsidRPr="001732C3">
        <w:rPr>
          <w14:ligatures w14:val="standardContextual"/>
        </w:rPr>
        <w:tab/>
      </w:r>
    </w:p>
    <w:tbl>
      <w:tblPr>
        <w:tblStyle w:val="TableGrid"/>
        <w:tblW w:w="809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35"/>
        <w:gridCol w:w="1708"/>
        <w:gridCol w:w="1350"/>
        <w:gridCol w:w="1170"/>
        <w:gridCol w:w="1170"/>
        <w:gridCol w:w="1260"/>
      </w:tblGrid>
      <w:tr w:rsidR="001732C3" w:rsidRPr="001732C3" w14:paraId="619E53C6" w14:textId="77777777" w:rsidTr="001F760C">
        <w:trPr>
          <w:tblHeader/>
        </w:trPr>
        <w:tc>
          <w:tcPr>
            <w:tcW w:w="1435" w:type="dxa"/>
            <w:tcBorders>
              <w:top w:val="single" w:sz="4" w:space="0" w:color="auto"/>
              <w:bottom w:val="single" w:sz="12" w:space="0" w:color="auto"/>
            </w:tcBorders>
            <w:shd w:val="clear" w:color="auto" w:fill="auto"/>
            <w:vAlign w:val="bottom"/>
          </w:tcPr>
          <w:p w14:paraId="0E2E61F6" w14:textId="77777777" w:rsidR="00DB6FB5" w:rsidRPr="001732C3" w:rsidRDefault="00DB6FB5" w:rsidP="00DB6FB5">
            <w:pPr>
              <w:spacing w:before="81" w:after="81" w:line="160" w:lineRule="exact"/>
              <w:ind w:right="40"/>
              <w:jc w:val="both"/>
              <w:rPr>
                <w:i/>
                <w:sz w:val="14"/>
              </w:rPr>
            </w:pPr>
          </w:p>
        </w:tc>
        <w:tc>
          <w:tcPr>
            <w:tcW w:w="1708" w:type="dxa"/>
            <w:tcBorders>
              <w:top w:val="single" w:sz="4" w:space="0" w:color="auto"/>
              <w:bottom w:val="single" w:sz="12" w:space="0" w:color="auto"/>
            </w:tcBorders>
            <w:shd w:val="clear" w:color="auto" w:fill="auto"/>
            <w:vAlign w:val="bottom"/>
          </w:tcPr>
          <w:p w14:paraId="2470E2D3" w14:textId="62C2651F" w:rsidR="00DB6FB5" w:rsidRPr="001732C3" w:rsidRDefault="00DB6FB5" w:rsidP="00DB6FB5">
            <w:pPr>
              <w:spacing w:before="81" w:after="81" w:line="160" w:lineRule="exact"/>
              <w:ind w:left="144" w:right="40"/>
              <w:jc w:val="right"/>
              <w:rPr>
                <w:i/>
                <w:sz w:val="14"/>
              </w:rPr>
            </w:pPr>
            <w:r w:rsidRPr="001732C3">
              <w:rPr>
                <w:i/>
                <w:sz w:val="14"/>
              </w:rPr>
              <w:t>Appropriation</w:t>
            </w:r>
            <w:r w:rsidRPr="001732C3">
              <w:rPr>
                <w:i/>
                <w:sz w:val="14"/>
              </w:rPr>
              <w:br/>
              <w:t>2024</w:t>
            </w:r>
          </w:p>
        </w:tc>
        <w:tc>
          <w:tcPr>
            <w:tcW w:w="1350" w:type="dxa"/>
            <w:tcBorders>
              <w:top w:val="single" w:sz="4" w:space="0" w:color="auto"/>
              <w:bottom w:val="single" w:sz="12" w:space="0" w:color="auto"/>
            </w:tcBorders>
            <w:shd w:val="clear" w:color="auto" w:fill="auto"/>
            <w:vAlign w:val="bottom"/>
          </w:tcPr>
          <w:p w14:paraId="19BA84EF" w14:textId="75EACAEC" w:rsidR="00DB6FB5" w:rsidRPr="001732C3" w:rsidRDefault="00DB6FB5" w:rsidP="00DB6FB5">
            <w:pPr>
              <w:spacing w:before="81" w:after="81" w:line="160" w:lineRule="exact"/>
              <w:ind w:left="144" w:right="40"/>
              <w:jc w:val="right"/>
              <w:rPr>
                <w:i/>
                <w:sz w:val="14"/>
              </w:rPr>
            </w:pPr>
            <w:r w:rsidRPr="001732C3">
              <w:rPr>
                <w:i/>
                <w:sz w:val="14"/>
              </w:rPr>
              <w:t>Expenditures</w:t>
            </w:r>
            <w:r w:rsidRPr="001732C3">
              <w:rPr>
                <w:i/>
                <w:sz w:val="14"/>
              </w:rPr>
              <w:br/>
              <w:t>2024</w:t>
            </w:r>
          </w:p>
        </w:tc>
        <w:tc>
          <w:tcPr>
            <w:tcW w:w="1170" w:type="dxa"/>
            <w:tcBorders>
              <w:top w:val="single" w:sz="4" w:space="0" w:color="auto"/>
              <w:bottom w:val="single" w:sz="12" w:space="0" w:color="auto"/>
            </w:tcBorders>
            <w:shd w:val="clear" w:color="auto" w:fill="auto"/>
            <w:vAlign w:val="bottom"/>
          </w:tcPr>
          <w:p w14:paraId="238A74DB" w14:textId="4992C863" w:rsidR="00DB6FB5" w:rsidRPr="001732C3" w:rsidRDefault="00DB6FB5" w:rsidP="00DB6FB5">
            <w:pPr>
              <w:spacing w:before="81" w:after="81" w:line="160" w:lineRule="exact"/>
              <w:ind w:left="144" w:right="40"/>
              <w:jc w:val="right"/>
              <w:rPr>
                <w:i/>
                <w:sz w:val="14"/>
              </w:rPr>
            </w:pPr>
            <w:r w:rsidRPr="001732C3">
              <w:rPr>
                <w:i/>
                <w:sz w:val="14"/>
              </w:rPr>
              <w:t>Appropriation</w:t>
            </w:r>
            <w:r w:rsidRPr="001732C3">
              <w:rPr>
                <w:i/>
                <w:sz w:val="14"/>
              </w:rPr>
              <w:br/>
              <w:t>2025</w:t>
            </w:r>
          </w:p>
        </w:tc>
        <w:tc>
          <w:tcPr>
            <w:tcW w:w="1170" w:type="dxa"/>
            <w:tcBorders>
              <w:top w:val="single" w:sz="4" w:space="0" w:color="auto"/>
              <w:bottom w:val="single" w:sz="12" w:space="0" w:color="auto"/>
            </w:tcBorders>
            <w:shd w:val="clear" w:color="auto" w:fill="auto"/>
            <w:vAlign w:val="bottom"/>
          </w:tcPr>
          <w:p w14:paraId="11B1B999" w14:textId="68F8F891" w:rsidR="00DB6FB5" w:rsidRPr="001732C3" w:rsidRDefault="00DB6FB5" w:rsidP="00DB6FB5">
            <w:pPr>
              <w:spacing w:before="81" w:after="81" w:line="160" w:lineRule="exact"/>
              <w:ind w:left="144" w:right="40"/>
              <w:jc w:val="right"/>
              <w:rPr>
                <w:i/>
                <w:sz w:val="14"/>
              </w:rPr>
            </w:pPr>
            <w:r w:rsidRPr="001732C3">
              <w:rPr>
                <w:i/>
                <w:spacing w:val="2"/>
                <w:w w:val="102"/>
                <w:sz w:val="14"/>
              </w:rPr>
              <w:t xml:space="preserve"> Requirements</w:t>
            </w:r>
            <w:r w:rsidRPr="001732C3">
              <w:rPr>
                <w:i/>
                <w:spacing w:val="2"/>
                <w:w w:val="102"/>
                <w:sz w:val="14"/>
              </w:rPr>
              <w:br/>
              <w:t>2026</w:t>
            </w:r>
          </w:p>
        </w:tc>
        <w:tc>
          <w:tcPr>
            <w:tcW w:w="1260" w:type="dxa"/>
            <w:tcBorders>
              <w:top w:val="single" w:sz="4" w:space="0" w:color="auto"/>
              <w:bottom w:val="single" w:sz="12" w:space="0" w:color="auto"/>
            </w:tcBorders>
            <w:shd w:val="clear" w:color="auto" w:fill="auto"/>
            <w:vAlign w:val="bottom"/>
          </w:tcPr>
          <w:p w14:paraId="6A29D35C" w14:textId="600C3E24" w:rsidR="00DB6FB5" w:rsidRPr="001732C3" w:rsidRDefault="00DB6FB5" w:rsidP="00DB6FB5">
            <w:pPr>
              <w:spacing w:before="81" w:after="81" w:line="160" w:lineRule="exact"/>
              <w:ind w:left="144" w:right="40"/>
              <w:jc w:val="right"/>
              <w:rPr>
                <w:i/>
                <w:sz w:val="14"/>
              </w:rPr>
            </w:pPr>
            <w:r w:rsidRPr="001732C3">
              <w:rPr>
                <w:i/>
                <w:sz w:val="14"/>
              </w:rPr>
              <w:t>Variance</w:t>
            </w:r>
            <w:r w:rsidRPr="001732C3">
              <w:rPr>
                <w:i/>
                <w:sz w:val="14"/>
              </w:rPr>
              <w:br/>
              <w:t>2026 vs. 2025</w:t>
            </w:r>
          </w:p>
        </w:tc>
      </w:tr>
      <w:tr w:rsidR="001732C3" w:rsidRPr="001732C3" w14:paraId="4E209B02" w14:textId="77777777" w:rsidTr="001F760C">
        <w:trPr>
          <w:trHeight w:hRule="exact" w:val="115"/>
          <w:tblHeader/>
        </w:trPr>
        <w:tc>
          <w:tcPr>
            <w:tcW w:w="1435" w:type="dxa"/>
            <w:tcBorders>
              <w:top w:val="single" w:sz="12" w:space="0" w:color="auto"/>
            </w:tcBorders>
            <w:shd w:val="clear" w:color="auto" w:fill="auto"/>
            <w:vAlign w:val="bottom"/>
          </w:tcPr>
          <w:p w14:paraId="1200CD97" w14:textId="77777777" w:rsidR="005C2040" w:rsidRPr="001732C3" w:rsidRDefault="005C2040">
            <w:pPr>
              <w:tabs>
                <w:tab w:val="left" w:pos="288"/>
                <w:tab w:val="left" w:pos="576"/>
                <w:tab w:val="left" w:pos="864"/>
                <w:tab w:val="left" w:pos="1152"/>
              </w:tabs>
              <w:spacing w:before="40" w:after="40" w:line="210" w:lineRule="exact"/>
              <w:ind w:right="40"/>
              <w:jc w:val="both"/>
              <w:rPr>
                <w:b/>
                <w:sz w:val="17"/>
              </w:rPr>
            </w:pPr>
          </w:p>
        </w:tc>
        <w:tc>
          <w:tcPr>
            <w:tcW w:w="1708" w:type="dxa"/>
            <w:tcBorders>
              <w:top w:val="single" w:sz="12" w:space="0" w:color="auto"/>
            </w:tcBorders>
            <w:shd w:val="clear" w:color="auto" w:fill="auto"/>
            <w:vAlign w:val="bottom"/>
          </w:tcPr>
          <w:p w14:paraId="43DBDA98" w14:textId="77777777" w:rsidR="005C2040" w:rsidRPr="001732C3" w:rsidRDefault="005C2040">
            <w:pPr>
              <w:tabs>
                <w:tab w:val="left" w:pos="288"/>
                <w:tab w:val="left" w:pos="576"/>
                <w:tab w:val="left" w:pos="864"/>
                <w:tab w:val="left" w:pos="1152"/>
              </w:tabs>
              <w:spacing w:before="40" w:after="40" w:line="210" w:lineRule="exact"/>
              <w:ind w:left="144" w:right="40"/>
              <w:jc w:val="right"/>
              <w:rPr>
                <w:sz w:val="17"/>
              </w:rPr>
            </w:pPr>
          </w:p>
        </w:tc>
        <w:tc>
          <w:tcPr>
            <w:tcW w:w="1350" w:type="dxa"/>
            <w:tcBorders>
              <w:top w:val="single" w:sz="12" w:space="0" w:color="auto"/>
            </w:tcBorders>
            <w:shd w:val="clear" w:color="auto" w:fill="auto"/>
            <w:vAlign w:val="bottom"/>
          </w:tcPr>
          <w:p w14:paraId="645DD0A8" w14:textId="77777777" w:rsidR="005C2040" w:rsidRPr="001732C3" w:rsidRDefault="005C2040">
            <w:pPr>
              <w:tabs>
                <w:tab w:val="left" w:pos="288"/>
                <w:tab w:val="left" w:pos="576"/>
                <w:tab w:val="left" w:pos="864"/>
                <w:tab w:val="left" w:pos="1152"/>
              </w:tabs>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7E1ABC42" w14:textId="77777777" w:rsidR="005C2040" w:rsidRPr="001732C3" w:rsidRDefault="005C2040">
            <w:pPr>
              <w:tabs>
                <w:tab w:val="left" w:pos="288"/>
                <w:tab w:val="left" w:pos="576"/>
                <w:tab w:val="left" w:pos="864"/>
                <w:tab w:val="left" w:pos="1152"/>
              </w:tabs>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62B51A26" w14:textId="77777777" w:rsidR="005C2040" w:rsidRPr="001732C3" w:rsidRDefault="005C2040">
            <w:pPr>
              <w:tabs>
                <w:tab w:val="left" w:pos="288"/>
                <w:tab w:val="left" w:pos="576"/>
                <w:tab w:val="left" w:pos="864"/>
                <w:tab w:val="left" w:pos="1152"/>
              </w:tabs>
              <w:spacing w:before="40" w:after="40" w:line="210" w:lineRule="exact"/>
              <w:ind w:left="144" w:right="40"/>
              <w:jc w:val="right"/>
              <w:rPr>
                <w:sz w:val="17"/>
              </w:rPr>
            </w:pPr>
          </w:p>
        </w:tc>
        <w:tc>
          <w:tcPr>
            <w:tcW w:w="1260" w:type="dxa"/>
            <w:tcBorders>
              <w:top w:val="single" w:sz="12" w:space="0" w:color="auto"/>
            </w:tcBorders>
            <w:shd w:val="clear" w:color="auto" w:fill="auto"/>
            <w:vAlign w:val="bottom"/>
          </w:tcPr>
          <w:p w14:paraId="58B90C7A" w14:textId="77777777" w:rsidR="005C2040" w:rsidRPr="001732C3" w:rsidRDefault="005C2040">
            <w:pPr>
              <w:tabs>
                <w:tab w:val="left" w:pos="288"/>
                <w:tab w:val="left" w:pos="576"/>
                <w:tab w:val="left" w:pos="864"/>
                <w:tab w:val="left" w:pos="1152"/>
              </w:tabs>
              <w:spacing w:before="40" w:after="40" w:line="210" w:lineRule="exact"/>
              <w:ind w:left="144" w:right="40"/>
              <w:jc w:val="right"/>
              <w:rPr>
                <w:sz w:val="17"/>
              </w:rPr>
            </w:pPr>
          </w:p>
        </w:tc>
      </w:tr>
      <w:tr w:rsidR="001C1549" w:rsidRPr="001732C3" w14:paraId="54E88D5E" w14:textId="77777777" w:rsidTr="001F760C">
        <w:tc>
          <w:tcPr>
            <w:tcW w:w="1435" w:type="dxa"/>
            <w:tcBorders>
              <w:bottom w:val="single" w:sz="12" w:space="0" w:color="auto"/>
            </w:tcBorders>
            <w:shd w:val="clear" w:color="auto" w:fill="auto"/>
            <w:vAlign w:val="bottom"/>
          </w:tcPr>
          <w:p w14:paraId="53E76AC6" w14:textId="77777777" w:rsidR="001C1549" w:rsidRPr="001732C3" w:rsidRDefault="001C1549" w:rsidP="001C1549">
            <w:pPr>
              <w:tabs>
                <w:tab w:val="left" w:pos="288"/>
                <w:tab w:val="left" w:pos="576"/>
                <w:tab w:val="left" w:pos="864"/>
                <w:tab w:val="left" w:pos="1152"/>
              </w:tabs>
              <w:spacing w:before="40" w:after="40" w:line="210" w:lineRule="exact"/>
              <w:ind w:right="40"/>
              <w:jc w:val="both"/>
              <w:rPr>
                <w:b/>
                <w:sz w:val="17"/>
              </w:rPr>
            </w:pPr>
            <w:r w:rsidRPr="001732C3">
              <w:rPr>
                <w:b/>
                <w:bCs/>
                <w:sz w:val="17"/>
              </w:rPr>
              <w:t>Official travel</w:t>
            </w:r>
          </w:p>
        </w:tc>
        <w:tc>
          <w:tcPr>
            <w:tcW w:w="1708" w:type="dxa"/>
            <w:tcBorders>
              <w:bottom w:val="single" w:sz="12" w:space="0" w:color="auto"/>
            </w:tcBorders>
            <w:shd w:val="clear" w:color="auto" w:fill="auto"/>
            <w:vAlign w:val="bottom"/>
          </w:tcPr>
          <w:p w14:paraId="6FF81FF8" w14:textId="48B5716B" w:rsidR="001C1549" w:rsidRPr="001732C3" w:rsidRDefault="001C1549" w:rsidP="001C1549">
            <w:pPr>
              <w:tabs>
                <w:tab w:val="left" w:pos="288"/>
                <w:tab w:val="left" w:pos="576"/>
                <w:tab w:val="left" w:pos="864"/>
                <w:tab w:val="left" w:pos="1152"/>
              </w:tabs>
              <w:spacing w:before="40" w:after="40" w:line="210" w:lineRule="exact"/>
              <w:ind w:left="144" w:right="40"/>
              <w:jc w:val="right"/>
              <w:rPr>
                <w:sz w:val="17"/>
              </w:rPr>
            </w:pPr>
            <w:r w:rsidRPr="001732C3">
              <w:rPr>
                <w:sz w:val="17"/>
              </w:rPr>
              <w:t>1 014.6</w:t>
            </w:r>
          </w:p>
        </w:tc>
        <w:tc>
          <w:tcPr>
            <w:tcW w:w="1350" w:type="dxa"/>
            <w:tcBorders>
              <w:bottom w:val="single" w:sz="12" w:space="0" w:color="auto"/>
            </w:tcBorders>
            <w:shd w:val="clear" w:color="auto" w:fill="auto"/>
            <w:vAlign w:val="bottom"/>
          </w:tcPr>
          <w:p w14:paraId="1CEF5878" w14:textId="1637C043" w:rsidR="001C1549" w:rsidRPr="001732C3" w:rsidRDefault="001C1549" w:rsidP="001C1549">
            <w:pPr>
              <w:tabs>
                <w:tab w:val="left" w:pos="288"/>
                <w:tab w:val="left" w:pos="576"/>
                <w:tab w:val="left" w:pos="864"/>
                <w:tab w:val="left" w:pos="1152"/>
              </w:tabs>
              <w:spacing w:before="40" w:after="40" w:line="210" w:lineRule="exact"/>
              <w:ind w:left="144" w:right="40"/>
              <w:jc w:val="right"/>
              <w:rPr>
                <w:sz w:val="17"/>
              </w:rPr>
            </w:pPr>
            <w:r w:rsidRPr="001732C3">
              <w:rPr>
                <w:sz w:val="17"/>
                <w:szCs w:val="17"/>
              </w:rPr>
              <w:t>388.7</w:t>
            </w:r>
          </w:p>
        </w:tc>
        <w:tc>
          <w:tcPr>
            <w:tcW w:w="1170" w:type="dxa"/>
            <w:tcBorders>
              <w:bottom w:val="single" w:sz="12" w:space="0" w:color="auto"/>
            </w:tcBorders>
            <w:shd w:val="clear" w:color="auto" w:fill="auto"/>
            <w:vAlign w:val="bottom"/>
          </w:tcPr>
          <w:p w14:paraId="2521B250" w14:textId="2BFA187F" w:rsidR="001C1549" w:rsidRPr="001732C3" w:rsidRDefault="001C1549" w:rsidP="001C1549">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  728.0</w:t>
            </w:r>
          </w:p>
        </w:tc>
        <w:tc>
          <w:tcPr>
            <w:tcW w:w="1170" w:type="dxa"/>
            <w:tcBorders>
              <w:bottom w:val="single" w:sz="12" w:space="0" w:color="auto"/>
            </w:tcBorders>
            <w:shd w:val="clear" w:color="auto" w:fill="auto"/>
            <w:vAlign w:val="bottom"/>
          </w:tcPr>
          <w:p w14:paraId="18C25BD1" w14:textId="4187DF47" w:rsidR="001C1549" w:rsidRPr="001732C3" w:rsidRDefault="00630BA3" w:rsidP="001C1549">
            <w:pPr>
              <w:tabs>
                <w:tab w:val="left" w:pos="288"/>
                <w:tab w:val="left" w:pos="576"/>
                <w:tab w:val="left" w:pos="864"/>
                <w:tab w:val="left" w:pos="1152"/>
              </w:tabs>
              <w:spacing w:before="40" w:after="40" w:line="210" w:lineRule="exact"/>
              <w:ind w:left="144" w:right="40"/>
              <w:jc w:val="right"/>
              <w:rPr>
                <w:sz w:val="17"/>
              </w:rPr>
            </w:pPr>
            <w:r w:rsidRPr="001732C3">
              <w:rPr>
                <w:sz w:val="17"/>
              </w:rPr>
              <w:t>188.9</w:t>
            </w:r>
            <w:r w:rsidR="001C1549" w:rsidRPr="001732C3">
              <w:rPr>
                <w:sz w:val="17"/>
              </w:rPr>
              <w:t xml:space="preserve"> </w:t>
            </w:r>
          </w:p>
        </w:tc>
        <w:tc>
          <w:tcPr>
            <w:tcW w:w="1260" w:type="dxa"/>
            <w:tcBorders>
              <w:bottom w:val="single" w:sz="12" w:space="0" w:color="auto"/>
            </w:tcBorders>
            <w:shd w:val="clear" w:color="auto" w:fill="auto"/>
            <w:vAlign w:val="bottom"/>
          </w:tcPr>
          <w:p w14:paraId="73490F9A" w14:textId="2AFC8B35" w:rsidR="001C1549" w:rsidRPr="001732C3" w:rsidRDefault="001C1549" w:rsidP="001C1549">
            <w:pPr>
              <w:tabs>
                <w:tab w:val="left" w:pos="288"/>
                <w:tab w:val="left" w:pos="576"/>
                <w:tab w:val="left" w:pos="864"/>
                <w:tab w:val="left" w:pos="1152"/>
              </w:tabs>
              <w:spacing w:before="40" w:after="40" w:line="210" w:lineRule="exact"/>
              <w:ind w:left="144" w:right="40"/>
              <w:jc w:val="right"/>
              <w:rPr>
                <w:sz w:val="17"/>
              </w:rPr>
            </w:pPr>
            <w:r w:rsidRPr="001732C3">
              <w:rPr>
                <w:sz w:val="17"/>
              </w:rPr>
              <w:t>(</w:t>
            </w:r>
            <w:r w:rsidR="00630BA3" w:rsidRPr="001732C3">
              <w:rPr>
                <w:sz w:val="17"/>
              </w:rPr>
              <w:t>539.1</w:t>
            </w:r>
            <w:r w:rsidRPr="001732C3">
              <w:rPr>
                <w:sz w:val="17"/>
              </w:rPr>
              <w:t>)</w:t>
            </w:r>
          </w:p>
        </w:tc>
      </w:tr>
    </w:tbl>
    <w:p w14:paraId="788423E4"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61CC61"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861EEB" w14:textId="2C764EF0" w:rsidR="00C3454F" w:rsidRPr="001732C3" w:rsidRDefault="005C2040" w:rsidP="006F059C">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1732C3">
        <w:tab/>
      </w:r>
      <w:r w:rsidR="00C3454F" w:rsidRPr="001732C3">
        <w:t xml:space="preserve">The reduced requirements are attributable primarily to a lower volume of travel during the liquidation period, which will be limited to travel to carry out liquidation activities and </w:t>
      </w:r>
      <w:r w:rsidR="0060103C">
        <w:t xml:space="preserve">for the </w:t>
      </w:r>
      <w:r w:rsidR="00C3454F" w:rsidRPr="001732C3">
        <w:t>deployment of staff on temporary duty assignment</w:t>
      </w:r>
      <w:r w:rsidR="0069154A" w:rsidRPr="001732C3">
        <w:t xml:space="preserve"> from </w:t>
      </w:r>
      <w:r w:rsidR="000B4EB8" w:rsidRPr="001732C3">
        <w:t xml:space="preserve">United Nations Headquarters to ensure the timely finalization of </w:t>
      </w:r>
      <w:r w:rsidR="00573FEA">
        <w:t xml:space="preserve">liquidation </w:t>
      </w:r>
      <w:r w:rsidR="000B4EB8" w:rsidRPr="001732C3">
        <w:t>tasks.</w:t>
      </w:r>
      <w:r w:rsidR="00C3454F" w:rsidRPr="001732C3">
        <w:t xml:space="preserve"> </w:t>
      </w:r>
    </w:p>
    <w:p w14:paraId="639BA341" w14:textId="77777777" w:rsidR="00C3454F" w:rsidRPr="001732C3" w:rsidRDefault="00C3454F" w:rsidP="00C3454F">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pPr>
    </w:p>
    <w:tbl>
      <w:tblPr>
        <w:tblStyle w:val="TableGrid"/>
        <w:tblW w:w="809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7"/>
        <w:gridCol w:w="1176"/>
        <w:gridCol w:w="1350"/>
        <w:gridCol w:w="1170"/>
        <w:gridCol w:w="1170"/>
        <w:gridCol w:w="1260"/>
      </w:tblGrid>
      <w:tr w:rsidR="001732C3" w:rsidRPr="001732C3" w14:paraId="1156A433" w14:textId="77777777" w:rsidTr="001F760C">
        <w:trPr>
          <w:tblHeader/>
        </w:trPr>
        <w:tc>
          <w:tcPr>
            <w:tcW w:w="1967" w:type="dxa"/>
            <w:tcBorders>
              <w:top w:val="single" w:sz="4" w:space="0" w:color="auto"/>
              <w:bottom w:val="single" w:sz="12" w:space="0" w:color="auto"/>
            </w:tcBorders>
            <w:shd w:val="clear" w:color="auto" w:fill="auto"/>
            <w:vAlign w:val="bottom"/>
          </w:tcPr>
          <w:p w14:paraId="310AC7C4" w14:textId="77777777" w:rsidR="00DB6FB5" w:rsidRPr="001732C3" w:rsidRDefault="00DB6FB5" w:rsidP="00DB6FB5">
            <w:pPr>
              <w:spacing w:before="81" w:after="81" w:line="160" w:lineRule="exact"/>
              <w:ind w:right="40"/>
              <w:jc w:val="both"/>
              <w:rPr>
                <w:i/>
                <w:sz w:val="14"/>
              </w:rPr>
            </w:pPr>
          </w:p>
        </w:tc>
        <w:tc>
          <w:tcPr>
            <w:tcW w:w="1176" w:type="dxa"/>
            <w:tcBorders>
              <w:top w:val="single" w:sz="4" w:space="0" w:color="auto"/>
              <w:bottom w:val="single" w:sz="12" w:space="0" w:color="auto"/>
            </w:tcBorders>
            <w:vAlign w:val="bottom"/>
          </w:tcPr>
          <w:p w14:paraId="059E8672" w14:textId="2C1D1F2D" w:rsidR="00DB6FB5" w:rsidRPr="001732C3" w:rsidRDefault="00DB6FB5" w:rsidP="00DB6FB5">
            <w:pPr>
              <w:spacing w:before="81" w:after="81" w:line="160" w:lineRule="exact"/>
              <w:ind w:left="144" w:right="40"/>
              <w:jc w:val="right"/>
              <w:rPr>
                <w:i/>
                <w:sz w:val="14"/>
              </w:rPr>
            </w:pPr>
            <w:r w:rsidRPr="001732C3">
              <w:rPr>
                <w:i/>
                <w:sz w:val="14"/>
              </w:rPr>
              <w:t>Appropriation</w:t>
            </w:r>
            <w:r w:rsidRPr="001732C3">
              <w:rPr>
                <w:i/>
                <w:sz w:val="14"/>
              </w:rPr>
              <w:br/>
              <w:t>2024</w:t>
            </w:r>
          </w:p>
        </w:tc>
        <w:tc>
          <w:tcPr>
            <w:tcW w:w="1350" w:type="dxa"/>
            <w:tcBorders>
              <w:top w:val="single" w:sz="4" w:space="0" w:color="auto"/>
              <w:bottom w:val="single" w:sz="12" w:space="0" w:color="auto"/>
            </w:tcBorders>
            <w:shd w:val="clear" w:color="auto" w:fill="auto"/>
            <w:vAlign w:val="bottom"/>
          </w:tcPr>
          <w:p w14:paraId="2D986788" w14:textId="1891CB04" w:rsidR="00DB6FB5" w:rsidRPr="001732C3" w:rsidRDefault="00DB6FB5" w:rsidP="00DB6FB5">
            <w:pPr>
              <w:spacing w:before="81" w:after="81" w:line="160" w:lineRule="exact"/>
              <w:ind w:left="144" w:right="40"/>
              <w:jc w:val="right"/>
              <w:rPr>
                <w:i/>
                <w:sz w:val="14"/>
              </w:rPr>
            </w:pPr>
            <w:r w:rsidRPr="001732C3">
              <w:rPr>
                <w:i/>
                <w:sz w:val="14"/>
              </w:rPr>
              <w:t>Expenditures</w:t>
            </w:r>
            <w:r w:rsidRPr="001732C3">
              <w:rPr>
                <w:i/>
                <w:sz w:val="14"/>
              </w:rPr>
              <w:br/>
              <w:t>2024</w:t>
            </w:r>
          </w:p>
        </w:tc>
        <w:tc>
          <w:tcPr>
            <w:tcW w:w="1170" w:type="dxa"/>
            <w:tcBorders>
              <w:top w:val="single" w:sz="4" w:space="0" w:color="auto"/>
              <w:bottom w:val="single" w:sz="12" w:space="0" w:color="auto"/>
            </w:tcBorders>
            <w:shd w:val="clear" w:color="auto" w:fill="auto"/>
            <w:vAlign w:val="bottom"/>
          </w:tcPr>
          <w:p w14:paraId="4AC89503" w14:textId="4C1FEA10" w:rsidR="00DB6FB5" w:rsidRPr="001732C3" w:rsidRDefault="00DB6FB5" w:rsidP="00DB6FB5">
            <w:pPr>
              <w:spacing w:before="81" w:after="81" w:line="160" w:lineRule="exact"/>
              <w:ind w:left="144" w:right="40"/>
              <w:jc w:val="right"/>
              <w:rPr>
                <w:i/>
                <w:sz w:val="14"/>
              </w:rPr>
            </w:pPr>
            <w:r w:rsidRPr="001732C3">
              <w:rPr>
                <w:i/>
                <w:sz w:val="14"/>
              </w:rPr>
              <w:t>Appropriation</w:t>
            </w:r>
            <w:r w:rsidRPr="001732C3">
              <w:rPr>
                <w:i/>
                <w:sz w:val="14"/>
              </w:rPr>
              <w:br/>
              <w:t>2025</w:t>
            </w:r>
          </w:p>
        </w:tc>
        <w:tc>
          <w:tcPr>
            <w:tcW w:w="1170" w:type="dxa"/>
            <w:tcBorders>
              <w:top w:val="single" w:sz="4" w:space="0" w:color="auto"/>
              <w:bottom w:val="single" w:sz="12" w:space="0" w:color="auto"/>
            </w:tcBorders>
            <w:shd w:val="clear" w:color="auto" w:fill="auto"/>
            <w:vAlign w:val="bottom"/>
          </w:tcPr>
          <w:p w14:paraId="0C096E4F" w14:textId="1CC0C204" w:rsidR="00DB6FB5" w:rsidRPr="001732C3" w:rsidRDefault="00DB6FB5" w:rsidP="00DB6FB5">
            <w:pPr>
              <w:spacing w:before="81" w:after="81" w:line="160" w:lineRule="exact"/>
              <w:ind w:left="72" w:right="40"/>
              <w:jc w:val="right"/>
              <w:rPr>
                <w:i/>
                <w:sz w:val="14"/>
              </w:rPr>
            </w:pPr>
            <w:r w:rsidRPr="001732C3">
              <w:rPr>
                <w:i/>
                <w:spacing w:val="2"/>
                <w:w w:val="102"/>
                <w:sz w:val="14"/>
              </w:rPr>
              <w:t xml:space="preserve"> Requirements</w:t>
            </w:r>
            <w:r w:rsidRPr="001732C3">
              <w:rPr>
                <w:i/>
                <w:spacing w:val="2"/>
                <w:w w:val="102"/>
                <w:sz w:val="14"/>
              </w:rPr>
              <w:br/>
              <w:t>2026</w:t>
            </w:r>
          </w:p>
        </w:tc>
        <w:tc>
          <w:tcPr>
            <w:tcW w:w="1260" w:type="dxa"/>
            <w:tcBorders>
              <w:top w:val="single" w:sz="4" w:space="0" w:color="auto"/>
              <w:bottom w:val="single" w:sz="12" w:space="0" w:color="auto"/>
            </w:tcBorders>
            <w:shd w:val="clear" w:color="auto" w:fill="auto"/>
            <w:vAlign w:val="bottom"/>
          </w:tcPr>
          <w:p w14:paraId="60D9747C" w14:textId="0BD647FF" w:rsidR="00DB6FB5" w:rsidRPr="001732C3" w:rsidRDefault="00DB6FB5" w:rsidP="00DB6FB5">
            <w:pPr>
              <w:spacing w:before="81" w:after="81" w:line="160" w:lineRule="exact"/>
              <w:ind w:left="144" w:right="40"/>
              <w:jc w:val="right"/>
              <w:rPr>
                <w:i/>
                <w:sz w:val="14"/>
              </w:rPr>
            </w:pPr>
            <w:r w:rsidRPr="001732C3">
              <w:rPr>
                <w:i/>
                <w:sz w:val="14"/>
              </w:rPr>
              <w:t>Variance</w:t>
            </w:r>
            <w:r w:rsidRPr="001732C3">
              <w:rPr>
                <w:i/>
                <w:sz w:val="14"/>
              </w:rPr>
              <w:br/>
              <w:t>2026 vs. 2025</w:t>
            </w:r>
          </w:p>
        </w:tc>
      </w:tr>
      <w:tr w:rsidR="001732C3" w:rsidRPr="001732C3" w14:paraId="6190240B" w14:textId="77777777" w:rsidTr="001F760C">
        <w:trPr>
          <w:trHeight w:hRule="exact" w:val="115"/>
          <w:tblHeader/>
        </w:trPr>
        <w:tc>
          <w:tcPr>
            <w:tcW w:w="1967" w:type="dxa"/>
            <w:tcBorders>
              <w:top w:val="single" w:sz="12" w:space="0" w:color="auto"/>
            </w:tcBorders>
            <w:shd w:val="clear" w:color="auto" w:fill="auto"/>
            <w:vAlign w:val="bottom"/>
          </w:tcPr>
          <w:p w14:paraId="43E5E243" w14:textId="77777777" w:rsidR="005C2040" w:rsidRPr="001732C3" w:rsidRDefault="005C2040">
            <w:pPr>
              <w:spacing w:before="40" w:after="40" w:line="210" w:lineRule="exact"/>
              <w:ind w:right="40"/>
              <w:jc w:val="both"/>
              <w:rPr>
                <w:sz w:val="17"/>
              </w:rPr>
            </w:pPr>
          </w:p>
        </w:tc>
        <w:tc>
          <w:tcPr>
            <w:tcW w:w="1176" w:type="dxa"/>
            <w:tcBorders>
              <w:top w:val="single" w:sz="12" w:space="0" w:color="auto"/>
            </w:tcBorders>
            <w:vAlign w:val="bottom"/>
          </w:tcPr>
          <w:p w14:paraId="652604D8" w14:textId="77777777" w:rsidR="005C2040" w:rsidRPr="001732C3" w:rsidRDefault="005C2040">
            <w:pPr>
              <w:spacing w:before="40" w:after="40" w:line="210" w:lineRule="exact"/>
              <w:ind w:left="144" w:right="40"/>
              <w:jc w:val="right"/>
              <w:rPr>
                <w:sz w:val="17"/>
              </w:rPr>
            </w:pPr>
            <w:r w:rsidRPr="001732C3">
              <w:rPr>
                <w:i/>
                <w:sz w:val="14"/>
              </w:rPr>
              <w:t>Appropriation</w:t>
            </w:r>
            <w:r w:rsidRPr="001732C3">
              <w:rPr>
                <w:i/>
                <w:sz w:val="14"/>
              </w:rPr>
              <w:br/>
              <w:t>2022</w:t>
            </w:r>
          </w:p>
        </w:tc>
        <w:tc>
          <w:tcPr>
            <w:tcW w:w="1350" w:type="dxa"/>
            <w:tcBorders>
              <w:top w:val="single" w:sz="12" w:space="0" w:color="auto"/>
            </w:tcBorders>
            <w:shd w:val="clear" w:color="auto" w:fill="auto"/>
            <w:vAlign w:val="bottom"/>
          </w:tcPr>
          <w:p w14:paraId="7E94D0DF" w14:textId="77777777" w:rsidR="005C2040" w:rsidRPr="001732C3" w:rsidRDefault="005C2040">
            <w:pPr>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2E1DE543" w14:textId="77777777" w:rsidR="005C2040" w:rsidRPr="001732C3" w:rsidRDefault="005C2040">
            <w:pPr>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4BF104B2" w14:textId="77777777" w:rsidR="005C2040" w:rsidRPr="001732C3" w:rsidRDefault="005C2040">
            <w:pPr>
              <w:spacing w:before="40" w:after="40" w:line="210" w:lineRule="exact"/>
              <w:ind w:left="144" w:right="40"/>
              <w:jc w:val="right"/>
              <w:rPr>
                <w:sz w:val="17"/>
              </w:rPr>
            </w:pPr>
          </w:p>
        </w:tc>
        <w:tc>
          <w:tcPr>
            <w:tcW w:w="1260" w:type="dxa"/>
            <w:tcBorders>
              <w:top w:val="single" w:sz="12" w:space="0" w:color="auto"/>
            </w:tcBorders>
            <w:shd w:val="clear" w:color="auto" w:fill="auto"/>
            <w:vAlign w:val="bottom"/>
          </w:tcPr>
          <w:p w14:paraId="784DF3D5" w14:textId="77777777" w:rsidR="005C2040" w:rsidRPr="001732C3" w:rsidRDefault="005C2040">
            <w:pPr>
              <w:spacing w:before="40" w:after="40" w:line="210" w:lineRule="exact"/>
              <w:ind w:left="144" w:right="40"/>
              <w:jc w:val="right"/>
              <w:rPr>
                <w:sz w:val="17"/>
              </w:rPr>
            </w:pPr>
          </w:p>
        </w:tc>
      </w:tr>
      <w:tr w:rsidR="0069154A" w:rsidRPr="001732C3" w14:paraId="20182045" w14:textId="77777777" w:rsidTr="005734A2">
        <w:tc>
          <w:tcPr>
            <w:tcW w:w="1967" w:type="dxa"/>
            <w:tcBorders>
              <w:bottom w:val="single" w:sz="12" w:space="0" w:color="auto"/>
            </w:tcBorders>
            <w:shd w:val="clear" w:color="auto" w:fill="auto"/>
            <w:vAlign w:val="bottom"/>
          </w:tcPr>
          <w:p w14:paraId="71C3A8F6" w14:textId="77777777" w:rsidR="0069154A" w:rsidRPr="001732C3" w:rsidRDefault="0069154A" w:rsidP="0069154A">
            <w:pPr>
              <w:tabs>
                <w:tab w:val="left" w:pos="288"/>
                <w:tab w:val="left" w:pos="576"/>
                <w:tab w:val="left" w:pos="864"/>
                <w:tab w:val="left" w:pos="1152"/>
              </w:tabs>
              <w:spacing w:before="40" w:after="40" w:line="210" w:lineRule="exact"/>
              <w:ind w:right="40"/>
              <w:rPr>
                <w:b/>
                <w:sz w:val="17"/>
              </w:rPr>
            </w:pPr>
            <w:r w:rsidRPr="001732C3">
              <w:rPr>
                <w:b/>
                <w:sz w:val="17"/>
              </w:rPr>
              <w:t>Facilities and infrastructure</w:t>
            </w:r>
          </w:p>
        </w:tc>
        <w:tc>
          <w:tcPr>
            <w:tcW w:w="1176" w:type="dxa"/>
            <w:tcBorders>
              <w:bottom w:val="single" w:sz="12" w:space="0" w:color="auto"/>
            </w:tcBorders>
            <w:vAlign w:val="bottom"/>
          </w:tcPr>
          <w:p w14:paraId="7A35E5F1" w14:textId="772F3690" w:rsidR="0069154A" w:rsidRPr="001732C3" w:rsidRDefault="00A6724F" w:rsidP="0069154A">
            <w:pPr>
              <w:tabs>
                <w:tab w:val="left" w:pos="288"/>
                <w:tab w:val="left" w:pos="576"/>
                <w:tab w:val="left" w:pos="864"/>
                <w:tab w:val="left" w:pos="1152"/>
              </w:tabs>
              <w:spacing w:before="40" w:after="40" w:line="210" w:lineRule="exact"/>
              <w:ind w:left="144" w:right="40"/>
              <w:jc w:val="right"/>
              <w:rPr>
                <w:sz w:val="17"/>
              </w:rPr>
            </w:pPr>
            <w:r w:rsidRPr="001732C3">
              <w:rPr>
                <w:sz w:val="17"/>
              </w:rPr>
              <w:t>5 580.1</w:t>
            </w:r>
          </w:p>
        </w:tc>
        <w:tc>
          <w:tcPr>
            <w:tcW w:w="1350" w:type="dxa"/>
            <w:tcBorders>
              <w:bottom w:val="single" w:sz="12" w:space="0" w:color="auto"/>
            </w:tcBorders>
            <w:shd w:val="clear" w:color="auto" w:fill="auto"/>
            <w:vAlign w:val="bottom"/>
          </w:tcPr>
          <w:p w14:paraId="00C34312" w14:textId="694D16CA" w:rsidR="0069154A" w:rsidRPr="001732C3" w:rsidRDefault="00A6724F" w:rsidP="0069154A">
            <w:pPr>
              <w:tabs>
                <w:tab w:val="left" w:pos="288"/>
                <w:tab w:val="left" w:pos="576"/>
                <w:tab w:val="left" w:pos="864"/>
                <w:tab w:val="left" w:pos="1152"/>
              </w:tabs>
              <w:spacing w:before="40" w:after="40" w:line="210" w:lineRule="exact"/>
              <w:ind w:left="144" w:right="40"/>
              <w:jc w:val="right"/>
              <w:rPr>
                <w:sz w:val="17"/>
              </w:rPr>
            </w:pPr>
            <w:r w:rsidRPr="001732C3">
              <w:rPr>
                <w:sz w:val="17"/>
              </w:rPr>
              <w:t>2 708.9</w:t>
            </w:r>
          </w:p>
        </w:tc>
        <w:tc>
          <w:tcPr>
            <w:tcW w:w="1170" w:type="dxa"/>
            <w:tcBorders>
              <w:bottom w:val="single" w:sz="12" w:space="0" w:color="auto"/>
            </w:tcBorders>
            <w:shd w:val="clear" w:color="auto" w:fill="auto"/>
            <w:vAlign w:val="bottom"/>
          </w:tcPr>
          <w:p w14:paraId="5DF0A809" w14:textId="4D70338D" w:rsidR="0069154A" w:rsidRPr="001732C3" w:rsidRDefault="00F62001" w:rsidP="0069154A">
            <w:pPr>
              <w:tabs>
                <w:tab w:val="left" w:pos="288"/>
                <w:tab w:val="left" w:pos="576"/>
                <w:tab w:val="left" w:pos="864"/>
                <w:tab w:val="left" w:pos="1152"/>
              </w:tabs>
              <w:spacing w:before="40" w:after="40" w:line="210" w:lineRule="exact"/>
              <w:ind w:left="144" w:right="40"/>
              <w:jc w:val="right"/>
              <w:rPr>
                <w:sz w:val="17"/>
              </w:rPr>
            </w:pPr>
            <w:r w:rsidRPr="001732C3">
              <w:rPr>
                <w:sz w:val="17"/>
              </w:rPr>
              <w:t>3 557.2</w:t>
            </w:r>
          </w:p>
        </w:tc>
        <w:tc>
          <w:tcPr>
            <w:tcW w:w="1170" w:type="dxa"/>
            <w:tcBorders>
              <w:bottom w:val="single" w:sz="12" w:space="0" w:color="auto"/>
            </w:tcBorders>
            <w:shd w:val="clear" w:color="auto" w:fill="auto"/>
            <w:vAlign w:val="bottom"/>
          </w:tcPr>
          <w:p w14:paraId="746B3856" w14:textId="65981995" w:rsidR="0069154A" w:rsidRPr="001732C3" w:rsidRDefault="006870E8" w:rsidP="0069154A">
            <w:pPr>
              <w:tabs>
                <w:tab w:val="left" w:pos="288"/>
                <w:tab w:val="left" w:pos="576"/>
                <w:tab w:val="left" w:pos="864"/>
                <w:tab w:val="left" w:pos="1152"/>
              </w:tabs>
              <w:spacing w:before="40" w:after="40" w:line="210" w:lineRule="exact"/>
              <w:ind w:left="144" w:right="40"/>
              <w:jc w:val="right"/>
              <w:rPr>
                <w:sz w:val="17"/>
              </w:rPr>
            </w:pPr>
            <w:r w:rsidRPr="001732C3">
              <w:rPr>
                <w:sz w:val="17"/>
                <w:szCs w:val="17"/>
              </w:rPr>
              <w:t>2 888.7</w:t>
            </w:r>
            <w:r w:rsidR="0069154A" w:rsidRPr="001732C3">
              <w:rPr>
                <w:sz w:val="17"/>
                <w:szCs w:val="17"/>
              </w:rPr>
              <w:t xml:space="preserve"> </w:t>
            </w:r>
          </w:p>
        </w:tc>
        <w:tc>
          <w:tcPr>
            <w:tcW w:w="1260" w:type="dxa"/>
            <w:tcBorders>
              <w:bottom w:val="single" w:sz="12" w:space="0" w:color="auto"/>
            </w:tcBorders>
            <w:shd w:val="clear" w:color="auto" w:fill="auto"/>
            <w:vAlign w:val="bottom"/>
          </w:tcPr>
          <w:p w14:paraId="505D2318" w14:textId="0E5218B3" w:rsidR="0069154A" w:rsidRPr="001732C3" w:rsidRDefault="0069154A" w:rsidP="0069154A">
            <w:pPr>
              <w:tabs>
                <w:tab w:val="left" w:pos="288"/>
                <w:tab w:val="left" w:pos="576"/>
                <w:tab w:val="left" w:pos="864"/>
                <w:tab w:val="left" w:pos="1152"/>
              </w:tabs>
              <w:spacing w:before="40" w:after="40" w:line="210" w:lineRule="exact"/>
              <w:ind w:left="144" w:right="40"/>
              <w:jc w:val="right"/>
              <w:rPr>
                <w:sz w:val="17"/>
              </w:rPr>
            </w:pPr>
            <w:r w:rsidRPr="001732C3">
              <w:rPr>
                <w:sz w:val="17"/>
                <w:szCs w:val="17"/>
              </w:rPr>
              <w:t>(</w:t>
            </w:r>
            <w:r w:rsidR="009F52A9" w:rsidRPr="001732C3">
              <w:rPr>
                <w:sz w:val="17"/>
                <w:szCs w:val="17"/>
              </w:rPr>
              <w:t>668.5</w:t>
            </w:r>
            <w:r w:rsidRPr="001732C3">
              <w:rPr>
                <w:sz w:val="17"/>
                <w:szCs w:val="17"/>
              </w:rPr>
              <w:t>)</w:t>
            </w:r>
          </w:p>
        </w:tc>
      </w:tr>
    </w:tbl>
    <w:p w14:paraId="589AB4A8"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1176B6"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3E73B0" w14:textId="7C51D58B" w:rsidR="005C2040" w:rsidRPr="001732C3" w:rsidRDefault="002214B4">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1732C3">
        <w:t xml:space="preserve">The reduced requirements are attributable primarily to a smaller scope of activities related to facilities and infrastructure </w:t>
      </w:r>
      <w:r w:rsidR="00163186">
        <w:t>after</w:t>
      </w:r>
      <w:r w:rsidRPr="001732C3">
        <w:t xml:space="preserve"> the closure and handover </w:t>
      </w:r>
      <w:r w:rsidR="00BB426B" w:rsidRPr="001732C3">
        <w:t xml:space="preserve">to relevant authorities </w:t>
      </w:r>
      <w:r w:rsidRPr="001732C3">
        <w:t xml:space="preserve">of </w:t>
      </w:r>
      <w:r w:rsidR="00206301">
        <w:t xml:space="preserve">five </w:t>
      </w:r>
      <w:r w:rsidR="00AB1519" w:rsidRPr="001732C3">
        <w:t xml:space="preserve">locations </w:t>
      </w:r>
      <w:r w:rsidR="00560407" w:rsidRPr="001732C3">
        <w:t xml:space="preserve">during </w:t>
      </w:r>
      <w:r w:rsidR="00AB1519" w:rsidRPr="001732C3">
        <w:t xml:space="preserve">2025, </w:t>
      </w:r>
      <w:r w:rsidRPr="001732C3">
        <w:t>and a smaller staffing complement during the liquidation period. Accordingly, the demand for utilities, disposal services, maintenance, security services and construction, as well as demand for fuel for generators, is expected to decrease.</w:t>
      </w:r>
      <w:r w:rsidR="005C2040" w:rsidRPr="001732C3">
        <w:tab/>
      </w:r>
    </w:p>
    <w:p w14:paraId="5D31340E"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857C8D"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8D4903" w14:textId="77777777" w:rsidR="00F026F6" w:rsidRPr="001732C3" w:rsidRDefault="00F026F6"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809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7"/>
        <w:gridCol w:w="1176"/>
        <w:gridCol w:w="1350"/>
        <w:gridCol w:w="1170"/>
        <w:gridCol w:w="1170"/>
        <w:gridCol w:w="1260"/>
      </w:tblGrid>
      <w:tr w:rsidR="001732C3" w:rsidRPr="001732C3" w14:paraId="0B269773" w14:textId="77777777" w:rsidTr="0074144C">
        <w:trPr>
          <w:tblHeader/>
        </w:trPr>
        <w:tc>
          <w:tcPr>
            <w:tcW w:w="1967" w:type="dxa"/>
            <w:tcBorders>
              <w:top w:val="single" w:sz="4" w:space="0" w:color="auto"/>
              <w:bottom w:val="single" w:sz="12" w:space="0" w:color="auto"/>
            </w:tcBorders>
            <w:shd w:val="clear" w:color="auto" w:fill="auto"/>
            <w:vAlign w:val="bottom"/>
          </w:tcPr>
          <w:p w14:paraId="5F07F6E0" w14:textId="77777777" w:rsidR="00DB6FB5" w:rsidRPr="001732C3" w:rsidRDefault="00DB6FB5" w:rsidP="00DB6FB5">
            <w:pPr>
              <w:spacing w:before="81" w:after="81" w:line="160" w:lineRule="exact"/>
              <w:ind w:right="40"/>
              <w:jc w:val="both"/>
              <w:rPr>
                <w:i/>
                <w:sz w:val="14"/>
              </w:rPr>
            </w:pPr>
          </w:p>
        </w:tc>
        <w:tc>
          <w:tcPr>
            <w:tcW w:w="1176" w:type="dxa"/>
            <w:tcBorders>
              <w:top w:val="single" w:sz="4" w:space="0" w:color="auto"/>
              <w:bottom w:val="single" w:sz="12" w:space="0" w:color="auto"/>
            </w:tcBorders>
            <w:vAlign w:val="bottom"/>
          </w:tcPr>
          <w:p w14:paraId="4F96DE6B" w14:textId="07FB6868" w:rsidR="00DB6FB5" w:rsidRPr="001732C3" w:rsidRDefault="00DB6FB5" w:rsidP="00DB6FB5">
            <w:pPr>
              <w:spacing w:before="81" w:after="81" w:line="160" w:lineRule="exact"/>
              <w:ind w:left="144" w:right="40"/>
              <w:jc w:val="right"/>
              <w:rPr>
                <w:i/>
                <w:sz w:val="14"/>
              </w:rPr>
            </w:pPr>
            <w:r w:rsidRPr="001732C3">
              <w:rPr>
                <w:i/>
                <w:sz w:val="14"/>
              </w:rPr>
              <w:t>Appropriation</w:t>
            </w:r>
            <w:r w:rsidRPr="001732C3">
              <w:rPr>
                <w:i/>
                <w:sz w:val="14"/>
              </w:rPr>
              <w:br/>
              <w:t>2024</w:t>
            </w:r>
          </w:p>
        </w:tc>
        <w:tc>
          <w:tcPr>
            <w:tcW w:w="1350" w:type="dxa"/>
            <w:tcBorders>
              <w:top w:val="single" w:sz="4" w:space="0" w:color="auto"/>
              <w:bottom w:val="single" w:sz="12" w:space="0" w:color="auto"/>
            </w:tcBorders>
            <w:shd w:val="clear" w:color="auto" w:fill="auto"/>
            <w:vAlign w:val="bottom"/>
          </w:tcPr>
          <w:p w14:paraId="69DF900D" w14:textId="206856C1" w:rsidR="00DB6FB5" w:rsidRPr="001732C3" w:rsidRDefault="00DB6FB5" w:rsidP="00DB6FB5">
            <w:pPr>
              <w:spacing w:before="81" w:after="81" w:line="160" w:lineRule="exact"/>
              <w:ind w:left="144" w:right="40"/>
              <w:jc w:val="right"/>
              <w:rPr>
                <w:i/>
                <w:sz w:val="14"/>
              </w:rPr>
            </w:pPr>
            <w:r w:rsidRPr="001732C3">
              <w:rPr>
                <w:i/>
                <w:sz w:val="14"/>
              </w:rPr>
              <w:t>Expenditures</w:t>
            </w:r>
            <w:r w:rsidRPr="001732C3">
              <w:rPr>
                <w:i/>
                <w:sz w:val="14"/>
              </w:rPr>
              <w:br/>
              <w:t>2024</w:t>
            </w:r>
          </w:p>
        </w:tc>
        <w:tc>
          <w:tcPr>
            <w:tcW w:w="1170" w:type="dxa"/>
            <w:tcBorders>
              <w:top w:val="single" w:sz="4" w:space="0" w:color="auto"/>
              <w:bottom w:val="single" w:sz="12" w:space="0" w:color="auto"/>
            </w:tcBorders>
            <w:shd w:val="clear" w:color="auto" w:fill="auto"/>
            <w:vAlign w:val="bottom"/>
          </w:tcPr>
          <w:p w14:paraId="40A6331E" w14:textId="4AE0F48B" w:rsidR="00DB6FB5" w:rsidRPr="001732C3" w:rsidRDefault="00DB6FB5" w:rsidP="00DB6FB5">
            <w:pPr>
              <w:spacing w:before="81" w:after="81" w:line="160" w:lineRule="exact"/>
              <w:ind w:left="144" w:right="40"/>
              <w:jc w:val="right"/>
              <w:rPr>
                <w:i/>
                <w:sz w:val="14"/>
              </w:rPr>
            </w:pPr>
            <w:r w:rsidRPr="001732C3">
              <w:rPr>
                <w:i/>
                <w:sz w:val="14"/>
              </w:rPr>
              <w:t>Appropriation</w:t>
            </w:r>
            <w:r w:rsidRPr="001732C3">
              <w:rPr>
                <w:i/>
                <w:sz w:val="14"/>
              </w:rPr>
              <w:br/>
              <w:t>2025</w:t>
            </w:r>
          </w:p>
        </w:tc>
        <w:tc>
          <w:tcPr>
            <w:tcW w:w="1170" w:type="dxa"/>
            <w:tcBorders>
              <w:top w:val="single" w:sz="4" w:space="0" w:color="auto"/>
              <w:bottom w:val="single" w:sz="12" w:space="0" w:color="auto"/>
            </w:tcBorders>
            <w:shd w:val="clear" w:color="auto" w:fill="auto"/>
            <w:vAlign w:val="bottom"/>
          </w:tcPr>
          <w:p w14:paraId="4303CB0F" w14:textId="6201727F" w:rsidR="00DB6FB5" w:rsidRPr="001732C3" w:rsidRDefault="00DB6FB5" w:rsidP="00DB6FB5">
            <w:pPr>
              <w:spacing w:before="81" w:after="81" w:line="160" w:lineRule="exact"/>
              <w:ind w:left="72" w:right="40"/>
              <w:jc w:val="right"/>
              <w:rPr>
                <w:i/>
                <w:sz w:val="14"/>
              </w:rPr>
            </w:pPr>
            <w:r w:rsidRPr="001732C3">
              <w:rPr>
                <w:i/>
                <w:spacing w:val="2"/>
                <w:w w:val="102"/>
                <w:sz w:val="14"/>
              </w:rPr>
              <w:t xml:space="preserve"> Requirements</w:t>
            </w:r>
            <w:r w:rsidRPr="001732C3">
              <w:rPr>
                <w:i/>
                <w:spacing w:val="2"/>
                <w:w w:val="102"/>
                <w:sz w:val="14"/>
              </w:rPr>
              <w:br/>
              <w:t>2026</w:t>
            </w:r>
          </w:p>
        </w:tc>
        <w:tc>
          <w:tcPr>
            <w:tcW w:w="1260" w:type="dxa"/>
            <w:tcBorders>
              <w:top w:val="single" w:sz="4" w:space="0" w:color="auto"/>
              <w:bottom w:val="single" w:sz="12" w:space="0" w:color="auto"/>
            </w:tcBorders>
            <w:shd w:val="clear" w:color="auto" w:fill="auto"/>
            <w:vAlign w:val="bottom"/>
          </w:tcPr>
          <w:p w14:paraId="0391CB08" w14:textId="475C1ABF" w:rsidR="00DB6FB5" w:rsidRPr="001732C3" w:rsidRDefault="00DB6FB5" w:rsidP="00DB6FB5">
            <w:pPr>
              <w:spacing w:before="81" w:after="81" w:line="160" w:lineRule="exact"/>
              <w:ind w:left="144" w:right="40"/>
              <w:jc w:val="right"/>
              <w:rPr>
                <w:i/>
                <w:sz w:val="14"/>
              </w:rPr>
            </w:pPr>
            <w:r w:rsidRPr="001732C3">
              <w:rPr>
                <w:i/>
                <w:sz w:val="14"/>
              </w:rPr>
              <w:t>Variance</w:t>
            </w:r>
            <w:r w:rsidRPr="001732C3">
              <w:rPr>
                <w:i/>
                <w:sz w:val="14"/>
              </w:rPr>
              <w:br/>
              <w:t>2026 vs. 2025</w:t>
            </w:r>
          </w:p>
        </w:tc>
      </w:tr>
      <w:tr w:rsidR="001732C3" w:rsidRPr="001732C3" w14:paraId="0AC158C0" w14:textId="77777777" w:rsidTr="0074144C">
        <w:trPr>
          <w:trHeight w:hRule="exact" w:val="115"/>
          <w:tblHeader/>
        </w:trPr>
        <w:tc>
          <w:tcPr>
            <w:tcW w:w="1967" w:type="dxa"/>
            <w:tcBorders>
              <w:top w:val="single" w:sz="12" w:space="0" w:color="auto"/>
            </w:tcBorders>
            <w:shd w:val="clear" w:color="auto" w:fill="auto"/>
            <w:vAlign w:val="bottom"/>
          </w:tcPr>
          <w:p w14:paraId="628CCA54" w14:textId="77777777" w:rsidR="005C2040" w:rsidRPr="001732C3" w:rsidRDefault="005C2040">
            <w:pPr>
              <w:spacing w:before="40" w:after="40" w:line="210" w:lineRule="exact"/>
              <w:ind w:right="40"/>
              <w:jc w:val="both"/>
              <w:rPr>
                <w:sz w:val="17"/>
              </w:rPr>
            </w:pPr>
          </w:p>
        </w:tc>
        <w:tc>
          <w:tcPr>
            <w:tcW w:w="1176" w:type="dxa"/>
            <w:tcBorders>
              <w:top w:val="single" w:sz="12" w:space="0" w:color="auto"/>
            </w:tcBorders>
            <w:vAlign w:val="bottom"/>
          </w:tcPr>
          <w:p w14:paraId="4E3AD128" w14:textId="77777777" w:rsidR="005C2040" w:rsidRPr="001732C3" w:rsidRDefault="005C2040">
            <w:pPr>
              <w:spacing w:before="40" w:after="40" w:line="210" w:lineRule="exact"/>
              <w:ind w:left="144" w:right="40"/>
              <w:jc w:val="right"/>
              <w:rPr>
                <w:sz w:val="17"/>
              </w:rPr>
            </w:pPr>
            <w:r w:rsidRPr="001732C3">
              <w:rPr>
                <w:i/>
                <w:sz w:val="14"/>
              </w:rPr>
              <w:t>Appropriation</w:t>
            </w:r>
            <w:r w:rsidRPr="001732C3">
              <w:rPr>
                <w:i/>
                <w:sz w:val="14"/>
              </w:rPr>
              <w:br/>
              <w:t>2022</w:t>
            </w:r>
          </w:p>
        </w:tc>
        <w:tc>
          <w:tcPr>
            <w:tcW w:w="1350" w:type="dxa"/>
            <w:tcBorders>
              <w:top w:val="single" w:sz="12" w:space="0" w:color="auto"/>
            </w:tcBorders>
            <w:shd w:val="clear" w:color="auto" w:fill="auto"/>
            <w:vAlign w:val="bottom"/>
          </w:tcPr>
          <w:p w14:paraId="4176C0CD" w14:textId="77777777" w:rsidR="005C2040" w:rsidRPr="001732C3" w:rsidRDefault="005C2040">
            <w:pPr>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03CF4714" w14:textId="77777777" w:rsidR="005C2040" w:rsidRPr="001732C3" w:rsidRDefault="005C2040">
            <w:pPr>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41E66C22" w14:textId="77777777" w:rsidR="005C2040" w:rsidRPr="001732C3" w:rsidRDefault="005C2040">
            <w:pPr>
              <w:spacing w:before="40" w:after="40" w:line="210" w:lineRule="exact"/>
              <w:ind w:left="144" w:right="40"/>
              <w:jc w:val="right"/>
              <w:rPr>
                <w:sz w:val="17"/>
              </w:rPr>
            </w:pPr>
          </w:p>
        </w:tc>
        <w:tc>
          <w:tcPr>
            <w:tcW w:w="1260" w:type="dxa"/>
            <w:tcBorders>
              <w:top w:val="single" w:sz="12" w:space="0" w:color="auto"/>
            </w:tcBorders>
            <w:shd w:val="clear" w:color="auto" w:fill="auto"/>
            <w:vAlign w:val="bottom"/>
          </w:tcPr>
          <w:p w14:paraId="3FCF3216" w14:textId="77777777" w:rsidR="005C2040" w:rsidRPr="001732C3" w:rsidRDefault="005C2040">
            <w:pPr>
              <w:spacing w:before="40" w:after="40" w:line="210" w:lineRule="exact"/>
              <w:ind w:left="144" w:right="40"/>
              <w:jc w:val="right"/>
              <w:rPr>
                <w:sz w:val="17"/>
              </w:rPr>
            </w:pPr>
          </w:p>
        </w:tc>
      </w:tr>
      <w:tr w:rsidR="00F62001" w:rsidRPr="001732C3" w14:paraId="528426EE" w14:textId="77777777" w:rsidTr="0074144C">
        <w:tc>
          <w:tcPr>
            <w:tcW w:w="1967" w:type="dxa"/>
            <w:tcBorders>
              <w:bottom w:val="single" w:sz="12" w:space="0" w:color="auto"/>
            </w:tcBorders>
            <w:shd w:val="clear" w:color="auto" w:fill="auto"/>
            <w:vAlign w:val="bottom"/>
          </w:tcPr>
          <w:p w14:paraId="367680A9" w14:textId="77777777" w:rsidR="00F62001" w:rsidRPr="001732C3" w:rsidRDefault="00F62001" w:rsidP="00F62001">
            <w:pPr>
              <w:tabs>
                <w:tab w:val="left" w:pos="288"/>
                <w:tab w:val="left" w:pos="576"/>
                <w:tab w:val="left" w:pos="864"/>
                <w:tab w:val="left" w:pos="1152"/>
              </w:tabs>
              <w:spacing w:before="40" w:after="40" w:line="210" w:lineRule="exact"/>
              <w:ind w:right="40"/>
              <w:jc w:val="both"/>
              <w:rPr>
                <w:b/>
                <w:sz w:val="17"/>
              </w:rPr>
            </w:pPr>
            <w:r w:rsidRPr="001732C3">
              <w:rPr>
                <w:b/>
                <w:sz w:val="17"/>
              </w:rPr>
              <w:t>Ground transportation</w:t>
            </w:r>
          </w:p>
        </w:tc>
        <w:tc>
          <w:tcPr>
            <w:tcW w:w="1176" w:type="dxa"/>
            <w:tcBorders>
              <w:bottom w:val="single" w:sz="12" w:space="0" w:color="auto"/>
            </w:tcBorders>
            <w:vAlign w:val="bottom"/>
          </w:tcPr>
          <w:p w14:paraId="7B32B519" w14:textId="64767ED6" w:rsidR="00F62001" w:rsidRPr="001732C3" w:rsidRDefault="00F62001" w:rsidP="00F62001">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  1 </w:t>
            </w:r>
            <w:r w:rsidR="0033339B" w:rsidRPr="001732C3">
              <w:rPr>
                <w:sz w:val="17"/>
              </w:rPr>
              <w:t>126.3</w:t>
            </w:r>
          </w:p>
        </w:tc>
        <w:tc>
          <w:tcPr>
            <w:tcW w:w="1350" w:type="dxa"/>
            <w:tcBorders>
              <w:bottom w:val="single" w:sz="12" w:space="0" w:color="auto"/>
            </w:tcBorders>
            <w:shd w:val="clear" w:color="auto" w:fill="auto"/>
          </w:tcPr>
          <w:p w14:paraId="635A7AE3" w14:textId="30ECD70C" w:rsidR="00F62001" w:rsidRPr="001732C3" w:rsidRDefault="00A57271" w:rsidP="00F62001">
            <w:pPr>
              <w:tabs>
                <w:tab w:val="left" w:pos="288"/>
                <w:tab w:val="left" w:pos="576"/>
                <w:tab w:val="left" w:pos="864"/>
                <w:tab w:val="left" w:pos="1152"/>
              </w:tabs>
              <w:spacing w:before="40" w:after="40" w:line="210" w:lineRule="exact"/>
              <w:ind w:left="144" w:right="40"/>
              <w:jc w:val="right"/>
              <w:rPr>
                <w:sz w:val="17"/>
              </w:rPr>
            </w:pPr>
            <w:r w:rsidRPr="001732C3">
              <w:rPr>
                <w:sz w:val="17"/>
              </w:rPr>
              <w:t>414.5</w:t>
            </w:r>
          </w:p>
        </w:tc>
        <w:tc>
          <w:tcPr>
            <w:tcW w:w="1170" w:type="dxa"/>
            <w:tcBorders>
              <w:bottom w:val="single" w:sz="12" w:space="0" w:color="auto"/>
            </w:tcBorders>
            <w:shd w:val="clear" w:color="auto" w:fill="auto"/>
          </w:tcPr>
          <w:p w14:paraId="21294B94" w14:textId="0902B224" w:rsidR="00F62001" w:rsidRPr="001732C3" w:rsidRDefault="00F62001" w:rsidP="00F62001">
            <w:pPr>
              <w:tabs>
                <w:tab w:val="left" w:pos="288"/>
                <w:tab w:val="left" w:pos="576"/>
                <w:tab w:val="left" w:pos="864"/>
                <w:tab w:val="left" w:pos="1152"/>
              </w:tabs>
              <w:spacing w:before="40" w:after="40" w:line="210" w:lineRule="exact"/>
              <w:ind w:left="144" w:right="40"/>
              <w:jc w:val="right"/>
              <w:rPr>
                <w:sz w:val="17"/>
              </w:rPr>
            </w:pPr>
            <w:r w:rsidRPr="001732C3">
              <w:rPr>
                <w:sz w:val="17"/>
              </w:rPr>
              <w:t>736.3</w:t>
            </w:r>
          </w:p>
        </w:tc>
        <w:tc>
          <w:tcPr>
            <w:tcW w:w="1170" w:type="dxa"/>
            <w:tcBorders>
              <w:bottom w:val="single" w:sz="12" w:space="0" w:color="auto"/>
            </w:tcBorders>
            <w:shd w:val="clear" w:color="auto" w:fill="auto"/>
          </w:tcPr>
          <w:p w14:paraId="484542EF" w14:textId="64B38940" w:rsidR="00F62001" w:rsidRPr="001732C3" w:rsidRDefault="0028392F" w:rsidP="00F62001">
            <w:pPr>
              <w:tabs>
                <w:tab w:val="left" w:pos="288"/>
                <w:tab w:val="left" w:pos="576"/>
                <w:tab w:val="left" w:pos="864"/>
                <w:tab w:val="left" w:pos="1152"/>
              </w:tabs>
              <w:spacing w:before="40" w:after="40" w:line="210" w:lineRule="exact"/>
              <w:ind w:left="144" w:right="40"/>
              <w:jc w:val="right"/>
              <w:rPr>
                <w:sz w:val="17"/>
              </w:rPr>
            </w:pPr>
            <w:r>
              <w:rPr>
                <w:sz w:val="17"/>
              </w:rPr>
              <w:t>270.8</w:t>
            </w:r>
          </w:p>
        </w:tc>
        <w:tc>
          <w:tcPr>
            <w:tcW w:w="1260" w:type="dxa"/>
            <w:tcBorders>
              <w:bottom w:val="single" w:sz="12" w:space="0" w:color="auto"/>
            </w:tcBorders>
            <w:shd w:val="clear" w:color="auto" w:fill="auto"/>
          </w:tcPr>
          <w:p w14:paraId="2425A052" w14:textId="56A54500" w:rsidR="00F62001" w:rsidRPr="001732C3" w:rsidRDefault="009F52A9" w:rsidP="00F62001">
            <w:pPr>
              <w:tabs>
                <w:tab w:val="left" w:pos="288"/>
                <w:tab w:val="left" w:pos="576"/>
                <w:tab w:val="left" w:pos="864"/>
                <w:tab w:val="left" w:pos="1152"/>
              </w:tabs>
              <w:spacing w:before="40" w:after="40" w:line="210" w:lineRule="exact"/>
              <w:ind w:left="144" w:right="40"/>
              <w:jc w:val="right"/>
              <w:rPr>
                <w:sz w:val="17"/>
              </w:rPr>
            </w:pPr>
            <w:r w:rsidRPr="001732C3">
              <w:rPr>
                <w:sz w:val="17"/>
              </w:rPr>
              <w:t>(</w:t>
            </w:r>
            <w:r w:rsidR="0028392F">
              <w:rPr>
                <w:sz w:val="17"/>
              </w:rPr>
              <w:t>465.5</w:t>
            </w:r>
            <w:r w:rsidRPr="001732C3">
              <w:rPr>
                <w:sz w:val="17"/>
              </w:rPr>
              <w:t>)</w:t>
            </w:r>
          </w:p>
        </w:tc>
      </w:tr>
    </w:tbl>
    <w:p w14:paraId="32D65AB1"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621728"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61484F" w14:textId="279DDCE7" w:rsidR="00536E15" w:rsidRDefault="005C2040" w:rsidP="00C34EB3">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1732C3">
        <w:tab/>
      </w:r>
      <w:r w:rsidR="00467430" w:rsidRPr="001732C3">
        <w:t>The reduced requirements are attributable primarily to</w:t>
      </w:r>
      <w:r w:rsidR="003D5F2C" w:rsidRPr="001732C3">
        <w:t xml:space="preserve">: (a) </w:t>
      </w:r>
      <w:r w:rsidR="00467430" w:rsidRPr="001732C3">
        <w:t xml:space="preserve">the </w:t>
      </w:r>
      <w:r w:rsidR="001204A0" w:rsidRPr="001732C3">
        <w:t>non-requirement of spare parts</w:t>
      </w:r>
      <w:r w:rsidR="003D5F2C" w:rsidRPr="001732C3">
        <w:t>; (b)</w:t>
      </w:r>
      <w:r w:rsidR="009F52A9" w:rsidRPr="001732C3">
        <w:t xml:space="preserve"> </w:t>
      </w:r>
      <w:r w:rsidR="001204A0" w:rsidRPr="001732C3">
        <w:t xml:space="preserve">lower requirements for </w:t>
      </w:r>
      <w:r w:rsidR="00EF6EEF" w:rsidRPr="001732C3">
        <w:t xml:space="preserve">petrol, oil and lubricants </w:t>
      </w:r>
      <w:r w:rsidR="00B0726D" w:rsidRPr="001732C3">
        <w:t xml:space="preserve">owing to the smaller staffing complement during the liquidation period </w:t>
      </w:r>
      <w:r w:rsidR="00467430" w:rsidRPr="001732C3">
        <w:t xml:space="preserve">and the </w:t>
      </w:r>
      <w:r w:rsidR="009F52A9" w:rsidRPr="001732C3">
        <w:t xml:space="preserve">planned </w:t>
      </w:r>
      <w:r w:rsidR="00467430" w:rsidRPr="001732C3">
        <w:t>reduction in the fleet of the United Nations-owned vehicles</w:t>
      </w:r>
      <w:r w:rsidR="003D5F2C" w:rsidRPr="001732C3">
        <w:t xml:space="preserve">; and (c) lower requirement for the </w:t>
      </w:r>
      <w:r w:rsidR="001C7C26" w:rsidRPr="001732C3">
        <w:t xml:space="preserve">rental of </w:t>
      </w:r>
      <w:r w:rsidR="00D6331F" w:rsidRPr="001732C3">
        <w:t xml:space="preserve">special purpose </w:t>
      </w:r>
      <w:r w:rsidR="001C7C26" w:rsidRPr="001732C3">
        <w:t xml:space="preserve">vehicles </w:t>
      </w:r>
      <w:r w:rsidR="00C17A8C">
        <w:t>following</w:t>
      </w:r>
      <w:r w:rsidR="001D13DD" w:rsidRPr="001732C3">
        <w:t xml:space="preserve"> </w:t>
      </w:r>
      <w:r w:rsidR="00431F5D" w:rsidRPr="001732C3">
        <w:t xml:space="preserve">the completion of closure </w:t>
      </w:r>
      <w:r w:rsidR="00B62FB6" w:rsidRPr="001732C3">
        <w:t xml:space="preserve">activities </w:t>
      </w:r>
      <w:r w:rsidR="003E1FDA" w:rsidRPr="001732C3">
        <w:t xml:space="preserve">in 2025. </w:t>
      </w:r>
    </w:p>
    <w:p w14:paraId="6DEEC3E7" w14:textId="77777777" w:rsidR="00536E15" w:rsidRDefault="00536E15" w:rsidP="00536E15">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pPr>
    </w:p>
    <w:p w14:paraId="7C49F7CF" w14:textId="32172479" w:rsidR="005C2040" w:rsidRPr="001732C3" w:rsidRDefault="00875E2B" w:rsidP="00C34EB3">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1732C3">
        <w:t xml:space="preserve">The reduced requirements </w:t>
      </w:r>
      <w:r w:rsidR="00536E15">
        <w:t>are</w:t>
      </w:r>
      <w:r w:rsidRPr="001732C3">
        <w:t xml:space="preserve"> offset </w:t>
      </w:r>
      <w:r w:rsidR="00F643B6">
        <w:t xml:space="preserve">in part </w:t>
      </w:r>
      <w:r w:rsidRPr="001732C3">
        <w:t xml:space="preserve">by </w:t>
      </w:r>
      <w:r w:rsidR="001D13DD" w:rsidRPr="001732C3">
        <w:t>higher</w:t>
      </w:r>
      <w:r w:rsidR="00304C9C" w:rsidRPr="001732C3">
        <w:t xml:space="preserve"> requirements for the repairs and maintenance </w:t>
      </w:r>
      <w:r w:rsidR="00A2296B" w:rsidRPr="001732C3">
        <w:t>in connection with the</w:t>
      </w:r>
      <w:r w:rsidR="00541CD6">
        <w:t xml:space="preserve"> planned</w:t>
      </w:r>
      <w:r w:rsidR="00A2296B" w:rsidRPr="001732C3">
        <w:t xml:space="preserve"> </w:t>
      </w:r>
      <w:r w:rsidR="00C34EB3" w:rsidRPr="001732C3">
        <w:t xml:space="preserve">destruction/ cannibalization of </w:t>
      </w:r>
      <w:proofErr w:type="spellStart"/>
      <w:r w:rsidR="00C34EB3" w:rsidRPr="001732C3">
        <w:t>armored</w:t>
      </w:r>
      <w:proofErr w:type="spellEnd"/>
      <w:r w:rsidR="00C34EB3" w:rsidRPr="001732C3">
        <w:t xml:space="preserve"> vehicles that will not be</w:t>
      </w:r>
      <w:r w:rsidR="008E7425">
        <w:t xml:space="preserve"> disposed through</w:t>
      </w:r>
      <w:r w:rsidR="00C34EB3" w:rsidRPr="001732C3">
        <w:t xml:space="preserve"> transfer to </w:t>
      </w:r>
      <w:r w:rsidR="00707ED2" w:rsidRPr="001732C3">
        <w:t xml:space="preserve">other </w:t>
      </w:r>
      <w:r w:rsidR="00C34EB3" w:rsidRPr="001732C3">
        <w:t xml:space="preserve">United Nations entities. </w:t>
      </w:r>
    </w:p>
    <w:p w14:paraId="7B4C17EC"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3EBBDC"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809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5"/>
        <w:gridCol w:w="1178"/>
        <w:gridCol w:w="1350"/>
        <w:gridCol w:w="1170"/>
        <w:gridCol w:w="1170"/>
        <w:gridCol w:w="1260"/>
      </w:tblGrid>
      <w:tr w:rsidR="001732C3" w:rsidRPr="001732C3" w14:paraId="0CB44168" w14:textId="77777777" w:rsidTr="0074144C">
        <w:trPr>
          <w:tblHeader/>
        </w:trPr>
        <w:tc>
          <w:tcPr>
            <w:tcW w:w="1965" w:type="dxa"/>
            <w:tcBorders>
              <w:top w:val="single" w:sz="4" w:space="0" w:color="auto"/>
              <w:bottom w:val="single" w:sz="12" w:space="0" w:color="auto"/>
            </w:tcBorders>
            <w:shd w:val="clear" w:color="auto" w:fill="auto"/>
            <w:vAlign w:val="bottom"/>
          </w:tcPr>
          <w:p w14:paraId="4EB9BBF7" w14:textId="77777777" w:rsidR="00DB6FB5" w:rsidRPr="001732C3" w:rsidRDefault="00DB6FB5" w:rsidP="00DB6FB5">
            <w:pPr>
              <w:spacing w:before="81" w:after="81" w:line="160" w:lineRule="exact"/>
              <w:ind w:right="40"/>
              <w:jc w:val="both"/>
              <w:rPr>
                <w:i/>
                <w:sz w:val="14"/>
              </w:rPr>
            </w:pPr>
          </w:p>
        </w:tc>
        <w:tc>
          <w:tcPr>
            <w:tcW w:w="1178" w:type="dxa"/>
            <w:tcBorders>
              <w:top w:val="single" w:sz="4" w:space="0" w:color="auto"/>
              <w:bottom w:val="single" w:sz="12" w:space="0" w:color="auto"/>
            </w:tcBorders>
            <w:vAlign w:val="bottom"/>
          </w:tcPr>
          <w:p w14:paraId="466CD2CA" w14:textId="6D580B2A" w:rsidR="00DB6FB5" w:rsidRPr="001732C3" w:rsidRDefault="00DB6FB5" w:rsidP="00DB6FB5">
            <w:pPr>
              <w:spacing w:before="81" w:after="81" w:line="160" w:lineRule="exact"/>
              <w:ind w:left="144" w:right="40"/>
              <w:jc w:val="right"/>
              <w:rPr>
                <w:i/>
                <w:sz w:val="14"/>
              </w:rPr>
            </w:pPr>
            <w:r w:rsidRPr="001732C3">
              <w:rPr>
                <w:i/>
                <w:sz w:val="14"/>
              </w:rPr>
              <w:t>Appropriation</w:t>
            </w:r>
            <w:r w:rsidRPr="001732C3">
              <w:rPr>
                <w:i/>
                <w:sz w:val="14"/>
              </w:rPr>
              <w:br/>
              <w:t>2024</w:t>
            </w:r>
          </w:p>
        </w:tc>
        <w:tc>
          <w:tcPr>
            <w:tcW w:w="1350" w:type="dxa"/>
            <w:tcBorders>
              <w:top w:val="single" w:sz="4" w:space="0" w:color="auto"/>
              <w:bottom w:val="single" w:sz="12" w:space="0" w:color="auto"/>
            </w:tcBorders>
            <w:shd w:val="clear" w:color="auto" w:fill="auto"/>
            <w:vAlign w:val="bottom"/>
          </w:tcPr>
          <w:p w14:paraId="57DF63FA" w14:textId="5BFE53FF" w:rsidR="00DB6FB5" w:rsidRPr="001732C3" w:rsidRDefault="00DB6FB5" w:rsidP="00DB6FB5">
            <w:pPr>
              <w:spacing w:before="81" w:after="81" w:line="160" w:lineRule="exact"/>
              <w:ind w:left="144" w:right="40"/>
              <w:jc w:val="right"/>
              <w:rPr>
                <w:i/>
                <w:sz w:val="14"/>
              </w:rPr>
            </w:pPr>
            <w:r w:rsidRPr="001732C3">
              <w:rPr>
                <w:i/>
                <w:sz w:val="14"/>
              </w:rPr>
              <w:t>Expenditures</w:t>
            </w:r>
            <w:r w:rsidRPr="001732C3">
              <w:rPr>
                <w:i/>
                <w:sz w:val="14"/>
              </w:rPr>
              <w:br/>
              <w:t>2024</w:t>
            </w:r>
          </w:p>
        </w:tc>
        <w:tc>
          <w:tcPr>
            <w:tcW w:w="1170" w:type="dxa"/>
            <w:tcBorders>
              <w:top w:val="single" w:sz="4" w:space="0" w:color="auto"/>
              <w:bottom w:val="single" w:sz="12" w:space="0" w:color="auto"/>
            </w:tcBorders>
            <w:shd w:val="clear" w:color="auto" w:fill="auto"/>
            <w:vAlign w:val="bottom"/>
          </w:tcPr>
          <w:p w14:paraId="300B4A6F" w14:textId="7ED39487" w:rsidR="00DB6FB5" w:rsidRPr="001732C3" w:rsidRDefault="00DB6FB5" w:rsidP="00DB6FB5">
            <w:pPr>
              <w:spacing w:before="81" w:after="81" w:line="160" w:lineRule="exact"/>
              <w:ind w:left="144" w:right="40"/>
              <w:jc w:val="right"/>
              <w:rPr>
                <w:i/>
                <w:sz w:val="14"/>
              </w:rPr>
            </w:pPr>
            <w:r w:rsidRPr="001732C3">
              <w:rPr>
                <w:i/>
                <w:sz w:val="14"/>
              </w:rPr>
              <w:t>Appropriation</w:t>
            </w:r>
            <w:r w:rsidRPr="001732C3">
              <w:rPr>
                <w:i/>
                <w:sz w:val="14"/>
              </w:rPr>
              <w:br/>
              <w:t>2025</w:t>
            </w:r>
          </w:p>
        </w:tc>
        <w:tc>
          <w:tcPr>
            <w:tcW w:w="1170" w:type="dxa"/>
            <w:tcBorders>
              <w:top w:val="single" w:sz="4" w:space="0" w:color="auto"/>
              <w:bottom w:val="single" w:sz="12" w:space="0" w:color="auto"/>
            </w:tcBorders>
            <w:shd w:val="clear" w:color="auto" w:fill="auto"/>
            <w:vAlign w:val="bottom"/>
          </w:tcPr>
          <w:p w14:paraId="3C334B48" w14:textId="197343E1" w:rsidR="00DB6FB5" w:rsidRPr="001732C3" w:rsidRDefault="00DB6FB5" w:rsidP="00DB6FB5">
            <w:pPr>
              <w:spacing w:before="81" w:after="81" w:line="160" w:lineRule="exact"/>
              <w:ind w:left="72" w:right="40"/>
              <w:jc w:val="right"/>
              <w:rPr>
                <w:i/>
                <w:sz w:val="14"/>
              </w:rPr>
            </w:pPr>
            <w:r w:rsidRPr="001732C3">
              <w:rPr>
                <w:i/>
                <w:spacing w:val="2"/>
                <w:w w:val="102"/>
                <w:sz w:val="14"/>
              </w:rPr>
              <w:t xml:space="preserve"> Requirements</w:t>
            </w:r>
            <w:r w:rsidRPr="001732C3">
              <w:rPr>
                <w:i/>
                <w:spacing w:val="2"/>
                <w:w w:val="102"/>
                <w:sz w:val="14"/>
              </w:rPr>
              <w:br/>
              <w:t>2026</w:t>
            </w:r>
          </w:p>
        </w:tc>
        <w:tc>
          <w:tcPr>
            <w:tcW w:w="1260" w:type="dxa"/>
            <w:tcBorders>
              <w:top w:val="single" w:sz="4" w:space="0" w:color="auto"/>
              <w:bottom w:val="single" w:sz="12" w:space="0" w:color="auto"/>
            </w:tcBorders>
            <w:shd w:val="clear" w:color="auto" w:fill="auto"/>
            <w:vAlign w:val="bottom"/>
          </w:tcPr>
          <w:p w14:paraId="16DBE386" w14:textId="73318277" w:rsidR="00DB6FB5" w:rsidRPr="001732C3" w:rsidRDefault="00DB6FB5" w:rsidP="00DB6FB5">
            <w:pPr>
              <w:spacing w:before="81" w:after="81" w:line="160" w:lineRule="exact"/>
              <w:ind w:left="144" w:right="40"/>
              <w:jc w:val="right"/>
              <w:rPr>
                <w:i/>
                <w:sz w:val="14"/>
              </w:rPr>
            </w:pPr>
            <w:r w:rsidRPr="001732C3">
              <w:rPr>
                <w:i/>
                <w:sz w:val="14"/>
              </w:rPr>
              <w:t>Variance</w:t>
            </w:r>
            <w:r w:rsidRPr="001732C3">
              <w:rPr>
                <w:i/>
                <w:sz w:val="14"/>
              </w:rPr>
              <w:br/>
              <w:t>2026 vs. 2025</w:t>
            </w:r>
          </w:p>
        </w:tc>
      </w:tr>
      <w:tr w:rsidR="001732C3" w:rsidRPr="001732C3" w14:paraId="52ADCEC0" w14:textId="77777777" w:rsidTr="0074144C">
        <w:trPr>
          <w:trHeight w:hRule="exact" w:val="115"/>
          <w:tblHeader/>
        </w:trPr>
        <w:tc>
          <w:tcPr>
            <w:tcW w:w="1965" w:type="dxa"/>
            <w:tcBorders>
              <w:top w:val="single" w:sz="12" w:space="0" w:color="auto"/>
            </w:tcBorders>
            <w:shd w:val="clear" w:color="auto" w:fill="auto"/>
            <w:vAlign w:val="bottom"/>
          </w:tcPr>
          <w:p w14:paraId="7A3DEF52" w14:textId="77777777" w:rsidR="005C2040" w:rsidRPr="001732C3" w:rsidRDefault="005C2040">
            <w:pPr>
              <w:spacing w:before="40" w:after="40" w:line="210" w:lineRule="exact"/>
              <w:ind w:right="40"/>
              <w:jc w:val="both"/>
              <w:rPr>
                <w:sz w:val="17"/>
              </w:rPr>
            </w:pPr>
          </w:p>
        </w:tc>
        <w:tc>
          <w:tcPr>
            <w:tcW w:w="1178" w:type="dxa"/>
            <w:tcBorders>
              <w:top w:val="single" w:sz="12" w:space="0" w:color="auto"/>
            </w:tcBorders>
            <w:vAlign w:val="bottom"/>
          </w:tcPr>
          <w:p w14:paraId="35131400" w14:textId="77777777" w:rsidR="005C2040" w:rsidRPr="001732C3" w:rsidRDefault="005C2040">
            <w:pPr>
              <w:spacing w:before="40" w:after="40" w:line="210" w:lineRule="exact"/>
              <w:ind w:left="144" w:right="40"/>
              <w:jc w:val="right"/>
              <w:rPr>
                <w:sz w:val="17"/>
              </w:rPr>
            </w:pPr>
            <w:r w:rsidRPr="001732C3">
              <w:rPr>
                <w:i/>
                <w:sz w:val="14"/>
              </w:rPr>
              <w:t>Appropriation</w:t>
            </w:r>
            <w:r w:rsidRPr="001732C3">
              <w:rPr>
                <w:i/>
                <w:sz w:val="14"/>
              </w:rPr>
              <w:br/>
              <w:t>2022</w:t>
            </w:r>
          </w:p>
        </w:tc>
        <w:tc>
          <w:tcPr>
            <w:tcW w:w="1350" w:type="dxa"/>
            <w:tcBorders>
              <w:top w:val="single" w:sz="12" w:space="0" w:color="auto"/>
            </w:tcBorders>
            <w:shd w:val="clear" w:color="auto" w:fill="auto"/>
            <w:vAlign w:val="bottom"/>
          </w:tcPr>
          <w:p w14:paraId="37F31D8A" w14:textId="77777777" w:rsidR="005C2040" w:rsidRPr="001732C3" w:rsidRDefault="005C2040">
            <w:pPr>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04C1134C" w14:textId="77777777" w:rsidR="005C2040" w:rsidRPr="001732C3" w:rsidRDefault="005C2040">
            <w:pPr>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7E0E0E1E" w14:textId="77777777" w:rsidR="005C2040" w:rsidRPr="001732C3" w:rsidRDefault="005C2040">
            <w:pPr>
              <w:spacing w:before="40" w:after="40" w:line="210" w:lineRule="exact"/>
              <w:ind w:left="144" w:right="40"/>
              <w:jc w:val="right"/>
              <w:rPr>
                <w:sz w:val="17"/>
              </w:rPr>
            </w:pPr>
          </w:p>
        </w:tc>
        <w:tc>
          <w:tcPr>
            <w:tcW w:w="1260" w:type="dxa"/>
            <w:tcBorders>
              <w:top w:val="single" w:sz="12" w:space="0" w:color="auto"/>
            </w:tcBorders>
            <w:shd w:val="clear" w:color="auto" w:fill="auto"/>
            <w:vAlign w:val="bottom"/>
          </w:tcPr>
          <w:p w14:paraId="7C4087FC" w14:textId="77777777" w:rsidR="005C2040" w:rsidRPr="001732C3" w:rsidRDefault="005C2040">
            <w:pPr>
              <w:spacing w:before="40" w:after="40" w:line="210" w:lineRule="exact"/>
              <w:ind w:left="144" w:right="40"/>
              <w:jc w:val="right"/>
              <w:rPr>
                <w:sz w:val="17"/>
              </w:rPr>
            </w:pPr>
          </w:p>
        </w:tc>
      </w:tr>
      <w:tr w:rsidR="005C2040" w:rsidRPr="001732C3" w14:paraId="6D55D20C" w14:textId="77777777" w:rsidTr="0074144C">
        <w:tc>
          <w:tcPr>
            <w:tcW w:w="1965" w:type="dxa"/>
            <w:tcBorders>
              <w:bottom w:val="single" w:sz="12" w:space="0" w:color="auto"/>
            </w:tcBorders>
            <w:shd w:val="clear" w:color="auto" w:fill="auto"/>
            <w:vAlign w:val="bottom"/>
          </w:tcPr>
          <w:p w14:paraId="70E16D7E" w14:textId="77777777" w:rsidR="005C2040" w:rsidRPr="001732C3" w:rsidRDefault="005C2040">
            <w:pPr>
              <w:tabs>
                <w:tab w:val="left" w:pos="288"/>
                <w:tab w:val="left" w:pos="576"/>
                <w:tab w:val="left" w:pos="864"/>
                <w:tab w:val="left" w:pos="1152"/>
              </w:tabs>
              <w:spacing w:before="40" w:after="40" w:line="210" w:lineRule="exact"/>
              <w:ind w:right="40"/>
              <w:jc w:val="both"/>
              <w:rPr>
                <w:b/>
                <w:sz w:val="17"/>
              </w:rPr>
            </w:pPr>
            <w:r w:rsidRPr="001732C3">
              <w:rPr>
                <w:b/>
                <w:bCs/>
                <w:sz w:val="17"/>
              </w:rPr>
              <w:t>Air operations</w:t>
            </w:r>
          </w:p>
        </w:tc>
        <w:tc>
          <w:tcPr>
            <w:tcW w:w="1178" w:type="dxa"/>
            <w:tcBorders>
              <w:bottom w:val="single" w:sz="12" w:space="0" w:color="auto"/>
            </w:tcBorders>
            <w:vAlign w:val="bottom"/>
          </w:tcPr>
          <w:p w14:paraId="1332817F" w14:textId="3448E0D7" w:rsidR="005C2040" w:rsidRPr="001732C3" w:rsidRDefault="00111921">
            <w:pPr>
              <w:tabs>
                <w:tab w:val="left" w:pos="288"/>
                <w:tab w:val="left" w:pos="576"/>
                <w:tab w:val="left" w:pos="864"/>
                <w:tab w:val="left" w:pos="1152"/>
              </w:tabs>
              <w:spacing w:before="40" w:after="40" w:line="210" w:lineRule="exact"/>
              <w:ind w:left="144" w:right="40"/>
              <w:jc w:val="right"/>
              <w:rPr>
                <w:sz w:val="17"/>
              </w:rPr>
            </w:pPr>
            <w:r w:rsidRPr="001732C3">
              <w:rPr>
                <w:sz w:val="17"/>
              </w:rPr>
              <w:t>3 734.6</w:t>
            </w:r>
          </w:p>
        </w:tc>
        <w:tc>
          <w:tcPr>
            <w:tcW w:w="1350" w:type="dxa"/>
            <w:tcBorders>
              <w:bottom w:val="single" w:sz="12" w:space="0" w:color="auto"/>
            </w:tcBorders>
            <w:shd w:val="clear" w:color="auto" w:fill="auto"/>
          </w:tcPr>
          <w:p w14:paraId="139EAF65" w14:textId="779BAF52" w:rsidR="005C2040" w:rsidRPr="001732C3" w:rsidRDefault="00540E6E">
            <w:pPr>
              <w:tabs>
                <w:tab w:val="left" w:pos="288"/>
                <w:tab w:val="left" w:pos="576"/>
                <w:tab w:val="left" w:pos="864"/>
                <w:tab w:val="left" w:pos="1152"/>
              </w:tabs>
              <w:spacing w:before="40" w:after="40" w:line="210" w:lineRule="exact"/>
              <w:ind w:left="144" w:right="40"/>
              <w:jc w:val="right"/>
              <w:rPr>
                <w:sz w:val="17"/>
              </w:rPr>
            </w:pPr>
            <w:r>
              <w:rPr>
                <w:sz w:val="17"/>
              </w:rPr>
              <w:t>1 620.3</w:t>
            </w:r>
          </w:p>
        </w:tc>
        <w:tc>
          <w:tcPr>
            <w:tcW w:w="1170" w:type="dxa"/>
            <w:tcBorders>
              <w:bottom w:val="single" w:sz="12" w:space="0" w:color="auto"/>
            </w:tcBorders>
            <w:shd w:val="clear" w:color="auto" w:fill="auto"/>
          </w:tcPr>
          <w:p w14:paraId="49BB6964" w14:textId="2629CB6A" w:rsidR="005C2040" w:rsidRPr="001732C3" w:rsidRDefault="00A64375">
            <w:pPr>
              <w:tabs>
                <w:tab w:val="left" w:pos="288"/>
                <w:tab w:val="left" w:pos="576"/>
                <w:tab w:val="left" w:pos="864"/>
                <w:tab w:val="left" w:pos="1152"/>
              </w:tabs>
              <w:spacing w:before="40" w:after="40" w:line="210" w:lineRule="exact"/>
              <w:ind w:left="144" w:right="40"/>
              <w:jc w:val="right"/>
              <w:rPr>
                <w:sz w:val="17"/>
              </w:rPr>
            </w:pPr>
            <w:r w:rsidRPr="001732C3">
              <w:rPr>
                <w:sz w:val="17"/>
              </w:rPr>
              <w:t>2 069.2</w:t>
            </w:r>
          </w:p>
        </w:tc>
        <w:tc>
          <w:tcPr>
            <w:tcW w:w="1170" w:type="dxa"/>
            <w:tcBorders>
              <w:bottom w:val="single" w:sz="12" w:space="0" w:color="auto"/>
            </w:tcBorders>
            <w:shd w:val="clear" w:color="auto" w:fill="auto"/>
          </w:tcPr>
          <w:p w14:paraId="35C707E8" w14:textId="132CE2F7" w:rsidR="005C2040" w:rsidRPr="001732C3" w:rsidRDefault="00707ED2">
            <w:pPr>
              <w:tabs>
                <w:tab w:val="left" w:pos="288"/>
                <w:tab w:val="left" w:pos="576"/>
                <w:tab w:val="left" w:pos="864"/>
                <w:tab w:val="left" w:pos="1152"/>
              </w:tabs>
              <w:spacing w:before="40" w:after="40" w:line="210" w:lineRule="exact"/>
              <w:ind w:left="144" w:right="40"/>
              <w:jc w:val="right"/>
              <w:rPr>
                <w:sz w:val="17"/>
              </w:rPr>
            </w:pPr>
            <w:r w:rsidRPr="001732C3">
              <w:rPr>
                <w:rFonts w:eastAsia="Calibri"/>
                <w:sz w:val="17"/>
                <w:szCs w:val="17"/>
              </w:rPr>
              <w:t>–</w:t>
            </w:r>
          </w:p>
        </w:tc>
        <w:tc>
          <w:tcPr>
            <w:tcW w:w="1260" w:type="dxa"/>
            <w:tcBorders>
              <w:bottom w:val="single" w:sz="12" w:space="0" w:color="auto"/>
            </w:tcBorders>
            <w:shd w:val="clear" w:color="auto" w:fill="auto"/>
          </w:tcPr>
          <w:p w14:paraId="2F871C4F" w14:textId="6B0DD7C7" w:rsidR="005C2040" w:rsidRPr="001732C3" w:rsidRDefault="00A64375">
            <w:pPr>
              <w:tabs>
                <w:tab w:val="left" w:pos="288"/>
                <w:tab w:val="left" w:pos="576"/>
                <w:tab w:val="left" w:pos="864"/>
                <w:tab w:val="left" w:pos="1152"/>
              </w:tabs>
              <w:spacing w:before="40" w:after="40" w:line="210" w:lineRule="exact"/>
              <w:ind w:left="144" w:right="40"/>
              <w:jc w:val="right"/>
              <w:rPr>
                <w:sz w:val="17"/>
              </w:rPr>
            </w:pPr>
            <w:r w:rsidRPr="001732C3">
              <w:rPr>
                <w:sz w:val="17"/>
              </w:rPr>
              <w:t>(2 069.2)</w:t>
            </w:r>
          </w:p>
        </w:tc>
      </w:tr>
    </w:tbl>
    <w:p w14:paraId="1067FDEA"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84AEB0"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FFED7B" w14:textId="5672A5D0" w:rsidR="005C2040" w:rsidRPr="001732C3" w:rsidRDefault="005C2040">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1732C3">
        <w:tab/>
      </w:r>
      <w:r w:rsidR="00BD1D2C" w:rsidRPr="001732C3">
        <w:t>No provision is included for air operations for the liquidation period</w:t>
      </w:r>
      <w:r w:rsidR="007D5189">
        <w:t xml:space="preserve"> as the current aircraft contract will be discontinued in 2025</w:t>
      </w:r>
      <w:r w:rsidR="00BD1D2C" w:rsidRPr="001732C3">
        <w:t xml:space="preserve">. </w:t>
      </w:r>
    </w:p>
    <w:p w14:paraId="15EFCC27" w14:textId="77777777" w:rsidR="005C2040" w:rsidRPr="001732C3" w:rsidRDefault="005C2040" w:rsidP="005C204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77AA0B" w14:textId="77777777" w:rsidR="005C2040" w:rsidRPr="001732C3" w:rsidRDefault="005C2040" w:rsidP="005C204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8106"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93"/>
        <w:gridCol w:w="1350"/>
        <w:gridCol w:w="1350"/>
        <w:gridCol w:w="1170"/>
        <w:gridCol w:w="1170"/>
        <w:gridCol w:w="1273"/>
      </w:tblGrid>
      <w:tr w:rsidR="001732C3" w:rsidRPr="001732C3" w14:paraId="6738E05E" w14:textId="77777777" w:rsidTr="00307BE3">
        <w:trPr>
          <w:tblHeader/>
        </w:trPr>
        <w:tc>
          <w:tcPr>
            <w:tcW w:w="1793" w:type="dxa"/>
            <w:tcBorders>
              <w:top w:val="single" w:sz="4" w:space="0" w:color="auto"/>
              <w:bottom w:val="single" w:sz="12" w:space="0" w:color="auto"/>
            </w:tcBorders>
            <w:shd w:val="clear" w:color="auto" w:fill="auto"/>
            <w:vAlign w:val="bottom"/>
          </w:tcPr>
          <w:p w14:paraId="28C3327A" w14:textId="77777777" w:rsidR="00DB6FB5" w:rsidRPr="001732C3" w:rsidRDefault="00DB6FB5" w:rsidP="00DB6FB5">
            <w:pPr>
              <w:keepNext/>
              <w:keepLines/>
              <w:spacing w:before="81" w:after="81" w:line="160" w:lineRule="exact"/>
              <w:ind w:right="40"/>
              <w:jc w:val="both"/>
              <w:rPr>
                <w:i/>
                <w:sz w:val="14"/>
              </w:rPr>
            </w:pPr>
          </w:p>
        </w:tc>
        <w:tc>
          <w:tcPr>
            <w:tcW w:w="1350" w:type="dxa"/>
            <w:tcBorders>
              <w:top w:val="single" w:sz="4" w:space="0" w:color="auto"/>
              <w:bottom w:val="single" w:sz="12" w:space="0" w:color="auto"/>
            </w:tcBorders>
            <w:vAlign w:val="bottom"/>
          </w:tcPr>
          <w:p w14:paraId="63743AED" w14:textId="58228C1A" w:rsidR="00DB6FB5" w:rsidRPr="001732C3" w:rsidRDefault="00DB6FB5" w:rsidP="00DB6FB5">
            <w:pPr>
              <w:keepNext/>
              <w:keepLines/>
              <w:spacing w:before="81" w:after="81" w:line="160" w:lineRule="exact"/>
              <w:ind w:left="144" w:right="40"/>
              <w:jc w:val="right"/>
              <w:rPr>
                <w:i/>
                <w:sz w:val="14"/>
              </w:rPr>
            </w:pPr>
            <w:r w:rsidRPr="001732C3">
              <w:rPr>
                <w:i/>
                <w:sz w:val="14"/>
              </w:rPr>
              <w:t>Appropriation</w:t>
            </w:r>
            <w:r w:rsidRPr="001732C3">
              <w:rPr>
                <w:i/>
                <w:sz w:val="14"/>
              </w:rPr>
              <w:br/>
              <w:t>2024</w:t>
            </w:r>
          </w:p>
        </w:tc>
        <w:tc>
          <w:tcPr>
            <w:tcW w:w="1350" w:type="dxa"/>
            <w:tcBorders>
              <w:top w:val="single" w:sz="4" w:space="0" w:color="auto"/>
              <w:bottom w:val="single" w:sz="12" w:space="0" w:color="auto"/>
            </w:tcBorders>
            <w:shd w:val="clear" w:color="auto" w:fill="auto"/>
            <w:vAlign w:val="bottom"/>
          </w:tcPr>
          <w:p w14:paraId="7D05704F" w14:textId="19897D13" w:rsidR="00DB6FB5" w:rsidRPr="001732C3" w:rsidRDefault="00DB6FB5" w:rsidP="00DB6FB5">
            <w:pPr>
              <w:keepNext/>
              <w:keepLines/>
              <w:spacing w:before="81" w:after="81" w:line="160" w:lineRule="exact"/>
              <w:ind w:left="144" w:right="40"/>
              <w:jc w:val="right"/>
              <w:rPr>
                <w:i/>
                <w:sz w:val="14"/>
              </w:rPr>
            </w:pPr>
            <w:r w:rsidRPr="001732C3">
              <w:rPr>
                <w:i/>
                <w:sz w:val="14"/>
              </w:rPr>
              <w:t>Expenditures</w:t>
            </w:r>
            <w:r w:rsidRPr="001732C3">
              <w:rPr>
                <w:i/>
                <w:sz w:val="14"/>
              </w:rPr>
              <w:br/>
              <w:t>2024</w:t>
            </w:r>
          </w:p>
        </w:tc>
        <w:tc>
          <w:tcPr>
            <w:tcW w:w="1170" w:type="dxa"/>
            <w:tcBorders>
              <w:top w:val="single" w:sz="4" w:space="0" w:color="auto"/>
              <w:bottom w:val="single" w:sz="12" w:space="0" w:color="auto"/>
            </w:tcBorders>
            <w:shd w:val="clear" w:color="auto" w:fill="auto"/>
            <w:vAlign w:val="bottom"/>
          </w:tcPr>
          <w:p w14:paraId="54B27B36" w14:textId="13C78DBE" w:rsidR="00DB6FB5" w:rsidRPr="001732C3" w:rsidRDefault="00DB6FB5" w:rsidP="00DB6FB5">
            <w:pPr>
              <w:keepNext/>
              <w:keepLines/>
              <w:spacing w:before="81" w:after="81" w:line="160" w:lineRule="exact"/>
              <w:ind w:left="144" w:right="40"/>
              <w:jc w:val="right"/>
              <w:rPr>
                <w:i/>
                <w:sz w:val="14"/>
              </w:rPr>
            </w:pPr>
            <w:r w:rsidRPr="001732C3">
              <w:rPr>
                <w:i/>
                <w:sz w:val="14"/>
              </w:rPr>
              <w:t>Appropriation</w:t>
            </w:r>
            <w:r w:rsidRPr="001732C3">
              <w:rPr>
                <w:i/>
                <w:sz w:val="14"/>
              </w:rPr>
              <w:br/>
              <w:t>2025</w:t>
            </w:r>
          </w:p>
        </w:tc>
        <w:tc>
          <w:tcPr>
            <w:tcW w:w="1170" w:type="dxa"/>
            <w:tcBorders>
              <w:top w:val="single" w:sz="4" w:space="0" w:color="auto"/>
              <w:bottom w:val="single" w:sz="12" w:space="0" w:color="auto"/>
            </w:tcBorders>
            <w:shd w:val="clear" w:color="auto" w:fill="auto"/>
            <w:vAlign w:val="bottom"/>
          </w:tcPr>
          <w:p w14:paraId="5E2DB1D7" w14:textId="270FA6E2" w:rsidR="00DB6FB5" w:rsidRPr="001732C3" w:rsidRDefault="00DB6FB5" w:rsidP="00DB6FB5">
            <w:pPr>
              <w:keepNext/>
              <w:keepLines/>
              <w:spacing w:before="81" w:after="81" w:line="160" w:lineRule="exact"/>
              <w:ind w:left="72" w:right="40"/>
              <w:jc w:val="right"/>
              <w:rPr>
                <w:i/>
                <w:sz w:val="14"/>
              </w:rPr>
            </w:pPr>
            <w:r w:rsidRPr="001732C3">
              <w:rPr>
                <w:i/>
                <w:spacing w:val="2"/>
                <w:w w:val="102"/>
                <w:sz w:val="14"/>
              </w:rPr>
              <w:t xml:space="preserve"> Requirements</w:t>
            </w:r>
            <w:r w:rsidRPr="001732C3">
              <w:rPr>
                <w:i/>
                <w:spacing w:val="2"/>
                <w:w w:val="102"/>
                <w:sz w:val="14"/>
              </w:rPr>
              <w:br/>
              <w:t>2026</w:t>
            </w:r>
          </w:p>
        </w:tc>
        <w:tc>
          <w:tcPr>
            <w:tcW w:w="1273" w:type="dxa"/>
            <w:tcBorders>
              <w:top w:val="single" w:sz="4" w:space="0" w:color="auto"/>
              <w:bottom w:val="single" w:sz="12" w:space="0" w:color="auto"/>
            </w:tcBorders>
            <w:shd w:val="clear" w:color="auto" w:fill="auto"/>
            <w:vAlign w:val="bottom"/>
          </w:tcPr>
          <w:p w14:paraId="1A0C5C2D" w14:textId="7C5EA967" w:rsidR="00DB6FB5" w:rsidRPr="001732C3" w:rsidRDefault="00DB6FB5" w:rsidP="00DB6FB5">
            <w:pPr>
              <w:keepNext/>
              <w:keepLines/>
              <w:spacing w:before="81" w:after="81" w:line="160" w:lineRule="exact"/>
              <w:ind w:left="144" w:right="40"/>
              <w:jc w:val="right"/>
              <w:rPr>
                <w:i/>
                <w:sz w:val="14"/>
              </w:rPr>
            </w:pPr>
            <w:r w:rsidRPr="001732C3">
              <w:rPr>
                <w:i/>
                <w:sz w:val="14"/>
              </w:rPr>
              <w:t>Variance</w:t>
            </w:r>
            <w:r w:rsidRPr="001732C3">
              <w:rPr>
                <w:i/>
                <w:sz w:val="14"/>
              </w:rPr>
              <w:br/>
              <w:t>2026 vs. 2025</w:t>
            </w:r>
          </w:p>
        </w:tc>
      </w:tr>
      <w:tr w:rsidR="001732C3" w:rsidRPr="001732C3" w14:paraId="78E9DDFD" w14:textId="77777777" w:rsidTr="00307BE3">
        <w:trPr>
          <w:trHeight w:hRule="exact" w:val="115"/>
          <w:tblHeader/>
        </w:trPr>
        <w:tc>
          <w:tcPr>
            <w:tcW w:w="1793" w:type="dxa"/>
            <w:tcBorders>
              <w:top w:val="single" w:sz="12" w:space="0" w:color="auto"/>
            </w:tcBorders>
            <w:shd w:val="clear" w:color="auto" w:fill="auto"/>
            <w:vAlign w:val="bottom"/>
          </w:tcPr>
          <w:p w14:paraId="0C0474EE" w14:textId="77777777" w:rsidR="005C2040" w:rsidRPr="001732C3" w:rsidRDefault="005C2040">
            <w:pPr>
              <w:spacing w:before="40" w:after="40" w:line="210" w:lineRule="exact"/>
              <w:ind w:right="40"/>
              <w:jc w:val="both"/>
              <w:rPr>
                <w:sz w:val="17"/>
              </w:rPr>
            </w:pPr>
          </w:p>
        </w:tc>
        <w:tc>
          <w:tcPr>
            <w:tcW w:w="1350" w:type="dxa"/>
            <w:tcBorders>
              <w:top w:val="single" w:sz="12" w:space="0" w:color="auto"/>
            </w:tcBorders>
            <w:vAlign w:val="bottom"/>
          </w:tcPr>
          <w:p w14:paraId="22068ED4" w14:textId="77777777" w:rsidR="005C2040" w:rsidRPr="001732C3" w:rsidRDefault="005C2040">
            <w:pPr>
              <w:spacing w:before="40" w:after="40" w:line="210" w:lineRule="exact"/>
              <w:ind w:left="144" w:right="40"/>
              <w:jc w:val="right"/>
              <w:rPr>
                <w:sz w:val="17"/>
              </w:rPr>
            </w:pPr>
            <w:r w:rsidRPr="001732C3">
              <w:rPr>
                <w:i/>
                <w:sz w:val="14"/>
              </w:rPr>
              <w:t>Appropriation</w:t>
            </w:r>
            <w:r w:rsidRPr="001732C3">
              <w:rPr>
                <w:i/>
                <w:sz w:val="14"/>
              </w:rPr>
              <w:br/>
              <w:t>2022</w:t>
            </w:r>
          </w:p>
        </w:tc>
        <w:tc>
          <w:tcPr>
            <w:tcW w:w="1350" w:type="dxa"/>
            <w:tcBorders>
              <w:top w:val="single" w:sz="12" w:space="0" w:color="auto"/>
            </w:tcBorders>
            <w:shd w:val="clear" w:color="auto" w:fill="auto"/>
            <w:vAlign w:val="bottom"/>
          </w:tcPr>
          <w:p w14:paraId="70A20F9D" w14:textId="77777777" w:rsidR="005C2040" w:rsidRPr="001732C3" w:rsidRDefault="005C2040">
            <w:pPr>
              <w:tabs>
                <w:tab w:val="left" w:pos="288"/>
                <w:tab w:val="left" w:pos="576"/>
                <w:tab w:val="left" w:pos="864"/>
                <w:tab w:val="left" w:pos="1152"/>
              </w:tabs>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143DE782" w14:textId="77777777" w:rsidR="005C2040" w:rsidRPr="001732C3" w:rsidRDefault="005C2040">
            <w:pPr>
              <w:tabs>
                <w:tab w:val="left" w:pos="288"/>
                <w:tab w:val="left" w:pos="576"/>
                <w:tab w:val="left" w:pos="864"/>
                <w:tab w:val="left" w:pos="1152"/>
              </w:tabs>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25E7283E" w14:textId="77777777" w:rsidR="005C2040" w:rsidRPr="001732C3" w:rsidRDefault="005C2040">
            <w:pPr>
              <w:tabs>
                <w:tab w:val="left" w:pos="288"/>
                <w:tab w:val="left" w:pos="576"/>
                <w:tab w:val="left" w:pos="864"/>
                <w:tab w:val="left" w:pos="1152"/>
              </w:tabs>
              <w:spacing w:before="40" w:after="40" w:line="210" w:lineRule="exact"/>
              <w:ind w:left="144" w:right="40"/>
              <w:jc w:val="right"/>
              <w:rPr>
                <w:sz w:val="17"/>
              </w:rPr>
            </w:pPr>
          </w:p>
        </w:tc>
        <w:tc>
          <w:tcPr>
            <w:tcW w:w="1273" w:type="dxa"/>
            <w:tcBorders>
              <w:top w:val="single" w:sz="12" w:space="0" w:color="auto"/>
            </w:tcBorders>
            <w:shd w:val="clear" w:color="auto" w:fill="auto"/>
            <w:vAlign w:val="bottom"/>
          </w:tcPr>
          <w:p w14:paraId="2FFF86F9" w14:textId="77777777" w:rsidR="005C2040" w:rsidRPr="001732C3" w:rsidRDefault="005C2040">
            <w:pPr>
              <w:tabs>
                <w:tab w:val="left" w:pos="288"/>
                <w:tab w:val="left" w:pos="576"/>
                <w:tab w:val="left" w:pos="864"/>
                <w:tab w:val="left" w:pos="1152"/>
              </w:tabs>
              <w:spacing w:before="40" w:after="40" w:line="210" w:lineRule="exact"/>
              <w:ind w:left="144" w:right="40"/>
              <w:jc w:val="right"/>
              <w:rPr>
                <w:sz w:val="17"/>
              </w:rPr>
            </w:pPr>
          </w:p>
        </w:tc>
      </w:tr>
      <w:tr w:rsidR="005C2040" w:rsidRPr="001732C3" w14:paraId="1A523B9D" w14:textId="77777777" w:rsidTr="00307BE3">
        <w:tc>
          <w:tcPr>
            <w:tcW w:w="1793" w:type="dxa"/>
            <w:tcBorders>
              <w:bottom w:val="single" w:sz="12" w:space="0" w:color="auto"/>
            </w:tcBorders>
            <w:shd w:val="clear" w:color="auto" w:fill="auto"/>
            <w:vAlign w:val="bottom"/>
          </w:tcPr>
          <w:p w14:paraId="3EF62374" w14:textId="77777777" w:rsidR="005C2040" w:rsidRPr="001732C3" w:rsidRDefault="005C2040">
            <w:pPr>
              <w:tabs>
                <w:tab w:val="left" w:pos="288"/>
                <w:tab w:val="left" w:pos="576"/>
                <w:tab w:val="left" w:pos="864"/>
                <w:tab w:val="left" w:pos="1152"/>
              </w:tabs>
              <w:spacing w:before="40" w:after="40" w:line="210" w:lineRule="exact"/>
              <w:ind w:right="40"/>
              <w:rPr>
                <w:b/>
                <w:sz w:val="17"/>
              </w:rPr>
            </w:pPr>
            <w:r w:rsidRPr="001732C3">
              <w:rPr>
                <w:b/>
                <w:sz w:val="17"/>
              </w:rPr>
              <w:t>Communications and information technology</w:t>
            </w:r>
          </w:p>
        </w:tc>
        <w:tc>
          <w:tcPr>
            <w:tcW w:w="1350" w:type="dxa"/>
            <w:tcBorders>
              <w:bottom w:val="single" w:sz="12" w:space="0" w:color="auto"/>
            </w:tcBorders>
            <w:vAlign w:val="bottom"/>
          </w:tcPr>
          <w:p w14:paraId="03BAEC64" w14:textId="0D1BD5F9" w:rsidR="005C2040" w:rsidRPr="001732C3" w:rsidRDefault="00111921">
            <w:pPr>
              <w:tabs>
                <w:tab w:val="left" w:pos="288"/>
                <w:tab w:val="left" w:pos="576"/>
                <w:tab w:val="left" w:pos="864"/>
                <w:tab w:val="left" w:pos="1152"/>
              </w:tabs>
              <w:spacing w:before="40" w:after="40" w:line="210" w:lineRule="exact"/>
              <w:ind w:left="144" w:right="40"/>
              <w:jc w:val="right"/>
              <w:rPr>
                <w:sz w:val="17"/>
              </w:rPr>
            </w:pPr>
            <w:r w:rsidRPr="001732C3">
              <w:rPr>
                <w:sz w:val="17"/>
              </w:rPr>
              <w:t>2 927.5</w:t>
            </w:r>
            <w:r w:rsidR="005C2040" w:rsidRPr="001732C3">
              <w:rPr>
                <w:sz w:val="17"/>
              </w:rPr>
              <w:t xml:space="preserve"> </w:t>
            </w:r>
          </w:p>
        </w:tc>
        <w:tc>
          <w:tcPr>
            <w:tcW w:w="1350" w:type="dxa"/>
            <w:tcBorders>
              <w:bottom w:val="single" w:sz="12" w:space="0" w:color="auto"/>
            </w:tcBorders>
            <w:shd w:val="clear" w:color="auto" w:fill="auto"/>
            <w:vAlign w:val="bottom"/>
          </w:tcPr>
          <w:p w14:paraId="350B643D" w14:textId="7FEC5B7D" w:rsidR="005C2040" w:rsidRPr="001732C3" w:rsidRDefault="00562411">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1 </w:t>
            </w:r>
            <w:r w:rsidR="00DB6B9D" w:rsidRPr="001732C3">
              <w:rPr>
                <w:sz w:val="17"/>
              </w:rPr>
              <w:t>879.2</w:t>
            </w:r>
          </w:p>
        </w:tc>
        <w:tc>
          <w:tcPr>
            <w:tcW w:w="1170" w:type="dxa"/>
            <w:tcBorders>
              <w:bottom w:val="single" w:sz="12" w:space="0" w:color="auto"/>
            </w:tcBorders>
            <w:shd w:val="clear" w:color="auto" w:fill="auto"/>
            <w:vAlign w:val="bottom"/>
          </w:tcPr>
          <w:p w14:paraId="11113C93" w14:textId="297EC6CB" w:rsidR="005C2040" w:rsidRPr="001732C3" w:rsidRDefault="005C2040">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 </w:t>
            </w:r>
            <w:r w:rsidR="000379CE" w:rsidRPr="001732C3">
              <w:rPr>
                <w:sz w:val="17"/>
              </w:rPr>
              <w:t>1 589.1</w:t>
            </w:r>
            <w:r w:rsidRPr="001732C3">
              <w:rPr>
                <w:sz w:val="17"/>
              </w:rPr>
              <w:t xml:space="preserve"> </w:t>
            </w:r>
          </w:p>
        </w:tc>
        <w:tc>
          <w:tcPr>
            <w:tcW w:w="1170" w:type="dxa"/>
            <w:tcBorders>
              <w:bottom w:val="single" w:sz="12" w:space="0" w:color="auto"/>
            </w:tcBorders>
            <w:shd w:val="clear" w:color="auto" w:fill="auto"/>
            <w:vAlign w:val="bottom"/>
          </w:tcPr>
          <w:p w14:paraId="5D4D80A8" w14:textId="6A5E1C36" w:rsidR="005C2040" w:rsidRPr="001732C3" w:rsidRDefault="00707ED2">
            <w:pPr>
              <w:tabs>
                <w:tab w:val="left" w:pos="288"/>
                <w:tab w:val="left" w:pos="576"/>
                <w:tab w:val="left" w:pos="864"/>
                <w:tab w:val="left" w:pos="1152"/>
              </w:tabs>
              <w:spacing w:before="40" w:after="40" w:line="210" w:lineRule="exact"/>
              <w:ind w:left="144" w:right="40"/>
              <w:jc w:val="right"/>
              <w:rPr>
                <w:sz w:val="17"/>
              </w:rPr>
            </w:pPr>
            <w:r w:rsidRPr="001732C3">
              <w:rPr>
                <w:sz w:val="17"/>
              </w:rPr>
              <w:t>820.3</w:t>
            </w:r>
          </w:p>
        </w:tc>
        <w:tc>
          <w:tcPr>
            <w:tcW w:w="1273" w:type="dxa"/>
            <w:tcBorders>
              <w:bottom w:val="single" w:sz="12" w:space="0" w:color="auto"/>
            </w:tcBorders>
            <w:shd w:val="clear" w:color="auto" w:fill="auto"/>
            <w:vAlign w:val="bottom"/>
          </w:tcPr>
          <w:p w14:paraId="014DA226" w14:textId="2B456D48" w:rsidR="005C2040" w:rsidRPr="001732C3" w:rsidRDefault="005C2040">
            <w:pPr>
              <w:tabs>
                <w:tab w:val="left" w:pos="288"/>
                <w:tab w:val="left" w:pos="576"/>
                <w:tab w:val="left" w:pos="864"/>
                <w:tab w:val="left" w:pos="1152"/>
              </w:tabs>
              <w:spacing w:before="40" w:after="40" w:line="210" w:lineRule="exact"/>
              <w:ind w:left="144" w:right="40"/>
              <w:jc w:val="right"/>
              <w:rPr>
                <w:sz w:val="17"/>
              </w:rPr>
            </w:pPr>
            <w:r w:rsidRPr="001732C3">
              <w:rPr>
                <w:sz w:val="17"/>
              </w:rPr>
              <w:t xml:space="preserve"> (</w:t>
            </w:r>
            <w:r w:rsidR="00707ED2" w:rsidRPr="001732C3">
              <w:rPr>
                <w:sz w:val="17"/>
              </w:rPr>
              <w:t>768.8</w:t>
            </w:r>
            <w:r w:rsidRPr="001732C3">
              <w:rPr>
                <w:sz w:val="17"/>
              </w:rPr>
              <w:t xml:space="preserve">) </w:t>
            </w:r>
          </w:p>
        </w:tc>
      </w:tr>
    </w:tbl>
    <w:p w14:paraId="5FC5A52A"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5E2B44"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AE9A30" w14:textId="481B83D7" w:rsidR="005C2040" w:rsidRDefault="00D514F2" w:rsidP="00DC19E4">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1732C3">
        <w:t xml:space="preserve">The reduced requirements are attributable primarily to the </w:t>
      </w:r>
      <w:r w:rsidR="00034A2D" w:rsidRPr="001732C3">
        <w:t>smaller staffing complement and phased withdrawal of personnel</w:t>
      </w:r>
      <w:r w:rsidRPr="001732C3">
        <w:t xml:space="preserve"> during the liquidation period, resulting in lower requirements for telecommunications and network services, the maintenance of communications and information technology equipment and support services, </w:t>
      </w:r>
      <w:r w:rsidR="00813B24" w:rsidRPr="001732C3">
        <w:t>software, licenses and fees, public information and production services</w:t>
      </w:r>
      <w:r w:rsidR="004C3D50" w:rsidRPr="001732C3">
        <w:t xml:space="preserve">, and </w:t>
      </w:r>
      <w:r w:rsidRPr="001732C3">
        <w:t>spare parts.</w:t>
      </w:r>
    </w:p>
    <w:p w14:paraId="20FF5219" w14:textId="77777777" w:rsidR="00652982" w:rsidRDefault="00652982" w:rsidP="00652982">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pPr>
    </w:p>
    <w:p w14:paraId="37FC015C" w14:textId="0A11B7B8" w:rsidR="00652982" w:rsidRPr="001732C3" w:rsidRDefault="00652982" w:rsidP="00DC19E4">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652982">
        <w:t xml:space="preserve">The reduced requirements are offset in part by the </w:t>
      </w:r>
      <w:r w:rsidR="0086315F">
        <w:t xml:space="preserve">cost of </w:t>
      </w:r>
      <w:r w:rsidRPr="00652982">
        <w:t xml:space="preserve">refurbishment of </w:t>
      </w:r>
      <w:r w:rsidR="001722CB">
        <w:t xml:space="preserve">71 </w:t>
      </w:r>
      <w:r w:rsidR="00E35768">
        <w:t xml:space="preserve">high-value </w:t>
      </w:r>
      <w:r w:rsidR="00C53F8F">
        <w:t>electronic counter</w:t>
      </w:r>
      <w:r w:rsidR="0086315F">
        <w:t>-</w:t>
      </w:r>
      <w:r w:rsidR="00C53F8F">
        <w:t xml:space="preserve">measure equipment </w:t>
      </w:r>
      <w:r w:rsidRPr="00652982">
        <w:t xml:space="preserve">identified for transfer to the strategic deployment stock for inclusion into the return-refurbish-reuse programme at the United Nations Logistics Base in Brindisi for storage and potential transfer to other peacekeeping </w:t>
      </w:r>
      <w:r w:rsidR="00C661A7">
        <w:t xml:space="preserve">and special political </w:t>
      </w:r>
      <w:r w:rsidRPr="00652982">
        <w:t xml:space="preserve">missions. </w:t>
      </w:r>
    </w:p>
    <w:p w14:paraId="07306472" w14:textId="77777777" w:rsidR="00A63B9A" w:rsidRPr="001732C3" w:rsidRDefault="00A63B9A"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809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4"/>
        <w:gridCol w:w="1179"/>
        <w:gridCol w:w="1350"/>
        <w:gridCol w:w="1170"/>
        <w:gridCol w:w="1170"/>
        <w:gridCol w:w="1260"/>
      </w:tblGrid>
      <w:tr w:rsidR="001732C3" w:rsidRPr="001732C3" w14:paraId="2907D46A" w14:textId="77777777" w:rsidTr="0074144C">
        <w:trPr>
          <w:tblHeader/>
        </w:trPr>
        <w:tc>
          <w:tcPr>
            <w:tcW w:w="1964" w:type="dxa"/>
            <w:tcBorders>
              <w:top w:val="single" w:sz="4" w:space="0" w:color="auto"/>
              <w:bottom w:val="single" w:sz="12" w:space="0" w:color="auto"/>
            </w:tcBorders>
            <w:shd w:val="clear" w:color="auto" w:fill="auto"/>
            <w:vAlign w:val="bottom"/>
          </w:tcPr>
          <w:p w14:paraId="5715555A" w14:textId="77777777" w:rsidR="00DB6FB5" w:rsidRPr="001732C3" w:rsidRDefault="00DB6FB5" w:rsidP="00DB6FB5">
            <w:pPr>
              <w:spacing w:before="81" w:after="81" w:line="160" w:lineRule="exact"/>
              <w:ind w:right="40"/>
              <w:jc w:val="both"/>
              <w:rPr>
                <w:i/>
                <w:sz w:val="14"/>
              </w:rPr>
            </w:pPr>
          </w:p>
        </w:tc>
        <w:tc>
          <w:tcPr>
            <w:tcW w:w="1179" w:type="dxa"/>
            <w:tcBorders>
              <w:top w:val="single" w:sz="4" w:space="0" w:color="auto"/>
              <w:bottom w:val="single" w:sz="12" w:space="0" w:color="auto"/>
            </w:tcBorders>
            <w:vAlign w:val="bottom"/>
          </w:tcPr>
          <w:p w14:paraId="687848B1" w14:textId="039A2744" w:rsidR="00DB6FB5" w:rsidRPr="001732C3" w:rsidRDefault="00DB6FB5" w:rsidP="00DB6FB5">
            <w:pPr>
              <w:spacing w:before="81" w:after="81" w:line="160" w:lineRule="exact"/>
              <w:ind w:left="144" w:right="40"/>
              <w:jc w:val="right"/>
              <w:rPr>
                <w:i/>
                <w:sz w:val="14"/>
              </w:rPr>
            </w:pPr>
            <w:r w:rsidRPr="001732C3">
              <w:rPr>
                <w:i/>
                <w:sz w:val="14"/>
              </w:rPr>
              <w:t>Appropriation</w:t>
            </w:r>
            <w:r w:rsidRPr="001732C3">
              <w:rPr>
                <w:i/>
                <w:sz w:val="14"/>
              </w:rPr>
              <w:br/>
              <w:t>2024</w:t>
            </w:r>
          </w:p>
        </w:tc>
        <w:tc>
          <w:tcPr>
            <w:tcW w:w="1350" w:type="dxa"/>
            <w:tcBorders>
              <w:top w:val="single" w:sz="4" w:space="0" w:color="auto"/>
              <w:bottom w:val="single" w:sz="12" w:space="0" w:color="auto"/>
            </w:tcBorders>
            <w:shd w:val="clear" w:color="auto" w:fill="auto"/>
            <w:vAlign w:val="bottom"/>
          </w:tcPr>
          <w:p w14:paraId="698996D3" w14:textId="16C20A59" w:rsidR="00DB6FB5" w:rsidRPr="001732C3" w:rsidRDefault="00DB6FB5" w:rsidP="00DB6FB5">
            <w:pPr>
              <w:spacing w:before="81" w:after="81" w:line="160" w:lineRule="exact"/>
              <w:ind w:left="144" w:right="40"/>
              <w:jc w:val="right"/>
              <w:rPr>
                <w:i/>
                <w:sz w:val="14"/>
              </w:rPr>
            </w:pPr>
            <w:r w:rsidRPr="001732C3">
              <w:rPr>
                <w:i/>
                <w:sz w:val="14"/>
              </w:rPr>
              <w:t>Expenditures</w:t>
            </w:r>
            <w:r w:rsidRPr="001732C3">
              <w:rPr>
                <w:i/>
                <w:sz w:val="14"/>
              </w:rPr>
              <w:br/>
              <w:t>2024</w:t>
            </w:r>
          </w:p>
        </w:tc>
        <w:tc>
          <w:tcPr>
            <w:tcW w:w="1170" w:type="dxa"/>
            <w:tcBorders>
              <w:top w:val="single" w:sz="4" w:space="0" w:color="auto"/>
              <w:bottom w:val="single" w:sz="12" w:space="0" w:color="auto"/>
            </w:tcBorders>
            <w:shd w:val="clear" w:color="auto" w:fill="auto"/>
            <w:vAlign w:val="bottom"/>
          </w:tcPr>
          <w:p w14:paraId="5E6C0567" w14:textId="67E3A829" w:rsidR="00DB6FB5" w:rsidRPr="001732C3" w:rsidRDefault="00DB6FB5" w:rsidP="00DB6FB5">
            <w:pPr>
              <w:spacing w:before="81" w:after="81" w:line="160" w:lineRule="exact"/>
              <w:ind w:left="144" w:right="40"/>
              <w:jc w:val="right"/>
              <w:rPr>
                <w:i/>
                <w:sz w:val="14"/>
              </w:rPr>
            </w:pPr>
            <w:r w:rsidRPr="001732C3">
              <w:rPr>
                <w:i/>
                <w:sz w:val="14"/>
              </w:rPr>
              <w:t>Appropriation</w:t>
            </w:r>
            <w:r w:rsidRPr="001732C3">
              <w:rPr>
                <w:i/>
                <w:sz w:val="14"/>
              </w:rPr>
              <w:br/>
              <w:t>2025</w:t>
            </w:r>
          </w:p>
        </w:tc>
        <w:tc>
          <w:tcPr>
            <w:tcW w:w="1170" w:type="dxa"/>
            <w:tcBorders>
              <w:top w:val="single" w:sz="4" w:space="0" w:color="auto"/>
              <w:bottom w:val="single" w:sz="12" w:space="0" w:color="auto"/>
            </w:tcBorders>
            <w:shd w:val="clear" w:color="auto" w:fill="auto"/>
            <w:vAlign w:val="bottom"/>
          </w:tcPr>
          <w:p w14:paraId="711817B5" w14:textId="42FF8423" w:rsidR="00DB6FB5" w:rsidRPr="001732C3" w:rsidRDefault="00DB6FB5" w:rsidP="00DB6FB5">
            <w:pPr>
              <w:spacing w:before="81" w:after="81" w:line="160" w:lineRule="exact"/>
              <w:ind w:left="72" w:right="40"/>
              <w:jc w:val="right"/>
              <w:rPr>
                <w:i/>
                <w:sz w:val="14"/>
              </w:rPr>
            </w:pPr>
            <w:r w:rsidRPr="001732C3">
              <w:rPr>
                <w:i/>
                <w:spacing w:val="2"/>
                <w:w w:val="102"/>
                <w:sz w:val="14"/>
              </w:rPr>
              <w:t xml:space="preserve"> Requirements</w:t>
            </w:r>
            <w:r w:rsidRPr="001732C3">
              <w:rPr>
                <w:i/>
                <w:spacing w:val="2"/>
                <w:w w:val="102"/>
                <w:sz w:val="14"/>
              </w:rPr>
              <w:br/>
              <w:t>2026</w:t>
            </w:r>
          </w:p>
        </w:tc>
        <w:tc>
          <w:tcPr>
            <w:tcW w:w="1260" w:type="dxa"/>
            <w:tcBorders>
              <w:top w:val="single" w:sz="4" w:space="0" w:color="auto"/>
              <w:bottom w:val="single" w:sz="12" w:space="0" w:color="auto"/>
            </w:tcBorders>
            <w:shd w:val="clear" w:color="auto" w:fill="auto"/>
            <w:vAlign w:val="bottom"/>
          </w:tcPr>
          <w:p w14:paraId="44526C0C" w14:textId="5AC7BBB9" w:rsidR="00DB6FB5" w:rsidRPr="001732C3" w:rsidRDefault="00DB6FB5" w:rsidP="00DB6FB5">
            <w:pPr>
              <w:spacing w:before="81" w:after="81" w:line="160" w:lineRule="exact"/>
              <w:ind w:left="144" w:right="40"/>
              <w:jc w:val="right"/>
              <w:rPr>
                <w:i/>
                <w:sz w:val="14"/>
              </w:rPr>
            </w:pPr>
            <w:r w:rsidRPr="001732C3">
              <w:rPr>
                <w:i/>
                <w:sz w:val="14"/>
              </w:rPr>
              <w:t>Variance</w:t>
            </w:r>
            <w:r w:rsidRPr="001732C3">
              <w:rPr>
                <w:i/>
                <w:sz w:val="14"/>
              </w:rPr>
              <w:br/>
              <w:t>2026 vs. 2025</w:t>
            </w:r>
          </w:p>
        </w:tc>
      </w:tr>
      <w:tr w:rsidR="001732C3" w:rsidRPr="001732C3" w14:paraId="779F2EBC" w14:textId="77777777" w:rsidTr="0074144C">
        <w:trPr>
          <w:trHeight w:hRule="exact" w:val="115"/>
          <w:tblHeader/>
        </w:trPr>
        <w:tc>
          <w:tcPr>
            <w:tcW w:w="1964" w:type="dxa"/>
            <w:tcBorders>
              <w:top w:val="single" w:sz="12" w:space="0" w:color="auto"/>
            </w:tcBorders>
            <w:shd w:val="clear" w:color="auto" w:fill="auto"/>
            <w:vAlign w:val="bottom"/>
          </w:tcPr>
          <w:p w14:paraId="2C6CA7FF" w14:textId="77777777" w:rsidR="005C2040" w:rsidRPr="001732C3" w:rsidRDefault="005C2040">
            <w:pPr>
              <w:spacing w:before="40" w:after="40" w:line="210" w:lineRule="exact"/>
              <w:ind w:right="40"/>
              <w:jc w:val="both"/>
              <w:rPr>
                <w:sz w:val="17"/>
              </w:rPr>
            </w:pPr>
          </w:p>
        </w:tc>
        <w:tc>
          <w:tcPr>
            <w:tcW w:w="1179" w:type="dxa"/>
            <w:tcBorders>
              <w:top w:val="single" w:sz="12" w:space="0" w:color="auto"/>
            </w:tcBorders>
            <w:vAlign w:val="bottom"/>
          </w:tcPr>
          <w:p w14:paraId="5F75B208" w14:textId="77777777" w:rsidR="005C2040" w:rsidRPr="001732C3" w:rsidRDefault="005C2040">
            <w:pPr>
              <w:spacing w:before="40" w:after="40" w:line="210" w:lineRule="exact"/>
              <w:ind w:left="144" w:right="40"/>
              <w:jc w:val="right"/>
              <w:rPr>
                <w:sz w:val="17"/>
              </w:rPr>
            </w:pPr>
            <w:r w:rsidRPr="001732C3">
              <w:rPr>
                <w:i/>
                <w:sz w:val="14"/>
              </w:rPr>
              <w:t>Appropriation</w:t>
            </w:r>
            <w:r w:rsidRPr="001732C3">
              <w:rPr>
                <w:i/>
                <w:sz w:val="14"/>
              </w:rPr>
              <w:br/>
              <w:t>2022</w:t>
            </w:r>
          </w:p>
        </w:tc>
        <w:tc>
          <w:tcPr>
            <w:tcW w:w="1350" w:type="dxa"/>
            <w:tcBorders>
              <w:top w:val="single" w:sz="12" w:space="0" w:color="auto"/>
            </w:tcBorders>
            <w:shd w:val="clear" w:color="auto" w:fill="auto"/>
            <w:vAlign w:val="bottom"/>
          </w:tcPr>
          <w:p w14:paraId="413BD94A" w14:textId="77777777" w:rsidR="005C2040" w:rsidRPr="001732C3" w:rsidRDefault="005C2040">
            <w:pPr>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300BB371" w14:textId="77777777" w:rsidR="005C2040" w:rsidRPr="001732C3" w:rsidRDefault="005C2040">
            <w:pPr>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4BEFBB6F" w14:textId="77777777" w:rsidR="005C2040" w:rsidRPr="001732C3" w:rsidRDefault="005C2040">
            <w:pPr>
              <w:spacing w:before="40" w:after="40" w:line="210" w:lineRule="exact"/>
              <w:ind w:left="144" w:right="40"/>
              <w:jc w:val="right"/>
              <w:rPr>
                <w:sz w:val="17"/>
              </w:rPr>
            </w:pPr>
          </w:p>
        </w:tc>
        <w:tc>
          <w:tcPr>
            <w:tcW w:w="1260" w:type="dxa"/>
            <w:tcBorders>
              <w:top w:val="single" w:sz="12" w:space="0" w:color="auto"/>
            </w:tcBorders>
            <w:shd w:val="clear" w:color="auto" w:fill="auto"/>
            <w:vAlign w:val="bottom"/>
          </w:tcPr>
          <w:p w14:paraId="46F672CE" w14:textId="77777777" w:rsidR="005C2040" w:rsidRPr="001732C3" w:rsidRDefault="005C2040">
            <w:pPr>
              <w:spacing w:before="40" w:after="40" w:line="210" w:lineRule="exact"/>
              <w:ind w:left="144" w:right="40"/>
              <w:jc w:val="right"/>
              <w:rPr>
                <w:sz w:val="17"/>
              </w:rPr>
            </w:pPr>
          </w:p>
        </w:tc>
      </w:tr>
      <w:tr w:rsidR="005C2040" w:rsidRPr="001732C3" w14:paraId="4E736C1F" w14:textId="77777777" w:rsidTr="0074144C">
        <w:tc>
          <w:tcPr>
            <w:tcW w:w="1964" w:type="dxa"/>
            <w:tcBorders>
              <w:bottom w:val="single" w:sz="12" w:space="0" w:color="auto"/>
            </w:tcBorders>
            <w:shd w:val="clear" w:color="auto" w:fill="auto"/>
            <w:vAlign w:val="bottom"/>
          </w:tcPr>
          <w:p w14:paraId="30D0E3B3" w14:textId="77777777" w:rsidR="005C2040" w:rsidRPr="001732C3" w:rsidRDefault="005C2040">
            <w:pPr>
              <w:tabs>
                <w:tab w:val="left" w:pos="288"/>
                <w:tab w:val="left" w:pos="576"/>
                <w:tab w:val="left" w:pos="864"/>
                <w:tab w:val="left" w:pos="1152"/>
              </w:tabs>
              <w:spacing w:before="40" w:after="40" w:line="210" w:lineRule="exact"/>
              <w:ind w:right="40"/>
              <w:jc w:val="both"/>
              <w:rPr>
                <w:b/>
                <w:sz w:val="17"/>
              </w:rPr>
            </w:pPr>
            <w:r w:rsidRPr="001732C3">
              <w:rPr>
                <w:b/>
                <w:sz w:val="17"/>
              </w:rPr>
              <w:t>Medical</w:t>
            </w:r>
          </w:p>
        </w:tc>
        <w:tc>
          <w:tcPr>
            <w:tcW w:w="1179" w:type="dxa"/>
            <w:tcBorders>
              <w:bottom w:val="single" w:sz="12" w:space="0" w:color="auto"/>
            </w:tcBorders>
          </w:tcPr>
          <w:p w14:paraId="58BC182D" w14:textId="0C77BBCD" w:rsidR="005C2040" w:rsidRPr="001732C3" w:rsidRDefault="00B22F45">
            <w:pPr>
              <w:tabs>
                <w:tab w:val="left" w:pos="288"/>
                <w:tab w:val="left" w:pos="576"/>
                <w:tab w:val="left" w:pos="864"/>
                <w:tab w:val="left" w:pos="1152"/>
              </w:tabs>
              <w:spacing w:before="40" w:after="40" w:line="210" w:lineRule="exact"/>
              <w:ind w:left="144" w:right="40"/>
              <w:jc w:val="right"/>
              <w:rPr>
                <w:sz w:val="17"/>
              </w:rPr>
            </w:pPr>
            <w:r w:rsidRPr="001732C3">
              <w:rPr>
                <w:sz w:val="17"/>
              </w:rPr>
              <w:t>345.2</w:t>
            </w:r>
            <w:r w:rsidR="005C2040" w:rsidRPr="001732C3">
              <w:rPr>
                <w:sz w:val="17"/>
              </w:rPr>
              <w:t xml:space="preserve"> </w:t>
            </w:r>
          </w:p>
        </w:tc>
        <w:tc>
          <w:tcPr>
            <w:tcW w:w="1350" w:type="dxa"/>
            <w:tcBorders>
              <w:bottom w:val="single" w:sz="12" w:space="0" w:color="auto"/>
            </w:tcBorders>
            <w:shd w:val="clear" w:color="auto" w:fill="auto"/>
          </w:tcPr>
          <w:p w14:paraId="42F8617F" w14:textId="686C53E7" w:rsidR="005C2040" w:rsidRPr="001732C3" w:rsidRDefault="00B22F45">
            <w:pPr>
              <w:tabs>
                <w:tab w:val="left" w:pos="288"/>
                <w:tab w:val="left" w:pos="576"/>
                <w:tab w:val="left" w:pos="864"/>
                <w:tab w:val="left" w:pos="1152"/>
              </w:tabs>
              <w:spacing w:before="40" w:after="40" w:line="210" w:lineRule="exact"/>
              <w:ind w:left="144" w:right="40"/>
              <w:jc w:val="right"/>
              <w:rPr>
                <w:sz w:val="17"/>
              </w:rPr>
            </w:pPr>
            <w:r w:rsidRPr="001732C3">
              <w:rPr>
                <w:sz w:val="17"/>
              </w:rPr>
              <w:t>74.5</w:t>
            </w:r>
          </w:p>
        </w:tc>
        <w:tc>
          <w:tcPr>
            <w:tcW w:w="1170" w:type="dxa"/>
            <w:tcBorders>
              <w:bottom w:val="single" w:sz="12" w:space="0" w:color="auto"/>
            </w:tcBorders>
            <w:shd w:val="clear" w:color="auto" w:fill="auto"/>
          </w:tcPr>
          <w:p w14:paraId="4DC1153C" w14:textId="1EDBBA1C" w:rsidR="005C2040" w:rsidRPr="001732C3" w:rsidRDefault="00B22F45">
            <w:pPr>
              <w:tabs>
                <w:tab w:val="left" w:pos="288"/>
                <w:tab w:val="left" w:pos="576"/>
                <w:tab w:val="left" w:pos="864"/>
                <w:tab w:val="left" w:pos="1152"/>
              </w:tabs>
              <w:spacing w:before="40" w:after="40" w:line="210" w:lineRule="exact"/>
              <w:ind w:left="144" w:right="40"/>
              <w:jc w:val="right"/>
              <w:rPr>
                <w:sz w:val="17"/>
              </w:rPr>
            </w:pPr>
            <w:r w:rsidRPr="001732C3">
              <w:rPr>
                <w:sz w:val="17"/>
              </w:rPr>
              <w:t>313.5</w:t>
            </w:r>
          </w:p>
        </w:tc>
        <w:tc>
          <w:tcPr>
            <w:tcW w:w="1170" w:type="dxa"/>
            <w:tcBorders>
              <w:bottom w:val="single" w:sz="12" w:space="0" w:color="auto"/>
            </w:tcBorders>
            <w:shd w:val="clear" w:color="auto" w:fill="auto"/>
            <w:vAlign w:val="bottom"/>
          </w:tcPr>
          <w:p w14:paraId="03587F4F" w14:textId="1E963A52" w:rsidR="005C2040" w:rsidRPr="001732C3" w:rsidRDefault="00034A2D">
            <w:pPr>
              <w:tabs>
                <w:tab w:val="left" w:pos="288"/>
                <w:tab w:val="left" w:pos="576"/>
                <w:tab w:val="left" w:pos="864"/>
                <w:tab w:val="left" w:pos="1152"/>
              </w:tabs>
              <w:spacing w:before="40" w:after="40" w:line="210" w:lineRule="exact"/>
              <w:ind w:left="144" w:right="40"/>
              <w:jc w:val="right"/>
              <w:rPr>
                <w:sz w:val="17"/>
              </w:rPr>
            </w:pPr>
            <w:r w:rsidRPr="001732C3">
              <w:rPr>
                <w:sz w:val="17"/>
              </w:rPr>
              <w:t>14.4</w:t>
            </w:r>
          </w:p>
        </w:tc>
        <w:tc>
          <w:tcPr>
            <w:tcW w:w="1260" w:type="dxa"/>
            <w:tcBorders>
              <w:bottom w:val="single" w:sz="12" w:space="0" w:color="auto"/>
            </w:tcBorders>
            <w:shd w:val="clear" w:color="auto" w:fill="auto"/>
            <w:vAlign w:val="bottom"/>
          </w:tcPr>
          <w:p w14:paraId="7518AB60" w14:textId="1AAEB722" w:rsidR="005C2040" w:rsidRPr="001732C3" w:rsidRDefault="00034A2D">
            <w:pPr>
              <w:tabs>
                <w:tab w:val="left" w:pos="288"/>
                <w:tab w:val="left" w:pos="576"/>
                <w:tab w:val="left" w:pos="864"/>
                <w:tab w:val="left" w:pos="1152"/>
              </w:tabs>
              <w:spacing w:before="40" w:after="40" w:line="210" w:lineRule="exact"/>
              <w:ind w:left="144" w:right="40"/>
              <w:jc w:val="right"/>
              <w:rPr>
                <w:sz w:val="17"/>
              </w:rPr>
            </w:pPr>
            <w:r w:rsidRPr="001732C3">
              <w:rPr>
                <w:sz w:val="17"/>
              </w:rPr>
              <w:t>(299.1)</w:t>
            </w:r>
          </w:p>
        </w:tc>
      </w:tr>
    </w:tbl>
    <w:p w14:paraId="3D07D0FB"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E9005A"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BF6E5C" w14:textId="3BB45B22" w:rsidR="005C2040" w:rsidRPr="001732C3" w:rsidRDefault="00FB3665" w:rsidP="006F059C">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1732C3">
        <w:t>Th</w:t>
      </w:r>
      <w:r w:rsidR="00034A2D" w:rsidRPr="001732C3">
        <w:t>e</w:t>
      </w:r>
      <w:r w:rsidRPr="001732C3">
        <w:t xml:space="preserve"> reduced requirements </w:t>
      </w:r>
      <w:r w:rsidR="00A5422D" w:rsidRPr="001732C3">
        <w:t xml:space="preserve">are attributable to the smaller staffing complement and phased withdrawal of </w:t>
      </w:r>
      <w:r w:rsidR="00C42523" w:rsidRPr="001732C3">
        <w:t>personnel</w:t>
      </w:r>
      <w:r w:rsidR="00A5422D" w:rsidRPr="001732C3">
        <w:t xml:space="preserve"> during the liquidation period, resulting in reduced requirements for medical services and </w:t>
      </w:r>
      <w:r w:rsidR="00335144" w:rsidRPr="001732C3">
        <w:t>the non-requir</w:t>
      </w:r>
      <w:r w:rsidR="00211767" w:rsidRPr="001732C3">
        <w:t xml:space="preserve">ement for </w:t>
      </w:r>
      <w:r w:rsidR="00A5422D" w:rsidRPr="001732C3">
        <w:t>supplies</w:t>
      </w:r>
      <w:r w:rsidR="00A95E2D" w:rsidRPr="001732C3">
        <w:t xml:space="preserve"> owing to stock availability</w:t>
      </w:r>
      <w:r w:rsidR="00A5422D" w:rsidRPr="001732C3">
        <w:t>.</w:t>
      </w:r>
    </w:p>
    <w:p w14:paraId="3D12EB2A" w14:textId="77777777" w:rsidR="005C2040" w:rsidRPr="001732C3" w:rsidRDefault="005C2040" w:rsidP="00C425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1EB06B8D"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809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5"/>
        <w:gridCol w:w="1178"/>
        <w:gridCol w:w="1350"/>
        <w:gridCol w:w="1170"/>
        <w:gridCol w:w="1170"/>
        <w:gridCol w:w="1260"/>
      </w:tblGrid>
      <w:tr w:rsidR="001732C3" w:rsidRPr="001732C3" w14:paraId="2C144654" w14:textId="77777777" w:rsidTr="0074144C">
        <w:trPr>
          <w:tblHeader/>
        </w:trPr>
        <w:tc>
          <w:tcPr>
            <w:tcW w:w="1965" w:type="dxa"/>
            <w:tcBorders>
              <w:top w:val="single" w:sz="4" w:space="0" w:color="auto"/>
              <w:bottom w:val="single" w:sz="12" w:space="0" w:color="auto"/>
            </w:tcBorders>
            <w:shd w:val="clear" w:color="auto" w:fill="auto"/>
            <w:vAlign w:val="bottom"/>
          </w:tcPr>
          <w:p w14:paraId="711AC095" w14:textId="77777777" w:rsidR="00DB6FB5" w:rsidRPr="001732C3" w:rsidRDefault="00DB6FB5" w:rsidP="00DB6FB5">
            <w:pPr>
              <w:spacing w:before="81" w:after="81" w:line="160" w:lineRule="exact"/>
              <w:ind w:right="40"/>
              <w:jc w:val="both"/>
              <w:rPr>
                <w:i/>
                <w:sz w:val="14"/>
              </w:rPr>
            </w:pPr>
          </w:p>
        </w:tc>
        <w:tc>
          <w:tcPr>
            <w:tcW w:w="1178" w:type="dxa"/>
            <w:tcBorders>
              <w:top w:val="single" w:sz="4" w:space="0" w:color="auto"/>
              <w:bottom w:val="single" w:sz="12" w:space="0" w:color="auto"/>
            </w:tcBorders>
            <w:vAlign w:val="bottom"/>
          </w:tcPr>
          <w:p w14:paraId="2A5B1575" w14:textId="17FAE3E5" w:rsidR="00DB6FB5" w:rsidRPr="001732C3" w:rsidRDefault="00DB6FB5" w:rsidP="00DB6FB5">
            <w:pPr>
              <w:spacing w:before="81" w:after="81" w:line="160" w:lineRule="exact"/>
              <w:ind w:left="144" w:right="40"/>
              <w:jc w:val="right"/>
              <w:rPr>
                <w:i/>
                <w:sz w:val="14"/>
              </w:rPr>
            </w:pPr>
            <w:r w:rsidRPr="001732C3">
              <w:rPr>
                <w:i/>
                <w:sz w:val="14"/>
              </w:rPr>
              <w:t>Appropriation</w:t>
            </w:r>
            <w:r w:rsidRPr="001732C3">
              <w:rPr>
                <w:i/>
                <w:sz w:val="14"/>
              </w:rPr>
              <w:br/>
              <w:t>2024</w:t>
            </w:r>
          </w:p>
        </w:tc>
        <w:tc>
          <w:tcPr>
            <w:tcW w:w="1350" w:type="dxa"/>
            <w:tcBorders>
              <w:top w:val="single" w:sz="4" w:space="0" w:color="auto"/>
              <w:bottom w:val="single" w:sz="12" w:space="0" w:color="auto"/>
            </w:tcBorders>
            <w:shd w:val="clear" w:color="auto" w:fill="auto"/>
            <w:vAlign w:val="bottom"/>
          </w:tcPr>
          <w:p w14:paraId="0352F0C4" w14:textId="64543387" w:rsidR="00DB6FB5" w:rsidRPr="001732C3" w:rsidRDefault="00DB6FB5" w:rsidP="00DB6FB5">
            <w:pPr>
              <w:spacing w:before="81" w:after="81" w:line="160" w:lineRule="exact"/>
              <w:ind w:left="144" w:right="40"/>
              <w:jc w:val="right"/>
              <w:rPr>
                <w:i/>
                <w:sz w:val="14"/>
              </w:rPr>
            </w:pPr>
            <w:r w:rsidRPr="001732C3">
              <w:rPr>
                <w:i/>
                <w:sz w:val="14"/>
              </w:rPr>
              <w:t>Expenditures</w:t>
            </w:r>
            <w:r w:rsidRPr="001732C3">
              <w:rPr>
                <w:i/>
                <w:sz w:val="14"/>
              </w:rPr>
              <w:br/>
              <w:t>2024</w:t>
            </w:r>
          </w:p>
        </w:tc>
        <w:tc>
          <w:tcPr>
            <w:tcW w:w="1170" w:type="dxa"/>
            <w:tcBorders>
              <w:top w:val="single" w:sz="4" w:space="0" w:color="auto"/>
              <w:bottom w:val="single" w:sz="12" w:space="0" w:color="auto"/>
            </w:tcBorders>
            <w:shd w:val="clear" w:color="auto" w:fill="auto"/>
            <w:vAlign w:val="bottom"/>
          </w:tcPr>
          <w:p w14:paraId="1FEB38B7" w14:textId="5E2CE4E8" w:rsidR="00DB6FB5" w:rsidRPr="001732C3" w:rsidRDefault="00DB6FB5" w:rsidP="00DB6FB5">
            <w:pPr>
              <w:spacing w:before="81" w:after="81" w:line="160" w:lineRule="exact"/>
              <w:ind w:left="144" w:right="40"/>
              <w:jc w:val="right"/>
              <w:rPr>
                <w:i/>
                <w:sz w:val="14"/>
              </w:rPr>
            </w:pPr>
            <w:r w:rsidRPr="001732C3">
              <w:rPr>
                <w:i/>
                <w:sz w:val="14"/>
              </w:rPr>
              <w:t>Appropriation</w:t>
            </w:r>
            <w:r w:rsidRPr="001732C3">
              <w:rPr>
                <w:i/>
                <w:sz w:val="14"/>
              </w:rPr>
              <w:br/>
              <w:t>2025</w:t>
            </w:r>
          </w:p>
        </w:tc>
        <w:tc>
          <w:tcPr>
            <w:tcW w:w="1170" w:type="dxa"/>
            <w:tcBorders>
              <w:top w:val="single" w:sz="4" w:space="0" w:color="auto"/>
              <w:bottom w:val="single" w:sz="12" w:space="0" w:color="auto"/>
            </w:tcBorders>
            <w:shd w:val="clear" w:color="auto" w:fill="auto"/>
            <w:vAlign w:val="bottom"/>
          </w:tcPr>
          <w:p w14:paraId="1DEB9016" w14:textId="414A7F91" w:rsidR="00DB6FB5" w:rsidRPr="001732C3" w:rsidRDefault="00DB6FB5" w:rsidP="00DB6FB5">
            <w:pPr>
              <w:spacing w:before="81" w:after="81" w:line="160" w:lineRule="exact"/>
              <w:ind w:left="72" w:right="40"/>
              <w:jc w:val="right"/>
              <w:rPr>
                <w:i/>
                <w:sz w:val="14"/>
              </w:rPr>
            </w:pPr>
            <w:r w:rsidRPr="001732C3">
              <w:rPr>
                <w:i/>
                <w:spacing w:val="2"/>
                <w:w w:val="102"/>
                <w:sz w:val="14"/>
              </w:rPr>
              <w:t xml:space="preserve"> Requirements</w:t>
            </w:r>
            <w:r w:rsidRPr="001732C3">
              <w:rPr>
                <w:i/>
                <w:spacing w:val="2"/>
                <w:w w:val="102"/>
                <w:sz w:val="14"/>
              </w:rPr>
              <w:br/>
              <w:t>2026</w:t>
            </w:r>
          </w:p>
        </w:tc>
        <w:tc>
          <w:tcPr>
            <w:tcW w:w="1260" w:type="dxa"/>
            <w:tcBorders>
              <w:top w:val="single" w:sz="4" w:space="0" w:color="auto"/>
              <w:bottom w:val="single" w:sz="12" w:space="0" w:color="auto"/>
            </w:tcBorders>
            <w:shd w:val="clear" w:color="auto" w:fill="auto"/>
            <w:vAlign w:val="bottom"/>
          </w:tcPr>
          <w:p w14:paraId="71037108" w14:textId="1E7B8286" w:rsidR="00DB6FB5" w:rsidRPr="001732C3" w:rsidRDefault="00DB6FB5" w:rsidP="00DB6FB5">
            <w:pPr>
              <w:spacing w:before="81" w:after="81" w:line="160" w:lineRule="exact"/>
              <w:ind w:left="144" w:right="40"/>
              <w:jc w:val="right"/>
              <w:rPr>
                <w:i/>
                <w:sz w:val="14"/>
              </w:rPr>
            </w:pPr>
            <w:r w:rsidRPr="001732C3">
              <w:rPr>
                <w:i/>
                <w:sz w:val="14"/>
              </w:rPr>
              <w:t>Variance</w:t>
            </w:r>
            <w:r w:rsidRPr="001732C3">
              <w:rPr>
                <w:i/>
                <w:sz w:val="14"/>
              </w:rPr>
              <w:br/>
              <w:t>2026 vs. 2025</w:t>
            </w:r>
          </w:p>
        </w:tc>
      </w:tr>
      <w:tr w:rsidR="001732C3" w:rsidRPr="001732C3" w14:paraId="0DA0A4A2" w14:textId="77777777" w:rsidTr="0074144C">
        <w:trPr>
          <w:trHeight w:hRule="exact" w:val="115"/>
          <w:tblHeader/>
        </w:trPr>
        <w:tc>
          <w:tcPr>
            <w:tcW w:w="1965" w:type="dxa"/>
            <w:tcBorders>
              <w:top w:val="single" w:sz="12" w:space="0" w:color="auto"/>
            </w:tcBorders>
            <w:shd w:val="clear" w:color="auto" w:fill="auto"/>
            <w:vAlign w:val="bottom"/>
          </w:tcPr>
          <w:p w14:paraId="20DAD943" w14:textId="77777777" w:rsidR="005C2040" w:rsidRPr="001732C3" w:rsidRDefault="005C2040">
            <w:pPr>
              <w:spacing w:before="40" w:after="40" w:line="210" w:lineRule="exact"/>
              <w:ind w:right="40"/>
              <w:jc w:val="both"/>
              <w:rPr>
                <w:sz w:val="17"/>
              </w:rPr>
            </w:pPr>
          </w:p>
        </w:tc>
        <w:tc>
          <w:tcPr>
            <w:tcW w:w="1178" w:type="dxa"/>
            <w:tcBorders>
              <w:top w:val="single" w:sz="12" w:space="0" w:color="auto"/>
            </w:tcBorders>
            <w:vAlign w:val="bottom"/>
          </w:tcPr>
          <w:p w14:paraId="06CDA387" w14:textId="77777777" w:rsidR="005C2040" w:rsidRPr="001732C3" w:rsidRDefault="005C2040">
            <w:pPr>
              <w:spacing w:before="40" w:after="40" w:line="210" w:lineRule="exact"/>
              <w:ind w:left="144" w:right="40"/>
              <w:jc w:val="right"/>
              <w:rPr>
                <w:sz w:val="17"/>
              </w:rPr>
            </w:pPr>
            <w:r w:rsidRPr="001732C3">
              <w:rPr>
                <w:i/>
                <w:sz w:val="14"/>
              </w:rPr>
              <w:t>Appropriation</w:t>
            </w:r>
            <w:r w:rsidRPr="001732C3">
              <w:rPr>
                <w:i/>
                <w:sz w:val="14"/>
              </w:rPr>
              <w:br/>
              <w:t>2022</w:t>
            </w:r>
          </w:p>
        </w:tc>
        <w:tc>
          <w:tcPr>
            <w:tcW w:w="1350" w:type="dxa"/>
            <w:tcBorders>
              <w:top w:val="single" w:sz="12" w:space="0" w:color="auto"/>
            </w:tcBorders>
            <w:shd w:val="clear" w:color="auto" w:fill="auto"/>
            <w:vAlign w:val="bottom"/>
          </w:tcPr>
          <w:p w14:paraId="1A0730C3" w14:textId="77777777" w:rsidR="005C2040" w:rsidRPr="001732C3" w:rsidRDefault="005C2040">
            <w:pPr>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20E65D97" w14:textId="77777777" w:rsidR="005C2040" w:rsidRPr="001732C3" w:rsidRDefault="005C2040">
            <w:pPr>
              <w:spacing w:before="40" w:after="40" w:line="210" w:lineRule="exact"/>
              <w:ind w:left="144" w:right="40"/>
              <w:jc w:val="right"/>
              <w:rPr>
                <w:sz w:val="17"/>
              </w:rPr>
            </w:pPr>
          </w:p>
        </w:tc>
        <w:tc>
          <w:tcPr>
            <w:tcW w:w="1170" w:type="dxa"/>
            <w:tcBorders>
              <w:top w:val="single" w:sz="12" w:space="0" w:color="auto"/>
            </w:tcBorders>
            <w:shd w:val="clear" w:color="auto" w:fill="auto"/>
            <w:vAlign w:val="bottom"/>
          </w:tcPr>
          <w:p w14:paraId="40A13EE6" w14:textId="77777777" w:rsidR="005C2040" w:rsidRPr="001732C3" w:rsidRDefault="005C2040">
            <w:pPr>
              <w:spacing w:before="40" w:after="40" w:line="210" w:lineRule="exact"/>
              <w:ind w:left="144" w:right="40"/>
              <w:jc w:val="right"/>
              <w:rPr>
                <w:sz w:val="17"/>
              </w:rPr>
            </w:pPr>
          </w:p>
        </w:tc>
        <w:tc>
          <w:tcPr>
            <w:tcW w:w="1260" w:type="dxa"/>
            <w:tcBorders>
              <w:top w:val="single" w:sz="12" w:space="0" w:color="auto"/>
            </w:tcBorders>
            <w:shd w:val="clear" w:color="auto" w:fill="auto"/>
            <w:vAlign w:val="bottom"/>
          </w:tcPr>
          <w:p w14:paraId="04F6DD9E" w14:textId="77777777" w:rsidR="005C2040" w:rsidRPr="001732C3" w:rsidRDefault="005C2040">
            <w:pPr>
              <w:spacing w:before="40" w:after="40" w:line="210" w:lineRule="exact"/>
              <w:ind w:left="144" w:right="40"/>
              <w:jc w:val="right"/>
              <w:rPr>
                <w:sz w:val="17"/>
              </w:rPr>
            </w:pPr>
          </w:p>
        </w:tc>
      </w:tr>
      <w:tr w:rsidR="005C2040" w:rsidRPr="001732C3" w14:paraId="5640F42A" w14:textId="77777777" w:rsidTr="0074144C">
        <w:tc>
          <w:tcPr>
            <w:tcW w:w="1965" w:type="dxa"/>
            <w:tcBorders>
              <w:bottom w:val="single" w:sz="12" w:space="0" w:color="auto"/>
            </w:tcBorders>
            <w:shd w:val="clear" w:color="auto" w:fill="auto"/>
            <w:vAlign w:val="bottom"/>
          </w:tcPr>
          <w:p w14:paraId="66D89119" w14:textId="77777777" w:rsidR="005C2040" w:rsidRPr="001732C3" w:rsidRDefault="005C2040">
            <w:pPr>
              <w:tabs>
                <w:tab w:val="left" w:pos="288"/>
                <w:tab w:val="left" w:pos="576"/>
                <w:tab w:val="left" w:pos="864"/>
                <w:tab w:val="left" w:pos="1152"/>
              </w:tabs>
              <w:spacing w:before="40" w:after="40" w:line="210" w:lineRule="exact"/>
              <w:ind w:right="40"/>
              <w:rPr>
                <w:b/>
                <w:sz w:val="17"/>
              </w:rPr>
            </w:pPr>
            <w:r w:rsidRPr="001732C3">
              <w:rPr>
                <w:b/>
                <w:sz w:val="17"/>
              </w:rPr>
              <w:t>Other supplies, services and equipment</w:t>
            </w:r>
          </w:p>
        </w:tc>
        <w:tc>
          <w:tcPr>
            <w:tcW w:w="1178" w:type="dxa"/>
            <w:tcBorders>
              <w:bottom w:val="single" w:sz="12" w:space="0" w:color="auto"/>
            </w:tcBorders>
            <w:vAlign w:val="bottom"/>
          </w:tcPr>
          <w:p w14:paraId="1D435968" w14:textId="2A333F8D" w:rsidR="005C2040" w:rsidRPr="001732C3" w:rsidRDefault="000129D9">
            <w:pPr>
              <w:tabs>
                <w:tab w:val="left" w:pos="288"/>
                <w:tab w:val="left" w:pos="576"/>
                <w:tab w:val="left" w:pos="864"/>
                <w:tab w:val="left" w:pos="1152"/>
              </w:tabs>
              <w:spacing w:before="40" w:after="40" w:line="210" w:lineRule="exact"/>
              <w:ind w:left="144" w:right="40"/>
              <w:jc w:val="right"/>
              <w:rPr>
                <w:sz w:val="17"/>
              </w:rPr>
            </w:pPr>
            <w:r w:rsidRPr="001732C3">
              <w:rPr>
                <w:sz w:val="17"/>
              </w:rPr>
              <w:t>1 086.0</w:t>
            </w:r>
          </w:p>
        </w:tc>
        <w:tc>
          <w:tcPr>
            <w:tcW w:w="1350" w:type="dxa"/>
            <w:tcBorders>
              <w:bottom w:val="single" w:sz="12" w:space="0" w:color="auto"/>
            </w:tcBorders>
            <w:shd w:val="clear" w:color="auto" w:fill="auto"/>
            <w:vAlign w:val="bottom"/>
          </w:tcPr>
          <w:p w14:paraId="3BC99EC8" w14:textId="777A9F3C" w:rsidR="005C2040" w:rsidRPr="001732C3" w:rsidRDefault="000129D9">
            <w:pPr>
              <w:tabs>
                <w:tab w:val="left" w:pos="288"/>
                <w:tab w:val="left" w:pos="576"/>
                <w:tab w:val="left" w:pos="864"/>
                <w:tab w:val="left" w:pos="1152"/>
              </w:tabs>
              <w:spacing w:before="40" w:after="40" w:line="210" w:lineRule="exact"/>
              <w:ind w:left="144" w:right="40"/>
              <w:jc w:val="right"/>
              <w:rPr>
                <w:sz w:val="17"/>
              </w:rPr>
            </w:pPr>
            <w:r w:rsidRPr="001732C3">
              <w:rPr>
                <w:sz w:val="17"/>
              </w:rPr>
              <w:t>505.7</w:t>
            </w:r>
          </w:p>
        </w:tc>
        <w:tc>
          <w:tcPr>
            <w:tcW w:w="1170" w:type="dxa"/>
            <w:tcBorders>
              <w:bottom w:val="single" w:sz="12" w:space="0" w:color="auto"/>
            </w:tcBorders>
            <w:shd w:val="clear" w:color="auto" w:fill="auto"/>
            <w:vAlign w:val="bottom"/>
          </w:tcPr>
          <w:p w14:paraId="40DD3ABE" w14:textId="458576EA" w:rsidR="005C2040" w:rsidRPr="001732C3" w:rsidRDefault="000B22D4">
            <w:pPr>
              <w:tabs>
                <w:tab w:val="left" w:pos="288"/>
                <w:tab w:val="left" w:pos="576"/>
                <w:tab w:val="left" w:pos="864"/>
                <w:tab w:val="left" w:pos="1152"/>
              </w:tabs>
              <w:spacing w:before="40" w:after="40" w:line="210" w:lineRule="exact"/>
              <w:ind w:left="144" w:right="40"/>
              <w:jc w:val="right"/>
              <w:rPr>
                <w:sz w:val="17"/>
              </w:rPr>
            </w:pPr>
            <w:r w:rsidRPr="001732C3">
              <w:rPr>
                <w:sz w:val="17"/>
              </w:rPr>
              <w:t>955.6</w:t>
            </w:r>
            <w:r w:rsidR="005C2040" w:rsidRPr="001732C3">
              <w:rPr>
                <w:sz w:val="17"/>
              </w:rPr>
              <w:t xml:space="preserve"> </w:t>
            </w:r>
          </w:p>
        </w:tc>
        <w:tc>
          <w:tcPr>
            <w:tcW w:w="1170" w:type="dxa"/>
            <w:tcBorders>
              <w:bottom w:val="single" w:sz="12" w:space="0" w:color="auto"/>
            </w:tcBorders>
            <w:shd w:val="clear" w:color="auto" w:fill="auto"/>
            <w:vAlign w:val="bottom"/>
          </w:tcPr>
          <w:p w14:paraId="02236DEF" w14:textId="017045DD" w:rsidR="005C2040" w:rsidRPr="001732C3" w:rsidRDefault="000B22D4">
            <w:pPr>
              <w:tabs>
                <w:tab w:val="left" w:pos="288"/>
                <w:tab w:val="left" w:pos="576"/>
                <w:tab w:val="left" w:pos="864"/>
                <w:tab w:val="left" w:pos="1152"/>
              </w:tabs>
              <w:spacing w:before="40" w:after="40" w:line="210" w:lineRule="exact"/>
              <w:ind w:left="144" w:right="40"/>
              <w:jc w:val="right"/>
              <w:rPr>
                <w:sz w:val="17"/>
              </w:rPr>
            </w:pPr>
            <w:r w:rsidRPr="001732C3">
              <w:rPr>
                <w:sz w:val="17"/>
              </w:rPr>
              <w:t>6</w:t>
            </w:r>
            <w:r w:rsidR="0028392F">
              <w:rPr>
                <w:sz w:val="17"/>
              </w:rPr>
              <w:t>3</w:t>
            </w:r>
            <w:r w:rsidRPr="001732C3">
              <w:rPr>
                <w:sz w:val="17"/>
              </w:rPr>
              <w:t>3.</w:t>
            </w:r>
            <w:r w:rsidR="0028392F">
              <w:rPr>
                <w:sz w:val="17"/>
              </w:rPr>
              <w:t>9</w:t>
            </w:r>
          </w:p>
        </w:tc>
        <w:tc>
          <w:tcPr>
            <w:tcW w:w="1260" w:type="dxa"/>
            <w:tcBorders>
              <w:bottom w:val="single" w:sz="12" w:space="0" w:color="auto"/>
            </w:tcBorders>
            <w:shd w:val="clear" w:color="auto" w:fill="auto"/>
            <w:vAlign w:val="bottom"/>
          </w:tcPr>
          <w:p w14:paraId="243D1450" w14:textId="44CFBCD3" w:rsidR="005C2040" w:rsidRPr="001732C3" w:rsidRDefault="005C2040">
            <w:pPr>
              <w:tabs>
                <w:tab w:val="left" w:pos="288"/>
                <w:tab w:val="left" w:pos="576"/>
                <w:tab w:val="left" w:pos="864"/>
                <w:tab w:val="left" w:pos="1152"/>
              </w:tabs>
              <w:spacing w:before="40" w:after="40" w:line="210" w:lineRule="exact"/>
              <w:ind w:left="144" w:right="40"/>
              <w:jc w:val="right"/>
              <w:rPr>
                <w:sz w:val="17"/>
              </w:rPr>
            </w:pPr>
            <w:r w:rsidRPr="001732C3">
              <w:rPr>
                <w:sz w:val="17"/>
              </w:rPr>
              <w:t>(</w:t>
            </w:r>
            <w:r w:rsidR="00F935F6">
              <w:rPr>
                <w:sz w:val="17"/>
              </w:rPr>
              <w:t>321</w:t>
            </w:r>
            <w:r w:rsidR="00E5118C" w:rsidRPr="001732C3">
              <w:rPr>
                <w:sz w:val="17"/>
              </w:rPr>
              <w:t>.</w:t>
            </w:r>
            <w:r w:rsidR="00F935F6">
              <w:rPr>
                <w:sz w:val="17"/>
              </w:rPr>
              <w:t>7</w:t>
            </w:r>
            <w:r w:rsidRPr="001732C3">
              <w:rPr>
                <w:sz w:val="17"/>
              </w:rPr>
              <w:t>)</w:t>
            </w:r>
          </w:p>
        </w:tc>
      </w:tr>
    </w:tbl>
    <w:p w14:paraId="14E3DB75"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66D613" w14:textId="77777777" w:rsidR="005C2040" w:rsidRPr="001732C3"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70A7C8" w14:textId="5618B8D7" w:rsidR="00802F6E" w:rsidRPr="001732C3" w:rsidRDefault="005C2040" w:rsidP="0019784A">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1732C3">
        <w:tab/>
      </w:r>
      <w:r w:rsidR="00523AC3" w:rsidRPr="001732C3">
        <w:t>The reduced requirements are attributable mainly to the smaller staffing complement, which resulted in lower requirements</w:t>
      </w:r>
      <w:r w:rsidR="004C1EE2">
        <w:t xml:space="preserve"> </w:t>
      </w:r>
      <w:r w:rsidR="00794DDF" w:rsidRPr="001732C3">
        <w:t>training fees, supplies and services, welfare</w:t>
      </w:r>
      <w:r w:rsidR="00872F9B" w:rsidRPr="001732C3">
        <w:t xml:space="preserve"> and rations</w:t>
      </w:r>
      <w:r w:rsidR="006B0B25">
        <w:t>, as well as lower requirements for bank charges due to lower overall anticipated volume of transa</w:t>
      </w:r>
      <w:r w:rsidR="00002242">
        <w:t>c</w:t>
      </w:r>
      <w:r w:rsidR="006B0B25">
        <w:t>tions</w:t>
      </w:r>
      <w:r w:rsidR="00872F9B" w:rsidRPr="001732C3">
        <w:t xml:space="preserve">. The reduced requirements were offset </w:t>
      </w:r>
      <w:r w:rsidR="00002242">
        <w:t xml:space="preserve">in part </w:t>
      </w:r>
      <w:r w:rsidR="00872F9B" w:rsidRPr="001732C3">
        <w:t xml:space="preserve">by higher requirements </w:t>
      </w:r>
      <w:r w:rsidR="001F4E51" w:rsidRPr="001732C3">
        <w:t>for freight costs</w:t>
      </w:r>
      <w:r w:rsidR="00E5118C" w:rsidRPr="001732C3">
        <w:t xml:space="preserve"> </w:t>
      </w:r>
      <w:r w:rsidR="0065741E" w:rsidRPr="001732C3">
        <w:t xml:space="preserve">owing to a provision </w:t>
      </w:r>
      <w:r w:rsidR="00985A83">
        <w:t>to cover</w:t>
      </w:r>
      <w:r w:rsidR="00A83E91">
        <w:t xml:space="preserve"> </w:t>
      </w:r>
      <w:r w:rsidR="0065741E" w:rsidRPr="001732C3">
        <w:t xml:space="preserve">the shipment of assets to </w:t>
      </w:r>
      <w:r w:rsidR="00F740FB" w:rsidRPr="00652982">
        <w:t>United Nations Logistics Base in Brindisi</w:t>
      </w:r>
      <w:r w:rsidR="00F740FB">
        <w:t>,</w:t>
      </w:r>
      <w:r w:rsidR="00802F6E" w:rsidRPr="001732C3">
        <w:t xml:space="preserve"> and </w:t>
      </w:r>
      <w:r w:rsidR="009A64FE" w:rsidRPr="001732C3">
        <w:t xml:space="preserve">for </w:t>
      </w:r>
      <w:r w:rsidR="0019784A" w:rsidRPr="001732C3">
        <w:t xml:space="preserve">the shipment of </w:t>
      </w:r>
      <w:r w:rsidR="00DB5F19" w:rsidRPr="001732C3">
        <w:t>archiv</w:t>
      </w:r>
      <w:r w:rsidR="00DB5F19">
        <w:t>es</w:t>
      </w:r>
      <w:r w:rsidR="00DB5F19" w:rsidRPr="001732C3">
        <w:t xml:space="preserve"> </w:t>
      </w:r>
      <w:r w:rsidR="00DB5F19">
        <w:t>and</w:t>
      </w:r>
      <w:r w:rsidR="0019784A" w:rsidRPr="001732C3">
        <w:t xml:space="preserve"> records.</w:t>
      </w:r>
    </w:p>
    <w:p w14:paraId="4DCA6519" w14:textId="6939C613" w:rsidR="005C2040" w:rsidRDefault="005C2040" w:rsidP="00802F6E">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pPr>
      <w:r w:rsidRPr="008345F6">
        <w:tab/>
      </w:r>
    </w:p>
    <w:p w14:paraId="68954B6B" w14:textId="77777777" w:rsidR="005C2040" w:rsidRPr="003A3B5E" w:rsidRDefault="005C2040" w:rsidP="005C204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A0684">
        <w:rPr>
          <w:lang w:val="en-GB"/>
        </w:rPr>
        <w:tab/>
      </w:r>
      <w:r w:rsidRPr="002A0684">
        <w:rPr>
          <w:lang w:val="en-GB"/>
        </w:rPr>
        <w:tab/>
      </w:r>
      <w:r w:rsidRPr="003A3B5E">
        <w:rPr>
          <w:lang w:val="en-GB"/>
        </w:rPr>
        <w:t>Extrabudgetary resources</w:t>
      </w:r>
    </w:p>
    <w:p w14:paraId="427B31D2" w14:textId="77777777" w:rsidR="005C2040" w:rsidRPr="003A3B5E" w:rsidRDefault="005C2040" w:rsidP="005C204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3318FD" w14:textId="2FB71DBD" w:rsidR="005C2040" w:rsidRPr="003A3B5E" w:rsidRDefault="005C2040" w:rsidP="005C204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A3B5E">
        <w:rPr>
          <w:lang w:val="en-GB"/>
        </w:rPr>
        <w:tab/>
      </w:r>
      <w:r w:rsidRPr="003A3B5E">
        <w:rPr>
          <w:lang w:val="en-GB"/>
        </w:rPr>
        <w:tab/>
        <w:t>(a)</w:t>
      </w:r>
      <w:r w:rsidRPr="003A3B5E">
        <w:rPr>
          <w:lang w:val="en-GB"/>
        </w:rPr>
        <w:tab/>
        <w:t>Voluntary contributions</w:t>
      </w:r>
    </w:p>
    <w:p w14:paraId="42525144" w14:textId="77777777" w:rsidR="005C2040" w:rsidRPr="003A3B5E" w:rsidRDefault="005C2040" w:rsidP="005C204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B51E75" w14:textId="51405619" w:rsidR="00B0572F" w:rsidRDefault="002B1B39">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36449B">
        <w:t>No extrabudgetary resources are projected for 202</w:t>
      </w:r>
      <w:r>
        <w:t>6</w:t>
      </w:r>
      <w:r w:rsidRPr="0036449B">
        <w:t xml:space="preserve"> </w:t>
      </w:r>
      <w:r w:rsidR="004673F3">
        <w:t>due to the end of mandate in 2025</w:t>
      </w:r>
      <w:r>
        <w:t>.</w:t>
      </w:r>
    </w:p>
    <w:p w14:paraId="2C6E437F" w14:textId="1AFF13F6" w:rsidR="005C2040" w:rsidRPr="003A3B5E" w:rsidRDefault="005C2040" w:rsidP="005C20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A3B5E">
        <w:rPr>
          <w:lang w:val="en-GB"/>
        </w:rPr>
        <w:tab/>
      </w:r>
      <w:r w:rsidRPr="003A3B5E">
        <w:rPr>
          <w:lang w:val="en-GB"/>
        </w:rPr>
        <w:tab/>
        <w:t>(b)</w:t>
      </w:r>
      <w:r w:rsidRPr="003A3B5E">
        <w:rPr>
          <w:lang w:val="en-GB"/>
        </w:rPr>
        <w:tab/>
        <w:t>Cost recovery</w:t>
      </w:r>
    </w:p>
    <w:p w14:paraId="1D20269F" w14:textId="77777777" w:rsidR="005C2040" w:rsidRPr="003A3B5E" w:rsidRDefault="005C2040" w:rsidP="005C20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76602D" w14:textId="7AC42F0B" w:rsidR="005C2040" w:rsidRPr="003A3B5E" w:rsidRDefault="005C2040" w:rsidP="006F059C">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3A3B5E">
        <w:tab/>
      </w:r>
      <w:r w:rsidR="002B1B39" w:rsidRPr="003A3B5E">
        <w:t xml:space="preserve">In 2025, resources in the amount of </w:t>
      </w:r>
      <w:r w:rsidR="002B1B39" w:rsidRPr="002312A7">
        <w:t>$9,251,800</w:t>
      </w:r>
      <w:r w:rsidR="002B1B39" w:rsidRPr="003A3B5E">
        <w:t xml:space="preserve"> are projected to be received from the United Nations country team and will continue to be utilized to provide for the continuation</w:t>
      </w:r>
      <w:r w:rsidR="002B1B39" w:rsidRPr="008345F6">
        <w:t xml:space="preserve"> of six positions (two Field Service and four international United Nations Volunteers) and to continue to support the United Nations Guard Unit, cost-sharing of other security staff costs and services, space management, cleaning services, field technology services, ground transport, medical services, fuel and other supplies</w:t>
      </w:r>
      <w:r w:rsidRPr="003A3B5E">
        <w:t xml:space="preserve">. </w:t>
      </w:r>
    </w:p>
    <w:p w14:paraId="595483F3" w14:textId="77777777" w:rsidR="005C2040" w:rsidRPr="003A3B5E" w:rsidRDefault="005C2040" w:rsidP="005C2040">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pPr>
    </w:p>
    <w:p w14:paraId="1A56E6CF" w14:textId="63371E94" w:rsidR="005C2040" w:rsidRPr="00D73A5D" w:rsidRDefault="00AF434D" w:rsidP="006F059C">
      <w:pPr>
        <w:pStyle w:val="ListParagraph"/>
        <w:numPr>
          <w:ilvl w:val="0"/>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r w:rsidRPr="00D73A5D">
        <w:t xml:space="preserve">No </w:t>
      </w:r>
      <w:r w:rsidR="005C2040" w:rsidRPr="00D73A5D">
        <w:t xml:space="preserve">resources are projected to be received </w:t>
      </w:r>
      <w:r w:rsidR="00287D9C" w:rsidRPr="00D73A5D">
        <w:t xml:space="preserve">in 2026 from the United Nations country team due to the cessation of </w:t>
      </w:r>
      <w:r w:rsidR="00F55EDA" w:rsidRPr="00D73A5D">
        <w:t>UNAMI’</w:t>
      </w:r>
      <w:r w:rsidR="00A83E91">
        <w:t>s</w:t>
      </w:r>
      <w:r w:rsidR="00F55EDA" w:rsidRPr="00D73A5D">
        <w:t xml:space="preserve"> </w:t>
      </w:r>
      <w:r w:rsidR="00287D9C" w:rsidRPr="00D73A5D">
        <w:t>operations</w:t>
      </w:r>
      <w:r w:rsidR="00F55EDA" w:rsidRPr="00D73A5D">
        <w:t xml:space="preserve"> 31 December 2025</w:t>
      </w:r>
      <w:r w:rsidR="005C2040" w:rsidRPr="00D73A5D">
        <w:t>.</w:t>
      </w:r>
    </w:p>
    <w:p w14:paraId="12E14B66" w14:textId="77777777" w:rsidR="005C2040" w:rsidRDefault="005C2040" w:rsidP="00D73A5D">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pPr>
    </w:p>
    <w:p w14:paraId="6816445F" w14:textId="4CF17B11" w:rsidR="005C2040" w:rsidRPr="008345F6" w:rsidRDefault="005C2040" w:rsidP="00D73A5D">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0"/>
        <w:jc w:val="both"/>
      </w:pPr>
    </w:p>
    <w:p w14:paraId="32DF1A79" w14:textId="77777777" w:rsidR="006824A7" w:rsidRPr="006824A7" w:rsidRDefault="006824A7" w:rsidP="006824A7">
      <w:pPr>
        <w:rPr>
          <w:highlight w:val="yellow"/>
        </w:rPr>
      </w:pPr>
    </w:p>
    <w:p w14:paraId="08677326" w14:textId="1C9DFADD" w:rsidR="00CA14AF" w:rsidRDefault="00CA14AF" w:rsidP="00DA45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jc w:val="both"/>
        <w:rPr>
          <w:i/>
          <w:sz w:val="22"/>
          <w:szCs w:val="22"/>
          <w:vertAlign w:val="superscript"/>
        </w:rPr>
      </w:pPr>
      <w:r w:rsidRPr="00560B2F">
        <w:rPr>
          <w:i/>
          <w:sz w:val="22"/>
          <w:szCs w:val="22"/>
          <w:vertAlign w:val="superscript"/>
        </w:rPr>
        <w:br w:type="page"/>
      </w:r>
    </w:p>
    <w:p w14:paraId="6E87D59D" w14:textId="5C2AFA43" w:rsidR="002C2CED" w:rsidRPr="008345F6" w:rsidRDefault="002C2CED" w:rsidP="002C2CED">
      <w:pPr>
        <w:pStyle w:val="HCh"/>
        <w:ind w:left="1267" w:right="1260" w:hanging="1267"/>
      </w:pPr>
      <w:r w:rsidRPr="008345F6">
        <w:lastRenderedPageBreak/>
        <w:t>Annex I</w:t>
      </w:r>
    </w:p>
    <w:p w14:paraId="6C1AE859" w14:textId="77CFD113" w:rsidR="002C2CED" w:rsidRPr="008345F6" w:rsidRDefault="002C2CED" w:rsidP="002C2C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508DC0" w14:textId="69CBDB7B" w:rsidR="002C2CED" w:rsidRPr="008345F6" w:rsidRDefault="002C2CED" w:rsidP="002C2CED">
      <w:pPr>
        <w:pStyle w:val="HCh"/>
        <w:ind w:left="1267" w:right="120" w:hanging="1267"/>
      </w:pPr>
      <w:r w:rsidRPr="008345F6">
        <w:tab/>
      </w:r>
      <w:r w:rsidRPr="008345F6">
        <w:tab/>
      </w:r>
      <w:r w:rsidRPr="009A66F3">
        <w:t>Summary of follow-up action taken to implement decisions and requests of the General Assembly, including the requests and recommendations of the Advisory Committee on Administrative and Budgetary Questions endorsed by the Assembly</w:t>
      </w:r>
    </w:p>
    <w:p w14:paraId="305ADC7D" w14:textId="4CAFF319" w:rsidR="002C2CED" w:rsidRPr="008345F6" w:rsidRDefault="002C2CED" w:rsidP="002C2C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C963CE" w14:textId="150DD1C3" w:rsidR="002C2CED" w:rsidRPr="008345F6" w:rsidRDefault="002C2CED" w:rsidP="002C2C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310"/>
        <w:gridCol w:w="4500"/>
      </w:tblGrid>
      <w:tr w:rsidR="002C2CED" w:rsidRPr="008345F6" w14:paraId="06AFA22B" w14:textId="368E2D2C" w:rsidTr="7ABC3DD7">
        <w:trPr>
          <w:tblHeader/>
        </w:trPr>
        <w:tc>
          <w:tcPr>
            <w:tcW w:w="5310" w:type="dxa"/>
            <w:tcBorders>
              <w:top w:val="single" w:sz="4" w:space="0" w:color="auto"/>
              <w:bottom w:val="single" w:sz="12" w:space="0" w:color="auto"/>
            </w:tcBorders>
            <w:shd w:val="clear" w:color="auto" w:fill="auto"/>
            <w:vAlign w:val="bottom"/>
          </w:tcPr>
          <w:p w14:paraId="510698BF" w14:textId="5F226BD5" w:rsidR="002C2CED" w:rsidRPr="00DD34C4" w:rsidRDefault="002C2CED" w:rsidP="00A07A7F">
            <w:pPr>
              <w:spacing w:before="81" w:after="81" w:line="160" w:lineRule="exact"/>
              <w:ind w:right="40"/>
              <w:rPr>
                <w:i/>
                <w:sz w:val="14"/>
              </w:rPr>
            </w:pPr>
            <w:r w:rsidRPr="00DD34C4">
              <w:rPr>
                <w:i/>
                <w:sz w:val="14"/>
              </w:rPr>
              <w:t>Brief description of the recommendation</w:t>
            </w:r>
          </w:p>
        </w:tc>
        <w:tc>
          <w:tcPr>
            <w:tcW w:w="4500" w:type="dxa"/>
            <w:tcBorders>
              <w:top w:val="single" w:sz="4" w:space="0" w:color="auto"/>
              <w:bottom w:val="single" w:sz="12" w:space="0" w:color="auto"/>
            </w:tcBorders>
            <w:shd w:val="clear" w:color="auto" w:fill="auto"/>
            <w:vAlign w:val="bottom"/>
          </w:tcPr>
          <w:p w14:paraId="051EB919" w14:textId="148111A2" w:rsidR="002C2CED" w:rsidRPr="00DD34C4" w:rsidRDefault="002C2CED" w:rsidP="00A07A7F">
            <w:pPr>
              <w:spacing w:before="81" w:after="81" w:line="160" w:lineRule="exact"/>
              <w:ind w:left="144" w:right="40"/>
              <w:rPr>
                <w:i/>
                <w:sz w:val="14"/>
              </w:rPr>
            </w:pPr>
            <w:r w:rsidRPr="00DD34C4">
              <w:rPr>
                <w:i/>
                <w:sz w:val="14"/>
              </w:rPr>
              <w:t>Action taken to implement the recommendation</w:t>
            </w:r>
          </w:p>
        </w:tc>
      </w:tr>
      <w:tr w:rsidR="002C2CED" w:rsidRPr="008345F6" w14:paraId="13E9AACC" w14:textId="512A100E" w:rsidTr="7ABC3DD7">
        <w:trPr>
          <w:trHeight w:hRule="exact" w:val="115"/>
          <w:tblHeader/>
        </w:trPr>
        <w:tc>
          <w:tcPr>
            <w:tcW w:w="5310" w:type="dxa"/>
            <w:tcBorders>
              <w:top w:val="single" w:sz="12" w:space="0" w:color="auto"/>
            </w:tcBorders>
            <w:shd w:val="clear" w:color="auto" w:fill="auto"/>
            <w:vAlign w:val="bottom"/>
          </w:tcPr>
          <w:p w14:paraId="1AECF3EF" w14:textId="0767C91B" w:rsidR="002C2CED" w:rsidRPr="00DD34C4" w:rsidRDefault="002C2CED" w:rsidP="00A07A7F">
            <w:pPr>
              <w:spacing w:before="40" w:after="120"/>
              <w:ind w:right="40"/>
            </w:pPr>
          </w:p>
        </w:tc>
        <w:tc>
          <w:tcPr>
            <w:tcW w:w="4500" w:type="dxa"/>
            <w:tcBorders>
              <w:top w:val="single" w:sz="12" w:space="0" w:color="auto"/>
            </w:tcBorders>
            <w:shd w:val="clear" w:color="auto" w:fill="auto"/>
            <w:vAlign w:val="bottom"/>
          </w:tcPr>
          <w:p w14:paraId="0F56E707" w14:textId="339AB54D" w:rsidR="002C2CED" w:rsidRPr="00DD34C4" w:rsidRDefault="002C2CED" w:rsidP="00A07A7F">
            <w:pPr>
              <w:spacing w:before="40" w:after="120"/>
              <w:ind w:left="144" w:right="40"/>
            </w:pPr>
          </w:p>
        </w:tc>
      </w:tr>
      <w:tr w:rsidR="002C2CED" w:rsidRPr="008345F6" w14:paraId="62764720" w14:textId="35E25888" w:rsidTr="7ABC3DD7">
        <w:tc>
          <w:tcPr>
            <w:tcW w:w="9810" w:type="dxa"/>
            <w:gridSpan w:val="2"/>
            <w:shd w:val="clear" w:color="auto" w:fill="auto"/>
          </w:tcPr>
          <w:p w14:paraId="064A10E1" w14:textId="5CCF417D" w:rsidR="002C2CED" w:rsidRPr="00DD34C4" w:rsidRDefault="002C2CED" w:rsidP="00A07A7F">
            <w:pPr>
              <w:tabs>
                <w:tab w:val="left" w:pos="288"/>
                <w:tab w:val="left" w:pos="576"/>
                <w:tab w:val="left" w:pos="864"/>
                <w:tab w:val="left" w:pos="1152"/>
              </w:tabs>
              <w:spacing w:before="40" w:after="120"/>
              <w:ind w:right="40"/>
            </w:pPr>
            <w:r w:rsidRPr="00DD34C4">
              <w:rPr>
                <w:b/>
              </w:rPr>
              <w:t>Advisory Committee on Administrative and Budgetary Questions</w:t>
            </w:r>
            <w:r w:rsidRPr="00DD34C4">
              <w:rPr>
                <w:b/>
              </w:rPr>
              <w:br/>
              <w:t>(</w:t>
            </w:r>
            <w:hyperlink r:id="rId16" w:history="1">
              <w:r w:rsidRPr="00DD34C4">
                <w:rPr>
                  <w:rStyle w:val="Hyperlink"/>
                  <w:b/>
                </w:rPr>
                <w:t>A/7</w:t>
              </w:r>
              <w:r w:rsidR="00E97A71">
                <w:rPr>
                  <w:rStyle w:val="Hyperlink"/>
                  <w:b/>
                </w:rPr>
                <w:t>9</w:t>
              </w:r>
              <w:r w:rsidRPr="00DD34C4">
                <w:rPr>
                  <w:rStyle w:val="Hyperlink"/>
                  <w:b/>
                </w:rPr>
                <w:t>/7/Add.</w:t>
              </w:r>
              <w:r w:rsidR="00E97A71">
                <w:rPr>
                  <w:rStyle w:val="Hyperlink"/>
                  <w:b/>
                </w:rPr>
                <w:t>48</w:t>
              </w:r>
            </w:hyperlink>
            <w:r w:rsidRPr="00DD34C4">
              <w:rPr>
                <w:b/>
              </w:rPr>
              <w:t>)</w:t>
            </w:r>
          </w:p>
        </w:tc>
      </w:tr>
      <w:tr w:rsidR="002C2CED" w:rsidRPr="008345F6" w14:paraId="0F7A2BEB" w14:textId="7C6E72A9" w:rsidTr="7ABC3DD7">
        <w:trPr>
          <w:trHeight w:val="1125"/>
        </w:trPr>
        <w:tc>
          <w:tcPr>
            <w:tcW w:w="5310" w:type="dxa"/>
            <w:shd w:val="clear" w:color="auto" w:fill="auto"/>
          </w:tcPr>
          <w:p w14:paraId="6E938A16" w14:textId="7ADBAA3E" w:rsidR="002C2CED" w:rsidRPr="00DD34C4" w:rsidRDefault="00E96DCD" w:rsidP="00A07A7F">
            <w:pPr>
              <w:tabs>
                <w:tab w:val="left" w:pos="288"/>
                <w:tab w:val="left" w:pos="576"/>
                <w:tab w:val="left" w:pos="864"/>
                <w:tab w:val="left" w:pos="1152"/>
              </w:tabs>
              <w:spacing w:before="40" w:after="120"/>
              <w:ind w:right="40"/>
            </w:pPr>
            <w:r w:rsidRPr="00E96DCD">
              <w:t>The Advisory Committee recalls that the General Assembly recognized the importance of capacity-building for national staff in the drawdown phases of missions (see resolutions 69/258 B, 69/259 B and 67/277) and trusts that the Secretary-General will continue his efforts in this regard and will provide an update in the context of his next report on the Mission.</w:t>
            </w:r>
            <w:r w:rsidR="002C2CED" w:rsidRPr="00DD34C4">
              <w:t xml:space="preserve"> (para. 2</w:t>
            </w:r>
            <w:r>
              <w:t>7</w:t>
            </w:r>
            <w:r w:rsidR="002C2CED" w:rsidRPr="00DD34C4">
              <w:t>).</w:t>
            </w:r>
          </w:p>
        </w:tc>
        <w:tc>
          <w:tcPr>
            <w:tcW w:w="4500" w:type="dxa"/>
            <w:shd w:val="clear" w:color="auto" w:fill="auto"/>
          </w:tcPr>
          <w:p w14:paraId="2D256AAD" w14:textId="5CB3B1B4" w:rsidR="002C2CED" w:rsidRPr="00DD34C4" w:rsidRDefault="00A91D51" w:rsidP="00A07A7F">
            <w:pPr>
              <w:tabs>
                <w:tab w:val="left" w:pos="288"/>
                <w:tab w:val="left" w:pos="576"/>
                <w:tab w:val="left" w:pos="864"/>
                <w:tab w:val="left" w:pos="1152"/>
              </w:tabs>
              <w:spacing w:before="40" w:after="120"/>
              <w:ind w:right="40"/>
            </w:pPr>
            <w:r>
              <w:t>UNAMI has developed a</w:t>
            </w:r>
            <w:r w:rsidR="00811F88">
              <w:t xml:space="preserve"> comprehensive human resources strategy which encompasses </w:t>
            </w:r>
            <w:r w:rsidR="00411732">
              <w:t>the capacity-building for national</w:t>
            </w:r>
            <w:r>
              <w:t xml:space="preserve"> </w:t>
            </w:r>
            <w:r w:rsidR="00F04E97" w:rsidRPr="00F04E97">
              <w:t>staff to acquire new skills that can be useful in their future careers, either within or outside the United Nations</w:t>
            </w:r>
            <w:r w:rsidR="00F04E97">
              <w:t xml:space="preserve">. The </w:t>
            </w:r>
            <w:r w:rsidR="00CA5720">
              <w:t xml:space="preserve">measures already </w:t>
            </w:r>
            <w:r w:rsidR="0018482D">
              <w:t>undertaken</w:t>
            </w:r>
            <w:r w:rsidR="00CA5720">
              <w:t xml:space="preserve"> and planned </w:t>
            </w:r>
            <w:r w:rsidR="0018482D">
              <w:t>initiatives</w:t>
            </w:r>
            <w:r w:rsidR="00CA5720">
              <w:t xml:space="preserve"> for 2025 are detailed in paragraph </w:t>
            </w:r>
            <w:r w:rsidR="00673CD8" w:rsidRPr="00E32CD2">
              <w:t>2</w:t>
            </w:r>
            <w:r w:rsidR="00673CD8">
              <w:t xml:space="preserve">3 </w:t>
            </w:r>
            <w:r w:rsidR="00CC127C">
              <w:t>of the present report.</w:t>
            </w:r>
          </w:p>
        </w:tc>
      </w:tr>
      <w:tr w:rsidR="002C2CED" w:rsidRPr="008345F6" w14:paraId="7D2E23DE" w14:textId="5FB4FF3E" w:rsidTr="007A2921">
        <w:tc>
          <w:tcPr>
            <w:tcW w:w="5310" w:type="dxa"/>
            <w:shd w:val="clear" w:color="auto" w:fill="auto"/>
          </w:tcPr>
          <w:p w14:paraId="0632B90D" w14:textId="2BD11FFB" w:rsidR="002C2CED" w:rsidRPr="00973896" w:rsidRDefault="00B45EC7" w:rsidP="00A07A7F">
            <w:pPr>
              <w:tabs>
                <w:tab w:val="left" w:pos="288"/>
                <w:tab w:val="left" w:pos="576"/>
                <w:tab w:val="left" w:pos="864"/>
                <w:tab w:val="left" w:pos="1152"/>
              </w:tabs>
              <w:spacing w:before="40" w:after="120"/>
              <w:ind w:right="40"/>
            </w:pPr>
            <w:r w:rsidRPr="00B45EC7">
              <w:t xml:space="preserve">The Advisory Committee trusts that additional information related to UNAMI staff who were reinstated or rejoined  the Organization less than 12 months after separation, as well as any related recovery of termination indemnities, will be provided in future reports. </w:t>
            </w:r>
            <w:r w:rsidR="00105B8A">
              <w:t>(para.32)</w:t>
            </w:r>
          </w:p>
        </w:tc>
        <w:tc>
          <w:tcPr>
            <w:tcW w:w="4500" w:type="dxa"/>
            <w:shd w:val="clear" w:color="auto" w:fill="auto"/>
          </w:tcPr>
          <w:p w14:paraId="3146E56C" w14:textId="67EB983A" w:rsidR="002C2CED" w:rsidRDefault="00AB433C" w:rsidP="00F57948">
            <w:pPr>
              <w:pStyle w:val="Default"/>
            </w:pPr>
            <w:r w:rsidRPr="00AB433C">
              <w:rPr>
                <w:lang w:val="en-GB"/>
              </w:rPr>
              <w:t xml:space="preserve">As of 30 April, </w:t>
            </w:r>
            <w:r w:rsidR="004E7F1B">
              <w:rPr>
                <w:lang w:val="en-GB"/>
              </w:rPr>
              <w:t>40</w:t>
            </w:r>
            <w:r w:rsidRPr="00AB433C">
              <w:rPr>
                <w:lang w:val="en-GB"/>
              </w:rPr>
              <w:t xml:space="preserve"> staff have separated from </w:t>
            </w:r>
            <w:r w:rsidR="004E7F1B">
              <w:rPr>
                <w:lang w:val="en-GB"/>
              </w:rPr>
              <w:t xml:space="preserve">UNAMI including six </w:t>
            </w:r>
            <w:r w:rsidR="00EB68FD">
              <w:rPr>
                <w:lang w:val="en-GB"/>
              </w:rPr>
              <w:t>staff who have taken up appointment with other United Nations entities</w:t>
            </w:r>
            <w:r w:rsidRPr="00AB433C">
              <w:rPr>
                <w:lang w:val="en-GB"/>
              </w:rPr>
              <w:t>.</w:t>
            </w:r>
            <w:r w:rsidR="00466A5A">
              <w:rPr>
                <w:lang w:val="en-GB"/>
              </w:rPr>
              <w:t xml:space="preserve"> </w:t>
            </w:r>
            <w:r w:rsidR="0062243F">
              <w:rPr>
                <w:lang w:val="en-GB"/>
              </w:rPr>
              <w:t xml:space="preserve">Information on UNAMI staff who </w:t>
            </w:r>
            <w:r w:rsidR="00501B88">
              <w:rPr>
                <w:lang w:val="en-GB"/>
              </w:rPr>
              <w:t xml:space="preserve">will </w:t>
            </w:r>
            <w:r w:rsidR="00F62822">
              <w:rPr>
                <w:lang w:val="en-GB"/>
              </w:rPr>
              <w:t xml:space="preserve">be </w:t>
            </w:r>
            <w:r w:rsidR="00D83C9F" w:rsidRPr="00B45EC7">
              <w:t xml:space="preserve">reinstate or rejoin the Organization less than 12 months after separation, as well as any related recovery of termination indemnities, will be </w:t>
            </w:r>
            <w:r w:rsidR="00F62822">
              <w:t>reported upon</w:t>
            </w:r>
            <w:r w:rsidR="00D83C9F" w:rsidRPr="00B45EC7">
              <w:t xml:space="preserve"> </w:t>
            </w:r>
            <w:r w:rsidR="009F1389">
              <w:rPr>
                <w:rFonts w:asciiTheme="majorBidi" w:hAnsiTheme="majorBidi" w:cstheme="majorBidi"/>
              </w:rPr>
              <w:t>in the context of future Chapeau report</w:t>
            </w:r>
            <w:r w:rsidR="00F62822">
              <w:t>.</w:t>
            </w:r>
          </w:p>
          <w:p w14:paraId="732568B0" w14:textId="4DF0DFDE" w:rsidR="007A2921" w:rsidRPr="00973896" w:rsidRDefault="007A2921" w:rsidP="00F57948">
            <w:pPr>
              <w:pStyle w:val="Default"/>
            </w:pPr>
          </w:p>
        </w:tc>
      </w:tr>
      <w:tr w:rsidR="002C2CED" w:rsidRPr="008345F6" w14:paraId="56BB8639" w14:textId="48F1D251" w:rsidTr="007A2921">
        <w:trPr>
          <w:trHeight w:val="5175"/>
        </w:trPr>
        <w:tc>
          <w:tcPr>
            <w:tcW w:w="5310" w:type="dxa"/>
            <w:tcBorders>
              <w:bottom w:val="single" w:sz="18" w:space="0" w:color="auto"/>
            </w:tcBorders>
            <w:shd w:val="clear" w:color="auto" w:fill="auto"/>
          </w:tcPr>
          <w:p w14:paraId="6E22E645" w14:textId="383E5236" w:rsidR="002C2CED" w:rsidRPr="00DD34C4" w:rsidRDefault="007C10D8" w:rsidP="00A07A7F">
            <w:pPr>
              <w:tabs>
                <w:tab w:val="left" w:pos="288"/>
                <w:tab w:val="left" w:pos="576"/>
                <w:tab w:val="left" w:pos="864"/>
                <w:tab w:val="left" w:pos="1152"/>
              </w:tabs>
              <w:spacing w:before="40" w:after="120"/>
              <w:ind w:right="40"/>
            </w:pPr>
            <w:r w:rsidRPr="007C10D8">
              <w:t>While noting that quantifiable workload information for UNAMI-funded Kuwait Joint Support Office posts would not accurately represent workload solely generated by UNAMI, the Advisory Committee is of the opinion that the service delivery model of the Office should be scalable, in that a reduction in the number of client missions and their associated transaction processing requirements should result in a reduction in the Office’s staffing. The Committee further notes that there are seven UNAMI-funded posts in the Office that are vacant. The Committee trusts that the Secretary-General will provide further justification for the retention of the 32 UNAMI-funded posts in the Office to the General Assembly in the context of its review of the present report and in his upcoming report on the liquidation requirements for the Mission</w:t>
            </w:r>
            <w:r w:rsidR="002C2CED" w:rsidRPr="00DD34C4">
              <w:t xml:space="preserve"> (para. </w:t>
            </w:r>
            <w:r>
              <w:t>44</w:t>
            </w:r>
            <w:r w:rsidR="002C2CED" w:rsidRPr="00DD34C4">
              <w:t>).</w:t>
            </w:r>
          </w:p>
          <w:p w14:paraId="4BE8D130" w14:textId="2CBECC91" w:rsidR="002C2CED" w:rsidRPr="00DD34C4" w:rsidRDefault="002C2CED" w:rsidP="00A07A7F">
            <w:pPr>
              <w:tabs>
                <w:tab w:val="left" w:pos="288"/>
                <w:tab w:val="left" w:pos="576"/>
                <w:tab w:val="left" w:pos="864"/>
                <w:tab w:val="left" w:pos="1152"/>
              </w:tabs>
              <w:spacing w:before="40" w:after="120"/>
              <w:ind w:right="40"/>
            </w:pPr>
          </w:p>
        </w:tc>
        <w:tc>
          <w:tcPr>
            <w:tcW w:w="4500" w:type="dxa"/>
            <w:tcBorders>
              <w:bottom w:val="single" w:sz="18" w:space="0" w:color="auto"/>
            </w:tcBorders>
            <w:shd w:val="clear" w:color="auto" w:fill="auto"/>
          </w:tcPr>
          <w:p w14:paraId="35C50CB1" w14:textId="3E264002" w:rsidR="002C2CED" w:rsidRDefault="00686479" w:rsidP="00686479">
            <w:pPr>
              <w:tabs>
                <w:tab w:val="left" w:pos="288"/>
                <w:tab w:val="left" w:pos="576"/>
                <w:tab w:val="left" w:pos="864"/>
                <w:tab w:val="left" w:pos="1152"/>
              </w:tabs>
              <w:spacing w:before="40" w:after="120"/>
              <w:ind w:right="40"/>
            </w:pPr>
            <w:r w:rsidRPr="00686479">
              <w:t>The General Assembly, by its resolution 79/258 B</w:t>
            </w:r>
            <w:r>
              <w:t xml:space="preserve"> decided to abolish all vacant posts for UNAMI, including the seven vacant UNAMI-funded posts in the </w:t>
            </w:r>
            <w:r w:rsidRPr="007C10D8">
              <w:t>Kuwait Joint Support Office</w:t>
            </w:r>
            <w:r>
              <w:t xml:space="preserve">. </w:t>
            </w:r>
          </w:p>
          <w:p w14:paraId="3DADFC79" w14:textId="29B405D8" w:rsidR="00686479" w:rsidRPr="00DD34C4" w:rsidRDefault="00941310" w:rsidP="00E15B62">
            <w:pPr>
              <w:tabs>
                <w:tab w:val="left" w:pos="288"/>
                <w:tab w:val="left" w:pos="576"/>
                <w:tab w:val="left" w:pos="864"/>
                <w:tab w:val="left" w:pos="1152"/>
              </w:tabs>
              <w:spacing w:before="40" w:after="120"/>
              <w:ind w:right="40"/>
            </w:pPr>
            <w:r>
              <w:rPr>
                <w:color w:val="000000" w:themeColor="text1"/>
                <w:spacing w:val="0"/>
                <w:w w:val="100"/>
                <w:kern w:val="0"/>
              </w:rPr>
              <w:t xml:space="preserve">Regarding the retention of the remaining posts, </w:t>
            </w:r>
            <w:r w:rsidR="00D73A79">
              <w:rPr>
                <w:color w:val="000000" w:themeColor="text1"/>
                <w:spacing w:val="0"/>
                <w:w w:val="100"/>
                <w:kern w:val="0"/>
              </w:rPr>
              <w:t>i</w:t>
            </w:r>
            <w:r>
              <w:rPr>
                <w:color w:val="000000" w:themeColor="text1"/>
                <w:spacing w:val="0"/>
                <w:w w:val="100"/>
                <w:kern w:val="0"/>
              </w:rPr>
              <w:t xml:space="preserve">n 2024, the Department of Operational Support </w:t>
            </w:r>
            <w:r w:rsidRPr="007D5156">
              <w:rPr>
                <w:rFonts w:asciiTheme="majorBidi" w:hAnsiTheme="majorBidi" w:cstheme="majorBidi"/>
              </w:rPr>
              <w:t>conducted a review of KJSO</w:t>
            </w:r>
            <w:r w:rsidRPr="00817B57">
              <w:rPr>
                <w:rFonts w:asciiTheme="majorBidi" w:hAnsiTheme="majorBidi" w:cstheme="majorBidi"/>
                <w:kern w:val="0"/>
                <w:sz w:val="22"/>
                <w:szCs w:val="22"/>
              </w:rPr>
              <w:t xml:space="preserve"> </w:t>
            </w:r>
            <w:r w:rsidR="00396F3C">
              <w:rPr>
                <w:rFonts w:asciiTheme="majorBidi" w:hAnsiTheme="majorBidi" w:cstheme="majorBidi"/>
                <w:kern w:val="0"/>
                <w:sz w:val="22"/>
                <w:szCs w:val="22"/>
              </w:rPr>
              <w:t xml:space="preserve">to </w:t>
            </w:r>
            <w:r w:rsidRPr="00817B57">
              <w:rPr>
                <w:rFonts w:asciiTheme="majorBidi" w:hAnsiTheme="majorBidi" w:cstheme="majorBidi"/>
              </w:rPr>
              <w:t xml:space="preserve">determine how the peace operations </w:t>
            </w:r>
            <w:r w:rsidR="00A251F7">
              <w:rPr>
                <w:rFonts w:asciiTheme="majorBidi" w:hAnsiTheme="majorBidi" w:cstheme="majorBidi"/>
              </w:rPr>
              <w:t>the Office</w:t>
            </w:r>
            <w:r w:rsidRPr="00817B57">
              <w:rPr>
                <w:rFonts w:asciiTheme="majorBidi" w:hAnsiTheme="majorBidi" w:cstheme="majorBidi"/>
              </w:rPr>
              <w:t xml:space="preserve"> currently supports can continue to receive </w:t>
            </w:r>
            <w:r w:rsidR="00E15B62" w:rsidRPr="00E15B62">
              <w:rPr>
                <w:rFonts w:asciiTheme="majorBidi" w:hAnsiTheme="majorBidi" w:cstheme="majorBidi"/>
              </w:rPr>
              <w:t xml:space="preserve">shared services with </w:t>
            </w:r>
            <w:r w:rsidRPr="00817B57">
              <w:rPr>
                <w:rFonts w:asciiTheme="majorBidi" w:hAnsiTheme="majorBidi" w:cstheme="majorBidi"/>
              </w:rPr>
              <w:t xml:space="preserve"> efficiency, interoperability, responsiveness, and operational continuity, through the transition of UNAMI in 2025, its liquidation in 2026, and beyond</w:t>
            </w:r>
            <w:r>
              <w:rPr>
                <w:rFonts w:asciiTheme="majorBidi" w:hAnsiTheme="majorBidi" w:cstheme="majorBidi"/>
              </w:rPr>
              <w:t xml:space="preserve">. </w:t>
            </w:r>
            <w:r w:rsidRPr="007E3C7E">
              <w:rPr>
                <w:rFonts w:asciiTheme="majorBidi" w:hAnsiTheme="majorBidi" w:cstheme="majorBidi"/>
              </w:rPr>
              <w:t>In this regard, the Secretariat intends to transition the peace operations supported by the KJSO, to the RSCE by the end of the UNAMI liquidation process</w:t>
            </w:r>
            <w:r>
              <w:rPr>
                <w:rFonts w:asciiTheme="majorBidi" w:hAnsiTheme="majorBidi" w:cstheme="majorBidi"/>
              </w:rPr>
              <w:t xml:space="preserve">, leading to the abolishment of </w:t>
            </w:r>
            <w:r w:rsidR="002B0DA0">
              <w:rPr>
                <w:rFonts w:asciiTheme="majorBidi" w:hAnsiTheme="majorBidi" w:cstheme="majorBidi"/>
              </w:rPr>
              <w:t>all SPM</w:t>
            </w:r>
            <w:r>
              <w:rPr>
                <w:rFonts w:asciiTheme="majorBidi" w:hAnsiTheme="majorBidi" w:cstheme="majorBidi"/>
              </w:rPr>
              <w:t xml:space="preserve"> funded posts. Details on the transition plan are presented in the context of the Chapeau report </w:t>
            </w:r>
            <w:r w:rsidRPr="007E3C7E">
              <w:rPr>
                <w:rFonts w:asciiTheme="majorBidi" w:hAnsiTheme="majorBidi" w:cstheme="majorBidi"/>
              </w:rPr>
              <w:t>A/80</w:t>
            </w:r>
            <w:r w:rsidRPr="007E3C7E">
              <w:t>/6 (Sect. 3)/Add.</w:t>
            </w:r>
            <w:r>
              <w:t>1.</w:t>
            </w:r>
          </w:p>
        </w:tc>
      </w:tr>
    </w:tbl>
    <w:p w14:paraId="3F60346B" w14:textId="4B8A62C2" w:rsidR="002C2CED" w:rsidRDefault="002C2CED" w:rsidP="00BB5A11">
      <w:pPr>
        <w:sectPr w:rsidR="002C2CED" w:rsidSect="003531F6">
          <w:headerReference w:type="even" r:id="rId17"/>
          <w:headerReference w:type="default" r:id="rId18"/>
          <w:footerReference w:type="even" r:id="rId19"/>
          <w:footerReference w:type="default" r:id="rId20"/>
          <w:headerReference w:type="first" r:id="rId21"/>
          <w:footerReference w:type="first" r:id="rId22"/>
          <w:pgSz w:w="12240" w:h="15840"/>
          <w:pgMar w:top="1980" w:right="1440" w:bottom="1440" w:left="1440" w:header="720" w:footer="720" w:gutter="0"/>
          <w:cols w:space="720"/>
          <w:titlePg/>
          <w:docGrid w:linePitch="360"/>
        </w:sectPr>
      </w:pPr>
    </w:p>
    <w:p w14:paraId="3758F5A0" w14:textId="77777777" w:rsidR="00A20136" w:rsidRPr="008345F6" w:rsidRDefault="00A20136" w:rsidP="00A20136">
      <w:pPr>
        <w:pStyle w:val="HCh"/>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13248"/>
        </w:tabs>
        <w:ind w:left="1267" w:hanging="1267"/>
      </w:pPr>
      <w:r w:rsidRPr="008345F6">
        <w:lastRenderedPageBreak/>
        <w:t>Annex II</w:t>
      </w:r>
      <w:r>
        <w:tab/>
      </w:r>
    </w:p>
    <w:p w14:paraId="6AD3CA2C" w14:textId="77777777" w:rsidR="00A20136" w:rsidRPr="008345F6" w:rsidRDefault="00A20136" w:rsidP="00A20136">
      <w:pPr>
        <w:suppressAutoHyphens w:val="0"/>
        <w:spacing w:line="120" w:lineRule="exact"/>
        <w:rPr>
          <w:sz w:val="10"/>
        </w:rPr>
      </w:pPr>
    </w:p>
    <w:p w14:paraId="59FFEC06" w14:textId="7BBB57FE" w:rsidR="00A20136" w:rsidRPr="00120156" w:rsidRDefault="00A20136" w:rsidP="00A20136">
      <w:pPr>
        <w:pStyle w:val="HCh"/>
        <w:tabs>
          <w:tab w:val="clear" w:pos="1742"/>
        </w:tabs>
        <w:ind w:left="1267" w:hanging="1267"/>
        <w:rPr>
          <w:sz w:val="24"/>
          <w:szCs w:val="24"/>
        </w:rPr>
      </w:pPr>
      <w:r w:rsidRPr="00120156">
        <w:rPr>
          <w:sz w:val="24"/>
          <w:szCs w:val="24"/>
        </w:rPr>
        <w:t xml:space="preserve">Organizational structure </w:t>
      </w:r>
      <w:r w:rsidR="00352825" w:rsidRPr="00352825">
        <w:rPr>
          <w:sz w:val="24"/>
          <w:szCs w:val="24"/>
        </w:rPr>
        <w:t>and post distribution</w:t>
      </w:r>
      <w:r w:rsidR="00352825">
        <w:rPr>
          <w:sz w:val="24"/>
          <w:szCs w:val="24"/>
        </w:rPr>
        <w:t xml:space="preserve"> for 2026</w:t>
      </w:r>
    </w:p>
    <w:p w14:paraId="4A0E8DB4" w14:textId="4F4450BD" w:rsidR="00A20136" w:rsidRPr="00120156" w:rsidRDefault="0017759E" w:rsidP="00A20136">
      <w:pPr>
        <w:suppressAutoHyphens w:val="0"/>
        <w:spacing w:line="120" w:lineRule="exact"/>
        <w:rPr>
          <w:sz w:val="24"/>
          <w:szCs w:val="24"/>
        </w:rPr>
      </w:pPr>
      <w:r w:rsidRPr="00605E3E">
        <w:rPr>
          <w:noProof/>
          <w:sz w:val="24"/>
          <w:szCs w:val="24"/>
        </w:rPr>
        <mc:AlternateContent>
          <mc:Choice Requires="wps">
            <w:drawing>
              <wp:anchor distT="0" distB="0" distL="114300" distR="114300" simplePos="0" relativeHeight="251658249" behindDoc="0" locked="0" layoutInCell="1" allowOverlap="1" wp14:anchorId="2AE37D68" wp14:editId="54041D3D">
                <wp:simplePos x="0" y="0"/>
                <wp:positionH relativeFrom="margin">
                  <wp:posOffset>6564630</wp:posOffset>
                </wp:positionH>
                <wp:positionV relativeFrom="paragraph">
                  <wp:posOffset>10795</wp:posOffset>
                </wp:positionV>
                <wp:extent cx="1459765" cy="1356360"/>
                <wp:effectExtent l="0" t="0" r="26670" b="15240"/>
                <wp:wrapNone/>
                <wp:docPr id="146672410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9765" cy="1356360"/>
                        </a:xfrm>
                        <a:prstGeom prst="rect">
                          <a:avLst/>
                        </a:prstGeom>
                        <a:solidFill>
                          <a:srgbClr val="FFFFFF"/>
                        </a:solidFill>
                        <a:ln w="12700">
                          <a:solidFill>
                            <a:srgbClr val="000000"/>
                          </a:solidFill>
                          <a:miter lim="800000"/>
                          <a:headEnd/>
                          <a:tailEnd/>
                        </a:ln>
                      </wps:spPr>
                      <wps:txbx>
                        <w:txbxContent>
                          <w:p w14:paraId="77C74B90" w14:textId="77777777" w:rsidR="00A20136" w:rsidRPr="00EE778B" w:rsidRDefault="00A20136" w:rsidP="00A20136">
                            <w:pPr>
                              <w:jc w:val="center"/>
                              <w:rPr>
                                <w:b/>
                                <w:bCs/>
                                <w:noProof/>
                                <w:sz w:val="16"/>
                                <w:szCs w:val="16"/>
                              </w:rPr>
                            </w:pPr>
                            <w:r w:rsidRPr="00EE778B">
                              <w:rPr>
                                <w:b/>
                                <w:bCs/>
                                <w:noProof/>
                                <w:sz w:val="16"/>
                                <w:szCs w:val="16"/>
                              </w:rPr>
                              <w:t>KJSO</w:t>
                            </w:r>
                          </w:p>
                          <w:p w14:paraId="594622B0" w14:textId="77777777" w:rsidR="00FB4FE7" w:rsidRDefault="00A20136" w:rsidP="00A20136">
                            <w:pPr>
                              <w:jc w:val="center"/>
                              <w:rPr>
                                <w:b/>
                                <w:bCs/>
                                <w:noProof/>
                                <w:sz w:val="16"/>
                                <w:szCs w:val="16"/>
                              </w:rPr>
                            </w:pPr>
                            <w:r w:rsidRPr="00EE778B">
                              <w:rPr>
                                <w:b/>
                                <w:bCs/>
                                <w:noProof/>
                                <w:sz w:val="16"/>
                                <w:szCs w:val="16"/>
                              </w:rPr>
                              <w:t>Finance</w:t>
                            </w:r>
                            <w:r w:rsidR="00FB4FE7">
                              <w:rPr>
                                <w:b/>
                                <w:bCs/>
                                <w:noProof/>
                                <w:sz w:val="16"/>
                                <w:szCs w:val="16"/>
                              </w:rPr>
                              <w:t>:</w:t>
                            </w:r>
                            <w:r w:rsidRPr="00EE778B">
                              <w:rPr>
                                <w:b/>
                                <w:bCs/>
                                <w:noProof/>
                                <w:sz w:val="16"/>
                                <w:szCs w:val="16"/>
                              </w:rPr>
                              <w:t xml:space="preserve"> </w:t>
                            </w:r>
                          </w:p>
                          <w:p w14:paraId="33AAD8B0" w14:textId="745418BE" w:rsidR="00A20136" w:rsidRPr="00EE778B" w:rsidRDefault="00A20136" w:rsidP="00A20136">
                            <w:pPr>
                              <w:jc w:val="center"/>
                              <w:rPr>
                                <w:noProof/>
                                <w:sz w:val="16"/>
                                <w:szCs w:val="16"/>
                              </w:rPr>
                            </w:pPr>
                            <w:r w:rsidRPr="00EE778B">
                              <w:rPr>
                                <w:b/>
                                <w:bCs/>
                                <w:noProof/>
                                <w:sz w:val="16"/>
                                <w:szCs w:val="16"/>
                              </w:rPr>
                              <w:t>RB</w:t>
                            </w:r>
                            <w:r w:rsidRPr="00EE778B">
                              <w:rPr>
                                <w:noProof/>
                                <w:sz w:val="16"/>
                                <w:szCs w:val="16"/>
                              </w:rPr>
                              <w:t xml:space="preserve"> (11 posts)</w:t>
                            </w:r>
                          </w:p>
                          <w:p w14:paraId="3C4797B4" w14:textId="77777777" w:rsidR="00A20136" w:rsidRPr="00EE778B" w:rsidRDefault="00A20136" w:rsidP="00A20136">
                            <w:pPr>
                              <w:jc w:val="center"/>
                              <w:rPr>
                                <w:bCs/>
                                <w:noProof/>
                                <w:color w:val="000000" w:themeColor="text1"/>
                                <w:sz w:val="16"/>
                                <w:szCs w:val="16"/>
                                <w:vertAlign w:val="superscript"/>
                              </w:rPr>
                            </w:pPr>
                            <w:r w:rsidRPr="00EE778B">
                              <w:rPr>
                                <w:bCs/>
                                <w:noProof/>
                                <w:color w:val="000000" w:themeColor="text1"/>
                                <w:sz w:val="16"/>
                                <w:szCs w:val="16"/>
                              </w:rPr>
                              <w:t>1 P-4</w:t>
                            </w:r>
                            <w:r w:rsidRPr="00EE778B">
                              <w:rPr>
                                <w:bCs/>
                                <w:noProof/>
                                <w:color w:val="000000" w:themeColor="text1"/>
                                <w:sz w:val="16"/>
                                <w:szCs w:val="16"/>
                                <w:vertAlign w:val="superscript"/>
                              </w:rPr>
                              <w:t>c</w:t>
                            </w:r>
                            <w:r w:rsidRPr="00EE778B">
                              <w:rPr>
                                <w:bCs/>
                                <w:noProof/>
                                <w:color w:val="000000" w:themeColor="text1"/>
                                <w:sz w:val="16"/>
                                <w:szCs w:val="16"/>
                              </w:rPr>
                              <w:t>, 2 FS</w:t>
                            </w:r>
                            <w:r w:rsidRPr="00EE778B">
                              <w:rPr>
                                <w:bCs/>
                                <w:noProof/>
                                <w:color w:val="000000" w:themeColor="text1"/>
                                <w:sz w:val="16"/>
                                <w:szCs w:val="16"/>
                                <w:vertAlign w:val="superscript"/>
                              </w:rPr>
                              <w:t xml:space="preserve"> c</w:t>
                            </w:r>
                            <w:r w:rsidRPr="00EE778B">
                              <w:rPr>
                                <w:bCs/>
                                <w:noProof/>
                                <w:sz w:val="16"/>
                                <w:szCs w:val="16"/>
                              </w:rPr>
                              <w:t>, 8 LL</w:t>
                            </w:r>
                            <w:r w:rsidRPr="00EE778B">
                              <w:rPr>
                                <w:bCs/>
                                <w:noProof/>
                                <w:color w:val="000000" w:themeColor="text1"/>
                                <w:sz w:val="16"/>
                                <w:szCs w:val="16"/>
                                <w:vertAlign w:val="superscript"/>
                              </w:rPr>
                              <w:t>c</w:t>
                            </w:r>
                          </w:p>
                          <w:p w14:paraId="21939DF9" w14:textId="470D416F" w:rsidR="00A20136" w:rsidRDefault="00A20136" w:rsidP="00A20136">
                            <w:pPr>
                              <w:jc w:val="center"/>
                              <w:rPr>
                                <w:b/>
                                <w:bCs/>
                                <w:noProof/>
                                <w:sz w:val="16"/>
                                <w:szCs w:val="16"/>
                              </w:rPr>
                            </w:pPr>
                            <w:r w:rsidRPr="00EE778B">
                              <w:rPr>
                                <w:b/>
                                <w:bCs/>
                                <w:noProof/>
                                <w:sz w:val="16"/>
                                <w:szCs w:val="16"/>
                              </w:rPr>
                              <w:t>Human Resouces &amp; Travel</w:t>
                            </w:r>
                            <w:r w:rsidR="00FB4FE7">
                              <w:rPr>
                                <w:b/>
                                <w:bCs/>
                                <w:noProof/>
                                <w:sz w:val="16"/>
                                <w:szCs w:val="16"/>
                              </w:rPr>
                              <w:t>:</w:t>
                            </w:r>
                            <w:r w:rsidRPr="00EE778B">
                              <w:rPr>
                                <w:b/>
                                <w:bCs/>
                                <w:noProof/>
                                <w:sz w:val="16"/>
                                <w:szCs w:val="16"/>
                              </w:rPr>
                              <w:t xml:space="preserve"> </w:t>
                            </w:r>
                          </w:p>
                          <w:p w14:paraId="37201B2C" w14:textId="77777777" w:rsidR="00A20136" w:rsidRPr="00EE778B" w:rsidRDefault="00A20136" w:rsidP="00A20136">
                            <w:pPr>
                              <w:jc w:val="center"/>
                              <w:rPr>
                                <w:noProof/>
                                <w:sz w:val="16"/>
                                <w:szCs w:val="16"/>
                              </w:rPr>
                            </w:pPr>
                            <w:r w:rsidRPr="00EE778B">
                              <w:rPr>
                                <w:b/>
                                <w:bCs/>
                                <w:noProof/>
                                <w:sz w:val="16"/>
                                <w:szCs w:val="16"/>
                              </w:rPr>
                              <w:t xml:space="preserve">RB </w:t>
                            </w:r>
                            <w:r w:rsidRPr="00EE778B">
                              <w:rPr>
                                <w:noProof/>
                                <w:sz w:val="16"/>
                                <w:szCs w:val="16"/>
                              </w:rPr>
                              <w:t>(13 Posts)</w:t>
                            </w:r>
                          </w:p>
                          <w:p w14:paraId="65BF25EC" w14:textId="77777777" w:rsidR="00A20136" w:rsidRPr="00EE778B" w:rsidRDefault="00A20136" w:rsidP="00A20136">
                            <w:pPr>
                              <w:jc w:val="center"/>
                              <w:rPr>
                                <w:noProof/>
                                <w:sz w:val="16"/>
                                <w:szCs w:val="16"/>
                              </w:rPr>
                            </w:pPr>
                            <w:r w:rsidRPr="00EE778B">
                              <w:rPr>
                                <w:bCs/>
                                <w:noProof/>
                                <w:color w:val="000000" w:themeColor="text1"/>
                                <w:sz w:val="16"/>
                                <w:szCs w:val="16"/>
                              </w:rPr>
                              <w:t>1 P-4c,1 P-3</w:t>
                            </w:r>
                            <w:r w:rsidRPr="00EE778B">
                              <w:rPr>
                                <w:bCs/>
                                <w:noProof/>
                                <w:color w:val="000000" w:themeColor="text1"/>
                                <w:sz w:val="16"/>
                                <w:szCs w:val="16"/>
                                <w:vertAlign w:val="superscript"/>
                              </w:rPr>
                              <w:t>c</w:t>
                            </w:r>
                            <w:r w:rsidRPr="00EE778B">
                              <w:rPr>
                                <w:bCs/>
                                <w:noProof/>
                                <w:color w:val="000000" w:themeColor="text1"/>
                                <w:sz w:val="16"/>
                                <w:szCs w:val="16"/>
                              </w:rPr>
                              <w:t>, 1 FS</w:t>
                            </w:r>
                            <w:r w:rsidRPr="00EE778B">
                              <w:rPr>
                                <w:bCs/>
                                <w:noProof/>
                                <w:color w:val="000000" w:themeColor="text1"/>
                                <w:sz w:val="16"/>
                                <w:szCs w:val="16"/>
                                <w:vertAlign w:val="superscript"/>
                              </w:rPr>
                              <w:t xml:space="preserve"> c</w:t>
                            </w:r>
                            <w:r w:rsidRPr="00EE778B">
                              <w:rPr>
                                <w:bCs/>
                                <w:noProof/>
                                <w:sz w:val="16"/>
                                <w:szCs w:val="16"/>
                              </w:rPr>
                              <w:t>, 10 LL</w:t>
                            </w:r>
                            <w:r w:rsidRPr="00EE778B">
                              <w:rPr>
                                <w:bCs/>
                                <w:noProof/>
                                <w:color w:val="000000" w:themeColor="text1"/>
                                <w:sz w:val="16"/>
                                <w:szCs w:val="16"/>
                                <w:vertAlign w:val="superscript"/>
                              </w:rPr>
                              <w:t>c</w:t>
                            </w:r>
                          </w:p>
                        </w:txbxContent>
                      </wps:txbx>
                      <wps:bodyPr rot="0" vert="horz" wrap="square" lIns="0" tIns="4572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AE37D68" id="Rectangle 1" o:spid="_x0000_s1026" style="position:absolute;margin-left:516.9pt;margin-top:.85pt;width:114.95pt;height:106.8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" strokeweight="1pt">
                <o:lock v:ext="edit" aspectratio="t"/>
                <v:textbox inset="0,,0,0">
                  <w:txbxContent>
                    <w:p w14:paraId="77C74B90" w14:textId="77777777" w:rsidR="00A20136" w:rsidRPr="00EE778B" w:rsidRDefault="00A20136" w:rsidP="00A20136">
                      <w:pPr>
                        <w:jc w:val="center"/>
                        <w:rPr>
                          <w:b/>
                          <w:bCs/>
                          <w:noProof/>
                          <w:sz w:val="16"/>
                          <w:szCs w:val="16"/>
                        </w:rPr>
                      </w:pPr>
                      <w:r w:rsidRPr="00EE778B">
                        <w:rPr>
                          <w:b/>
                          <w:bCs/>
                          <w:noProof/>
                          <w:sz w:val="16"/>
                          <w:szCs w:val="16"/>
                        </w:rPr>
                        <w:t>KJSO</w:t>
                      </w:r>
                    </w:p>
                    <w:p w14:paraId="594622B0" w14:textId="77777777" w:rsidR="00FB4FE7" w:rsidRDefault="00A20136" w:rsidP="00A20136">
                      <w:pPr>
                        <w:jc w:val="center"/>
                        <w:rPr>
                          <w:b/>
                          <w:bCs/>
                          <w:noProof/>
                          <w:sz w:val="16"/>
                          <w:szCs w:val="16"/>
                        </w:rPr>
                      </w:pPr>
                      <w:r w:rsidRPr="00EE778B">
                        <w:rPr>
                          <w:b/>
                          <w:bCs/>
                          <w:noProof/>
                          <w:sz w:val="16"/>
                          <w:szCs w:val="16"/>
                        </w:rPr>
                        <w:t>Finance</w:t>
                      </w:r>
                      <w:r w:rsidR="00FB4FE7">
                        <w:rPr>
                          <w:b/>
                          <w:bCs/>
                          <w:noProof/>
                          <w:sz w:val="16"/>
                          <w:szCs w:val="16"/>
                        </w:rPr>
                        <w:t>:</w:t>
                      </w:r>
                      <w:r w:rsidRPr="00EE778B">
                        <w:rPr>
                          <w:b/>
                          <w:bCs/>
                          <w:noProof/>
                          <w:sz w:val="16"/>
                          <w:szCs w:val="16"/>
                        </w:rPr>
                        <w:t xml:space="preserve"> </w:t>
                      </w:r>
                    </w:p>
                    <w:p w14:paraId="33AAD8B0" w14:textId="745418BE" w:rsidR="00A20136" w:rsidRPr="00EE778B" w:rsidRDefault="00A20136" w:rsidP="00A20136">
                      <w:pPr>
                        <w:jc w:val="center"/>
                        <w:rPr>
                          <w:noProof/>
                          <w:sz w:val="16"/>
                          <w:szCs w:val="16"/>
                        </w:rPr>
                      </w:pPr>
                      <w:r w:rsidRPr="00EE778B">
                        <w:rPr>
                          <w:b/>
                          <w:bCs/>
                          <w:noProof/>
                          <w:sz w:val="16"/>
                          <w:szCs w:val="16"/>
                        </w:rPr>
                        <w:t>RB</w:t>
                      </w:r>
                      <w:r w:rsidRPr="00EE778B">
                        <w:rPr>
                          <w:noProof/>
                          <w:sz w:val="16"/>
                          <w:szCs w:val="16"/>
                        </w:rPr>
                        <w:t xml:space="preserve"> (11 posts)</w:t>
                      </w:r>
                    </w:p>
                    <w:p w14:paraId="3C4797B4" w14:textId="77777777" w:rsidR="00A20136" w:rsidRPr="00EE778B" w:rsidRDefault="00A20136" w:rsidP="00A20136">
                      <w:pPr>
                        <w:jc w:val="center"/>
                        <w:rPr>
                          <w:bCs/>
                          <w:noProof/>
                          <w:color w:val="000000" w:themeColor="text1"/>
                          <w:sz w:val="16"/>
                          <w:szCs w:val="16"/>
                          <w:vertAlign w:val="superscript"/>
                        </w:rPr>
                      </w:pPr>
                      <w:r w:rsidRPr="00EE778B">
                        <w:rPr>
                          <w:bCs/>
                          <w:noProof/>
                          <w:color w:val="000000" w:themeColor="text1"/>
                          <w:sz w:val="16"/>
                          <w:szCs w:val="16"/>
                        </w:rPr>
                        <w:t>1 P-4</w:t>
                      </w:r>
                      <w:r w:rsidRPr="00EE778B">
                        <w:rPr>
                          <w:bCs/>
                          <w:noProof/>
                          <w:color w:val="000000" w:themeColor="text1"/>
                          <w:sz w:val="16"/>
                          <w:szCs w:val="16"/>
                          <w:vertAlign w:val="superscript"/>
                        </w:rPr>
                        <w:t>c</w:t>
                      </w:r>
                      <w:r w:rsidRPr="00EE778B">
                        <w:rPr>
                          <w:bCs/>
                          <w:noProof/>
                          <w:color w:val="000000" w:themeColor="text1"/>
                          <w:sz w:val="16"/>
                          <w:szCs w:val="16"/>
                        </w:rPr>
                        <w:t>, 2 FS</w:t>
                      </w:r>
                      <w:r w:rsidRPr="00EE778B">
                        <w:rPr>
                          <w:bCs/>
                          <w:noProof/>
                          <w:color w:val="000000" w:themeColor="text1"/>
                          <w:sz w:val="16"/>
                          <w:szCs w:val="16"/>
                          <w:vertAlign w:val="superscript"/>
                        </w:rPr>
                        <w:t xml:space="preserve"> c</w:t>
                      </w:r>
                      <w:r w:rsidRPr="00EE778B">
                        <w:rPr>
                          <w:bCs/>
                          <w:noProof/>
                          <w:sz w:val="16"/>
                          <w:szCs w:val="16"/>
                        </w:rPr>
                        <w:t>, 8 LL</w:t>
                      </w:r>
                      <w:r w:rsidRPr="00EE778B">
                        <w:rPr>
                          <w:bCs/>
                          <w:noProof/>
                          <w:color w:val="000000" w:themeColor="text1"/>
                          <w:sz w:val="16"/>
                          <w:szCs w:val="16"/>
                          <w:vertAlign w:val="superscript"/>
                        </w:rPr>
                        <w:t>c</w:t>
                      </w:r>
                    </w:p>
                    <w:p w14:paraId="21939DF9" w14:textId="470D416F" w:rsidR="00A20136" w:rsidRDefault="00A20136" w:rsidP="00A20136">
                      <w:pPr>
                        <w:jc w:val="center"/>
                        <w:rPr>
                          <w:b/>
                          <w:bCs/>
                          <w:noProof/>
                          <w:sz w:val="16"/>
                          <w:szCs w:val="16"/>
                        </w:rPr>
                      </w:pPr>
                      <w:r w:rsidRPr="00EE778B">
                        <w:rPr>
                          <w:b/>
                          <w:bCs/>
                          <w:noProof/>
                          <w:sz w:val="16"/>
                          <w:szCs w:val="16"/>
                        </w:rPr>
                        <w:t>Human Resouces &amp; Travel</w:t>
                      </w:r>
                      <w:r w:rsidR="00FB4FE7">
                        <w:rPr>
                          <w:b/>
                          <w:bCs/>
                          <w:noProof/>
                          <w:sz w:val="16"/>
                          <w:szCs w:val="16"/>
                        </w:rPr>
                        <w:t>:</w:t>
                      </w:r>
                      <w:r w:rsidRPr="00EE778B">
                        <w:rPr>
                          <w:b/>
                          <w:bCs/>
                          <w:noProof/>
                          <w:sz w:val="16"/>
                          <w:szCs w:val="16"/>
                        </w:rPr>
                        <w:t xml:space="preserve"> </w:t>
                      </w:r>
                    </w:p>
                    <w:p w14:paraId="37201B2C" w14:textId="77777777" w:rsidR="00A20136" w:rsidRPr="00EE778B" w:rsidRDefault="00A20136" w:rsidP="00A20136">
                      <w:pPr>
                        <w:jc w:val="center"/>
                        <w:rPr>
                          <w:noProof/>
                          <w:sz w:val="16"/>
                          <w:szCs w:val="16"/>
                        </w:rPr>
                      </w:pPr>
                      <w:r w:rsidRPr="00EE778B">
                        <w:rPr>
                          <w:b/>
                          <w:bCs/>
                          <w:noProof/>
                          <w:sz w:val="16"/>
                          <w:szCs w:val="16"/>
                        </w:rPr>
                        <w:t xml:space="preserve">RB </w:t>
                      </w:r>
                      <w:r w:rsidRPr="00EE778B">
                        <w:rPr>
                          <w:noProof/>
                          <w:sz w:val="16"/>
                          <w:szCs w:val="16"/>
                        </w:rPr>
                        <w:t>(13 Posts)</w:t>
                      </w:r>
                    </w:p>
                    <w:p w14:paraId="65BF25EC" w14:textId="77777777" w:rsidR="00A20136" w:rsidRPr="00EE778B" w:rsidRDefault="00A20136" w:rsidP="00A20136">
                      <w:pPr>
                        <w:jc w:val="center"/>
                        <w:rPr>
                          <w:noProof/>
                          <w:sz w:val="16"/>
                          <w:szCs w:val="16"/>
                        </w:rPr>
                      </w:pPr>
                      <w:r w:rsidRPr="00EE778B">
                        <w:rPr>
                          <w:bCs/>
                          <w:noProof/>
                          <w:color w:val="000000" w:themeColor="text1"/>
                          <w:sz w:val="16"/>
                          <w:szCs w:val="16"/>
                        </w:rPr>
                        <w:t>1 P-4c,1 P-3</w:t>
                      </w:r>
                      <w:r w:rsidRPr="00EE778B">
                        <w:rPr>
                          <w:bCs/>
                          <w:noProof/>
                          <w:color w:val="000000" w:themeColor="text1"/>
                          <w:sz w:val="16"/>
                          <w:szCs w:val="16"/>
                          <w:vertAlign w:val="superscript"/>
                        </w:rPr>
                        <w:t>c</w:t>
                      </w:r>
                      <w:r w:rsidRPr="00EE778B">
                        <w:rPr>
                          <w:bCs/>
                          <w:noProof/>
                          <w:color w:val="000000" w:themeColor="text1"/>
                          <w:sz w:val="16"/>
                          <w:szCs w:val="16"/>
                        </w:rPr>
                        <w:t>, 1 FS</w:t>
                      </w:r>
                      <w:r w:rsidRPr="00EE778B">
                        <w:rPr>
                          <w:bCs/>
                          <w:noProof/>
                          <w:color w:val="000000" w:themeColor="text1"/>
                          <w:sz w:val="16"/>
                          <w:szCs w:val="16"/>
                          <w:vertAlign w:val="superscript"/>
                        </w:rPr>
                        <w:t xml:space="preserve"> c</w:t>
                      </w:r>
                      <w:r w:rsidRPr="00EE778B">
                        <w:rPr>
                          <w:bCs/>
                          <w:noProof/>
                          <w:sz w:val="16"/>
                          <w:szCs w:val="16"/>
                        </w:rPr>
                        <w:t>, 10 LL</w:t>
                      </w:r>
                      <w:r w:rsidRPr="00EE778B">
                        <w:rPr>
                          <w:bCs/>
                          <w:noProof/>
                          <w:color w:val="000000" w:themeColor="text1"/>
                          <w:sz w:val="16"/>
                          <w:szCs w:val="16"/>
                          <w:vertAlign w:val="superscript"/>
                        </w:rPr>
                        <w:t>c</w:t>
                      </w:r>
                    </w:p>
                  </w:txbxContent>
                </v:textbox>
                <w10:wrap anchorx="margin"/>
              </v:rect>
            </w:pict>
          </mc:Fallback>
        </mc:AlternateContent>
      </w:r>
    </w:p>
    <w:p w14:paraId="2B5EFEF8" w14:textId="56CC6ED8" w:rsidR="00A20136" w:rsidRPr="00120156" w:rsidRDefault="00A20136" w:rsidP="00A20136">
      <w:pPr>
        <w:suppressAutoHyphens w:val="0"/>
        <w:spacing w:line="120" w:lineRule="exact"/>
        <w:rPr>
          <w:sz w:val="24"/>
          <w:szCs w:val="24"/>
        </w:rPr>
      </w:pPr>
    </w:p>
    <w:p w14:paraId="76683BFE" w14:textId="76B09973" w:rsidR="00A20136" w:rsidRDefault="00A20136" w:rsidP="00A20136">
      <w:pPr>
        <w:pStyle w:val="H1"/>
        <w:tabs>
          <w:tab w:val="clear" w:pos="1742"/>
        </w:tabs>
        <w:ind w:right="0"/>
        <w:rPr>
          <w:szCs w:val="24"/>
        </w:rPr>
      </w:pPr>
      <w:r w:rsidRPr="00120156">
        <w:rPr>
          <w:szCs w:val="24"/>
        </w:rPr>
        <w:t xml:space="preserve">Liquidation </w:t>
      </w:r>
      <w:r w:rsidR="009C4303">
        <w:rPr>
          <w:szCs w:val="24"/>
        </w:rPr>
        <w:t xml:space="preserve">Entity at the start of liquidation </w:t>
      </w:r>
      <w:r w:rsidRPr="00120156">
        <w:rPr>
          <w:szCs w:val="24"/>
        </w:rPr>
        <w:t>period</w:t>
      </w:r>
      <w:r w:rsidR="009C4303">
        <w:rPr>
          <w:szCs w:val="24"/>
        </w:rPr>
        <w:t xml:space="preserve"> (</w:t>
      </w:r>
      <w:r w:rsidRPr="00120156">
        <w:rPr>
          <w:szCs w:val="24"/>
        </w:rPr>
        <w:t>1 January 2026</w:t>
      </w:r>
      <w:r w:rsidR="009C4303">
        <w:rPr>
          <w:szCs w:val="24"/>
        </w:rPr>
        <w:t>)</w:t>
      </w:r>
      <w:r w:rsidRPr="00120156">
        <w:rPr>
          <w:szCs w:val="24"/>
        </w:rPr>
        <w:t xml:space="preserve"> </w:t>
      </w:r>
    </w:p>
    <w:p w14:paraId="14333300" w14:textId="77777777" w:rsidR="00681E82" w:rsidRPr="00681E82" w:rsidRDefault="00681E82" w:rsidP="00681E82">
      <w:pPr>
        <w:pStyle w:val="SingleTxt"/>
      </w:pPr>
    </w:p>
    <w:p w14:paraId="02F2B8FC" w14:textId="3E11C2DC" w:rsidR="007A2921" w:rsidRDefault="00F04CA5" w:rsidP="001522A2">
      <w:pPr>
        <w:suppressAutoHyphens w:val="0"/>
        <w:spacing w:line="120" w:lineRule="exact"/>
        <w:rPr>
          <w:sz w:val="14"/>
          <w:szCs w:val="14"/>
          <w:vertAlign w:val="superscript"/>
        </w:rPr>
      </w:pPr>
      <w:r w:rsidRPr="00605E3E">
        <w:rPr>
          <w:noProof/>
          <w:sz w:val="24"/>
          <w:szCs w:val="24"/>
        </w:rPr>
        <mc:AlternateContent>
          <mc:Choice Requires="wps">
            <w:drawing>
              <wp:anchor distT="0" distB="0" distL="114300" distR="114300" simplePos="0" relativeHeight="251677696" behindDoc="0" locked="0" layoutInCell="1" allowOverlap="1" wp14:anchorId="0F0CF7A8" wp14:editId="02DBCB74">
                <wp:simplePos x="0" y="0"/>
                <wp:positionH relativeFrom="column">
                  <wp:posOffset>7132320</wp:posOffset>
                </wp:positionH>
                <wp:positionV relativeFrom="paragraph">
                  <wp:posOffset>4163924</wp:posOffset>
                </wp:positionV>
                <wp:extent cx="1383030" cy="943660"/>
                <wp:effectExtent l="0" t="0" r="26670" b="27940"/>
                <wp:wrapNone/>
                <wp:docPr id="166064345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83030" cy="943660"/>
                        </a:xfrm>
                        <a:prstGeom prst="rect">
                          <a:avLst/>
                        </a:prstGeom>
                        <a:solidFill>
                          <a:srgbClr val="FFFFFF"/>
                        </a:solidFill>
                        <a:ln w="12700">
                          <a:solidFill>
                            <a:srgbClr val="000000"/>
                          </a:solidFill>
                          <a:miter lim="800000"/>
                          <a:headEnd/>
                          <a:tailEnd/>
                        </a:ln>
                      </wps:spPr>
                      <wps:txbx>
                        <w:txbxContent>
                          <w:p w14:paraId="6FAAB4BF" w14:textId="02CE2304" w:rsidR="00E15B62" w:rsidRPr="00736E47" w:rsidRDefault="00F04CA5" w:rsidP="00E15B62">
                            <w:pPr>
                              <w:jc w:val="center"/>
                              <w:rPr>
                                <w:b/>
                                <w:noProof/>
                                <w:sz w:val="16"/>
                                <w:szCs w:val="16"/>
                              </w:rPr>
                            </w:pPr>
                            <w:r w:rsidRPr="00736E47">
                              <w:rPr>
                                <w:b/>
                                <w:noProof/>
                                <w:sz w:val="16"/>
                                <w:szCs w:val="16"/>
                              </w:rPr>
                              <w:t>Strategic Communication and Public Information cell</w:t>
                            </w:r>
                          </w:p>
                          <w:p w14:paraId="02E4ECE4" w14:textId="77777777" w:rsidR="00E15B62" w:rsidRPr="00736E47" w:rsidRDefault="00E15B62" w:rsidP="00E15B62">
                            <w:pPr>
                              <w:jc w:val="center"/>
                              <w:rPr>
                                <w:noProof/>
                                <w:sz w:val="17"/>
                                <w:szCs w:val="17"/>
                              </w:rPr>
                            </w:pPr>
                            <w:r w:rsidRPr="00736E47">
                              <w:rPr>
                                <w:b/>
                                <w:noProof/>
                                <w:sz w:val="16"/>
                                <w:szCs w:val="16"/>
                              </w:rPr>
                              <w:t>RB</w:t>
                            </w:r>
                            <w:r w:rsidRPr="00736E47">
                              <w:rPr>
                                <w:b/>
                                <w:noProof/>
                                <w:sz w:val="18"/>
                                <w:szCs w:val="18"/>
                              </w:rPr>
                              <w:t xml:space="preserve"> </w:t>
                            </w:r>
                            <w:r w:rsidRPr="00736E47">
                              <w:rPr>
                                <w:noProof/>
                                <w:sz w:val="17"/>
                                <w:szCs w:val="17"/>
                              </w:rPr>
                              <w:t>(1 post)</w:t>
                            </w:r>
                          </w:p>
                          <w:p w14:paraId="236090B7" w14:textId="21DF51BE" w:rsidR="00E15B62" w:rsidRPr="00736E47" w:rsidRDefault="00E15B62" w:rsidP="00E15B62">
                            <w:pPr>
                              <w:jc w:val="center"/>
                              <w:rPr>
                                <w:bCs/>
                                <w:noProof/>
                                <w:sz w:val="17"/>
                                <w:szCs w:val="17"/>
                              </w:rPr>
                            </w:pPr>
                            <w:r w:rsidRPr="00736E47">
                              <w:rPr>
                                <w:bCs/>
                                <w:noProof/>
                                <w:sz w:val="17"/>
                                <w:szCs w:val="17"/>
                              </w:rPr>
                              <w:t xml:space="preserve">1 </w:t>
                            </w:r>
                            <w:r w:rsidR="00F04CA5" w:rsidRPr="00736E47">
                              <w:rPr>
                                <w:bCs/>
                                <w:noProof/>
                                <w:sz w:val="17"/>
                                <w:szCs w:val="17"/>
                              </w:rPr>
                              <w:t>P-4</w:t>
                            </w:r>
                            <w:r w:rsidR="00282558" w:rsidRPr="00736E47">
                              <w:rPr>
                                <w:bCs/>
                                <w:noProof/>
                                <w:sz w:val="17"/>
                                <w:szCs w:val="17"/>
                                <w:vertAlign w:val="superscript"/>
                              </w:rPr>
                              <w:t>b</w:t>
                            </w:r>
                          </w:p>
                          <w:p w14:paraId="4A9C8490" w14:textId="77777777" w:rsidR="00E15B62" w:rsidRPr="001522A2" w:rsidRDefault="00E15B62" w:rsidP="00E15B62">
                            <w:pPr>
                              <w:jc w:val="center"/>
                              <w:rPr>
                                <w:bCs/>
                                <w:noProof/>
                                <w:color w:val="EE0000"/>
                                <w:sz w:val="17"/>
                                <w:szCs w:val="17"/>
                              </w:rPr>
                            </w:pPr>
                          </w:p>
                        </w:txbxContent>
                      </wps:txbx>
                      <wps:bodyPr rot="0" vert="horz" wrap="square" lIns="0" tIns="4572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F0CF7A8" id="_x0000_s1027" style="position:absolute;margin-left:561.6pt;margin-top:327.85pt;width:108.9pt;height:74.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" strokeweight="1pt">
                <o:lock v:ext="edit" aspectratio="t"/>
                <v:textbox inset="0,,0,0">
                  <w:txbxContent>
                    <w:p w14:paraId="6FAAB4BF" w14:textId="02CE2304" w:rsidR="00E15B62" w:rsidRPr="00736E47" w:rsidRDefault="00F04CA5" w:rsidP="00E15B62">
                      <w:pPr>
                        <w:jc w:val="center"/>
                        <w:rPr>
                          <w:b/>
                          <w:noProof/>
                          <w:sz w:val="16"/>
                          <w:szCs w:val="16"/>
                        </w:rPr>
                      </w:pPr>
                      <w:r w:rsidRPr="00736E47">
                        <w:rPr>
                          <w:b/>
                          <w:noProof/>
                          <w:sz w:val="16"/>
                          <w:szCs w:val="16"/>
                        </w:rPr>
                        <w:t>Strategic Communication and Public Information cell</w:t>
                      </w:r>
                    </w:p>
                    <w:p w14:paraId="02E4ECE4" w14:textId="77777777" w:rsidR="00E15B62" w:rsidRPr="00736E47" w:rsidRDefault="00E15B62" w:rsidP="00E15B62">
                      <w:pPr>
                        <w:jc w:val="center"/>
                        <w:rPr>
                          <w:noProof/>
                          <w:sz w:val="17"/>
                          <w:szCs w:val="17"/>
                        </w:rPr>
                      </w:pPr>
                      <w:r w:rsidRPr="00736E47">
                        <w:rPr>
                          <w:b/>
                          <w:noProof/>
                          <w:sz w:val="16"/>
                          <w:szCs w:val="16"/>
                        </w:rPr>
                        <w:t>RB</w:t>
                      </w:r>
                      <w:r w:rsidRPr="00736E47">
                        <w:rPr>
                          <w:b/>
                          <w:noProof/>
                          <w:sz w:val="18"/>
                          <w:szCs w:val="18"/>
                        </w:rPr>
                        <w:t xml:space="preserve"> </w:t>
                      </w:r>
                      <w:r w:rsidRPr="00736E47">
                        <w:rPr>
                          <w:noProof/>
                          <w:sz w:val="17"/>
                          <w:szCs w:val="17"/>
                        </w:rPr>
                        <w:t>(1 post)</w:t>
                      </w:r>
                    </w:p>
                    <w:p w14:paraId="236090B7" w14:textId="21DF51BE" w:rsidR="00E15B62" w:rsidRPr="00736E47" w:rsidRDefault="00E15B62" w:rsidP="00E15B62">
                      <w:pPr>
                        <w:jc w:val="center"/>
                        <w:rPr>
                          <w:bCs/>
                          <w:noProof/>
                          <w:sz w:val="17"/>
                          <w:szCs w:val="17"/>
                        </w:rPr>
                      </w:pPr>
                      <w:r w:rsidRPr="00736E47">
                        <w:rPr>
                          <w:bCs/>
                          <w:noProof/>
                          <w:sz w:val="17"/>
                          <w:szCs w:val="17"/>
                        </w:rPr>
                        <w:t xml:space="preserve">1 </w:t>
                      </w:r>
                      <w:r w:rsidR="00F04CA5" w:rsidRPr="00736E47">
                        <w:rPr>
                          <w:bCs/>
                          <w:noProof/>
                          <w:sz w:val="17"/>
                          <w:szCs w:val="17"/>
                        </w:rPr>
                        <w:t>P-4</w:t>
                      </w:r>
                      <w:r w:rsidR="00282558" w:rsidRPr="00736E47">
                        <w:rPr>
                          <w:bCs/>
                          <w:noProof/>
                          <w:sz w:val="17"/>
                          <w:szCs w:val="17"/>
                          <w:vertAlign w:val="superscript"/>
                        </w:rPr>
                        <w:t>b</w:t>
                      </w:r>
                    </w:p>
                    <w:p w14:paraId="4A9C8490" w14:textId="77777777" w:rsidR="00E15B62" w:rsidRPr="001522A2" w:rsidRDefault="00E15B62" w:rsidP="00E15B62">
                      <w:pPr>
                        <w:jc w:val="center"/>
                        <w:rPr>
                          <w:bCs/>
                          <w:noProof/>
                          <w:color w:val="EE0000"/>
                          <w:sz w:val="17"/>
                          <w:szCs w:val="17"/>
                        </w:rPr>
                      </w:pPr>
                    </w:p>
                  </w:txbxContent>
                </v:textbox>
              </v:rect>
            </w:pict>
          </mc:Fallback>
        </mc:AlternateContent>
      </w:r>
      <w:r w:rsidR="00E15B62">
        <w:rPr>
          <w:noProof/>
          <w:w w:val="100"/>
          <w14:ligatures w14:val="standardContextual"/>
        </w:rPr>
        <mc:AlternateContent>
          <mc:Choice Requires="wps">
            <w:drawing>
              <wp:anchor distT="0" distB="0" distL="114300" distR="114300" simplePos="0" relativeHeight="251681792" behindDoc="0" locked="0" layoutInCell="1" allowOverlap="1" wp14:anchorId="1A77CF87" wp14:editId="64F90957">
                <wp:simplePos x="0" y="0"/>
                <wp:positionH relativeFrom="column">
                  <wp:posOffset>6890918</wp:posOffset>
                </wp:positionH>
                <wp:positionV relativeFrom="paragraph">
                  <wp:posOffset>4573575</wp:posOffset>
                </wp:positionV>
                <wp:extent cx="241402" cy="0"/>
                <wp:effectExtent l="0" t="0" r="0" b="0"/>
                <wp:wrapNone/>
                <wp:docPr id="347908627" name="Straight Connector 1"/>
                <wp:cNvGraphicFramePr/>
                <a:graphic xmlns:a="http://schemas.openxmlformats.org/drawingml/2006/main">
                  <a:graphicData uri="http://schemas.microsoft.com/office/word/2010/wordprocessingShape">
                    <wps:wsp>
                      <wps:cNvCnPr/>
                      <wps:spPr>
                        <a:xfrm>
                          <a:off x="0" y="0"/>
                          <a:ext cx="241402"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B127DAE" id="Straight Connector 1"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2.6pt,360.1pt" to="561.6pt,3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" strokecolor="black [3213]">
                <v:stroke joinstyle="miter"/>
              </v:line>
            </w:pict>
          </mc:Fallback>
        </mc:AlternateContent>
      </w:r>
      <w:r w:rsidR="00E15B62" w:rsidRPr="00413327">
        <w:rPr>
          <w:noProof/>
          <w:sz w:val="15"/>
          <w:szCs w:val="15"/>
        </w:rPr>
        <mc:AlternateContent>
          <mc:Choice Requires="wps">
            <w:drawing>
              <wp:anchor distT="0" distB="0" distL="114300" distR="114300" simplePos="0" relativeHeight="251655168" behindDoc="0" locked="0" layoutInCell="1" allowOverlap="1" wp14:anchorId="2EF3D68E" wp14:editId="26C3D192">
                <wp:simplePos x="0" y="0"/>
                <wp:positionH relativeFrom="column">
                  <wp:posOffset>6876288</wp:posOffset>
                </wp:positionH>
                <wp:positionV relativeFrom="paragraph">
                  <wp:posOffset>1011072</wp:posOffset>
                </wp:positionV>
                <wp:extent cx="15292" cy="3562503"/>
                <wp:effectExtent l="0" t="0" r="22860" b="19050"/>
                <wp:wrapNone/>
                <wp:docPr id="33818705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92" cy="3562503"/>
                        </a:xfrm>
                        <a:prstGeom prst="line">
                          <a:avLst/>
                        </a:prstGeom>
                        <a:noFill/>
                        <a:ln w="9525">
                          <a:solidFill>
                            <a:srgbClr val="000000"/>
                          </a:solidFill>
                          <a:round/>
                          <a:headEnd/>
                          <a:tailEnd/>
                        </a:ln>
                        <a:extLst>
                          <a:ext uri="{909E8E84-426E-40dd-AFC4-6F175D3DCCD1}">
                            <a14:hiddenFill xmlns:pic="http://schemas.openxmlformats.org/drawingml/2006/pictur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D65F6D7"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1.45pt,79.6pt" to="542.65pt,3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"/>
            </w:pict>
          </mc:Fallback>
        </mc:AlternateContent>
      </w:r>
      <w:r w:rsidR="00D572FE">
        <w:rPr>
          <w:noProof/>
          <w:w w:val="100"/>
          <w14:ligatures w14:val="standardContextual"/>
        </w:rPr>
        <mc:AlternateContent>
          <mc:Choice Requires="wps">
            <w:drawing>
              <wp:anchor distT="0" distB="0" distL="114300" distR="114300" simplePos="0" relativeHeight="251667456" behindDoc="0" locked="0" layoutInCell="1" allowOverlap="1" wp14:anchorId="7790D50A" wp14:editId="5D1E95E3">
                <wp:simplePos x="0" y="0"/>
                <wp:positionH relativeFrom="column">
                  <wp:posOffset>95416</wp:posOffset>
                </wp:positionH>
                <wp:positionV relativeFrom="paragraph">
                  <wp:posOffset>5105676</wp:posOffset>
                </wp:positionV>
                <wp:extent cx="2220595" cy="524786"/>
                <wp:effectExtent l="0" t="0" r="1905" b="0"/>
                <wp:wrapNone/>
                <wp:docPr id="113098725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20595" cy="524786"/>
                        </a:xfrm>
                        <a:prstGeom prst="rect">
                          <a:avLst/>
                        </a:prstGeom>
                        <a:solidFill>
                          <a:srgbClr val="FFFFFF"/>
                        </a:solidFill>
                        <a:ln w="12700">
                          <a:noFill/>
                          <a:miter lim="800000"/>
                          <a:headEnd/>
                          <a:tailEnd/>
                        </a:ln>
                      </wps:spPr>
                      <wps:txbx>
                        <w:txbxContent>
                          <w:p w14:paraId="4EC270D6" w14:textId="09E4F84F" w:rsidR="007A2921" w:rsidRPr="004814D5" w:rsidRDefault="007A2921" w:rsidP="007A2921">
                            <w:pPr>
                              <w:suppressAutoHyphens w:val="0"/>
                              <w:spacing w:line="120" w:lineRule="exact"/>
                              <w:rPr>
                                <w:sz w:val="14"/>
                                <w:szCs w:val="14"/>
                              </w:rPr>
                            </w:pPr>
                            <w:r>
                              <w:rPr>
                                <w:sz w:val="14"/>
                                <w:szCs w:val="14"/>
                              </w:rPr>
                              <w:t xml:space="preserve">  </w:t>
                            </w:r>
                            <w:r w:rsidRPr="007A2921">
                              <w:rPr>
                                <w:sz w:val="14"/>
                                <w:szCs w:val="14"/>
                                <w:vertAlign w:val="superscript"/>
                              </w:rPr>
                              <w:t xml:space="preserve">  </w:t>
                            </w:r>
                            <w:r>
                              <w:rPr>
                                <w:sz w:val="14"/>
                                <w:szCs w:val="14"/>
                                <w:vertAlign w:val="superscript"/>
                              </w:rPr>
                              <w:t xml:space="preserve"> </w:t>
                            </w:r>
                            <w:r w:rsidRPr="007A2921">
                              <w:rPr>
                                <w:sz w:val="14"/>
                                <w:szCs w:val="14"/>
                                <w:vertAlign w:val="superscript"/>
                              </w:rPr>
                              <w:t>a</w:t>
                            </w:r>
                            <w:r>
                              <w:rPr>
                                <w:sz w:val="14"/>
                                <w:szCs w:val="14"/>
                              </w:rPr>
                              <w:t xml:space="preserve">   </w:t>
                            </w:r>
                            <w:r w:rsidRPr="004814D5">
                              <w:rPr>
                                <w:sz w:val="14"/>
                                <w:szCs w:val="14"/>
                              </w:rPr>
                              <w:t>To</w:t>
                            </w:r>
                            <w:r w:rsidRPr="004814D5">
                              <w:rPr>
                                <w:sz w:val="14"/>
                                <w:szCs w:val="14"/>
                                <w:vertAlign w:val="superscript"/>
                              </w:rPr>
                              <w:t xml:space="preserve"> </w:t>
                            </w:r>
                            <w:r w:rsidRPr="004814D5">
                              <w:rPr>
                                <w:sz w:val="14"/>
                                <w:szCs w:val="14"/>
                              </w:rPr>
                              <w:t xml:space="preserve">be </w:t>
                            </w:r>
                            <w:r w:rsidR="00533372">
                              <w:rPr>
                                <w:sz w:val="14"/>
                                <w:szCs w:val="14"/>
                              </w:rPr>
                              <w:t>abolished</w:t>
                            </w:r>
                            <w:r w:rsidRPr="004814D5">
                              <w:rPr>
                                <w:sz w:val="14"/>
                                <w:szCs w:val="14"/>
                              </w:rPr>
                              <w:t xml:space="preserve"> by 31 May 2026</w:t>
                            </w:r>
                          </w:p>
                          <w:p w14:paraId="146F96B7" w14:textId="3016B38F" w:rsidR="007A2921" w:rsidRPr="004814D5" w:rsidRDefault="007A2921" w:rsidP="007A2921">
                            <w:pPr>
                              <w:pStyle w:val="FootnoteText"/>
                              <w:tabs>
                                <w:tab w:val="clear" w:pos="418"/>
                                <w:tab w:val="right" w:pos="216"/>
                                <w:tab w:val="left" w:pos="288"/>
                                <w:tab w:val="right" w:pos="576"/>
                                <w:tab w:val="left" w:pos="648"/>
                              </w:tabs>
                              <w:ind w:left="288" w:hanging="288"/>
                              <w:jc w:val="both"/>
                              <w:rPr>
                                <w:sz w:val="14"/>
                                <w:szCs w:val="14"/>
                              </w:rPr>
                            </w:pPr>
                            <w:r w:rsidRPr="004814D5">
                              <w:rPr>
                                <w:sz w:val="14"/>
                                <w:szCs w:val="14"/>
                                <w:vertAlign w:val="superscript"/>
                              </w:rPr>
                              <w:tab/>
                            </w:r>
                            <w:r w:rsidRPr="004814D5">
                              <w:rPr>
                                <w:i/>
                                <w:iCs/>
                                <w:sz w:val="14"/>
                                <w:szCs w:val="14"/>
                                <w:vertAlign w:val="superscript"/>
                              </w:rPr>
                              <w:t>b</w:t>
                            </w:r>
                            <w:r w:rsidRPr="004814D5">
                              <w:rPr>
                                <w:sz w:val="14"/>
                                <w:szCs w:val="14"/>
                                <w:vertAlign w:val="superscript"/>
                              </w:rPr>
                              <w:tab/>
                            </w:r>
                            <w:r w:rsidRPr="004814D5">
                              <w:rPr>
                                <w:sz w:val="14"/>
                                <w:szCs w:val="14"/>
                              </w:rPr>
                              <w:t>To</w:t>
                            </w:r>
                            <w:r w:rsidRPr="004814D5">
                              <w:rPr>
                                <w:sz w:val="14"/>
                                <w:szCs w:val="14"/>
                                <w:vertAlign w:val="superscript"/>
                              </w:rPr>
                              <w:t xml:space="preserve"> </w:t>
                            </w:r>
                            <w:r w:rsidRPr="004814D5">
                              <w:rPr>
                                <w:sz w:val="14"/>
                                <w:szCs w:val="14"/>
                              </w:rPr>
                              <w:t xml:space="preserve">be </w:t>
                            </w:r>
                            <w:r w:rsidR="003E062A">
                              <w:rPr>
                                <w:sz w:val="14"/>
                                <w:szCs w:val="14"/>
                              </w:rPr>
                              <w:t>abolished</w:t>
                            </w:r>
                            <w:r w:rsidRPr="004814D5">
                              <w:rPr>
                                <w:sz w:val="14"/>
                                <w:szCs w:val="14"/>
                              </w:rPr>
                              <w:t xml:space="preserve"> by 30 June 2026</w:t>
                            </w:r>
                          </w:p>
                          <w:p w14:paraId="09829BBC" w14:textId="4CAEA107" w:rsidR="007A2921" w:rsidRPr="007A2921" w:rsidRDefault="007A2921" w:rsidP="009168CE">
                            <w:pPr>
                              <w:pStyle w:val="FootnoteText"/>
                              <w:tabs>
                                <w:tab w:val="clear" w:pos="418"/>
                                <w:tab w:val="right" w:pos="216"/>
                                <w:tab w:val="left" w:pos="288"/>
                                <w:tab w:val="right" w:pos="576"/>
                                <w:tab w:val="left" w:pos="648"/>
                              </w:tabs>
                              <w:ind w:left="288" w:hanging="288"/>
                              <w:rPr>
                                <w:noProof/>
                              </w:rPr>
                            </w:pPr>
                            <w:r w:rsidRPr="004814D5">
                              <w:rPr>
                                <w:sz w:val="14"/>
                                <w:szCs w:val="14"/>
                                <w:vertAlign w:val="superscript"/>
                              </w:rPr>
                              <w:tab/>
                              <w:t>c</w:t>
                            </w:r>
                            <w:r w:rsidRPr="004814D5">
                              <w:rPr>
                                <w:sz w:val="14"/>
                                <w:szCs w:val="14"/>
                                <w:vertAlign w:val="superscript"/>
                              </w:rPr>
                              <w:tab/>
                            </w:r>
                            <w:r w:rsidRPr="004814D5">
                              <w:rPr>
                                <w:sz w:val="14"/>
                                <w:szCs w:val="14"/>
                              </w:rPr>
                              <w:t>To</w:t>
                            </w:r>
                            <w:r w:rsidRPr="004814D5">
                              <w:rPr>
                                <w:sz w:val="14"/>
                                <w:szCs w:val="14"/>
                                <w:vertAlign w:val="superscript"/>
                              </w:rPr>
                              <w:t xml:space="preserve"> </w:t>
                            </w:r>
                            <w:r w:rsidRPr="004814D5">
                              <w:rPr>
                                <w:sz w:val="14"/>
                                <w:szCs w:val="14"/>
                              </w:rPr>
                              <w:t xml:space="preserve">be </w:t>
                            </w:r>
                            <w:r w:rsidR="003E062A">
                              <w:rPr>
                                <w:sz w:val="14"/>
                                <w:szCs w:val="14"/>
                              </w:rPr>
                              <w:t>abolished</w:t>
                            </w:r>
                            <w:r w:rsidRPr="004814D5">
                              <w:rPr>
                                <w:sz w:val="14"/>
                                <w:szCs w:val="14"/>
                              </w:rPr>
                              <w:t xml:space="preserve"> by 30 September 2026</w:t>
                            </w:r>
                          </w:p>
                        </w:txbxContent>
                      </wps:txbx>
                      <wps:bodyPr rot="0" vert="horz" wrap="square" lIns="0" tIns="4572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790D50A" id="_x0000_s1028" style="position:absolute;margin-left:7.5pt;margin-top:402pt;width:174.85pt;height:41.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" stroked="f" strokeweight="1pt">
                <o:lock v:ext="edit" aspectratio="t"/>
                <v:textbox inset="0,,0,0">
                  <w:txbxContent>
                    <w:p w14:paraId="4EC270D6" w14:textId="09E4F84F" w:rsidR="007A2921" w:rsidRPr="004814D5" w:rsidRDefault="007A2921" w:rsidP="007A2921">
                      <w:pPr>
                        <w:suppressAutoHyphens w:val="0"/>
                        <w:spacing w:line="120" w:lineRule="exact"/>
                        <w:rPr>
                          <w:sz w:val="14"/>
                          <w:szCs w:val="14"/>
                        </w:rPr>
                      </w:pPr>
                      <w:r>
                        <w:rPr>
                          <w:sz w:val="14"/>
                          <w:szCs w:val="14"/>
                        </w:rPr>
                        <w:t xml:space="preserve">  </w:t>
                      </w:r>
                      <w:r w:rsidRPr="007A2921">
                        <w:rPr>
                          <w:sz w:val="14"/>
                          <w:szCs w:val="14"/>
                          <w:vertAlign w:val="superscript"/>
                        </w:rPr>
                        <w:t xml:space="preserve">  </w:t>
                      </w:r>
                      <w:r>
                        <w:rPr>
                          <w:sz w:val="14"/>
                          <w:szCs w:val="14"/>
                          <w:vertAlign w:val="superscript"/>
                        </w:rPr>
                        <w:t xml:space="preserve"> </w:t>
                      </w:r>
                      <w:proofErr w:type="spellStart"/>
                      <w:r w:rsidRPr="007A2921">
                        <w:rPr>
                          <w:sz w:val="14"/>
                          <w:szCs w:val="14"/>
                          <w:vertAlign w:val="superscript"/>
                        </w:rPr>
                        <w:t>a</w:t>
                      </w:r>
                      <w:proofErr w:type="spellEnd"/>
                      <w:r>
                        <w:rPr>
                          <w:sz w:val="14"/>
                          <w:szCs w:val="14"/>
                        </w:rPr>
                        <w:t xml:space="preserve">   </w:t>
                      </w:r>
                      <w:r w:rsidRPr="004814D5">
                        <w:rPr>
                          <w:sz w:val="14"/>
                          <w:szCs w:val="14"/>
                        </w:rPr>
                        <w:t>To</w:t>
                      </w:r>
                      <w:r w:rsidRPr="004814D5">
                        <w:rPr>
                          <w:sz w:val="14"/>
                          <w:szCs w:val="14"/>
                          <w:vertAlign w:val="superscript"/>
                        </w:rPr>
                        <w:t xml:space="preserve"> </w:t>
                      </w:r>
                      <w:r w:rsidRPr="004814D5">
                        <w:rPr>
                          <w:sz w:val="14"/>
                          <w:szCs w:val="14"/>
                        </w:rPr>
                        <w:t xml:space="preserve">be </w:t>
                      </w:r>
                      <w:r w:rsidR="00533372">
                        <w:rPr>
                          <w:sz w:val="14"/>
                          <w:szCs w:val="14"/>
                        </w:rPr>
                        <w:t>abolished</w:t>
                      </w:r>
                      <w:r w:rsidRPr="004814D5">
                        <w:rPr>
                          <w:sz w:val="14"/>
                          <w:szCs w:val="14"/>
                        </w:rPr>
                        <w:t xml:space="preserve"> by 31 May 2026</w:t>
                      </w:r>
                    </w:p>
                    <w:p w14:paraId="146F96B7" w14:textId="3016B38F" w:rsidR="007A2921" w:rsidRPr="004814D5" w:rsidRDefault="007A2921" w:rsidP="007A2921">
                      <w:pPr>
                        <w:pStyle w:val="FootnoteText"/>
                        <w:tabs>
                          <w:tab w:val="clear" w:pos="418"/>
                          <w:tab w:val="right" w:pos="216"/>
                          <w:tab w:val="left" w:pos="288"/>
                          <w:tab w:val="right" w:pos="576"/>
                          <w:tab w:val="left" w:pos="648"/>
                        </w:tabs>
                        <w:ind w:left="288" w:hanging="288"/>
                        <w:jc w:val="both"/>
                        <w:rPr>
                          <w:sz w:val="14"/>
                          <w:szCs w:val="14"/>
                        </w:rPr>
                      </w:pPr>
                      <w:r w:rsidRPr="004814D5">
                        <w:rPr>
                          <w:sz w:val="14"/>
                          <w:szCs w:val="14"/>
                          <w:vertAlign w:val="superscript"/>
                        </w:rPr>
                        <w:tab/>
                      </w:r>
                      <w:r w:rsidRPr="004814D5">
                        <w:rPr>
                          <w:i/>
                          <w:iCs/>
                          <w:sz w:val="14"/>
                          <w:szCs w:val="14"/>
                          <w:vertAlign w:val="superscript"/>
                        </w:rPr>
                        <w:t>b</w:t>
                      </w:r>
                      <w:r w:rsidRPr="004814D5">
                        <w:rPr>
                          <w:sz w:val="14"/>
                          <w:szCs w:val="14"/>
                          <w:vertAlign w:val="superscript"/>
                        </w:rPr>
                        <w:tab/>
                      </w:r>
                      <w:r w:rsidRPr="004814D5">
                        <w:rPr>
                          <w:sz w:val="14"/>
                          <w:szCs w:val="14"/>
                        </w:rPr>
                        <w:t>To</w:t>
                      </w:r>
                      <w:r w:rsidRPr="004814D5">
                        <w:rPr>
                          <w:sz w:val="14"/>
                          <w:szCs w:val="14"/>
                          <w:vertAlign w:val="superscript"/>
                        </w:rPr>
                        <w:t xml:space="preserve"> </w:t>
                      </w:r>
                      <w:r w:rsidRPr="004814D5">
                        <w:rPr>
                          <w:sz w:val="14"/>
                          <w:szCs w:val="14"/>
                        </w:rPr>
                        <w:t xml:space="preserve">be </w:t>
                      </w:r>
                      <w:r w:rsidR="003E062A">
                        <w:rPr>
                          <w:sz w:val="14"/>
                          <w:szCs w:val="14"/>
                        </w:rPr>
                        <w:t>abolished</w:t>
                      </w:r>
                      <w:r w:rsidRPr="004814D5">
                        <w:rPr>
                          <w:sz w:val="14"/>
                          <w:szCs w:val="14"/>
                        </w:rPr>
                        <w:t xml:space="preserve"> by 30 June 2026</w:t>
                      </w:r>
                    </w:p>
                    <w:p w14:paraId="09829BBC" w14:textId="4CAEA107" w:rsidR="007A2921" w:rsidRPr="007A2921" w:rsidRDefault="007A2921" w:rsidP="009168CE">
                      <w:pPr>
                        <w:pStyle w:val="FootnoteText"/>
                        <w:tabs>
                          <w:tab w:val="clear" w:pos="418"/>
                          <w:tab w:val="right" w:pos="216"/>
                          <w:tab w:val="left" w:pos="288"/>
                          <w:tab w:val="right" w:pos="576"/>
                          <w:tab w:val="left" w:pos="648"/>
                        </w:tabs>
                        <w:ind w:left="288" w:hanging="288"/>
                        <w:rPr>
                          <w:noProof/>
                        </w:rPr>
                      </w:pPr>
                      <w:r w:rsidRPr="004814D5">
                        <w:rPr>
                          <w:sz w:val="14"/>
                          <w:szCs w:val="14"/>
                          <w:vertAlign w:val="superscript"/>
                        </w:rPr>
                        <w:tab/>
                        <w:t>c</w:t>
                      </w:r>
                      <w:r w:rsidRPr="004814D5">
                        <w:rPr>
                          <w:sz w:val="14"/>
                          <w:szCs w:val="14"/>
                          <w:vertAlign w:val="superscript"/>
                        </w:rPr>
                        <w:tab/>
                      </w:r>
                      <w:r w:rsidRPr="004814D5">
                        <w:rPr>
                          <w:sz w:val="14"/>
                          <w:szCs w:val="14"/>
                        </w:rPr>
                        <w:t>To</w:t>
                      </w:r>
                      <w:r w:rsidRPr="004814D5">
                        <w:rPr>
                          <w:sz w:val="14"/>
                          <w:szCs w:val="14"/>
                          <w:vertAlign w:val="superscript"/>
                        </w:rPr>
                        <w:t xml:space="preserve"> </w:t>
                      </w:r>
                      <w:r w:rsidRPr="004814D5">
                        <w:rPr>
                          <w:sz w:val="14"/>
                          <w:szCs w:val="14"/>
                        </w:rPr>
                        <w:t xml:space="preserve">be </w:t>
                      </w:r>
                      <w:r w:rsidR="003E062A">
                        <w:rPr>
                          <w:sz w:val="14"/>
                          <w:szCs w:val="14"/>
                        </w:rPr>
                        <w:t>abolished</w:t>
                      </w:r>
                      <w:r w:rsidRPr="004814D5">
                        <w:rPr>
                          <w:sz w:val="14"/>
                          <w:szCs w:val="14"/>
                        </w:rPr>
                        <w:t xml:space="preserve"> by 30 September 2026</w:t>
                      </w:r>
                    </w:p>
                  </w:txbxContent>
                </v:textbox>
              </v:rect>
            </w:pict>
          </mc:Fallback>
        </mc:AlternateContent>
      </w:r>
      <w:r w:rsidR="00E2154B">
        <w:rPr>
          <w:noProof/>
          <w:w w:val="100"/>
          <w14:ligatures w14:val="standardContextual"/>
        </w:rPr>
        <mc:AlternateContent>
          <mc:Choice Requires="wps">
            <w:drawing>
              <wp:anchor distT="0" distB="0" distL="114300" distR="114300" simplePos="0" relativeHeight="251658240" behindDoc="0" locked="0" layoutInCell="1" allowOverlap="1" wp14:anchorId="4805E3E5" wp14:editId="77EFA40D">
                <wp:simplePos x="0" y="0"/>
                <wp:positionH relativeFrom="column">
                  <wp:posOffset>5304648</wp:posOffset>
                </wp:positionH>
                <wp:positionV relativeFrom="paragraph">
                  <wp:posOffset>1012223</wp:posOffset>
                </wp:positionV>
                <wp:extent cx="1575948" cy="0"/>
                <wp:effectExtent l="0" t="0" r="0" b="0"/>
                <wp:wrapNone/>
                <wp:docPr id="1731685664" name="Straight Connector 1"/>
                <wp:cNvGraphicFramePr/>
                <a:graphic xmlns:a="http://schemas.openxmlformats.org/drawingml/2006/main">
                  <a:graphicData uri="http://schemas.microsoft.com/office/word/2010/wordprocessingShape">
                    <wps:wsp>
                      <wps:cNvCnPr/>
                      <wps:spPr>
                        <a:xfrm>
                          <a:off x="0" y="0"/>
                          <a:ext cx="1575948"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1CD329"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7pt,79.7pt" to="541.8pt,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" strokecolor="black [3213]">
                <v:stroke joinstyle="miter"/>
              </v:line>
            </w:pict>
          </mc:Fallback>
        </mc:AlternateContent>
      </w:r>
      <w:r w:rsidR="00F92F05" w:rsidRPr="00413327">
        <w:rPr>
          <w:noProof/>
          <w:sz w:val="15"/>
          <w:szCs w:val="15"/>
          <w:u w:val="single"/>
        </w:rPr>
        <mc:AlternateContent>
          <mc:Choice Requires="wpg">
            <w:drawing>
              <wp:anchor distT="0" distB="0" distL="114300" distR="114300" simplePos="0" relativeHeight="251670528" behindDoc="0" locked="0" layoutInCell="1" allowOverlap="1" wp14:anchorId="0E049284" wp14:editId="17D56B11">
                <wp:simplePos x="0" y="0"/>
                <wp:positionH relativeFrom="column">
                  <wp:posOffset>-7620</wp:posOffset>
                </wp:positionH>
                <wp:positionV relativeFrom="paragraph">
                  <wp:posOffset>100330</wp:posOffset>
                </wp:positionV>
                <wp:extent cx="8288655" cy="5134610"/>
                <wp:effectExtent l="0" t="0" r="17145" b="27940"/>
                <wp:wrapTopAndBottom/>
                <wp:docPr id="19" name="Group 19"/>
                <wp:cNvGraphicFramePr/>
                <a:graphic xmlns:a="http://schemas.openxmlformats.org/drawingml/2006/main">
                  <a:graphicData uri="http://schemas.microsoft.com/office/word/2010/wordprocessingGroup">
                    <wpg:wgp>
                      <wpg:cNvGrpSpPr/>
                      <wpg:grpSpPr>
                        <a:xfrm>
                          <a:off x="0" y="0"/>
                          <a:ext cx="8288655" cy="5134610"/>
                          <a:chOff x="6823" y="-54890"/>
                          <a:chExt cx="8208414" cy="4883667"/>
                        </a:xfrm>
                      </wpg:grpSpPr>
                      <wps:wsp>
                        <wps:cNvPr id="123" name="Straight Connector 123"/>
                        <wps:cNvCnPr>
                          <a:cxnSpLocks noChangeShapeType="1"/>
                        </wps:cNvCnPr>
                        <wps:spPr bwMode="auto">
                          <a:xfrm>
                            <a:off x="1495382" y="1257938"/>
                            <a:ext cx="44" cy="102551"/>
                          </a:xfrm>
                          <a:prstGeom prst="line">
                            <a:avLst/>
                          </a:prstGeom>
                          <a:noFill/>
                          <a:ln w="9525">
                            <a:solidFill>
                              <a:srgbClr val="000000"/>
                            </a:solidFill>
                            <a:round/>
                            <a:headEnd/>
                            <a:tailEnd/>
                          </a:ln>
                          <a:extLst>
                            <a:ext uri="{909E8E84-426E-40dd-AFC4-6F175D3DCCD1}">
                              <a14:hiddenFill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grpSp>
                        <wpg:cNvPr id="18" name="Group 18"/>
                        <wpg:cNvGrpSpPr/>
                        <wpg:grpSpPr>
                          <a:xfrm>
                            <a:off x="6823" y="-54890"/>
                            <a:ext cx="8208414" cy="4883667"/>
                            <a:chOff x="6823" y="-54890"/>
                            <a:chExt cx="8208414" cy="4883667"/>
                          </a:xfrm>
                        </wpg:grpSpPr>
                        <wps:wsp>
                          <wps:cNvPr id="322" name="Straight Connector 322"/>
                          <wps:cNvCnPr/>
                          <wps:spPr>
                            <a:xfrm>
                              <a:off x="1257093" y="3146923"/>
                              <a:ext cx="459078"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7" name="Group 17"/>
                          <wpg:cNvGrpSpPr/>
                          <wpg:grpSpPr>
                            <a:xfrm>
                              <a:off x="6823" y="-54890"/>
                              <a:ext cx="8208414" cy="4883667"/>
                              <a:chOff x="6823" y="-54890"/>
                              <a:chExt cx="8208414" cy="4883667"/>
                            </a:xfrm>
                          </wpg:grpSpPr>
                          <wps:wsp>
                            <wps:cNvPr id="23" name="Rectangle 23"/>
                            <wps:cNvSpPr>
                              <a:spLocks noChangeAspect="1" noChangeArrowheads="1"/>
                            </wps:cNvSpPr>
                            <wps:spPr bwMode="auto">
                              <a:xfrm>
                                <a:off x="13581" y="2807760"/>
                                <a:ext cx="1297360" cy="768469"/>
                              </a:xfrm>
                              <a:prstGeom prst="rect">
                                <a:avLst/>
                              </a:prstGeom>
                              <a:solidFill>
                                <a:srgbClr val="FFFFFF"/>
                              </a:solidFill>
                              <a:ln w="12700">
                                <a:solidFill>
                                  <a:srgbClr val="000000"/>
                                </a:solidFill>
                                <a:miter lim="800000"/>
                                <a:headEnd/>
                                <a:tailEnd/>
                              </a:ln>
                            </wps:spPr>
                            <wps:txbx>
                              <w:txbxContent>
                                <w:p w14:paraId="4388BACB" w14:textId="77777777" w:rsidR="00A20136" w:rsidRPr="00EE778B" w:rsidRDefault="00A20136" w:rsidP="00A20136">
                                  <w:pPr>
                                    <w:jc w:val="center"/>
                                    <w:rPr>
                                      <w:b/>
                                      <w:bCs/>
                                      <w:noProof/>
                                      <w:sz w:val="16"/>
                                      <w:szCs w:val="16"/>
                                    </w:rPr>
                                  </w:pPr>
                                  <w:r w:rsidRPr="00EE778B">
                                    <w:rPr>
                                      <w:b/>
                                      <w:bCs/>
                                      <w:noProof/>
                                      <w:sz w:val="16"/>
                                      <w:szCs w:val="16"/>
                                    </w:rPr>
                                    <w:t>Field Technology Section</w:t>
                                  </w:r>
                                </w:p>
                                <w:p w14:paraId="6F72DF13" w14:textId="77777777" w:rsidR="00A20136" w:rsidRPr="00054D63" w:rsidRDefault="00A20136" w:rsidP="00A20136">
                                  <w:pPr>
                                    <w:jc w:val="center"/>
                                    <w:rPr>
                                      <w:noProof/>
                                      <w:sz w:val="17"/>
                                      <w:szCs w:val="17"/>
                                    </w:rPr>
                                  </w:pPr>
                                  <w:r w:rsidRPr="00EE778B">
                                    <w:rPr>
                                      <w:b/>
                                      <w:bCs/>
                                      <w:noProof/>
                                      <w:sz w:val="16"/>
                                      <w:szCs w:val="16"/>
                                    </w:rPr>
                                    <w:t>RB</w:t>
                                  </w:r>
                                  <w:r w:rsidRPr="00EE778B">
                                    <w:rPr>
                                      <w:noProof/>
                                      <w:sz w:val="16"/>
                                      <w:szCs w:val="16"/>
                                    </w:rPr>
                                    <w:t xml:space="preserve"> </w:t>
                                  </w:r>
                                  <w:r w:rsidRPr="00054D63">
                                    <w:rPr>
                                      <w:noProof/>
                                      <w:sz w:val="17"/>
                                      <w:szCs w:val="17"/>
                                    </w:rPr>
                                    <w:t>(1</w:t>
                                  </w:r>
                                  <w:r>
                                    <w:rPr>
                                      <w:noProof/>
                                      <w:sz w:val="17"/>
                                      <w:szCs w:val="17"/>
                                    </w:rPr>
                                    <w:t>5</w:t>
                                  </w:r>
                                  <w:r w:rsidRPr="00054D63">
                                    <w:rPr>
                                      <w:noProof/>
                                      <w:sz w:val="17"/>
                                      <w:szCs w:val="17"/>
                                    </w:rPr>
                                    <w:t xml:space="preserve"> posts)</w:t>
                                  </w:r>
                                </w:p>
                                <w:p w14:paraId="24E4DA3C" w14:textId="77777777" w:rsidR="00A20136" w:rsidRDefault="00A20136" w:rsidP="00A20136">
                                  <w:pPr>
                                    <w:jc w:val="center"/>
                                    <w:rPr>
                                      <w:bCs/>
                                      <w:noProof/>
                                      <w:color w:val="000000" w:themeColor="text1"/>
                                      <w:sz w:val="16"/>
                                      <w:szCs w:val="16"/>
                                    </w:rPr>
                                  </w:pPr>
                                  <w:r w:rsidRPr="00E559D0">
                                    <w:rPr>
                                      <w:bCs/>
                                      <w:noProof/>
                                      <w:color w:val="000000" w:themeColor="text1"/>
                                      <w:sz w:val="16"/>
                                      <w:szCs w:val="16"/>
                                    </w:rPr>
                                    <w:t>1 P-</w:t>
                                  </w:r>
                                  <w:r>
                                    <w:rPr>
                                      <w:bCs/>
                                      <w:noProof/>
                                      <w:color w:val="000000" w:themeColor="text1"/>
                                      <w:sz w:val="16"/>
                                      <w:szCs w:val="16"/>
                                    </w:rPr>
                                    <w:t>4</w:t>
                                  </w:r>
                                  <w:r w:rsidRPr="00E559D0">
                                    <w:rPr>
                                      <w:bCs/>
                                      <w:noProof/>
                                      <w:color w:val="000000" w:themeColor="text1"/>
                                      <w:sz w:val="16"/>
                                      <w:szCs w:val="16"/>
                                      <w:vertAlign w:val="superscript"/>
                                    </w:rPr>
                                    <w:t>c</w:t>
                                  </w:r>
                                  <w:r w:rsidRPr="00E559D0">
                                    <w:rPr>
                                      <w:bCs/>
                                      <w:noProof/>
                                      <w:color w:val="000000" w:themeColor="text1"/>
                                      <w:sz w:val="16"/>
                                      <w:szCs w:val="16"/>
                                    </w:rPr>
                                    <w:t>,</w:t>
                                  </w:r>
                                  <w:r>
                                    <w:rPr>
                                      <w:bCs/>
                                      <w:noProof/>
                                      <w:color w:val="000000" w:themeColor="text1"/>
                                      <w:sz w:val="16"/>
                                      <w:szCs w:val="16"/>
                                    </w:rPr>
                                    <w:t xml:space="preserve"> 1 P-3</w:t>
                                  </w:r>
                                  <w:r w:rsidRPr="00574772">
                                    <w:rPr>
                                      <w:sz w:val="17"/>
                                      <w:szCs w:val="17"/>
                                      <w:vertAlign w:val="superscript"/>
                                    </w:rPr>
                                    <w:t xml:space="preserve"> </w:t>
                                  </w:r>
                                  <w:r>
                                    <w:rPr>
                                      <w:sz w:val="17"/>
                                      <w:szCs w:val="17"/>
                                      <w:vertAlign w:val="superscript"/>
                                    </w:rPr>
                                    <w:t>c</w:t>
                                  </w:r>
                                  <w:r>
                                    <w:rPr>
                                      <w:bCs/>
                                      <w:noProof/>
                                      <w:color w:val="000000" w:themeColor="text1"/>
                                      <w:sz w:val="16"/>
                                      <w:szCs w:val="16"/>
                                    </w:rPr>
                                    <w:t>,</w:t>
                                  </w:r>
                                  <w:r w:rsidRPr="00E559D0">
                                    <w:rPr>
                                      <w:bCs/>
                                      <w:noProof/>
                                      <w:color w:val="000000" w:themeColor="text1"/>
                                      <w:sz w:val="16"/>
                                      <w:szCs w:val="16"/>
                                    </w:rPr>
                                    <w:t xml:space="preserve"> </w:t>
                                  </w:r>
                                  <w:r>
                                    <w:rPr>
                                      <w:bCs/>
                                      <w:noProof/>
                                      <w:color w:val="000000" w:themeColor="text1"/>
                                      <w:sz w:val="16"/>
                                      <w:szCs w:val="16"/>
                                    </w:rPr>
                                    <w:t>4</w:t>
                                  </w:r>
                                  <w:r w:rsidRPr="00E559D0">
                                    <w:rPr>
                                      <w:bCs/>
                                      <w:noProof/>
                                      <w:color w:val="000000" w:themeColor="text1"/>
                                      <w:sz w:val="16"/>
                                      <w:szCs w:val="16"/>
                                    </w:rPr>
                                    <w:t xml:space="preserve"> FS</w:t>
                                  </w:r>
                                  <w:r w:rsidRPr="00E559D0">
                                    <w:rPr>
                                      <w:bCs/>
                                      <w:noProof/>
                                      <w:color w:val="000000" w:themeColor="text1"/>
                                      <w:sz w:val="16"/>
                                      <w:szCs w:val="16"/>
                                      <w:vertAlign w:val="superscript"/>
                                    </w:rPr>
                                    <w:t>c</w:t>
                                  </w:r>
                                  <w:r w:rsidRPr="00E559D0">
                                    <w:rPr>
                                      <w:bCs/>
                                      <w:noProof/>
                                      <w:color w:val="000000" w:themeColor="text1"/>
                                      <w:sz w:val="16"/>
                                      <w:szCs w:val="16"/>
                                    </w:rPr>
                                    <w:t xml:space="preserve">, </w:t>
                                  </w:r>
                                  <w:r>
                                    <w:rPr>
                                      <w:bCs/>
                                      <w:noProof/>
                                      <w:color w:val="000000" w:themeColor="text1"/>
                                      <w:sz w:val="16"/>
                                      <w:szCs w:val="16"/>
                                    </w:rPr>
                                    <w:t>1</w:t>
                                  </w:r>
                                  <w:r w:rsidRPr="00E559D0">
                                    <w:rPr>
                                      <w:bCs/>
                                      <w:noProof/>
                                      <w:color w:val="000000" w:themeColor="text1"/>
                                      <w:sz w:val="16"/>
                                      <w:szCs w:val="16"/>
                                    </w:rPr>
                                    <w:t> NPO</w:t>
                                  </w:r>
                                  <w:r w:rsidRPr="00E559D0">
                                    <w:rPr>
                                      <w:bCs/>
                                      <w:noProof/>
                                      <w:color w:val="000000" w:themeColor="text1"/>
                                      <w:sz w:val="16"/>
                                      <w:szCs w:val="16"/>
                                      <w:vertAlign w:val="superscript"/>
                                    </w:rPr>
                                    <w:t>c</w:t>
                                  </w:r>
                                  <w:r w:rsidRPr="00E559D0">
                                    <w:rPr>
                                      <w:bCs/>
                                      <w:noProof/>
                                      <w:color w:val="000000" w:themeColor="text1"/>
                                      <w:sz w:val="16"/>
                                      <w:szCs w:val="16"/>
                                    </w:rPr>
                                    <w:t xml:space="preserve">, </w:t>
                                  </w:r>
                                </w:p>
                                <w:p w14:paraId="7A94ECDC" w14:textId="6F983C0B" w:rsidR="00A20136" w:rsidRPr="00E559D0" w:rsidRDefault="00A20136" w:rsidP="00A20136">
                                  <w:pPr>
                                    <w:jc w:val="center"/>
                                    <w:rPr>
                                      <w:b/>
                                      <w:sz w:val="16"/>
                                      <w:szCs w:val="16"/>
                                    </w:rPr>
                                  </w:pPr>
                                  <w:r>
                                    <w:rPr>
                                      <w:bCs/>
                                      <w:noProof/>
                                      <w:color w:val="000000" w:themeColor="text1"/>
                                      <w:sz w:val="16"/>
                                      <w:szCs w:val="16"/>
                                    </w:rPr>
                                    <w:t>2 LL</w:t>
                                  </w:r>
                                  <w:r>
                                    <w:rPr>
                                      <w:bCs/>
                                      <w:noProof/>
                                      <w:color w:val="000000" w:themeColor="text1"/>
                                      <w:sz w:val="16"/>
                                      <w:szCs w:val="16"/>
                                      <w:vertAlign w:val="superscript"/>
                                    </w:rPr>
                                    <w:t>b</w:t>
                                  </w:r>
                                  <w:r>
                                    <w:rPr>
                                      <w:bCs/>
                                      <w:noProof/>
                                      <w:color w:val="000000" w:themeColor="text1"/>
                                      <w:sz w:val="16"/>
                                      <w:szCs w:val="16"/>
                                    </w:rPr>
                                    <w:t>,</w:t>
                                  </w:r>
                                  <w:r w:rsidR="002A0803">
                                    <w:rPr>
                                      <w:bCs/>
                                      <w:noProof/>
                                      <w:color w:val="000000" w:themeColor="text1"/>
                                      <w:sz w:val="16"/>
                                      <w:szCs w:val="16"/>
                                    </w:rPr>
                                    <w:t xml:space="preserve"> </w:t>
                                  </w:r>
                                  <w:r>
                                    <w:rPr>
                                      <w:bCs/>
                                      <w:noProof/>
                                      <w:color w:val="000000" w:themeColor="text1"/>
                                      <w:sz w:val="16"/>
                                      <w:szCs w:val="16"/>
                                    </w:rPr>
                                    <w:t>6</w:t>
                                  </w:r>
                                  <w:r w:rsidRPr="00E559D0">
                                    <w:rPr>
                                      <w:bCs/>
                                      <w:noProof/>
                                      <w:color w:val="000000" w:themeColor="text1"/>
                                      <w:sz w:val="16"/>
                                      <w:szCs w:val="16"/>
                                    </w:rPr>
                                    <w:t> LL</w:t>
                                  </w:r>
                                  <w:r>
                                    <w:rPr>
                                      <w:bCs/>
                                      <w:noProof/>
                                      <w:color w:val="000000" w:themeColor="text1"/>
                                      <w:sz w:val="16"/>
                                      <w:szCs w:val="16"/>
                                      <w:vertAlign w:val="superscript"/>
                                    </w:rPr>
                                    <w:t xml:space="preserve">c </w:t>
                                  </w:r>
                                </w:p>
                              </w:txbxContent>
                            </wps:txbx>
                            <wps:bodyPr rot="0" vert="horz" wrap="square" lIns="0" tIns="45720" rIns="0" bIns="0" anchor="t" anchorCtr="0" upright="1">
                              <a:noAutofit/>
                            </wps:bodyPr>
                          </wps:wsp>
                          <wpg:grpSp>
                            <wpg:cNvPr id="16" name="Group 16"/>
                            <wpg:cNvGrpSpPr/>
                            <wpg:grpSpPr>
                              <a:xfrm>
                                <a:off x="6823" y="-54890"/>
                                <a:ext cx="8208414" cy="4883667"/>
                                <a:chOff x="-1" y="-54890"/>
                                <a:chExt cx="8208414" cy="4883667"/>
                              </a:xfrm>
                            </wpg:grpSpPr>
                            <wpg:grpSp>
                              <wpg:cNvPr id="14" name="Group 14"/>
                              <wpg:cNvGrpSpPr/>
                              <wpg:grpSpPr>
                                <a:xfrm>
                                  <a:off x="-1" y="-54890"/>
                                  <a:ext cx="6961585" cy="4883667"/>
                                  <a:chOff x="-1" y="-54890"/>
                                  <a:chExt cx="6961585" cy="4883667"/>
                                </a:xfrm>
                              </wpg:grpSpPr>
                              <wps:wsp>
                                <wps:cNvPr id="116" name="Rectangle 116"/>
                                <wps:cNvSpPr>
                                  <a:spLocks noChangeAspect="1" noChangeArrowheads="1"/>
                                </wps:cNvSpPr>
                                <wps:spPr bwMode="auto">
                                  <a:xfrm>
                                    <a:off x="3316421" y="2834738"/>
                                    <a:ext cx="1709606" cy="623100"/>
                                  </a:xfrm>
                                  <a:prstGeom prst="rect">
                                    <a:avLst/>
                                  </a:prstGeom>
                                  <a:solidFill>
                                    <a:srgbClr val="FFFFFF"/>
                                  </a:solidFill>
                                  <a:ln w="12700">
                                    <a:solidFill>
                                      <a:srgbClr val="000000"/>
                                    </a:solidFill>
                                    <a:miter lim="800000"/>
                                    <a:headEnd/>
                                    <a:tailEnd/>
                                  </a:ln>
                                </wps:spPr>
                                <wps:txbx>
                                  <w:txbxContent>
                                    <w:p w14:paraId="12F49EFE" w14:textId="77777777" w:rsidR="00A20136" w:rsidRPr="00EE778B" w:rsidRDefault="00A20136" w:rsidP="00A20136">
                                      <w:pPr>
                                        <w:jc w:val="center"/>
                                        <w:rPr>
                                          <w:b/>
                                          <w:bCs/>
                                          <w:noProof/>
                                          <w:sz w:val="16"/>
                                          <w:szCs w:val="16"/>
                                        </w:rPr>
                                      </w:pPr>
                                      <w:r w:rsidRPr="00EE778B">
                                        <w:rPr>
                                          <w:b/>
                                          <w:bCs/>
                                          <w:noProof/>
                                          <w:sz w:val="16"/>
                                          <w:szCs w:val="16"/>
                                        </w:rPr>
                                        <w:t xml:space="preserve">Engineering Section </w:t>
                                      </w:r>
                                    </w:p>
                                    <w:p w14:paraId="4D8435AA" w14:textId="77777777" w:rsidR="00A20136" w:rsidRPr="006F7C7E" w:rsidRDefault="00A20136" w:rsidP="00A20136">
                                      <w:pPr>
                                        <w:jc w:val="center"/>
                                        <w:rPr>
                                          <w:noProof/>
                                          <w:sz w:val="17"/>
                                          <w:szCs w:val="17"/>
                                        </w:rPr>
                                      </w:pPr>
                                      <w:r w:rsidRPr="00EE778B">
                                        <w:rPr>
                                          <w:b/>
                                          <w:bCs/>
                                          <w:noProof/>
                                          <w:sz w:val="16"/>
                                          <w:szCs w:val="16"/>
                                        </w:rPr>
                                        <w:t>RB</w:t>
                                      </w:r>
                                      <w:r w:rsidRPr="006F7C7E">
                                        <w:rPr>
                                          <w:noProof/>
                                          <w:sz w:val="17"/>
                                          <w:szCs w:val="17"/>
                                        </w:rPr>
                                        <w:t xml:space="preserve"> (</w:t>
                                      </w:r>
                                      <w:r>
                                        <w:rPr>
                                          <w:noProof/>
                                          <w:sz w:val="17"/>
                                          <w:szCs w:val="17"/>
                                        </w:rPr>
                                        <w:t>6</w:t>
                                      </w:r>
                                      <w:r w:rsidRPr="006F7C7E">
                                        <w:rPr>
                                          <w:noProof/>
                                          <w:sz w:val="17"/>
                                          <w:szCs w:val="17"/>
                                        </w:rPr>
                                        <w:t xml:space="preserve"> posts)</w:t>
                                      </w:r>
                                    </w:p>
                                    <w:p w14:paraId="2967D93E" w14:textId="67B2415E" w:rsidR="00A20136" w:rsidRDefault="00A20136" w:rsidP="004814D5">
                                      <w:pPr>
                                        <w:jc w:val="center"/>
                                        <w:rPr>
                                          <w:bCs/>
                                          <w:noProof/>
                                          <w:color w:val="000000" w:themeColor="text1"/>
                                          <w:sz w:val="17"/>
                                          <w:szCs w:val="17"/>
                                        </w:rPr>
                                      </w:pPr>
                                      <w:r>
                                        <w:rPr>
                                          <w:bCs/>
                                          <w:noProof/>
                                          <w:color w:val="000000" w:themeColor="text1"/>
                                          <w:sz w:val="17"/>
                                          <w:szCs w:val="17"/>
                                        </w:rPr>
                                        <w:t>1 P-4</w:t>
                                      </w:r>
                                      <w:r w:rsidRPr="00E73FA1">
                                        <w:rPr>
                                          <w:bCs/>
                                          <w:noProof/>
                                          <w:color w:val="000000" w:themeColor="text1"/>
                                          <w:sz w:val="17"/>
                                          <w:szCs w:val="17"/>
                                          <w:vertAlign w:val="superscript"/>
                                        </w:rPr>
                                        <w:t>c</w:t>
                                      </w:r>
                                      <w:r>
                                        <w:rPr>
                                          <w:bCs/>
                                          <w:noProof/>
                                          <w:color w:val="000000" w:themeColor="text1"/>
                                          <w:sz w:val="17"/>
                                          <w:szCs w:val="17"/>
                                        </w:rPr>
                                        <w:t>, 1 FS</w:t>
                                      </w:r>
                                      <w:r w:rsidRPr="007F62B0">
                                        <w:rPr>
                                          <w:sz w:val="17"/>
                                          <w:szCs w:val="17"/>
                                          <w:vertAlign w:val="superscript"/>
                                        </w:rPr>
                                        <w:t xml:space="preserve"> </w:t>
                                      </w:r>
                                      <w:r>
                                        <w:rPr>
                                          <w:sz w:val="17"/>
                                          <w:szCs w:val="17"/>
                                          <w:vertAlign w:val="superscript"/>
                                        </w:rPr>
                                        <w:t>c</w:t>
                                      </w:r>
                                      <w:r>
                                        <w:rPr>
                                          <w:bCs/>
                                          <w:noProof/>
                                          <w:color w:val="000000" w:themeColor="text1"/>
                                          <w:sz w:val="17"/>
                                          <w:szCs w:val="17"/>
                                        </w:rPr>
                                        <w:t>, 2</w:t>
                                      </w:r>
                                      <w:r w:rsidRPr="00BF0931">
                                        <w:rPr>
                                          <w:bCs/>
                                          <w:noProof/>
                                          <w:color w:val="000000" w:themeColor="text1"/>
                                          <w:sz w:val="17"/>
                                          <w:szCs w:val="17"/>
                                        </w:rPr>
                                        <w:t> NPO</w:t>
                                      </w:r>
                                      <w:r w:rsidRPr="00E73FA1">
                                        <w:rPr>
                                          <w:bCs/>
                                          <w:noProof/>
                                          <w:color w:val="000000" w:themeColor="text1"/>
                                          <w:sz w:val="17"/>
                                          <w:szCs w:val="17"/>
                                          <w:vertAlign w:val="superscript"/>
                                        </w:rPr>
                                        <w:t>c</w:t>
                                      </w:r>
                                      <w:r w:rsidRPr="00BF0931">
                                        <w:rPr>
                                          <w:bCs/>
                                          <w:noProof/>
                                          <w:color w:val="000000" w:themeColor="text1"/>
                                          <w:sz w:val="17"/>
                                          <w:szCs w:val="17"/>
                                        </w:rPr>
                                        <w:t xml:space="preserve">, </w:t>
                                      </w:r>
                                      <w:r>
                                        <w:rPr>
                                          <w:bCs/>
                                          <w:noProof/>
                                          <w:color w:val="000000" w:themeColor="text1"/>
                                          <w:sz w:val="17"/>
                                          <w:szCs w:val="17"/>
                                        </w:rPr>
                                        <w:t xml:space="preserve"> 2</w:t>
                                      </w:r>
                                      <w:r w:rsidRPr="00BF0931">
                                        <w:rPr>
                                          <w:bCs/>
                                          <w:noProof/>
                                          <w:color w:val="000000" w:themeColor="text1"/>
                                          <w:sz w:val="17"/>
                                          <w:szCs w:val="17"/>
                                        </w:rPr>
                                        <w:t xml:space="preserve"> LL</w:t>
                                      </w:r>
                                      <w:r>
                                        <w:rPr>
                                          <w:bCs/>
                                          <w:noProof/>
                                          <w:color w:val="000000" w:themeColor="text1"/>
                                          <w:sz w:val="17"/>
                                          <w:szCs w:val="17"/>
                                          <w:vertAlign w:val="superscript"/>
                                        </w:rPr>
                                        <w:t>c</w:t>
                                      </w:r>
                                    </w:p>
                                    <w:p w14:paraId="1005DC98" w14:textId="77777777" w:rsidR="00A20136" w:rsidRDefault="00A20136" w:rsidP="00A20136">
                                      <w:pPr>
                                        <w:jc w:val="center"/>
                                        <w:rPr>
                                          <w:b/>
                                          <w:noProof/>
                                          <w:color w:val="000000" w:themeColor="text1"/>
                                          <w:sz w:val="17"/>
                                          <w:szCs w:val="17"/>
                                        </w:rPr>
                                      </w:pPr>
                                    </w:p>
                                  </w:txbxContent>
                                </wps:txbx>
                                <wps:bodyPr rot="0" vert="horz" wrap="square" lIns="0" tIns="45720" rIns="0" bIns="0" anchor="t" anchorCtr="0" upright="1">
                                  <a:noAutofit/>
                                </wps:bodyPr>
                              </wps:wsp>
                              <wps:wsp>
                                <wps:cNvPr id="117" name="Rectangle 117"/>
                                <wps:cNvSpPr>
                                  <a:spLocks noChangeAspect="1" noChangeArrowheads="1"/>
                                </wps:cNvSpPr>
                                <wps:spPr bwMode="auto">
                                  <a:xfrm>
                                    <a:off x="3316421" y="3488699"/>
                                    <a:ext cx="1703256" cy="605534"/>
                                  </a:xfrm>
                                  <a:prstGeom prst="rect">
                                    <a:avLst/>
                                  </a:prstGeom>
                                  <a:solidFill>
                                    <a:srgbClr val="FFFFFF"/>
                                  </a:solidFill>
                                  <a:ln w="12700">
                                    <a:solidFill>
                                      <a:srgbClr val="000000"/>
                                    </a:solidFill>
                                    <a:miter lim="800000"/>
                                    <a:headEnd/>
                                    <a:tailEnd/>
                                  </a:ln>
                                </wps:spPr>
                                <wps:txbx>
                                  <w:txbxContent>
                                    <w:p w14:paraId="476329E1" w14:textId="77777777" w:rsidR="00A20136" w:rsidRPr="003A4ECE" w:rsidRDefault="00A20136" w:rsidP="00A20136">
                                      <w:pPr>
                                        <w:jc w:val="center"/>
                                        <w:rPr>
                                          <w:b/>
                                          <w:bCs/>
                                          <w:noProof/>
                                          <w:sz w:val="16"/>
                                          <w:szCs w:val="16"/>
                                        </w:rPr>
                                      </w:pPr>
                                      <w:r>
                                        <w:rPr>
                                          <w:b/>
                                          <w:bCs/>
                                          <w:noProof/>
                                          <w:sz w:val="16"/>
                                          <w:szCs w:val="16"/>
                                        </w:rPr>
                                        <w:t xml:space="preserve">Integrated Facilities </w:t>
                                      </w:r>
                                      <w:r w:rsidRPr="003A4ECE">
                                        <w:rPr>
                                          <w:b/>
                                          <w:bCs/>
                                          <w:noProof/>
                                          <w:sz w:val="16"/>
                                          <w:szCs w:val="16"/>
                                        </w:rPr>
                                        <w:t>Management and Welfare Unit</w:t>
                                      </w:r>
                                    </w:p>
                                    <w:p w14:paraId="424A748E" w14:textId="77777777" w:rsidR="00A20136" w:rsidRPr="003A4ECE" w:rsidRDefault="00A20136" w:rsidP="00A20136">
                                      <w:pPr>
                                        <w:jc w:val="center"/>
                                        <w:rPr>
                                          <w:noProof/>
                                          <w:sz w:val="17"/>
                                          <w:szCs w:val="17"/>
                                        </w:rPr>
                                      </w:pPr>
                                      <w:r w:rsidRPr="00EE778B">
                                        <w:rPr>
                                          <w:b/>
                                          <w:bCs/>
                                          <w:noProof/>
                                          <w:sz w:val="16"/>
                                          <w:szCs w:val="16"/>
                                        </w:rPr>
                                        <w:t>RB</w:t>
                                      </w:r>
                                      <w:r w:rsidRPr="00EE778B">
                                        <w:rPr>
                                          <w:noProof/>
                                          <w:sz w:val="16"/>
                                          <w:szCs w:val="16"/>
                                        </w:rPr>
                                        <w:t xml:space="preserve"> </w:t>
                                      </w:r>
                                      <w:r w:rsidRPr="003A4ECE">
                                        <w:rPr>
                                          <w:noProof/>
                                          <w:sz w:val="17"/>
                                          <w:szCs w:val="17"/>
                                        </w:rPr>
                                        <w:t>(2 post)</w:t>
                                      </w:r>
                                    </w:p>
                                    <w:p w14:paraId="3D6640EE" w14:textId="77777777" w:rsidR="00A20136" w:rsidRPr="003A4ECE" w:rsidRDefault="00A20136" w:rsidP="00A20136">
                                      <w:pPr>
                                        <w:jc w:val="center"/>
                                        <w:rPr>
                                          <w:sz w:val="16"/>
                                          <w:szCs w:val="16"/>
                                        </w:rPr>
                                      </w:pPr>
                                      <w:r w:rsidRPr="003A4ECE">
                                        <w:rPr>
                                          <w:bCs/>
                                          <w:noProof/>
                                          <w:sz w:val="17"/>
                                          <w:szCs w:val="17"/>
                                        </w:rPr>
                                        <w:t>1 P4</w:t>
                                      </w:r>
                                      <w:r w:rsidRPr="003A4ECE">
                                        <w:rPr>
                                          <w:bCs/>
                                          <w:noProof/>
                                          <w:sz w:val="17"/>
                                          <w:szCs w:val="17"/>
                                          <w:vertAlign w:val="superscript"/>
                                        </w:rPr>
                                        <w:t xml:space="preserve">c </w:t>
                                      </w:r>
                                      <w:r w:rsidRPr="003A4ECE">
                                        <w:rPr>
                                          <w:bCs/>
                                          <w:noProof/>
                                          <w:sz w:val="17"/>
                                          <w:szCs w:val="17"/>
                                        </w:rPr>
                                        <w:t>,</w:t>
                                      </w:r>
                                      <w:r w:rsidRPr="00D4697B">
                                        <w:rPr>
                                          <w:bCs/>
                                          <w:noProof/>
                                          <w:sz w:val="17"/>
                                          <w:szCs w:val="17"/>
                                        </w:rPr>
                                        <w:t xml:space="preserve"> 1 LL</w:t>
                                      </w:r>
                                      <w:r w:rsidRPr="00D4697B">
                                        <w:rPr>
                                          <w:bCs/>
                                          <w:noProof/>
                                          <w:sz w:val="16"/>
                                          <w:szCs w:val="16"/>
                                          <w:vertAlign w:val="superscript"/>
                                        </w:rPr>
                                        <w:t>b</w:t>
                                      </w:r>
                                    </w:p>
                                  </w:txbxContent>
                                </wps:txbx>
                                <wps:bodyPr rot="0" vert="horz" wrap="square" lIns="0" tIns="45720" rIns="0" bIns="0" anchor="t" anchorCtr="0" upright="1">
                                  <a:noAutofit/>
                                </wps:bodyPr>
                              </wps:wsp>
                              <wpg:grpSp>
                                <wpg:cNvPr id="13" name="Group 13"/>
                                <wpg:cNvGrpSpPr/>
                                <wpg:grpSpPr>
                                  <a:xfrm>
                                    <a:off x="-1" y="-54890"/>
                                    <a:ext cx="6961585" cy="4883667"/>
                                    <a:chOff x="-1" y="-54890"/>
                                    <a:chExt cx="6961585" cy="4883667"/>
                                  </a:xfrm>
                                </wpg:grpSpPr>
                                <wpg:grpSp>
                                  <wpg:cNvPr id="29" name="Group 29"/>
                                  <wpg:cNvGrpSpPr/>
                                  <wpg:grpSpPr>
                                    <a:xfrm>
                                      <a:off x="-1" y="-54890"/>
                                      <a:ext cx="6961585" cy="4883667"/>
                                      <a:chOff x="-1" y="167740"/>
                                      <a:chExt cx="6961585" cy="4885928"/>
                                    </a:xfrm>
                                  </wpg:grpSpPr>
                                  <wps:wsp>
                                    <wps:cNvPr id="31" name="Rectangle 31"/>
                                    <wps:cNvSpPr>
                                      <a:spLocks noChangeAspect="1" noChangeArrowheads="1"/>
                                    </wps:cNvSpPr>
                                    <wps:spPr bwMode="auto">
                                      <a:xfrm>
                                        <a:off x="479753" y="1583767"/>
                                        <a:ext cx="2183968" cy="533220"/>
                                      </a:xfrm>
                                      <a:prstGeom prst="rect">
                                        <a:avLst/>
                                      </a:prstGeom>
                                      <a:solidFill>
                                        <a:srgbClr val="FFFFFF"/>
                                      </a:solidFill>
                                      <a:ln w="12700">
                                        <a:solidFill>
                                          <a:srgbClr val="000000"/>
                                        </a:solidFill>
                                        <a:miter lim="800000"/>
                                        <a:headEnd/>
                                        <a:tailEnd/>
                                      </a:ln>
                                    </wps:spPr>
                                    <wps:txbx>
                                      <w:txbxContent>
                                        <w:p w14:paraId="2134B705" w14:textId="77777777" w:rsidR="00A20136" w:rsidRPr="00CF6957" w:rsidRDefault="00A20136" w:rsidP="00A20136">
                                          <w:pPr>
                                            <w:jc w:val="center"/>
                                            <w:rPr>
                                              <w:b/>
                                              <w:noProof/>
                                              <w:sz w:val="16"/>
                                              <w:szCs w:val="16"/>
                                            </w:rPr>
                                          </w:pPr>
                                          <w:r w:rsidRPr="00CF6957">
                                            <w:rPr>
                                              <w:b/>
                                              <w:bCs/>
                                              <w:noProof/>
                                              <w:sz w:val="16"/>
                                              <w:szCs w:val="16"/>
                                            </w:rPr>
                                            <w:t>Operations and Resource Management</w:t>
                                          </w:r>
                                        </w:p>
                                        <w:p w14:paraId="7E5DF28F" w14:textId="77777777" w:rsidR="00A20136" w:rsidRPr="00CF6957" w:rsidRDefault="00A20136" w:rsidP="00A20136">
                                          <w:pPr>
                                            <w:jc w:val="center"/>
                                            <w:rPr>
                                              <w:noProof/>
                                              <w:sz w:val="16"/>
                                              <w:szCs w:val="16"/>
                                            </w:rPr>
                                          </w:pPr>
                                          <w:r w:rsidRPr="00CF6957">
                                            <w:rPr>
                                              <w:b/>
                                              <w:bCs/>
                                              <w:noProof/>
                                              <w:sz w:val="16"/>
                                              <w:szCs w:val="16"/>
                                            </w:rPr>
                                            <w:t>RB</w:t>
                                          </w:r>
                                          <w:r w:rsidRPr="00CF6957">
                                            <w:rPr>
                                              <w:noProof/>
                                              <w:sz w:val="16"/>
                                              <w:szCs w:val="16"/>
                                            </w:rPr>
                                            <w:t xml:space="preserve"> (1 post)</w:t>
                                          </w:r>
                                        </w:p>
                                        <w:p w14:paraId="752F5D8B" w14:textId="77777777" w:rsidR="00A20136" w:rsidRPr="00CF6957" w:rsidRDefault="00A20136" w:rsidP="00A20136">
                                          <w:pPr>
                                            <w:jc w:val="center"/>
                                            <w:rPr>
                                              <w:noProof/>
                                              <w:sz w:val="16"/>
                                              <w:szCs w:val="16"/>
                                            </w:rPr>
                                          </w:pPr>
                                          <w:r w:rsidRPr="00CF6957">
                                            <w:rPr>
                                              <w:noProof/>
                                              <w:sz w:val="16"/>
                                              <w:szCs w:val="16"/>
                                            </w:rPr>
                                            <w:t>1 P-5</w:t>
                                          </w:r>
                                          <w:r w:rsidRPr="00CF6957">
                                            <w:rPr>
                                              <w:bCs/>
                                              <w:noProof/>
                                              <w:color w:val="000000" w:themeColor="text1"/>
                                              <w:sz w:val="16"/>
                                              <w:szCs w:val="16"/>
                                              <w:vertAlign w:val="superscript"/>
                                            </w:rPr>
                                            <w:t>c</w:t>
                                          </w:r>
                                        </w:p>
                                      </w:txbxContent>
                                    </wps:txbx>
                                    <wps:bodyPr rot="0" vert="horz" wrap="square" lIns="0" tIns="45720" rIns="0" bIns="0" anchor="t" anchorCtr="0" upright="1">
                                      <a:noAutofit/>
                                    </wps:bodyPr>
                                  </wps:wsp>
                                  <wps:wsp>
                                    <wps:cNvPr id="32" name="Straight Connector 32"/>
                                    <wps:cNvCnPr>
                                      <a:cxnSpLocks noChangeShapeType="1"/>
                                    </wps:cNvCnPr>
                                    <wps:spPr bwMode="auto">
                                      <a:xfrm>
                                        <a:off x="5127257" y="1481176"/>
                                        <a:ext cx="0" cy="119416"/>
                                      </a:xfrm>
                                      <a:prstGeom prst="line">
                                        <a:avLst/>
                                      </a:prstGeom>
                                      <a:noFill/>
                                      <a:ln w="9525">
                                        <a:solidFill>
                                          <a:srgbClr val="000000"/>
                                        </a:solidFill>
                                        <a:round/>
                                        <a:headEnd/>
                                        <a:tailEnd/>
                                      </a:ln>
                                      <a:extLst>
                                        <a:ext uri="{909E8E84-426E-40dd-AFC4-6F175D3DCCD1}">
                                          <a14:hiddenFill xmlns:pic="http://schemas.openxmlformats.org/drawingml/2006/pictur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34" name="Rectangle 34"/>
                                    <wps:cNvSpPr>
                                      <a:spLocks noChangeAspect="1" noChangeArrowheads="1"/>
                                    </wps:cNvSpPr>
                                    <wps:spPr bwMode="auto">
                                      <a:xfrm>
                                        <a:off x="5246213" y="4377060"/>
                                        <a:ext cx="1450586" cy="676608"/>
                                      </a:xfrm>
                                      <a:prstGeom prst="rect">
                                        <a:avLst/>
                                      </a:prstGeom>
                                      <a:solidFill>
                                        <a:srgbClr val="FFFFFF"/>
                                      </a:solidFill>
                                      <a:ln w="12700">
                                        <a:solidFill>
                                          <a:srgbClr val="000000"/>
                                        </a:solidFill>
                                        <a:miter lim="800000"/>
                                        <a:headEnd/>
                                        <a:tailEnd/>
                                      </a:ln>
                                    </wps:spPr>
                                    <wps:txbx>
                                      <w:txbxContent>
                                        <w:p w14:paraId="57FF3691" w14:textId="77777777" w:rsidR="00A20136" w:rsidRPr="00EE778B" w:rsidRDefault="00A20136" w:rsidP="00A20136">
                                          <w:pPr>
                                            <w:jc w:val="center"/>
                                            <w:rPr>
                                              <w:b/>
                                              <w:bCs/>
                                              <w:noProof/>
                                              <w:sz w:val="16"/>
                                              <w:szCs w:val="16"/>
                                            </w:rPr>
                                          </w:pPr>
                                          <w:r w:rsidRPr="00EE778B">
                                            <w:rPr>
                                              <w:b/>
                                              <w:bCs/>
                                              <w:noProof/>
                                              <w:sz w:val="16"/>
                                              <w:szCs w:val="16"/>
                                            </w:rPr>
                                            <w:t>Life Support Unit</w:t>
                                          </w:r>
                                        </w:p>
                                        <w:p w14:paraId="74DD44B8" w14:textId="77777777" w:rsidR="00A20136" w:rsidRPr="00A97083" w:rsidRDefault="00A20136" w:rsidP="00A20136">
                                          <w:pPr>
                                            <w:jc w:val="center"/>
                                            <w:rPr>
                                              <w:noProof/>
                                              <w:sz w:val="17"/>
                                              <w:szCs w:val="17"/>
                                            </w:rPr>
                                          </w:pPr>
                                          <w:r w:rsidRPr="00EE778B">
                                            <w:rPr>
                                              <w:b/>
                                              <w:bCs/>
                                              <w:noProof/>
                                              <w:sz w:val="16"/>
                                              <w:szCs w:val="16"/>
                                            </w:rPr>
                                            <w:t>RB</w:t>
                                          </w:r>
                                          <w:r w:rsidRPr="00A97083">
                                            <w:rPr>
                                              <w:noProof/>
                                              <w:sz w:val="17"/>
                                              <w:szCs w:val="17"/>
                                            </w:rPr>
                                            <w:t xml:space="preserve"> (</w:t>
                                          </w:r>
                                          <w:r>
                                            <w:rPr>
                                              <w:noProof/>
                                              <w:sz w:val="17"/>
                                              <w:szCs w:val="17"/>
                                            </w:rPr>
                                            <w:t>2</w:t>
                                          </w:r>
                                          <w:r w:rsidRPr="00A97083">
                                            <w:rPr>
                                              <w:noProof/>
                                              <w:sz w:val="17"/>
                                              <w:szCs w:val="17"/>
                                            </w:rPr>
                                            <w:t xml:space="preserve"> pos</w:t>
                                          </w:r>
                                          <w:r>
                                            <w:rPr>
                                              <w:noProof/>
                                              <w:sz w:val="17"/>
                                              <w:szCs w:val="17"/>
                                            </w:rPr>
                                            <w:t>t</w:t>
                                          </w:r>
                                          <w:r w:rsidRPr="00A97083">
                                            <w:rPr>
                                              <w:noProof/>
                                              <w:sz w:val="17"/>
                                              <w:szCs w:val="17"/>
                                            </w:rPr>
                                            <w:t>)</w:t>
                                          </w:r>
                                        </w:p>
                                        <w:p w14:paraId="67A24432" w14:textId="77777777" w:rsidR="00A20136" w:rsidRPr="00A97083" w:rsidRDefault="00A20136" w:rsidP="00A20136">
                                          <w:pPr>
                                            <w:jc w:val="center"/>
                                            <w:rPr>
                                              <w:b/>
                                              <w:sz w:val="17"/>
                                              <w:szCs w:val="17"/>
                                            </w:rPr>
                                          </w:pPr>
                                          <w:r>
                                            <w:rPr>
                                              <w:bCs/>
                                              <w:noProof/>
                                              <w:color w:val="000000" w:themeColor="text1"/>
                                              <w:sz w:val="17"/>
                                              <w:szCs w:val="17"/>
                                            </w:rPr>
                                            <w:t>1 FS</w:t>
                                          </w:r>
                                          <w:r w:rsidRPr="008B1280">
                                            <w:rPr>
                                              <w:sz w:val="17"/>
                                              <w:szCs w:val="17"/>
                                              <w:vertAlign w:val="superscript"/>
                                            </w:rPr>
                                            <w:t xml:space="preserve"> </w:t>
                                          </w:r>
                                          <w:r>
                                            <w:rPr>
                                              <w:sz w:val="17"/>
                                              <w:szCs w:val="17"/>
                                              <w:vertAlign w:val="superscript"/>
                                            </w:rPr>
                                            <w:t>c</w:t>
                                          </w:r>
                                          <w:r>
                                            <w:rPr>
                                              <w:bCs/>
                                              <w:noProof/>
                                              <w:color w:val="000000" w:themeColor="text1"/>
                                              <w:sz w:val="17"/>
                                              <w:szCs w:val="17"/>
                                            </w:rPr>
                                            <w:t xml:space="preserve">, </w:t>
                                          </w:r>
                                          <w:r w:rsidRPr="00A97083">
                                            <w:rPr>
                                              <w:bCs/>
                                              <w:noProof/>
                                              <w:color w:val="000000" w:themeColor="text1"/>
                                              <w:sz w:val="17"/>
                                              <w:szCs w:val="17"/>
                                            </w:rPr>
                                            <w:t>1 NPO</w:t>
                                          </w:r>
                                          <w:r>
                                            <w:rPr>
                                              <w:bCs/>
                                              <w:noProof/>
                                              <w:color w:val="000000" w:themeColor="text1"/>
                                              <w:sz w:val="17"/>
                                              <w:szCs w:val="17"/>
                                              <w:vertAlign w:val="superscript"/>
                                            </w:rPr>
                                            <w:t>c</w:t>
                                          </w:r>
                                        </w:p>
                                      </w:txbxContent>
                                    </wps:txbx>
                                    <wps:bodyPr rot="0" vert="horz" wrap="square" lIns="0" tIns="45720" rIns="0" bIns="0" anchor="t" anchorCtr="0" upright="1">
                                      <a:noAutofit/>
                                    </wps:bodyPr>
                                  </wps:wsp>
                                  <wps:wsp>
                                    <wps:cNvPr id="37" name="Rectangle 37"/>
                                    <wps:cNvSpPr>
                                      <a:spLocks noChangeAspect="1" noChangeArrowheads="1"/>
                                    </wps:cNvSpPr>
                                    <wps:spPr bwMode="auto">
                                      <a:xfrm>
                                        <a:off x="2432215" y="852361"/>
                                        <a:ext cx="2820827" cy="505196"/>
                                      </a:xfrm>
                                      <a:prstGeom prst="rect">
                                        <a:avLst/>
                                      </a:prstGeom>
                                      <a:solidFill>
                                        <a:srgbClr val="FFFFFF"/>
                                      </a:solidFill>
                                      <a:ln w="12700">
                                        <a:solidFill>
                                          <a:srgbClr val="000000"/>
                                        </a:solidFill>
                                        <a:miter lim="800000"/>
                                        <a:headEnd/>
                                        <a:tailEnd/>
                                      </a:ln>
                                    </wps:spPr>
                                    <wps:txbx>
                                      <w:txbxContent>
                                        <w:p w14:paraId="62355952" w14:textId="77777777" w:rsidR="00A20136" w:rsidRPr="00CF6957" w:rsidRDefault="00A20136" w:rsidP="00A20136">
                                          <w:pPr>
                                            <w:jc w:val="center"/>
                                            <w:rPr>
                                              <w:b/>
                                              <w:noProof/>
                                              <w:sz w:val="16"/>
                                              <w:szCs w:val="16"/>
                                            </w:rPr>
                                          </w:pPr>
                                          <w:r w:rsidRPr="00CF6957">
                                            <w:rPr>
                                              <w:b/>
                                              <w:bCs/>
                                              <w:noProof/>
                                              <w:sz w:val="16"/>
                                              <w:szCs w:val="16"/>
                                            </w:rPr>
                                            <w:t>Office of the Chief of Mission Suport</w:t>
                                          </w:r>
                                        </w:p>
                                        <w:p w14:paraId="33B08105" w14:textId="307F1502" w:rsidR="00A20136" w:rsidRPr="00CF6957" w:rsidRDefault="00A20136" w:rsidP="00A20136">
                                          <w:pPr>
                                            <w:jc w:val="center"/>
                                            <w:rPr>
                                              <w:noProof/>
                                              <w:sz w:val="16"/>
                                              <w:szCs w:val="16"/>
                                            </w:rPr>
                                          </w:pPr>
                                          <w:r w:rsidRPr="00CF6957">
                                            <w:rPr>
                                              <w:b/>
                                              <w:bCs/>
                                              <w:noProof/>
                                              <w:sz w:val="16"/>
                                              <w:szCs w:val="16"/>
                                            </w:rPr>
                                            <w:t>RB</w:t>
                                          </w:r>
                                          <w:r w:rsidRPr="00CF6957">
                                            <w:rPr>
                                              <w:noProof/>
                                              <w:sz w:val="16"/>
                                              <w:szCs w:val="16"/>
                                            </w:rPr>
                                            <w:t xml:space="preserve"> (</w:t>
                                          </w:r>
                                          <w:r w:rsidR="00A70C80">
                                            <w:rPr>
                                              <w:noProof/>
                                              <w:sz w:val="16"/>
                                              <w:szCs w:val="16"/>
                                            </w:rPr>
                                            <w:t>7</w:t>
                                          </w:r>
                                          <w:r w:rsidRPr="00CF6957">
                                            <w:rPr>
                                              <w:noProof/>
                                              <w:sz w:val="16"/>
                                              <w:szCs w:val="16"/>
                                            </w:rPr>
                                            <w:t>posts)</w:t>
                                          </w:r>
                                        </w:p>
                                        <w:p w14:paraId="15527BAE" w14:textId="66BD59EE" w:rsidR="00A20136" w:rsidRPr="00CF6957" w:rsidRDefault="00A20136" w:rsidP="00A20136">
                                          <w:pPr>
                                            <w:jc w:val="center"/>
                                            <w:rPr>
                                              <w:noProof/>
                                              <w:sz w:val="16"/>
                                              <w:szCs w:val="16"/>
                                            </w:rPr>
                                          </w:pPr>
                                          <w:r w:rsidRPr="00CF6957">
                                            <w:rPr>
                                              <w:noProof/>
                                              <w:sz w:val="16"/>
                                              <w:szCs w:val="16"/>
                                            </w:rPr>
                                            <w:t>1 D-1</w:t>
                                          </w:r>
                                          <w:r w:rsidRPr="00CF6957">
                                            <w:rPr>
                                              <w:sz w:val="16"/>
                                              <w:szCs w:val="16"/>
                                              <w:vertAlign w:val="superscript"/>
                                            </w:rPr>
                                            <w:t>c</w:t>
                                          </w:r>
                                          <w:r w:rsidRPr="00CF6957">
                                            <w:rPr>
                                              <w:noProof/>
                                              <w:sz w:val="16"/>
                                              <w:szCs w:val="16"/>
                                            </w:rPr>
                                            <w:t>, 1 P-3</w:t>
                                          </w:r>
                                          <w:r w:rsidRPr="00CF6957">
                                            <w:rPr>
                                              <w:sz w:val="16"/>
                                              <w:szCs w:val="16"/>
                                              <w:vertAlign w:val="superscript"/>
                                            </w:rPr>
                                            <w:t xml:space="preserve"> c</w:t>
                                          </w:r>
                                          <w:r w:rsidRPr="00CF6957">
                                            <w:rPr>
                                              <w:noProof/>
                                              <w:sz w:val="16"/>
                                              <w:szCs w:val="16"/>
                                            </w:rPr>
                                            <w:t xml:space="preserve">, </w:t>
                                          </w:r>
                                          <w:r w:rsidR="00DE19CF" w:rsidRPr="00CF6957">
                                            <w:rPr>
                                              <w:noProof/>
                                              <w:sz w:val="16"/>
                                              <w:szCs w:val="16"/>
                                            </w:rPr>
                                            <w:t>1P-4</w:t>
                                          </w:r>
                                          <w:r w:rsidR="00DE19CF" w:rsidRPr="00CF6957">
                                            <w:rPr>
                                              <w:sz w:val="16"/>
                                              <w:szCs w:val="16"/>
                                              <w:vertAlign w:val="superscript"/>
                                            </w:rPr>
                                            <w:t xml:space="preserve"> c</w:t>
                                          </w:r>
                                          <w:r w:rsidRPr="00CF6957">
                                            <w:rPr>
                                              <w:noProof/>
                                              <w:sz w:val="16"/>
                                              <w:szCs w:val="16"/>
                                            </w:rPr>
                                            <w:t xml:space="preserve"> 2 FS</w:t>
                                          </w:r>
                                          <w:r w:rsidRPr="00CF6957">
                                            <w:rPr>
                                              <w:sz w:val="16"/>
                                              <w:szCs w:val="16"/>
                                              <w:vertAlign w:val="superscript"/>
                                            </w:rPr>
                                            <w:t xml:space="preserve"> c</w:t>
                                          </w:r>
                                          <w:r w:rsidRPr="00CF6957">
                                            <w:rPr>
                                              <w:sz w:val="16"/>
                                              <w:szCs w:val="16"/>
                                            </w:rPr>
                                            <w:t>,</w:t>
                                          </w:r>
                                          <w:r w:rsidR="00D572FE">
                                            <w:rPr>
                                              <w:sz w:val="16"/>
                                              <w:szCs w:val="16"/>
                                            </w:rPr>
                                            <w:t>1</w:t>
                                          </w:r>
                                          <w:r w:rsidRPr="00CF6957">
                                            <w:rPr>
                                              <w:sz w:val="16"/>
                                              <w:szCs w:val="16"/>
                                            </w:rPr>
                                            <w:t xml:space="preserve"> NPO</w:t>
                                          </w:r>
                                          <w:r w:rsidR="00EA0FFB">
                                            <w:rPr>
                                              <w:sz w:val="16"/>
                                              <w:szCs w:val="16"/>
                                              <w:vertAlign w:val="superscript"/>
                                            </w:rPr>
                                            <w:t>a</w:t>
                                          </w:r>
                                          <w:r w:rsidR="00D572FE">
                                            <w:rPr>
                                              <w:sz w:val="16"/>
                                              <w:szCs w:val="16"/>
                                              <w:vertAlign w:val="superscript"/>
                                            </w:rPr>
                                            <w:t>,</w:t>
                                          </w:r>
                                          <w:r w:rsidR="00D572FE" w:rsidRPr="00CF6957">
                                            <w:rPr>
                                              <w:sz w:val="16"/>
                                              <w:szCs w:val="16"/>
                                            </w:rPr>
                                            <w:t xml:space="preserve"> </w:t>
                                          </w:r>
                                          <w:r w:rsidR="00D572FE">
                                            <w:rPr>
                                              <w:sz w:val="16"/>
                                              <w:szCs w:val="16"/>
                                            </w:rPr>
                                            <w:t>1</w:t>
                                          </w:r>
                                          <w:r w:rsidR="00D572FE" w:rsidRPr="00CF6957">
                                            <w:rPr>
                                              <w:sz w:val="16"/>
                                              <w:szCs w:val="16"/>
                                            </w:rPr>
                                            <w:t xml:space="preserve"> NPO</w:t>
                                          </w:r>
                                          <w:r w:rsidR="00D572FE" w:rsidRPr="00CF6957">
                                            <w:rPr>
                                              <w:sz w:val="16"/>
                                              <w:szCs w:val="16"/>
                                              <w:vertAlign w:val="superscript"/>
                                            </w:rPr>
                                            <w:t>c</w:t>
                                          </w:r>
                                        </w:p>
                                        <w:p w14:paraId="185F740A" w14:textId="77777777" w:rsidR="00A20136" w:rsidRPr="00CF6957" w:rsidRDefault="00A20136" w:rsidP="00A20136">
                                          <w:pPr>
                                            <w:jc w:val="center"/>
                                            <w:rPr>
                                              <w:sz w:val="16"/>
                                              <w:szCs w:val="16"/>
                                            </w:rPr>
                                          </w:pPr>
                                        </w:p>
                                      </w:txbxContent>
                                    </wps:txbx>
                                    <wps:bodyPr rot="0" vert="horz" wrap="square" lIns="0" tIns="45720" rIns="0" bIns="0" anchor="t" anchorCtr="0" upright="1">
                                      <a:noAutofit/>
                                    </wps:bodyPr>
                                  </wps:wsp>
                                  <wps:wsp>
                                    <wps:cNvPr id="39" name="Rectangle 39"/>
                                    <wps:cNvSpPr>
                                      <a:spLocks noChangeAspect="1" noChangeArrowheads="1"/>
                                    </wps:cNvSpPr>
                                    <wps:spPr bwMode="auto">
                                      <a:xfrm>
                                        <a:off x="4155608" y="1594884"/>
                                        <a:ext cx="1932526" cy="731153"/>
                                      </a:xfrm>
                                      <a:prstGeom prst="rect">
                                        <a:avLst/>
                                      </a:prstGeom>
                                      <a:solidFill>
                                        <a:srgbClr val="FFFFFF"/>
                                      </a:solidFill>
                                      <a:ln w="12700">
                                        <a:solidFill>
                                          <a:srgbClr val="000000"/>
                                        </a:solidFill>
                                        <a:miter lim="800000"/>
                                        <a:headEnd/>
                                        <a:tailEnd/>
                                      </a:ln>
                                    </wps:spPr>
                                    <wps:txbx>
                                      <w:txbxContent>
                                        <w:p w14:paraId="36EDCA78" w14:textId="77777777" w:rsidR="00A20136" w:rsidRDefault="00A20136" w:rsidP="00A20136">
                                          <w:pPr>
                                            <w:jc w:val="center"/>
                                            <w:rPr>
                                              <w:b/>
                                              <w:noProof/>
                                              <w:sz w:val="18"/>
                                              <w:szCs w:val="18"/>
                                            </w:rPr>
                                          </w:pPr>
                                          <w:r>
                                            <w:rPr>
                                              <w:b/>
                                              <w:noProof/>
                                              <w:sz w:val="18"/>
                                              <w:szCs w:val="18"/>
                                            </w:rPr>
                                            <w:t>Supply Chain and Service Delivery Management</w:t>
                                          </w:r>
                                        </w:p>
                                        <w:p w14:paraId="5B7D2393" w14:textId="77777777" w:rsidR="00A20136" w:rsidRDefault="00A20136" w:rsidP="00A20136">
                                          <w:pPr>
                                            <w:spacing w:after="60"/>
                                            <w:jc w:val="center"/>
                                            <w:rPr>
                                              <w:noProof/>
                                              <w:sz w:val="17"/>
                                              <w:szCs w:val="17"/>
                                            </w:rPr>
                                          </w:pPr>
                                          <w:r w:rsidRPr="00A97083">
                                            <w:rPr>
                                              <w:b/>
                                              <w:bCs/>
                                              <w:noProof/>
                                              <w:sz w:val="17"/>
                                              <w:szCs w:val="17"/>
                                            </w:rPr>
                                            <w:t>RB</w:t>
                                          </w:r>
                                          <w:r w:rsidRPr="00A97083">
                                            <w:rPr>
                                              <w:noProof/>
                                              <w:sz w:val="17"/>
                                              <w:szCs w:val="17"/>
                                            </w:rPr>
                                            <w:t xml:space="preserve"> </w:t>
                                          </w:r>
                                          <w:r w:rsidRPr="003B56D9">
                                            <w:rPr>
                                              <w:noProof/>
                                              <w:sz w:val="17"/>
                                              <w:szCs w:val="17"/>
                                            </w:rPr>
                                            <w:t>(</w:t>
                                          </w:r>
                                          <w:r>
                                            <w:rPr>
                                              <w:noProof/>
                                              <w:sz w:val="17"/>
                                              <w:szCs w:val="17"/>
                                            </w:rPr>
                                            <w:t>2</w:t>
                                          </w:r>
                                          <w:r w:rsidRPr="00A97083">
                                            <w:rPr>
                                              <w:noProof/>
                                              <w:sz w:val="17"/>
                                              <w:szCs w:val="17"/>
                                            </w:rPr>
                                            <w:t xml:space="preserve"> pos</w:t>
                                          </w:r>
                                          <w:r>
                                            <w:rPr>
                                              <w:noProof/>
                                              <w:sz w:val="17"/>
                                              <w:szCs w:val="17"/>
                                            </w:rPr>
                                            <w:t>t</w:t>
                                          </w:r>
                                          <w:r w:rsidRPr="00A97083">
                                            <w:rPr>
                                              <w:noProof/>
                                              <w:sz w:val="17"/>
                                              <w:szCs w:val="17"/>
                                            </w:rPr>
                                            <w:t>)</w:t>
                                          </w:r>
                                        </w:p>
                                        <w:p w14:paraId="6ACAB144" w14:textId="77777777" w:rsidR="00A20136" w:rsidRPr="00A97083" w:rsidRDefault="00A20136" w:rsidP="00A20136">
                                          <w:pPr>
                                            <w:spacing w:after="60"/>
                                            <w:jc w:val="center"/>
                                            <w:rPr>
                                              <w:noProof/>
                                              <w:sz w:val="17"/>
                                              <w:szCs w:val="17"/>
                                            </w:rPr>
                                          </w:pPr>
                                          <w:r>
                                            <w:rPr>
                                              <w:noProof/>
                                              <w:sz w:val="17"/>
                                              <w:szCs w:val="17"/>
                                            </w:rPr>
                                            <w:t>1 P-5</w:t>
                                          </w:r>
                                          <w:r w:rsidRPr="00D4697B">
                                            <w:rPr>
                                              <w:bCs/>
                                              <w:noProof/>
                                              <w:color w:val="000000" w:themeColor="text1"/>
                                              <w:sz w:val="17"/>
                                              <w:szCs w:val="17"/>
                                              <w:vertAlign w:val="superscript"/>
                                            </w:rPr>
                                            <w:t xml:space="preserve"> </w:t>
                                          </w:r>
                                          <w:r>
                                            <w:rPr>
                                              <w:bCs/>
                                              <w:noProof/>
                                              <w:color w:val="000000" w:themeColor="text1"/>
                                              <w:sz w:val="17"/>
                                              <w:szCs w:val="17"/>
                                              <w:vertAlign w:val="superscript"/>
                                            </w:rPr>
                                            <w:t>c</w:t>
                                          </w:r>
                                          <w:r>
                                            <w:rPr>
                                              <w:noProof/>
                                              <w:sz w:val="17"/>
                                              <w:szCs w:val="17"/>
                                            </w:rPr>
                                            <w:t>, 1 LL</w:t>
                                          </w:r>
                                          <w:r w:rsidRPr="00D4697B">
                                            <w:rPr>
                                              <w:bCs/>
                                              <w:noProof/>
                                              <w:color w:val="000000" w:themeColor="text1"/>
                                              <w:sz w:val="17"/>
                                              <w:szCs w:val="17"/>
                                              <w:vertAlign w:val="superscript"/>
                                            </w:rPr>
                                            <w:t xml:space="preserve"> </w:t>
                                          </w:r>
                                          <w:r>
                                            <w:rPr>
                                              <w:bCs/>
                                              <w:noProof/>
                                              <w:color w:val="000000" w:themeColor="text1"/>
                                              <w:sz w:val="17"/>
                                              <w:szCs w:val="17"/>
                                              <w:vertAlign w:val="superscript"/>
                                            </w:rPr>
                                            <w:t>c</w:t>
                                          </w:r>
                                        </w:p>
                                        <w:p w14:paraId="7CFF68FF" w14:textId="77777777" w:rsidR="00A20136" w:rsidRPr="00A97083" w:rsidRDefault="00A20136" w:rsidP="00A20136">
                                          <w:pPr>
                                            <w:jc w:val="center"/>
                                            <w:rPr>
                                              <w:noProof/>
                                              <w:color w:val="000000" w:themeColor="text1"/>
                                              <w:sz w:val="17"/>
                                              <w:szCs w:val="17"/>
                                            </w:rPr>
                                          </w:pPr>
                                          <w:r w:rsidRPr="00A97083">
                                            <w:rPr>
                                              <w:noProof/>
                                              <w:color w:val="000000" w:themeColor="text1"/>
                                              <w:sz w:val="17"/>
                                              <w:szCs w:val="17"/>
                                            </w:rPr>
                                            <w:t>1 P-5</w:t>
                                          </w:r>
                                          <w:r w:rsidRPr="004A64A5">
                                            <w:rPr>
                                              <w:sz w:val="17"/>
                                              <w:szCs w:val="17"/>
                                              <w:vertAlign w:val="superscript"/>
                                            </w:rPr>
                                            <w:t xml:space="preserve"> </w:t>
                                          </w:r>
                                          <w:r>
                                            <w:rPr>
                                              <w:sz w:val="17"/>
                                              <w:szCs w:val="17"/>
                                              <w:vertAlign w:val="superscript"/>
                                            </w:rPr>
                                            <w:t xml:space="preserve">c </w:t>
                                          </w:r>
                                          <w:r>
                                            <w:rPr>
                                              <w:noProof/>
                                              <w:color w:val="000000" w:themeColor="text1"/>
                                              <w:sz w:val="17"/>
                                              <w:szCs w:val="17"/>
                                            </w:rPr>
                                            <w:t>, 1 LL</w:t>
                                          </w:r>
                                          <w:r w:rsidRPr="00F644BF">
                                            <w:rPr>
                                              <w:sz w:val="17"/>
                                              <w:szCs w:val="17"/>
                                              <w:vertAlign w:val="superscript"/>
                                            </w:rPr>
                                            <w:t xml:space="preserve"> </w:t>
                                          </w:r>
                                          <w:r>
                                            <w:rPr>
                                              <w:sz w:val="17"/>
                                              <w:szCs w:val="17"/>
                                              <w:vertAlign w:val="superscript"/>
                                            </w:rPr>
                                            <w:t>c</w:t>
                                          </w:r>
                                        </w:p>
                                        <w:p w14:paraId="6D6C0308" w14:textId="77777777" w:rsidR="00A20136" w:rsidRPr="00104D20" w:rsidRDefault="00A20136" w:rsidP="00A20136">
                                          <w:pPr>
                                            <w:jc w:val="center"/>
                                            <w:rPr>
                                              <w:sz w:val="16"/>
                                              <w:szCs w:val="16"/>
                                            </w:rPr>
                                          </w:pPr>
                                        </w:p>
                                      </w:txbxContent>
                                    </wps:txbx>
                                    <wps:bodyPr rot="0" vert="horz" wrap="square" lIns="0" tIns="45720" rIns="0" bIns="0" anchor="t" anchorCtr="0" upright="1">
                                      <a:noAutofit/>
                                    </wps:bodyPr>
                                  </wps:wsp>
                                  <wps:wsp>
                                    <wps:cNvPr id="41" name="Rectangle 41"/>
                                    <wps:cNvSpPr>
                                      <a:spLocks noChangeAspect="1" noChangeArrowheads="1"/>
                                    </wps:cNvSpPr>
                                    <wps:spPr bwMode="auto">
                                      <a:xfrm>
                                        <a:off x="-1" y="2218689"/>
                                        <a:ext cx="1304118" cy="723198"/>
                                      </a:xfrm>
                                      <a:prstGeom prst="rect">
                                        <a:avLst/>
                                      </a:prstGeom>
                                      <a:solidFill>
                                        <a:srgbClr val="FFFFFF"/>
                                      </a:solidFill>
                                      <a:ln w="12700">
                                        <a:solidFill>
                                          <a:srgbClr val="000000"/>
                                        </a:solidFill>
                                        <a:miter lim="800000"/>
                                        <a:headEnd/>
                                        <a:tailEnd/>
                                      </a:ln>
                                    </wps:spPr>
                                    <wps:txbx>
                                      <w:txbxContent>
                                        <w:p w14:paraId="6F976881" w14:textId="77777777" w:rsidR="00A20136" w:rsidRPr="0031656A" w:rsidRDefault="00A20136" w:rsidP="00A20136">
                                          <w:pPr>
                                            <w:jc w:val="center"/>
                                            <w:rPr>
                                              <w:b/>
                                              <w:bCs/>
                                              <w:noProof/>
                                              <w:sz w:val="16"/>
                                              <w:szCs w:val="16"/>
                                            </w:rPr>
                                          </w:pPr>
                                          <w:r w:rsidRPr="0031656A">
                                            <w:rPr>
                                              <w:b/>
                                              <w:bCs/>
                                              <w:noProof/>
                                              <w:sz w:val="16"/>
                                              <w:szCs w:val="16"/>
                                            </w:rPr>
                                            <w:t>Human Resources Section</w:t>
                                          </w:r>
                                        </w:p>
                                        <w:p w14:paraId="1E9102EB" w14:textId="77777777" w:rsidR="00A20136" w:rsidRPr="0031656A" w:rsidRDefault="00A20136" w:rsidP="00A20136">
                                          <w:pPr>
                                            <w:jc w:val="center"/>
                                            <w:rPr>
                                              <w:noProof/>
                                              <w:sz w:val="16"/>
                                              <w:szCs w:val="16"/>
                                            </w:rPr>
                                          </w:pPr>
                                          <w:r w:rsidRPr="0031656A">
                                            <w:rPr>
                                              <w:b/>
                                              <w:bCs/>
                                              <w:noProof/>
                                              <w:sz w:val="16"/>
                                              <w:szCs w:val="16"/>
                                            </w:rPr>
                                            <w:t>RB</w:t>
                                          </w:r>
                                          <w:r w:rsidRPr="0031656A">
                                            <w:rPr>
                                              <w:noProof/>
                                              <w:sz w:val="16"/>
                                              <w:szCs w:val="16"/>
                                            </w:rPr>
                                            <w:t xml:space="preserve"> (9 posts)</w:t>
                                          </w:r>
                                        </w:p>
                                        <w:p w14:paraId="3C29B422" w14:textId="77777777" w:rsidR="00A20136" w:rsidRPr="0031656A" w:rsidRDefault="00A20136" w:rsidP="00A20136">
                                          <w:pPr>
                                            <w:jc w:val="center"/>
                                            <w:rPr>
                                              <w:color w:val="000000" w:themeColor="text1"/>
                                              <w:sz w:val="16"/>
                                              <w:szCs w:val="16"/>
                                            </w:rPr>
                                          </w:pPr>
                                          <w:r w:rsidRPr="0031656A">
                                            <w:rPr>
                                              <w:color w:val="000000" w:themeColor="text1"/>
                                              <w:sz w:val="16"/>
                                              <w:szCs w:val="16"/>
                                            </w:rPr>
                                            <w:t>1 P-4</w:t>
                                          </w:r>
                                          <w:r w:rsidRPr="0031656A">
                                            <w:rPr>
                                              <w:sz w:val="16"/>
                                              <w:szCs w:val="16"/>
                                              <w:vertAlign w:val="superscript"/>
                                            </w:rPr>
                                            <w:t>c</w:t>
                                          </w:r>
                                          <w:r w:rsidRPr="0031656A">
                                            <w:rPr>
                                              <w:color w:val="000000" w:themeColor="text1"/>
                                              <w:sz w:val="16"/>
                                              <w:szCs w:val="16"/>
                                            </w:rPr>
                                            <w:t>, 1 FS</w:t>
                                          </w:r>
                                          <w:r w:rsidRPr="0031656A">
                                            <w:rPr>
                                              <w:bCs/>
                                              <w:noProof/>
                                              <w:color w:val="000000" w:themeColor="text1"/>
                                              <w:sz w:val="16"/>
                                              <w:szCs w:val="16"/>
                                              <w:vertAlign w:val="superscript"/>
                                            </w:rPr>
                                            <w:t>b</w:t>
                                          </w:r>
                                          <w:r w:rsidRPr="0031656A">
                                            <w:rPr>
                                              <w:color w:val="000000" w:themeColor="text1"/>
                                              <w:sz w:val="16"/>
                                              <w:szCs w:val="16"/>
                                            </w:rPr>
                                            <w:t>, 3 FS</w:t>
                                          </w:r>
                                          <w:r w:rsidRPr="0031656A">
                                            <w:rPr>
                                              <w:sz w:val="16"/>
                                              <w:szCs w:val="16"/>
                                              <w:vertAlign w:val="superscript"/>
                                            </w:rPr>
                                            <w:t>c</w:t>
                                          </w:r>
                                          <w:r w:rsidRPr="0031656A">
                                            <w:rPr>
                                              <w:sz w:val="16"/>
                                              <w:szCs w:val="16"/>
                                            </w:rPr>
                                            <w:t>, 1 NPO</w:t>
                                          </w:r>
                                          <w:r w:rsidRPr="0031656A">
                                            <w:rPr>
                                              <w:bCs/>
                                              <w:noProof/>
                                              <w:color w:val="000000" w:themeColor="text1"/>
                                              <w:sz w:val="16"/>
                                              <w:szCs w:val="16"/>
                                              <w:vertAlign w:val="superscript"/>
                                            </w:rPr>
                                            <w:t>b</w:t>
                                          </w:r>
                                          <w:r w:rsidRPr="0031656A">
                                            <w:rPr>
                                              <w:sz w:val="16"/>
                                              <w:szCs w:val="16"/>
                                            </w:rPr>
                                            <w:t xml:space="preserve">, </w:t>
                                          </w:r>
                                          <w:r w:rsidRPr="0031656A">
                                            <w:rPr>
                                              <w:color w:val="000000" w:themeColor="text1"/>
                                              <w:sz w:val="16"/>
                                              <w:szCs w:val="16"/>
                                            </w:rPr>
                                            <w:t>1 NPO</w:t>
                                          </w:r>
                                          <w:r w:rsidRPr="0031656A">
                                            <w:rPr>
                                              <w:sz w:val="16"/>
                                              <w:szCs w:val="16"/>
                                              <w:vertAlign w:val="superscript"/>
                                            </w:rPr>
                                            <w:t xml:space="preserve"> c</w:t>
                                          </w:r>
                                          <w:r w:rsidRPr="0031656A">
                                            <w:rPr>
                                              <w:color w:val="000000" w:themeColor="text1"/>
                                              <w:sz w:val="16"/>
                                              <w:szCs w:val="16"/>
                                            </w:rPr>
                                            <w:t>, 2 LL</w:t>
                                          </w:r>
                                          <w:r w:rsidRPr="0031656A">
                                            <w:rPr>
                                              <w:sz w:val="16"/>
                                              <w:szCs w:val="16"/>
                                              <w:vertAlign w:val="superscript"/>
                                            </w:rPr>
                                            <w:t xml:space="preserve"> c</w:t>
                                          </w:r>
                                        </w:p>
                                      </w:txbxContent>
                                    </wps:txbx>
                                    <wps:bodyPr rot="0" vert="horz" wrap="square" lIns="0" tIns="45720" rIns="0" bIns="0" anchor="t" anchorCtr="0" upright="1">
                                      <a:noAutofit/>
                                    </wps:bodyPr>
                                  </wps:wsp>
                                  <wps:wsp>
                                    <wps:cNvPr id="44" name="Rectangle 44"/>
                                    <wps:cNvSpPr>
                                      <a:spLocks noChangeAspect="1" noChangeArrowheads="1"/>
                                    </wps:cNvSpPr>
                                    <wps:spPr bwMode="auto">
                                      <a:xfrm>
                                        <a:off x="1714673" y="2218689"/>
                                        <a:ext cx="1253490" cy="829310"/>
                                      </a:xfrm>
                                      <a:prstGeom prst="rect">
                                        <a:avLst/>
                                      </a:prstGeom>
                                      <a:solidFill>
                                        <a:srgbClr val="FFFFFF"/>
                                      </a:solidFill>
                                      <a:ln w="12700">
                                        <a:solidFill>
                                          <a:srgbClr val="000000"/>
                                        </a:solidFill>
                                        <a:miter lim="800000"/>
                                        <a:headEnd/>
                                        <a:tailEnd/>
                                      </a:ln>
                                    </wps:spPr>
                                    <wps:txbx>
                                      <w:txbxContent>
                                        <w:p w14:paraId="6C3E91F2" w14:textId="77777777" w:rsidR="00A20136" w:rsidRPr="00EE778B" w:rsidRDefault="00A20136" w:rsidP="00A20136">
                                          <w:pPr>
                                            <w:jc w:val="center"/>
                                            <w:rPr>
                                              <w:b/>
                                              <w:bCs/>
                                              <w:noProof/>
                                              <w:sz w:val="16"/>
                                              <w:szCs w:val="16"/>
                                            </w:rPr>
                                          </w:pPr>
                                          <w:r w:rsidRPr="00EE778B">
                                            <w:rPr>
                                              <w:b/>
                                              <w:bCs/>
                                              <w:noProof/>
                                              <w:sz w:val="16"/>
                                              <w:szCs w:val="16"/>
                                            </w:rPr>
                                            <w:t>Financial Resourcing and Performance Unit</w:t>
                                          </w:r>
                                        </w:p>
                                        <w:p w14:paraId="2772D223" w14:textId="7DDDD9AC" w:rsidR="00A20136" w:rsidRPr="00A97083" w:rsidRDefault="00A20136" w:rsidP="00B73EAE">
                                          <w:pPr>
                                            <w:jc w:val="center"/>
                                            <w:rPr>
                                              <w:b/>
                                              <w:bCs/>
                                              <w:noProof/>
                                              <w:sz w:val="17"/>
                                              <w:szCs w:val="17"/>
                                            </w:rPr>
                                          </w:pPr>
                                          <w:r w:rsidRPr="00EE778B">
                                            <w:rPr>
                                              <w:b/>
                                              <w:bCs/>
                                              <w:noProof/>
                                              <w:sz w:val="16"/>
                                              <w:szCs w:val="16"/>
                                            </w:rPr>
                                            <w:t>RB</w:t>
                                          </w:r>
                                          <w:r w:rsidRPr="00A97083">
                                            <w:rPr>
                                              <w:noProof/>
                                              <w:sz w:val="17"/>
                                              <w:szCs w:val="17"/>
                                            </w:rPr>
                                            <w:t xml:space="preserve"> (</w:t>
                                          </w:r>
                                          <w:r>
                                            <w:rPr>
                                              <w:noProof/>
                                              <w:sz w:val="17"/>
                                              <w:szCs w:val="17"/>
                                            </w:rPr>
                                            <w:t>7</w:t>
                                          </w:r>
                                          <w:r w:rsidRPr="00A97083">
                                            <w:rPr>
                                              <w:noProof/>
                                              <w:sz w:val="17"/>
                                              <w:szCs w:val="17"/>
                                            </w:rPr>
                                            <w:t xml:space="preserve"> pos</w:t>
                                          </w:r>
                                          <w:r>
                                            <w:rPr>
                                              <w:noProof/>
                                              <w:sz w:val="17"/>
                                              <w:szCs w:val="17"/>
                                            </w:rPr>
                                            <w:t>t</w:t>
                                          </w:r>
                                          <w:r w:rsidRPr="00A97083">
                                            <w:rPr>
                                              <w:noProof/>
                                              <w:sz w:val="17"/>
                                              <w:szCs w:val="17"/>
                                            </w:rPr>
                                            <w:t>s)</w:t>
                                          </w:r>
                                        </w:p>
                                        <w:p w14:paraId="7AF43ECF" w14:textId="77777777" w:rsidR="00A20136" w:rsidRDefault="00A20136" w:rsidP="00A20136">
                                          <w:pPr>
                                            <w:jc w:val="center"/>
                                            <w:rPr>
                                              <w:bCs/>
                                              <w:noProof/>
                                              <w:color w:val="000000" w:themeColor="text1"/>
                                              <w:sz w:val="17"/>
                                              <w:szCs w:val="17"/>
                                            </w:rPr>
                                          </w:pPr>
                                          <w:r w:rsidRPr="00A97083">
                                            <w:rPr>
                                              <w:bCs/>
                                              <w:noProof/>
                                              <w:color w:val="000000" w:themeColor="text1"/>
                                              <w:sz w:val="17"/>
                                              <w:szCs w:val="17"/>
                                            </w:rPr>
                                            <w:t>1 P-4</w:t>
                                          </w:r>
                                          <w:r w:rsidRPr="00E559D0">
                                            <w:rPr>
                                              <w:bCs/>
                                              <w:noProof/>
                                              <w:color w:val="000000" w:themeColor="text1"/>
                                              <w:sz w:val="16"/>
                                              <w:szCs w:val="16"/>
                                              <w:vertAlign w:val="superscript"/>
                                            </w:rPr>
                                            <w:t>c</w:t>
                                          </w:r>
                                          <w:r w:rsidRPr="00A97083">
                                            <w:rPr>
                                              <w:bCs/>
                                              <w:noProof/>
                                              <w:color w:val="000000" w:themeColor="text1"/>
                                              <w:sz w:val="17"/>
                                              <w:szCs w:val="17"/>
                                            </w:rPr>
                                            <w:t xml:space="preserve">, </w:t>
                                          </w:r>
                                          <w:r w:rsidRPr="00A97083">
                                            <w:rPr>
                                              <w:bCs/>
                                              <w:noProof/>
                                              <w:sz w:val="17"/>
                                              <w:szCs w:val="17"/>
                                            </w:rPr>
                                            <w:t>1 P-3</w:t>
                                          </w:r>
                                          <w:r w:rsidRPr="00E559D0">
                                            <w:rPr>
                                              <w:bCs/>
                                              <w:noProof/>
                                              <w:color w:val="000000" w:themeColor="text1"/>
                                              <w:sz w:val="16"/>
                                              <w:szCs w:val="16"/>
                                              <w:vertAlign w:val="superscript"/>
                                            </w:rPr>
                                            <w:t>c</w:t>
                                          </w:r>
                                          <w:r w:rsidRPr="00A97083">
                                            <w:rPr>
                                              <w:bCs/>
                                              <w:noProof/>
                                              <w:color w:val="000000" w:themeColor="text1"/>
                                              <w:sz w:val="17"/>
                                              <w:szCs w:val="17"/>
                                            </w:rPr>
                                            <w:t xml:space="preserve">, </w:t>
                                          </w:r>
                                          <w:r>
                                            <w:rPr>
                                              <w:bCs/>
                                              <w:noProof/>
                                              <w:color w:val="000000" w:themeColor="text1"/>
                                              <w:sz w:val="17"/>
                                              <w:szCs w:val="17"/>
                                            </w:rPr>
                                            <w:t>3</w:t>
                                          </w:r>
                                          <w:r w:rsidRPr="00A97083">
                                            <w:rPr>
                                              <w:bCs/>
                                              <w:noProof/>
                                              <w:color w:val="000000" w:themeColor="text1"/>
                                              <w:sz w:val="17"/>
                                              <w:szCs w:val="17"/>
                                            </w:rPr>
                                            <w:t xml:space="preserve"> FS</w:t>
                                          </w:r>
                                          <w:r w:rsidRPr="00E559D0">
                                            <w:rPr>
                                              <w:bCs/>
                                              <w:noProof/>
                                              <w:color w:val="000000" w:themeColor="text1"/>
                                              <w:sz w:val="16"/>
                                              <w:szCs w:val="16"/>
                                              <w:vertAlign w:val="superscript"/>
                                            </w:rPr>
                                            <w:t>c</w:t>
                                          </w:r>
                                          <w:r w:rsidRPr="00A97083">
                                            <w:rPr>
                                              <w:bCs/>
                                              <w:noProof/>
                                              <w:color w:val="000000" w:themeColor="text1"/>
                                              <w:sz w:val="17"/>
                                              <w:szCs w:val="17"/>
                                            </w:rPr>
                                            <w:t>,</w:t>
                                          </w:r>
                                        </w:p>
                                        <w:p w14:paraId="071A90F3" w14:textId="77777777" w:rsidR="00A20136" w:rsidRPr="00104D20" w:rsidRDefault="00A20136" w:rsidP="00A20136">
                                          <w:pPr>
                                            <w:jc w:val="center"/>
                                            <w:rPr>
                                              <w:sz w:val="16"/>
                                              <w:szCs w:val="16"/>
                                            </w:rPr>
                                          </w:pPr>
                                          <w:r>
                                            <w:rPr>
                                              <w:bCs/>
                                              <w:noProof/>
                                              <w:color w:val="000000" w:themeColor="text1"/>
                                              <w:sz w:val="17"/>
                                              <w:szCs w:val="17"/>
                                            </w:rPr>
                                            <w:t>2</w:t>
                                          </w:r>
                                          <w:r w:rsidRPr="00A97083">
                                            <w:rPr>
                                              <w:bCs/>
                                              <w:noProof/>
                                              <w:color w:val="000000" w:themeColor="text1"/>
                                              <w:sz w:val="17"/>
                                              <w:szCs w:val="17"/>
                                            </w:rPr>
                                            <w:t xml:space="preserve"> LL</w:t>
                                          </w:r>
                                          <w:r w:rsidRPr="00E559D0">
                                            <w:rPr>
                                              <w:bCs/>
                                              <w:noProof/>
                                              <w:color w:val="000000" w:themeColor="text1"/>
                                              <w:sz w:val="16"/>
                                              <w:szCs w:val="16"/>
                                              <w:vertAlign w:val="superscript"/>
                                            </w:rPr>
                                            <w:t>c</w:t>
                                          </w:r>
                                        </w:p>
                                      </w:txbxContent>
                                    </wps:txbx>
                                    <wps:bodyPr rot="0" vert="horz" wrap="square" lIns="0" tIns="45720" rIns="0" bIns="0" anchor="t" anchorCtr="0" upright="1">
                                      <a:noAutofit/>
                                    </wps:bodyPr>
                                  </wps:wsp>
                                  <wps:wsp>
                                    <wps:cNvPr id="45" name="Rectangle 45"/>
                                    <wps:cNvSpPr>
                                      <a:spLocks noChangeAspect="1" noChangeArrowheads="1"/>
                                    </wps:cNvSpPr>
                                    <wps:spPr bwMode="auto">
                                      <a:xfrm>
                                        <a:off x="1" y="3843687"/>
                                        <a:ext cx="1290601" cy="684530"/>
                                      </a:xfrm>
                                      <a:prstGeom prst="rect">
                                        <a:avLst/>
                                      </a:prstGeom>
                                      <a:solidFill>
                                        <a:srgbClr val="FFFFFF"/>
                                      </a:solidFill>
                                      <a:ln w="12700">
                                        <a:solidFill>
                                          <a:srgbClr val="000000"/>
                                        </a:solidFill>
                                        <a:miter lim="800000"/>
                                        <a:headEnd/>
                                        <a:tailEnd/>
                                      </a:ln>
                                    </wps:spPr>
                                    <wps:txbx>
                                      <w:txbxContent>
                                        <w:p w14:paraId="67CD8786" w14:textId="77777777" w:rsidR="00A20136" w:rsidRPr="00EE778B" w:rsidRDefault="00A20136" w:rsidP="00A20136">
                                          <w:pPr>
                                            <w:jc w:val="center"/>
                                            <w:rPr>
                                              <w:b/>
                                              <w:bCs/>
                                              <w:noProof/>
                                              <w:sz w:val="16"/>
                                              <w:szCs w:val="16"/>
                                              <w:lang w:val="fr-FR"/>
                                            </w:rPr>
                                          </w:pPr>
                                          <w:r w:rsidRPr="00EE778B">
                                            <w:rPr>
                                              <w:b/>
                                              <w:bCs/>
                                              <w:noProof/>
                                              <w:sz w:val="16"/>
                                              <w:szCs w:val="16"/>
                                              <w:lang w:val="fr-FR"/>
                                            </w:rPr>
                                            <w:t>Environmental Unit</w:t>
                                          </w:r>
                                        </w:p>
                                        <w:p w14:paraId="52D50582" w14:textId="77777777" w:rsidR="00A20136" w:rsidRPr="000159D6" w:rsidRDefault="00A20136" w:rsidP="00A20136">
                                          <w:pPr>
                                            <w:jc w:val="center"/>
                                            <w:rPr>
                                              <w:noProof/>
                                              <w:sz w:val="17"/>
                                              <w:szCs w:val="17"/>
                                              <w:lang w:val="fr-FR"/>
                                            </w:rPr>
                                          </w:pPr>
                                          <w:r w:rsidRPr="00EE778B">
                                            <w:rPr>
                                              <w:b/>
                                              <w:bCs/>
                                              <w:noProof/>
                                              <w:sz w:val="16"/>
                                              <w:szCs w:val="16"/>
                                              <w:lang w:val="fr-FR"/>
                                            </w:rPr>
                                            <w:t>RB</w:t>
                                          </w:r>
                                          <w:r w:rsidRPr="000159D6">
                                            <w:rPr>
                                              <w:noProof/>
                                              <w:sz w:val="17"/>
                                              <w:szCs w:val="17"/>
                                              <w:lang w:val="fr-FR"/>
                                            </w:rPr>
                                            <w:t xml:space="preserve"> (1 post)</w:t>
                                          </w:r>
                                        </w:p>
                                        <w:p w14:paraId="5141204C" w14:textId="77777777" w:rsidR="00A20136" w:rsidRPr="000159D6" w:rsidRDefault="00A20136" w:rsidP="00A20136">
                                          <w:pPr>
                                            <w:jc w:val="center"/>
                                            <w:rPr>
                                              <w:bCs/>
                                              <w:noProof/>
                                              <w:color w:val="000000" w:themeColor="text1"/>
                                              <w:sz w:val="17"/>
                                              <w:szCs w:val="17"/>
                                              <w:lang w:val="fr-FR"/>
                                            </w:rPr>
                                          </w:pPr>
                                          <w:r w:rsidRPr="000159D6">
                                            <w:rPr>
                                              <w:bCs/>
                                              <w:noProof/>
                                              <w:color w:val="000000" w:themeColor="text1"/>
                                              <w:sz w:val="17"/>
                                              <w:szCs w:val="17"/>
                                              <w:lang w:val="fr-FR"/>
                                            </w:rPr>
                                            <w:t>1 P-3</w:t>
                                          </w:r>
                                          <w:r w:rsidRPr="000159D6">
                                            <w:rPr>
                                              <w:bCs/>
                                              <w:noProof/>
                                              <w:color w:val="000000" w:themeColor="text1"/>
                                              <w:sz w:val="16"/>
                                              <w:szCs w:val="16"/>
                                              <w:vertAlign w:val="superscript"/>
                                              <w:lang w:val="fr-FR"/>
                                            </w:rPr>
                                            <w:t>b</w:t>
                                          </w:r>
                                          <w:r w:rsidRPr="000159D6">
                                            <w:rPr>
                                              <w:bCs/>
                                              <w:noProof/>
                                              <w:color w:val="000000" w:themeColor="text1"/>
                                              <w:sz w:val="17"/>
                                              <w:szCs w:val="17"/>
                                              <w:lang w:val="fr-FR"/>
                                            </w:rPr>
                                            <w:t xml:space="preserve"> </w:t>
                                          </w:r>
                                        </w:p>
                                        <w:p w14:paraId="4A80D5CE" w14:textId="77777777" w:rsidR="00A20136" w:rsidRPr="000159D6" w:rsidRDefault="00A20136" w:rsidP="00A20136">
                                          <w:pPr>
                                            <w:jc w:val="center"/>
                                            <w:rPr>
                                              <w:bCs/>
                                              <w:noProof/>
                                              <w:color w:val="000000" w:themeColor="text1"/>
                                              <w:sz w:val="17"/>
                                              <w:szCs w:val="17"/>
                                              <w:lang w:val="fr-FR"/>
                                            </w:rPr>
                                          </w:pPr>
                                        </w:p>
                                      </w:txbxContent>
                                    </wps:txbx>
                                    <wps:bodyPr rot="0" vert="horz" wrap="square" lIns="0" tIns="45720" rIns="0" bIns="0" anchor="t" anchorCtr="0" upright="1">
                                      <a:noAutofit/>
                                    </wps:bodyPr>
                                  </wps:wsp>
                                  <wps:wsp>
                                    <wps:cNvPr id="51" name="Rectangle 51"/>
                                    <wps:cNvSpPr>
                                      <a:spLocks noChangeAspect="1" noChangeArrowheads="1"/>
                                    </wps:cNvSpPr>
                                    <wps:spPr bwMode="auto">
                                      <a:xfrm>
                                        <a:off x="1714748" y="3914465"/>
                                        <a:ext cx="1253417" cy="712633"/>
                                      </a:xfrm>
                                      <a:prstGeom prst="rect">
                                        <a:avLst/>
                                      </a:prstGeom>
                                      <a:solidFill>
                                        <a:srgbClr val="FFFFFF"/>
                                      </a:solidFill>
                                      <a:ln w="12700">
                                        <a:solidFill>
                                          <a:srgbClr val="000000"/>
                                        </a:solidFill>
                                        <a:miter lim="800000"/>
                                        <a:headEnd/>
                                        <a:tailEnd/>
                                      </a:ln>
                                    </wps:spPr>
                                    <wps:txbx>
                                      <w:txbxContent>
                                        <w:p w14:paraId="003F2253" w14:textId="77777777" w:rsidR="00A20136" w:rsidRPr="00EE778B" w:rsidRDefault="00A20136" w:rsidP="00A20136">
                                          <w:pPr>
                                            <w:jc w:val="center"/>
                                            <w:rPr>
                                              <w:b/>
                                              <w:bCs/>
                                              <w:noProof/>
                                              <w:sz w:val="16"/>
                                              <w:szCs w:val="16"/>
                                              <w:lang w:val="fr-FR"/>
                                            </w:rPr>
                                          </w:pPr>
                                          <w:r w:rsidRPr="00EE778B">
                                            <w:rPr>
                                              <w:b/>
                                              <w:bCs/>
                                              <w:noProof/>
                                              <w:sz w:val="16"/>
                                              <w:szCs w:val="16"/>
                                              <w:lang w:val="fr-FR"/>
                                            </w:rPr>
                                            <w:t>Procurement Section</w:t>
                                          </w:r>
                                        </w:p>
                                        <w:p w14:paraId="1114722B" w14:textId="77777777" w:rsidR="00A20136" w:rsidRPr="00D764D7" w:rsidRDefault="00A20136" w:rsidP="00A20136">
                                          <w:pPr>
                                            <w:jc w:val="center"/>
                                            <w:rPr>
                                              <w:noProof/>
                                              <w:sz w:val="17"/>
                                              <w:szCs w:val="17"/>
                                              <w:lang w:val="fr-FR"/>
                                            </w:rPr>
                                          </w:pPr>
                                          <w:r w:rsidRPr="00EE778B">
                                            <w:rPr>
                                              <w:b/>
                                              <w:bCs/>
                                              <w:noProof/>
                                              <w:sz w:val="16"/>
                                              <w:szCs w:val="16"/>
                                              <w:lang w:val="fr-FR"/>
                                            </w:rPr>
                                            <w:t>RB</w:t>
                                          </w:r>
                                          <w:r w:rsidRPr="00EE778B">
                                            <w:rPr>
                                              <w:noProof/>
                                              <w:sz w:val="16"/>
                                              <w:szCs w:val="16"/>
                                              <w:lang w:val="fr-FR"/>
                                            </w:rPr>
                                            <w:t xml:space="preserve"> </w:t>
                                          </w:r>
                                          <w:r w:rsidRPr="00D764D7">
                                            <w:rPr>
                                              <w:noProof/>
                                              <w:sz w:val="17"/>
                                              <w:szCs w:val="17"/>
                                              <w:lang w:val="fr-FR"/>
                                            </w:rPr>
                                            <w:t>(</w:t>
                                          </w:r>
                                          <w:r>
                                            <w:rPr>
                                              <w:noProof/>
                                              <w:sz w:val="17"/>
                                              <w:szCs w:val="17"/>
                                              <w:lang w:val="fr-FR"/>
                                            </w:rPr>
                                            <w:t>6</w:t>
                                          </w:r>
                                          <w:r w:rsidRPr="00D764D7">
                                            <w:rPr>
                                              <w:sz w:val="17"/>
                                              <w:szCs w:val="17"/>
                                            </w:rPr>
                                            <w:t xml:space="preserve"> </w:t>
                                          </w:r>
                                          <w:r w:rsidRPr="00D764D7">
                                            <w:rPr>
                                              <w:noProof/>
                                              <w:sz w:val="17"/>
                                              <w:szCs w:val="17"/>
                                            </w:rPr>
                                            <w:t>posts</w:t>
                                          </w:r>
                                          <w:r w:rsidRPr="00D764D7">
                                            <w:rPr>
                                              <w:noProof/>
                                              <w:sz w:val="17"/>
                                              <w:szCs w:val="17"/>
                                              <w:lang w:val="fr-FR"/>
                                            </w:rPr>
                                            <w:t>)</w:t>
                                          </w:r>
                                        </w:p>
                                        <w:p w14:paraId="586C8EF3" w14:textId="77777777" w:rsidR="00A20136" w:rsidRPr="007F15D7" w:rsidRDefault="00A20136" w:rsidP="00A20136">
                                          <w:pPr>
                                            <w:jc w:val="center"/>
                                            <w:rPr>
                                              <w:bCs/>
                                              <w:noProof/>
                                              <w:sz w:val="17"/>
                                              <w:szCs w:val="17"/>
                                              <w:lang w:val="fr-FR"/>
                                            </w:rPr>
                                          </w:pPr>
                                          <w:r>
                                            <w:rPr>
                                              <w:bCs/>
                                              <w:noProof/>
                                              <w:sz w:val="17"/>
                                              <w:szCs w:val="17"/>
                                              <w:lang w:val="fr-FR"/>
                                            </w:rPr>
                                            <w:t>1 FS</w:t>
                                          </w:r>
                                          <w:r>
                                            <w:rPr>
                                              <w:bCs/>
                                              <w:noProof/>
                                              <w:color w:val="000000" w:themeColor="text1"/>
                                              <w:sz w:val="17"/>
                                              <w:szCs w:val="17"/>
                                              <w:vertAlign w:val="superscript"/>
                                              <w:lang w:val="fr-FR"/>
                                            </w:rPr>
                                            <w:t>b</w:t>
                                          </w:r>
                                          <w:r>
                                            <w:rPr>
                                              <w:bCs/>
                                              <w:noProof/>
                                              <w:sz w:val="17"/>
                                              <w:szCs w:val="17"/>
                                              <w:lang w:val="fr-FR"/>
                                            </w:rPr>
                                            <w:t>, 1</w:t>
                                          </w:r>
                                          <w:r w:rsidRPr="007F15D7">
                                            <w:rPr>
                                              <w:bCs/>
                                              <w:noProof/>
                                              <w:sz w:val="17"/>
                                              <w:szCs w:val="17"/>
                                              <w:lang w:val="fr-FR"/>
                                            </w:rPr>
                                            <w:t xml:space="preserve"> FS</w:t>
                                          </w:r>
                                          <w:r w:rsidRPr="007F15D7">
                                            <w:rPr>
                                              <w:bCs/>
                                              <w:noProof/>
                                              <w:color w:val="000000" w:themeColor="text1"/>
                                              <w:sz w:val="17"/>
                                              <w:szCs w:val="17"/>
                                              <w:vertAlign w:val="superscript"/>
                                              <w:lang w:val="fr-FR"/>
                                            </w:rPr>
                                            <w:t>c</w:t>
                                          </w:r>
                                          <w:r w:rsidRPr="007F15D7">
                                            <w:rPr>
                                              <w:bCs/>
                                              <w:noProof/>
                                              <w:sz w:val="17"/>
                                              <w:szCs w:val="17"/>
                                              <w:lang w:val="fr-FR"/>
                                            </w:rPr>
                                            <w:t xml:space="preserve">, </w:t>
                                          </w:r>
                                          <w:r>
                                            <w:rPr>
                                              <w:bCs/>
                                              <w:noProof/>
                                              <w:sz w:val="17"/>
                                              <w:szCs w:val="17"/>
                                              <w:lang w:val="fr-FR"/>
                                            </w:rPr>
                                            <w:t>1 NPO</w:t>
                                          </w:r>
                                          <w:r w:rsidRPr="007F15D7">
                                            <w:rPr>
                                              <w:bCs/>
                                              <w:noProof/>
                                              <w:color w:val="000000" w:themeColor="text1"/>
                                              <w:sz w:val="17"/>
                                              <w:szCs w:val="17"/>
                                              <w:vertAlign w:val="superscript"/>
                                              <w:lang w:val="fr-FR"/>
                                            </w:rPr>
                                            <w:t>c</w:t>
                                          </w:r>
                                          <w:r>
                                            <w:rPr>
                                              <w:bCs/>
                                              <w:noProof/>
                                              <w:sz w:val="17"/>
                                              <w:szCs w:val="17"/>
                                              <w:lang w:val="fr-FR"/>
                                            </w:rPr>
                                            <w:t>, 3</w:t>
                                          </w:r>
                                          <w:r w:rsidRPr="007F15D7">
                                            <w:rPr>
                                              <w:bCs/>
                                              <w:noProof/>
                                              <w:sz w:val="17"/>
                                              <w:szCs w:val="17"/>
                                              <w:lang w:val="fr-FR"/>
                                            </w:rPr>
                                            <w:t xml:space="preserve"> LL</w:t>
                                          </w:r>
                                          <w:r>
                                            <w:rPr>
                                              <w:bCs/>
                                              <w:noProof/>
                                              <w:color w:val="000000" w:themeColor="text1"/>
                                              <w:sz w:val="17"/>
                                              <w:szCs w:val="17"/>
                                              <w:vertAlign w:val="superscript"/>
                                              <w:lang w:val="fr-FR"/>
                                            </w:rPr>
                                            <w:t>b</w:t>
                                          </w:r>
                                          <w:r w:rsidRPr="007F15D7">
                                            <w:rPr>
                                              <w:bCs/>
                                              <w:noProof/>
                                              <w:sz w:val="17"/>
                                              <w:szCs w:val="17"/>
                                              <w:lang w:val="fr-FR"/>
                                            </w:rPr>
                                            <w:t xml:space="preserve"> </w:t>
                                          </w:r>
                                        </w:p>
                                      </w:txbxContent>
                                    </wps:txbx>
                                    <wps:bodyPr rot="0" vert="horz" wrap="square" lIns="0" tIns="45720" rIns="0" bIns="0" anchor="t" anchorCtr="0" upright="1">
                                      <a:noAutofit/>
                                    </wps:bodyPr>
                                  </wps:wsp>
                                  <wps:wsp>
                                    <wps:cNvPr id="53" name="Rectangle 53"/>
                                    <wps:cNvSpPr>
                                      <a:spLocks noChangeAspect="1" noChangeArrowheads="1"/>
                                    </wps:cNvSpPr>
                                    <wps:spPr bwMode="auto">
                                      <a:xfrm>
                                        <a:off x="5252484" y="2368461"/>
                                        <a:ext cx="1444315" cy="690245"/>
                                      </a:xfrm>
                                      <a:prstGeom prst="rect">
                                        <a:avLst/>
                                      </a:prstGeom>
                                      <a:solidFill>
                                        <a:srgbClr val="FFFFFF"/>
                                      </a:solidFill>
                                      <a:ln w="12700">
                                        <a:solidFill>
                                          <a:srgbClr val="000000"/>
                                        </a:solidFill>
                                        <a:miter lim="800000"/>
                                        <a:headEnd/>
                                        <a:tailEnd/>
                                      </a:ln>
                                    </wps:spPr>
                                    <wps:txbx>
                                      <w:txbxContent>
                                        <w:p w14:paraId="4EF7B7F1" w14:textId="77777777" w:rsidR="00A20136" w:rsidRPr="00EE778B" w:rsidRDefault="00A20136" w:rsidP="00A20136">
                                          <w:pPr>
                                            <w:jc w:val="center"/>
                                            <w:rPr>
                                              <w:b/>
                                              <w:bCs/>
                                              <w:noProof/>
                                              <w:sz w:val="16"/>
                                              <w:szCs w:val="16"/>
                                            </w:rPr>
                                          </w:pPr>
                                          <w:r w:rsidRPr="00EE778B">
                                            <w:rPr>
                                              <w:b/>
                                              <w:bCs/>
                                              <w:noProof/>
                                              <w:sz w:val="16"/>
                                              <w:szCs w:val="16"/>
                                            </w:rPr>
                                            <w:t>Movement Control Section</w:t>
                                          </w:r>
                                        </w:p>
                                        <w:p w14:paraId="10587730" w14:textId="77777777" w:rsidR="00A20136" w:rsidRPr="002224E9" w:rsidRDefault="00A20136" w:rsidP="00A20136">
                                          <w:pPr>
                                            <w:jc w:val="center"/>
                                            <w:rPr>
                                              <w:noProof/>
                                              <w:sz w:val="17"/>
                                              <w:szCs w:val="17"/>
                                            </w:rPr>
                                          </w:pPr>
                                          <w:r w:rsidRPr="00EE778B">
                                            <w:rPr>
                                              <w:b/>
                                              <w:bCs/>
                                              <w:noProof/>
                                              <w:sz w:val="16"/>
                                              <w:szCs w:val="16"/>
                                            </w:rPr>
                                            <w:t>RB</w:t>
                                          </w:r>
                                          <w:r w:rsidRPr="00EE778B">
                                            <w:rPr>
                                              <w:noProof/>
                                              <w:sz w:val="16"/>
                                              <w:szCs w:val="16"/>
                                            </w:rPr>
                                            <w:t xml:space="preserve"> </w:t>
                                          </w:r>
                                          <w:r w:rsidRPr="002224E9">
                                            <w:rPr>
                                              <w:noProof/>
                                              <w:sz w:val="17"/>
                                              <w:szCs w:val="17"/>
                                            </w:rPr>
                                            <w:t>(</w:t>
                                          </w:r>
                                          <w:r>
                                            <w:rPr>
                                              <w:noProof/>
                                              <w:sz w:val="17"/>
                                              <w:szCs w:val="17"/>
                                            </w:rPr>
                                            <w:t>7</w:t>
                                          </w:r>
                                          <w:r w:rsidRPr="002224E9">
                                            <w:rPr>
                                              <w:noProof/>
                                              <w:sz w:val="17"/>
                                              <w:szCs w:val="17"/>
                                            </w:rPr>
                                            <w:t xml:space="preserve"> posts)</w:t>
                                          </w:r>
                                        </w:p>
                                        <w:p w14:paraId="2CE12FB9" w14:textId="77777777" w:rsidR="00A20136" w:rsidRPr="00204A10" w:rsidRDefault="00A20136" w:rsidP="00A20136">
                                          <w:pPr>
                                            <w:jc w:val="center"/>
                                            <w:rPr>
                                              <w:sz w:val="17"/>
                                              <w:szCs w:val="17"/>
                                            </w:rPr>
                                          </w:pPr>
                                          <w:r w:rsidRPr="00204A10">
                                            <w:rPr>
                                              <w:bCs/>
                                              <w:noProof/>
                                              <w:color w:val="000000" w:themeColor="text1"/>
                                              <w:sz w:val="17"/>
                                              <w:szCs w:val="17"/>
                                            </w:rPr>
                                            <w:t>1 P-4</w:t>
                                          </w:r>
                                          <w:r w:rsidRPr="004E4759">
                                            <w:rPr>
                                              <w:bCs/>
                                              <w:noProof/>
                                              <w:color w:val="000000" w:themeColor="text1"/>
                                              <w:sz w:val="17"/>
                                              <w:szCs w:val="17"/>
                                              <w:vertAlign w:val="superscript"/>
                                            </w:rPr>
                                            <w:t xml:space="preserve"> </w:t>
                                          </w:r>
                                          <w:r>
                                            <w:rPr>
                                              <w:bCs/>
                                              <w:noProof/>
                                              <w:color w:val="000000" w:themeColor="text1"/>
                                              <w:sz w:val="17"/>
                                              <w:szCs w:val="17"/>
                                              <w:vertAlign w:val="superscript"/>
                                            </w:rPr>
                                            <w:t>c</w:t>
                                          </w:r>
                                          <w:r w:rsidRPr="00204A10">
                                            <w:rPr>
                                              <w:bCs/>
                                              <w:noProof/>
                                              <w:color w:val="000000" w:themeColor="text1"/>
                                              <w:sz w:val="17"/>
                                              <w:szCs w:val="17"/>
                                            </w:rPr>
                                            <w:t xml:space="preserve">, </w:t>
                                          </w:r>
                                          <w:r>
                                            <w:rPr>
                                              <w:bCs/>
                                              <w:noProof/>
                                              <w:color w:val="000000" w:themeColor="text1"/>
                                              <w:sz w:val="17"/>
                                              <w:szCs w:val="17"/>
                                            </w:rPr>
                                            <w:t>1</w:t>
                                          </w:r>
                                          <w:r w:rsidRPr="00204A10">
                                            <w:rPr>
                                              <w:bCs/>
                                              <w:noProof/>
                                              <w:color w:val="000000" w:themeColor="text1"/>
                                              <w:sz w:val="17"/>
                                              <w:szCs w:val="17"/>
                                            </w:rPr>
                                            <w:t xml:space="preserve"> FS</w:t>
                                          </w:r>
                                          <w:r w:rsidRPr="00F90D55">
                                            <w:rPr>
                                              <w:bCs/>
                                              <w:noProof/>
                                              <w:color w:val="000000" w:themeColor="text1"/>
                                              <w:sz w:val="17"/>
                                              <w:szCs w:val="17"/>
                                              <w:vertAlign w:val="superscript"/>
                                            </w:rPr>
                                            <w:t xml:space="preserve"> </w:t>
                                          </w:r>
                                          <w:r>
                                            <w:rPr>
                                              <w:bCs/>
                                              <w:noProof/>
                                              <w:color w:val="000000" w:themeColor="text1"/>
                                              <w:sz w:val="17"/>
                                              <w:szCs w:val="17"/>
                                              <w:vertAlign w:val="superscript"/>
                                            </w:rPr>
                                            <w:t>b</w:t>
                                          </w:r>
                                          <w:r w:rsidRPr="00204A10">
                                            <w:rPr>
                                              <w:bCs/>
                                              <w:noProof/>
                                              <w:color w:val="000000" w:themeColor="text1"/>
                                              <w:sz w:val="17"/>
                                              <w:szCs w:val="17"/>
                                            </w:rPr>
                                            <w:t>,</w:t>
                                          </w:r>
                                          <w:r>
                                            <w:rPr>
                                              <w:bCs/>
                                              <w:noProof/>
                                              <w:color w:val="000000" w:themeColor="text1"/>
                                              <w:sz w:val="17"/>
                                              <w:szCs w:val="17"/>
                                            </w:rPr>
                                            <w:t xml:space="preserve"> 1FS</w:t>
                                          </w:r>
                                          <w:r w:rsidRPr="00DA0ABD">
                                            <w:rPr>
                                              <w:sz w:val="17"/>
                                              <w:szCs w:val="17"/>
                                              <w:vertAlign w:val="superscript"/>
                                            </w:rPr>
                                            <w:t xml:space="preserve"> </w:t>
                                          </w:r>
                                          <w:r>
                                            <w:rPr>
                                              <w:sz w:val="17"/>
                                              <w:szCs w:val="17"/>
                                              <w:vertAlign w:val="superscript"/>
                                            </w:rPr>
                                            <w:t>c</w:t>
                                          </w:r>
                                          <w:r>
                                            <w:rPr>
                                              <w:bCs/>
                                              <w:noProof/>
                                              <w:color w:val="000000" w:themeColor="text1"/>
                                              <w:sz w:val="17"/>
                                              <w:szCs w:val="17"/>
                                            </w:rPr>
                                            <w:t xml:space="preserve"> , 1</w:t>
                                          </w:r>
                                          <w:r w:rsidRPr="00204A10">
                                            <w:rPr>
                                              <w:bCs/>
                                              <w:noProof/>
                                              <w:color w:val="000000" w:themeColor="text1"/>
                                              <w:sz w:val="17"/>
                                              <w:szCs w:val="17"/>
                                            </w:rPr>
                                            <w:t xml:space="preserve"> NPO</w:t>
                                          </w:r>
                                          <w:r w:rsidRPr="00DE3B94">
                                            <w:rPr>
                                              <w:bCs/>
                                              <w:noProof/>
                                              <w:color w:val="000000" w:themeColor="text1"/>
                                              <w:sz w:val="17"/>
                                              <w:szCs w:val="17"/>
                                              <w:vertAlign w:val="superscript"/>
                                            </w:rPr>
                                            <w:t xml:space="preserve"> </w:t>
                                          </w:r>
                                          <w:r>
                                            <w:rPr>
                                              <w:bCs/>
                                              <w:noProof/>
                                              <w:color w:val="000000" w:themeColor="text1"/>
                                              <w:sz w:val="17"/>
                                              <w:szCs w:val="17"/>
                                              <w:vertAlign w:val="superscript"/>
                                            </w:rPr>
                                            <w:t>b</w:t>
                                          </w:r>
                                          <w:r w:rsidRPr="00204A10">
                                            <w:rPr>
                                              <w:bCs/>
                                              <w:noProof/>
                                              <w:color w:val="000000" w:themeColor="text1"/>
                                              <w:sz w:val="17"/>
                                              <w:szCs w:val="17"/>
                                            </w:rPr>
                                            <w:t xml:space="preserve">,  </w:t>
                                          </w:r>
                                          <w:r>
                                            <w:rPr>
                                              <w:bCs/>
                                              <w:noProof/>
                                              <w:color w:val="000000" w:themeColor="text1"/>
                                              <w:sz w:val="17"/>
                                              <w:szCs w:val="17"/>
                                            </w:rPr>
                                            <w:t>3</w:t>
                                          </w:r>
                                          <w:r w:rsidRPr="00204A10">
                                            <w:rPr>
                                              <w:b/>
                                              <w:bCs/>
                                              <w:noProof/>
                                              <w:color w:val="000000" w:themeColor="text1"/>
                                              <w:sz w:val="17"/>
                                              <w:szCs w:val="17"/>
                                            </w:rPr>
                                            <w:t xml:space="preserve"> </w:t>
                                          </w:r>
                                          <w:r w:rsidRPr="00204A10">
                                            <w:rPr>
                                              <w:bCs/>
                                              <w:noProof/>
                                              <w:color w:val="000000" w:themeColor="text1"/>
                                              <w:sz w:val="17"/>
                                              <w:szCs w:val="17"/>
                                            </w:rPr>
                                            <w:t>LL</w:t>
                                          </w:r>
                                          <w:r>
                                            <w:rPr>
                                              <w:bCs/>
                                              <w:noProof/>
                                              <w:color w:val="000000" w:themeColor="text1"/>
                                              <w:sz w:val="17"/>
                                              <w:szCs w:val="17"/>
                                              <w:vertAlign w:val="superscript"/>
                                            </w:rPr>
                                            <w:t>c</w:t>
                                          </w:r>
                                          <w:r w:rsidRPr="00204A10">
                                            <w:rPr>
                                              <w:bCs/>
                                              <w:noProof/>
                                              <w:color w:val="000000" w:themeColor="text1"/>
                                              <w:sz w:val="17"/>
                                              <w:szCs w:val="17"/>
                                            </w:rPr>
                                            <w:t xml:space="preserve"> </w:t>
                                          </w:r>
                                        </w:p>
                                      </w:txbxContent>
                                    </wps:txbx>
                                    <wps:bodyPr rot="0" vert="horz" wrap="square" lIns="0" tIns="45720" rIns="0" bIns="0" anchor="t" anchorCtr="0" upright="1">
                                      <a:noAutofit/>
                                    </wps:bodyPr>
                                  </wps:wsp>
                                  <wps:wsp>
                                    <wps:cNvPr id="55" name="Straight Connector 55"/>
                                    <wps:cNvCnPr>
                                      <a:cxnSpLocks noChangeShapeType="1"/>
                                    </wps:cNvCnPr>
                                    <wps:spPr bwMode="auto">
                                      <a:xfrm>
                                        <a:off x="1488558" y="1481176"/>
                                        <a:ext cx="3646199" cy="0"/>
                                      </a:xfrm>
                                      <a:prstGeom prst="line">
                                        <a:avLst/>
                                      </a:prstGeom>
                                      <a:noFill/>
                                      <a:ln w="9525">
                                        <a:solidFill>
                                          <a:srgbClr val="000000"/>
                                        </a:solidFill>
                                        <a:round/>
                                        <a:headEnd/>
                                        <a:tailEnd/>
                                      </a:ln>
                                      <a:extLst>
                                        <a:ext uri="{909E8E84-426E-40dd-AFC4-6F175D3DCCD1}">
                                          <a14:hiddenFill xmlns:pic="http://schemas.openxmlformats.org/drawingml/2006/pictur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58" name="Straight Connector 58"/>
                                    <wps:cNvCnPr>
                                      <a:cxnSpLocks noChangeShapeType="1"/>
                                    </wps:cNvCnPr>
                                    <wps:spPr bwMode="auto">
                                      <a:xfrm>
                                        <a:off x="1507972" y="2116987"/>
                                        <a:ext cx="0" cy="2167933"/>
                                      </a:xfrm>
                                      <a:prstGeom prst="line">
                                        <a:avLst/>
                                      </a:prstGeom>
                                      <a:noFill/>
                                      <a:ln w="9525">
                                        <a:solidFill>
                                          <a:srgbClr val="000000"/>
                                        </a:solidFill>
                                        <a:round/>
                                        <a:headEnd/>
                                        <a:tailEnd/>
                                      </a:ln>
                                      <a:extLst>
                                        <a:ext uri="{909E8E84-426E-40dd-AFC4-6F175D3DCCD1}">
                                          <a14:hiddenFill xmlns:pic="http://schemas.openxmlformats.org/drawingml/2006/pictur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59" name="Rectangle 59"/>
                                    <wps:cNvSpPr>
                                      <a:spLocks noChangeAspect="1" noChangeArrowheads="1"/>
                                    </wps:cNvSpPr>
                                    <wps:spPr bwMode="auto">
                                      <a:xfrm>
                                        <a:off x="2058434" y="167740"/>
                                        <a:ext cx="3660775" cy="598899"/>
                                      </a:xfrm>
                                      <a:prstGeom prst="rect">
                                        <a:avLst/>
                                      </a:prstGeom>
                                      <a:noFill/>
                                      <a:ln w="12700">
                                        <a:solidFill>
                                          <a:srgbClr val="000000"/>
                                        </a:solidFill>
                                        <a:miter lim="800000"/>
                                        <a:headEnd/>
                                        <a:tailEnd/>
                                      </a:ln>
                                    </wps:spPr>
                                    <wps:txbx>
                                      <w:txbxContent>
                                        <w:p w14:paraId="0CC5A489" w14:textId="77777777" w:rsidR="00A20136" w:rsidRPr="00CF6957" w:rsidRDefault="00A20136" w:rsidP="00A20136">
                                          <w:pPr>
                                            <w:jc w:val="center"/>
                                            <w:rPr>
                                              <w:b/>
                                              <w:bCs/>
                                              <w:noProof/>
                                              <w:sz w:val="16"/>
                                              <w:szCs w:val="16"/>
                                            </w:rPr>
                                          </w:pPr>
                                          <w:r w:rsidRPr="00CF6957">
                                            <w:rPr>
                                              <w:b/>
                                              <w:bCs/>
                                              <w:noProof/>
                                              <w:sz w:val="16"/>
                                              <w:szCs w:val="16"/>
                                            </w:rPr>
                                            <w:t xml:space="preserve">Head of Entity/ </w:t>
                                          </w:r>
                                        </w:p>
                                        <w:p w14:paraId="1545C5F5" w14:textId="77777777" w:rsidR="00A20136" w:rsidRPr="00CF6957" w:rsidRDefault="00A20136" w:rsidP="00A20136">
                                          <w:pPr>
                                            <w:jc w:val="center"/>
                                            <w:rPr>
                                              <w:b/>
                                              <w:noProof/>
                                              <w:sz w:val="16"/>
                                              <w:szCs w:val="16"/>
                                            </w:rPr>
                                          </w:pPr>
                                          <w:r w:rsidRPr="00CF6957">
                                            <w:rPr>
                                              <w:b/>
                                              <w:bCs/>
                                              <w:noProof/>
                                              <w:sz w:val="16"/>
                                              <w:szCs w:val="16"/>
                                            </w:rPr>
                                            <w:t>Resident Coordinator/Humanitarian Coordinator</w:t>
                                          </w:r>
                                        </w:p>
                                        <w:p w14:paraId="30C80599" w14:textId="77777777" w:rsidR="00A20136" w:rsidRPr="00CF6957" w:rsidRDefault="00A20136" w:rsidP="00A20136">
                                          <w:pPr>
                                            <w:jc w:val="center"/>
                                            <w:rPr>
                                              <w:sz w:val="16"/>
                                              <w:szCs w:val="16"/>
                                              <w:lang w:val="en-US"/>
                                            </w:rPr>
                                          </w:pPr>
                                          <w:r w:rsidRPr="00CF6957">
                                            <w:rPr>
                                              <w:b/>
                                              <w:bCs/>
                                              <w:noProof/>
                                              <w:sz w:val="16"/>
                                              <w:szCs w:val="16"/>
                                            </w:rPr>
                                            <w:t>RB</w:t>
                                          </w:r>
                                          <w:r w:rsidRPr="00CF6957">
                                            <w:rPr>
                                              <w:noProof/>
                                              <w:sz w:val="16"/>
                                              <w:szCs w:val="16"/>
                                            </w:rPr>
                                            <w:t xml:space="preserve"> (4 post)</w:t>
                                          </w:r>
                                        </w:p>
                                        <w:p w14:paraId="048B7DE7" w14:textId="77777777" w:rsidR="00A20136" w:rsidRPr="00CF6957" w:rsidRDefault="00A20136" w:rsidP="00A20136">
                                          <w:pPr>
                                            <w:jc w:val="center"/>
                                            <w:rPr>
                                              <w:sz w:val="16"/>
                                              <w:szCs w:val="16"/>
                                              <w:lang w:val="it-IT"/>
                                            </w:rPr>
                                          </w:pPr>
                                          <w:r w:rsidRPr="00CF6957">
                                            <w:rPr>
                                              <w:sz w:val="16"/>
                                              <w:szCs w:val="16"/>
                                              <w:lang w:val="it-IT"/>
                                            </w:rPr>
                                            <w:t>1 ASG</w:t>
                                          </w:r>
                                          <w:r w:rsidRPr="00CF6957">
                                            <w:rPr>
                                              <w:sz w:val="16"/>
                                              <w:szCs w:val="16"/>
                                              <w:vertAlign w:val="superscript"/>
                                              <w:lang w:val="it-IT"/>
                                            </w:rPr>
                                            <w:t xml:space="preserve">a </w:t>
                                          </w:r>
                                          <w:r w:rsidRPr="00CF6957">
                                            <w:rPr>
                                              <w:sz w:val="16"/>
                                              <w:szCs w:val="16"/>
                                              <w:lang w:val="it-IT"/>
                                            </w:rPr>
                                            <w:t>, 1 P-4</w:t>
                                          </w:r>
                                          <w:r w:rsidRPr="00CF6957">
                                            <w:rPr>
                                              <w:sz w:val="16"/>
                                              <w:szCs w:val="16"/>
                                              <w:vertAlign w:val="superscript"/>
                                              <w:lang w:val="it-IT"/>
                                            </w:rPr>
                                            <w:t>a</w:t>
                                          </w:r>
                                          <w:r w:rsidRPr="00CF6957">
                                            <w:rPr>
                                              <w:sz w:val="16"/>
                                              <w:szCs w:val="16"/>
                                              <w:lang w:val="it-IT"/>
                                            </w:rPr>
                                            <w:t>, 1 FS</w:t>
                                          </w:r>
                                          <w:r w:rsidRPr="00CF6957">
                                            <w:rPr>
                                              <w:sz w:val="16"/>
                                              <w:szCs w:val="16"/>
                                              <w:vertAlign w:val="superscript"/>
                                              <w:lang w:val="it-IT"/>
                                            </w:rPr>
                                            <w:t>a</w:t>
                                          </w:r>
                                          <w:r w:rsidRPr="00CF6957">
                                            <w:rPr>
                                              <w:sz w:val="16"/>
                                              <w:szCs w:val="16"/>
                                              <w:lang w:val="it-IT"/>
                                            </w:rPr>
                                            <w:t>, 1 NPO</w:t>
                                          </w:r>
                                          <w:r w:rsidRPr="00CF6957">
                                            <w:rPr>
                                              <w:sz w:val="16"/>
                                              <w:szCs w:val="16"/>
                                              <w:vertAlign w:val="superscript"/>
                                              <w:lang w:val="it-IT"/>
                                            </w:rPr>
                                            <w:t>a</w:t>
                                          </w:r>
                                          <w:r w:rsidRPr="00CF6957">
                                            <w:rPr>
                                              <w:sz w:val="16"/>
                                              <w:szCs w:val="16"/>
                                              <w:lang w:val="it-IT"/>
                                            </w:rPr>
                                            <w:t xml:space="preserve"> </w:t>
                                          </w:r>
                                        </w:p>
                                        <w:p w14:paraId="7669A6AF" w14:textId="77777777" w:rsidR="00A20136" w:rsidRPr="00916FF2" w:rsidRDefault="00A20136" w:rsidP="00A20136">
                                          <w:pPr>
                                            <w:jc w:val="center"/>
                                            <w:rPr>
                                              <w:sz w:val="16"/>
                                              <w:szCs w:val="16"/>
                                              <w:lang w:val="it-IT"/>
                                            </w:rPr>
                                          </w:pPr>
                                        </w:p>
                                      </w:txbxContent>
                                    </wps:txbx>
                                    <wps:bodyPr rot="0" vert="horz" wrap="square" lIns="0" tIns="9144" rIns="0" bIns="0" anchor="t" anchorCtr="0" upright="1">
                                      <a:noAutofit/>
                                    </wps:bodyPr>
                                  </wps:wsp>
                                  <wps:wsp>
                                    <wps:cNvPr id="62" name="Rectangle 62"/>
                                    <wps:cNvSpPr>
                                      <a:spLocks noChangeAspect="1" noChangeArrowheads="1"/>
                                    </wps:cNvSpPr>
                                    <wps:spPr bwMode="auto">
                                      <a:xfrm>
                                        <a:off x="3316421" y="2368461"/>
                                        <a:ext cx="1710726" cy="624322"/>
                                      </a:xfrm>
                                      <a:prstGeom prst="rect">
                                        <a:avLst/>
                                      </a:prstGeom>
                                      <a:solidFill>
                                        <a:srgbClr val="FFFFFF"/>
                                      </a:solidFill>
                                      <a:ln w="12700">
                                        <a:solidFill>
                                          <a:srgbClr val="000000"/>
                                        </a:solidFill>
                                        <a:miter lim="800000"/>
                                        <a:headEnd/>
                                        <a:tailEnd/>
                                      </a:ln>
                                    </wps:spPr>
                                    <wps:txbx>
                                      <w:txbxContent>
                                        <w:p w14:paraId="1D78AE02" w14:textId="77777777" w:rsidR="00A20136" w:rsidRPr="00EE778B" w:rsidRDefault="00A20136" w:rsidP="00A20136">
                                          <w:pPr>
                                            <w:jc w:val="center"/>
                                            <w:rPr>
                                              <w:b/>
                                              <w:bCs/>
                                              <w:noProof/>
                                              <w:sz w:val="16"/>
                                              <w:szCs w:val="16"/>
                                            </w:rPr>
                                          </w:pPr>
                                          <w:r w:rsidRPr="00EE778B">
                                            <w:rPr>
                                              <w:b/>
                                              <w:bCs/>
                                              <w:noProof/>
                                              <w:sz w:val="16"/>
                                              <w:szCs w:val="16"/>
                                            </w:rPr>
                                            <w:t>Centralized Warehousing Section</w:t>
                                          </w:r>
                                        </w:p>
                                        <w:p w14:paraId="39B8421E" w14:textId="77777777" w:rsidR="00A20136" w:rsidRPr="00A97083" w:rsidRDefault="00A20136" w:rsidP="00A20136">
                                          <w:pPr>
                                            <w:jc w:val="center"/>
                                            <w:rPr>
                                              <w:noProof/>
                                              <w:sz w:val="17"/>
                                              <w:szCs w:val="17"/>
                                            </w:rPr>
                                          </w:pPr>
                                          <w:r w:rsidRPr="00EE778B">
                                            <w:rPr>
                                              <w:b/>
                                              <w:bCs/>
                                              <w:noProof/>
                                              <w:sz w:val="16"/>
                                              <w:szCs w:val="16"/>
                                            </w:rPr>
                                            <w:t>RB</w:t>
                                          </w:r>
                                          <w:r w:rsidRPr="00EE778B">
                                            <w:rPr>
                                              <w:noProof/>
                                              <w:sz w:val="16"/>
                                              <w:szCs w:val="16"/>
                                            </w:rPr>
                                            <w:t xml:space="preserve"> </w:t>
                                          </w:r>
                                          <w:r w:rsidRPr="00A00420">
                                            <w:rPr>
                                              <w:noProof/>
                                              <w:sz w:val="17"/>
                                              <w:szCs w:val="17"/>
                                            </w:rPr>
                                            <w:t>(</w:t>
                                          </w:r>
                                          <w:r>
                                            <w:rPr>
                                              <w:noProof/>
                                              <w:sz w:val="17"/>
                                              <w:szCs w:val="17"/>
                                            </w:rPr>
                                            <w:t>8</w:t>
                                          </w:r>
                                          <w:r w:rsidRPr="00A97083">
                                            <w:rPr>
                                              <w:noProof/>
                                              <w:sz w:val="17"/>
                                              <w:szCs w:val="17"/>
                                            </w:rPr>
                                            <w:t xml:space="preserve"> pos</w:t>
                                          </w:r>
                                          <w:r>
                                            <w:rPr>
                                              <w:noProof/>
                                              <w:sz w:val="17"/>
                                              <w:szCs w:val="17"/>
                                            </w:rPr>
                                            <w:t>t</w:t>
                                          </w:r>
                                          <w:r w:rsidRPr="00A97083">
                                            <w:rPr>
                                              <w:noProof/>
                                              <w:sz w:val="17"/>
                                              <w:szCs w:val="17"/>
                                            </w:rPr>
                                            <w:t>s)</w:t>
                                          </w:r>
                                        </w:p>
                                        <w:p w14:paraId="6CCD45FF" w14:textId="77777777" w:rsidR="00A20136" w:rsidRPr="00E73FA1" w:rsidRDefault="00A20136" w:rsidP="00A20136">
                                          <w:pPr>
                                            <w:jc w:val="center"/>
                                            <w:rPr>
                                              <w:bCs/>
                                              <w:noProof/>
                                              <w:color w:val="000000" w:themeColor="text1"/>
                                              <w:sz w:val="17"/>
                                              <w:szCs w:val="17"/>
                                            </w:rPr>
                                          </w:pPr>
                                          <w:r w:rsidRPr="00E73FA1">
                                            <w:rPr>
                                              <w:bCs/>
                                              <w:noProof/>
                                              <w:color w:val="000000" w:themeColor="text1"/>
                                              <w:sz w:val="17"/>
                                              <w:szCs w:val="17"/>
                                            </w:rPr>
                                            <w:t xml:space="preserve"> </w:t>
                                          </w:r>
                                          <w:r>
                                            <w:rPr>
                                              <w:bCs/>
                                              <w:noProof/>
                                              <w:color w:val="000000" w:themeColor="text1"/>
                                              <w:sz w:val="17"/>
                                              <w:szCs w:val="17"/>
                                            </w:rPr>
                                            <w:t>1</w:t>
                                          </w:r>
                                          <w:r w:rsidRPr="00E73FA1">
                                            <w:rPr>
                                              <w:bCs/>
                                              <w:noProof/>
                                              <w:color w:val="000000" w:themeColor="text1"/>
                                              <w:sz w:val="17"/>
                                              <w:szCs w:val="17"/>
                                            </w:rPr>
                                            <w:t xml:space="preserve"> FS</w:t>
                                          </w:r>
                                          <w:r w:rsidRPr="00E73FA1">
                                            <w:rPr>
                                              <w:bCs/>
                                              <w:noProof/>
                                              <w:color w:val="000000" w:themeColor="text1"/>
                                              <w:sz w:val="17"/>
                                              <w:szCs w:val="17"/>
                                              <w:vertAlign w:val="superscript"/>
                                            </w:rPr>
                                            <w:t>c</w:t>
                                          </w:r>
                                          <w:r w:rsidRPr="00E73FA1">
                                            <w:rPr>
                                              <w:bCs/>
                                              <w:noProof/>
                                              <w:color w:val="000000" w:themeColor="text1"/>
                                              <w:sz w:val="17"/>
                                              <w:szCs w:val="17"/>
                                            </w:rPr>
                                            <w:t xml:space="preserve">, </w:t>
                                          </w:r>
                                          <w:r>
                                            <w:rPr>
                                              <w:bCs/>
                                              <w:noProof/>
                                              <w:color w:val="000000" w:themeColor="text1"/>
                                              <w:sz w:val="17"/>
                                              <w:szCs w:val="17"/>
                                            </w:rPr>
                                            <w:t>1 NPO</w:t>
                                          </w:r>
                                          <w:r>
                                            <w:rPr>
                                              <w:bCs/>
                                              <w:noProof/>
                                              <w:color w:val="000000" w:themeColor="text1"/>
                                              <w:sz w:val="16"/>
                                              <w:szCs w:val="16"/>
                                              <w:vertAlign w:val="superscript"/>
                                            </w:rPr>
                                            <w:t>b</w:t>
                                          </w:r>
                                          <w:r>
                                            <w:rPr>
                                              <w:bCs/>
                                              <w:noProof/>
                                              <w:color w:val="000000" w:themeColor="text1"/>
                                              <w:sz w:val="17"/>
                                              <w:szCs w:val="17"/>
                                            </w:rPr>
                                            <w:t xml:space="preserve">, </w:t>
                                          </w:r>
                                          <w:r w:rsidRPr="00A40FB1">
                                            <w:rPr>
                                              <w:bCs/>
                                              <w:noProof/>
                                              <w:sz w:val="17"/>
                                              <w:szCs w:val="17"/>
                                            </w:rPr>
                                            <w:t>1</w:t>
                                          </w:r>
                                          <w:r w:rsidRPr="00E73FA1">
                                            <w:rPr>
                                              <w:bCs/>
                                              <w:noProof/>
                                              <w:color w:val="000000" w:themeColor="text1"/>
                                              <w:sz w:val="17"/>
                                              <w:szCs w:val="17"/>
                                            </w:rPr>
                                            <w:t xml:space="preserve"> NPO</w:t>
                                          </w:r>
                                          <w:r w:rsidRPr="00E73FA1">
                                            <w:rPr>
                                              <w:bCs/>
                                              <w:noProof/>
                                              <w:color w:val="000000" w:themeColor="text1"/>
                                              <w:sz w:val="17"/>
                                              <w:szCs w:val="17"/>
                                              <w:vertAlign w:val="superscript"/>
                                            </w:rPr>
                                            <w:t>c</w:t>
                                          </w:r>
                                          <w:r w:rsidRPr="00E73FA1">
                                            <w:rPr>
                                              <w:bCs/>
                                              <w:noProof/>
                                              <w:color w:val="000000" w:themeColor="text1"/>
                                              <w:sz w:val="17"/>
                                              <w:szCs w:val="17"/>
                                            </w:rPr>
                                            <w:t>,</w:t>
                                          </w:r>
                                          <w:r w:rsidRPr="00E73FA1">
                                            <w:rPr>
                                              <w:bCs/>
                                              <w:noProof/>
                                              <w:color w:val="000000" w:themeColor="text1"/>
                                              <w:sz w:val="17"/>
                                              <w:szCs w:val="17"/>
                                            </w:rPr>
                                            <w:br/>
                                          </w:r>
                                          <w:r>
                                            <w:rPr>
                                              <w:bCs/>
                                              <w:noProof/>
                                              <w:color w:val="000000" w:themeColor="text1"/>
                                              <w:sz w:val="17"/>
                                              <w:szCs w:val="17"/>
                                            </w:rPr>
                                            <w:t xml:space="preserve">5 </w:t>
                                          </w:r>
                                          <w:r w:rsidRPr="00E73FA1">
                                            <w:rPr>
                                              <w:bCs/>
                                              <w:noProof/>
                                              <w:color w:val="000000" w:themeColor="text1"/>
                                              <w:sz w:val="17"/>
                                              <w:szCs w:val="17"/>
                                            </w:rPr>
                                            <w:t>LL</w:t>
                                          </w:r>
                                          <w:r w:rsidRPr="00E73FA1">
                                            <w:rPr>
                                              <w:bCs/>
                                              <w:noProof/>
                                              <w:color w:val="000000" w:themeColor="text1"/>
                                              <w:sz w:val="17"/>
                                              <w:szCs w:val="17"/>
                                              <w:vertAlign w:val="superscript"/>
                                            </w:rPr>
                                            <w:t>c</w:t>
                                          </w:r>
                                          <w:r w:rsidRPr="00E73FA1">
                                            <w:rPr>
                                              <w:bCs/>
                                              <w:noProof/>
                                              <w:color w:val="000000" w:themeColor="text1"/>
                                              <w:sz w:val="17"/>
                                              <w:szCs w:val="17"/>
                                            </w:rPr>
                                            <w:t xml:space="preserve"> </w:t>
                                          </w:r>
                                        </w:p>
                                        <w:p w14:paraId="1A034452" w14:textId="77777777" w:rsidR="00A20136" w:rsidRPr="00E73FA1" w:rsidRDefault="00A20136" w:rsidP="00A20136">
                                          <w:pPr>
                                            <w:jc w:val="center"/>
                                            <w:rPr>
                                              <w:bCs/>
                                              <w:noProof/>
                                              <w:color w:val="000000" w:themeColor="text1"/>
                                              <w:sz w:val="17"/>
                                              <w:szCs w:val="17"/>
                                            </w:rPr>
                                          </w:pPr>
                                        </w:p>
                                        <w:p w14:paraId="0A60BADC" w14:textId="77777777" w:rsidR="00A20136" w:rsidRPr="00E73FA1" w:rsidRDefault="00A20136" w:rsidP="00A20136">
                                          <w:pPr>
                                            <w:jc w:val="center"/>
                                            <w:rPr>
                                              <w:sz w:val="14"/>
                                              <w:szCs w:val="14"/>
                                            </w:rPr>
                                          </w:pPr>
                                        </w:p>
                                      </w:txbxContent>
                                    </wps:txbx>
                                    <wps:bodyPr rot="0" vert="horz" wrap="square" lIns="0" tIns="45720" rIns="0" bIns="0" anchor="t" anchorCtr="0" upright="1">
                                      <a:noAutofit/>
                                    </wps:bodyPr>
                                  </wps:wsp>
                                  <wps:wsp>
                                    <wps:cNvPr id="70" name="Straight Connector 70"/>
                                    <wps:cNvCnPr/>
                                    <wps:spPr>
                                      <a:xfrm>
                                        <a:off x="1295049" y="4284921"/>
                                        <a:ext cx="414298"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9" name="Straight Connector 79"/>
                                    <wps:cNvCnPr>
                                      <a:stCxn id="39" idx="2"/>
                                    </wps:cNvCnPr>
                                    <wps:spPr>
                                      <a:xfrm>
                                        <a:off x="5121871" y="2326038"/>
                                        <a:ext cx="12886" cy="2414062"/>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0" name="Straight Connector 100"/>
                                    <wps:cNvCnPr/>
                                    <wps:spPr>
                                      <a:xfrm>
                                        <a:off x="5023471" y="2743200"/>
                                        <a:ext cx="226453"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 name="Straight Connector 101"/>
                                    <wps:cNvCnPr/>
                                    <wps:spPr>
                                      <a:xfrm>
                                        <a:off x="5021924" y="3381663"/>
                                        <a:ext cx="243733"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2" name="Straight Connector 102"/>
                                    <wps:cNvCnPr/>
                                    <wps:spPr>
                                      <a:xfrm>
                                        <a:off x="5005092" y="4042981"/>
                                        <a:ext cx="255258"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3" name="Straight Connector 103"/>
                                    <wps:cNvCnPr/>
                                    <wps:spPr>
                                      <a:xfrm>
                                        <a:off x="5000265" y="4740098"/>
                                        <a:ext cx="248553"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 name="Straight Connector 104"/>
                                    <wps:cNvCnPr/>
                                    <wps:spPr>
                                      <a:xfrm>
                                        <a:off x="6808955" y="1557639"/>
                                        <a:ext cx="13829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5" name="Straight Connector 105"/>
                                    <wps:cNvCnPr/>
                                    <wps:spPr>
                                      <a:xfrm flipH="1">
                                        <a:off x="6832107" y="2061487"/>
                                        <a:ext cx="12414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 name="Straight Connector 106"/>
                                    <wps:cNvCnPr/>
                                    <wps:spPr>
                                      <a:xfrm>
                                        <a:off x="6826889" y="2743200"/>
                                        <a:ext cx="13469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19" name="Rectangle 119"/>
                                  <wps:cNvSpPr>
                                    <a:spLocks noChangeAspect="1" noChangeArrowheads="1"/>
                                  </wps:cNvSpPr>
                                  <wps:spPr bwMode="auto">
                                    <a:xfrm>
                                      <a:off x="1714748" y="2886502"/>
                                      <a:ext cx="1253417" cy="760126"/>
                                    </a:xfrm>
                                    <a:prstGeom prst="rect">
                                      <a:avLst/>
                                    </a:prstGeom>
                                    <a:solidFill>
                                      <a:srgbClr val="FFFFFF"/>
                                    </a:solidFill>
                                    <a:ln w="12700">
                                      <a:solidFill>
                                        <a:srgbClr val="000000"/>
                                      </a:solidFill>
                                      <a:miter lim="800000"/>
                                      <a:headEnd/>
                                      <a:tailEnd/>
                                    </a:ln>
                                  </wps:spPr>
                                  <wps:txbx>
                                    <w:txbxContent>
                                      <w:p w14:paraId="178FE146" w14:textId="77777777" w:rsidR="00A20136" w:rsidRDefault="00A20136" w:rsidP="00A20136">
                                        <w:pPr>
                                          <w:jc w:val="center"/>
                                          <w:rPr>
                                            <w:b/>
                                            <w:bCs/>
                                            <w:noProof/>
                                            <w:sz w:val="16"/>
                                            <w:szCs w:val="16"/>
                                            <w:lang w:val="fr-FR"/>
                                          </w:rPr>
                                        </w:pPr>
                                        <w:r w:rsidRPr="005012D6">
                                          <w:rPr>
                                            <w:b/>
                                            <w:bCs/>
                                            <w:noProof/>
                                            <w:sz w:val="16"/>
                                            <w:szCs w:val="16"/>
                                            <w:lang w:val="fr-FR"/>
                                          </w:rPr>
                                          <w:t>Contract Management Unit</w:t>
                                        </w:r>
                                      </w:p>
                                      <w:p w14:paraId="05C1EBE3" w14:textId="77777777" w:rsidR="00A20136" w:rsidRPr="00A97083" w:rsidRDefault="00A20136" w:rsidP="00A20136">
                                        <w:pPr>
                                          <w:jc w:val="center"/>
                                          <w:rPr>
                                            <w:noProof/>
                                            <w:sz w:val="17"/>
                                            <w:szCs w:val="17"/>
                                            <w:lang w:val="fr-FR"/>
                                          </w:rPr>
                                        </w:pPr>
                                        <w:r w:rsidRPr="00A97083">
                                          <w:rPr>
                                            <w:b/>
                                            <w:bCs/>
                                            <w:noProof/>
                                            <w:sz w:val="17"/>
                                            <w:szCs w:val="17"/>
                                            <w:lang w:val="fr-FR"/>
                                          </w:rPr>
                                          <w:t>RB</w:t>
                                        </w:r>
                                        <w:r w:rsidRPr="00A97083">
                                          <w:rPr>
                                            <w:noProof/>
                                            <w:sz w:val="17"/>
                                            <w:szCs w:val="17"/>
                                            <w:lang w:val="fr-FR"/>
                                          </w:rPr>
                                          <w:t xml:space="preserve"> (</w:t>
                                        </w:r>
                                        <w:r>
                                          <w:rPr>
                                            <w:noProof/>
                                            <w:sz w:val="17"/>
                                            <w:szCs w:val="17"/>
                                            <w:lang w:val="fr-FR"/>
                                          </w:rPr>
                                          <w:t>1</w:t>
                                        </w:r>
                                        <w:r w:rsidRPr="00A97083">
                                          <w:rPr>
                                            <w:noProof/>
                                            <w:sz w:val="17"/>
                                            <w:szCs w:val="17"/>
                                            <w:lang w:val="fr-FR"/>
                                          </w:rPr>
                                          <w:t xml:space="preserve"> </w:t>
                                        </w:r>
                                        <w:r w:rsidRPr="00A97083">
                                          <w:rPr>
                                            <w:noProof/>
                                            <w:sz w:val="17"/>
                                            <w:szCs w:val="17"/>
                                          </w:rPr>
                                          <w:t>pos</w:t>
                                        </w:r>
                                        <w:r>
                                          <w:rPr>
                                            <w:noProof/>
                                            <w:sz w:val="17"/>
                                            <w:szCs w:val="17"/>
                                          </w:rPr>
                                          <w:t>t</w:t>
                                        </w:r>
                                        <w:r w:rsidRPr="00A97083">
                                          <w:rPr>
                                            <w:noProof/>
                                            <w:sz w:val="17"/>
                                            <w:szCs w:val="17"/>
                                            <w:lang w:val="fr-FR"/>
                                          </w:rPr>
                                          <w:t>)</w:t>
                                        </w:r>
                                      </w:p>
                                      <w:p w14:paraId="7B831271" w14:textId="77777777" w:rsidR="00A20136" w:rsidRPr="00A97083" w:rsidRDefault="00A20136" w:rsidP="00A20136">
                                        <w:pPr>
                                          <w:jc w:val="center"/>
                                          <w:rPr>
                                            <w:b/>
                                            <w:bCs/>
                                            <w:noProof/>
                                            <w:color w:val="000000" w:themeColor="text1"/>
                                            <w:sz w:val="17"/>
                                            <w:szCs w:val="17"/>
                                            <w:lang w:val="fr-FR"/>
                                          </w:rPr>
                                        </w:pPr>
                                        <w:r w:rsidRPr="00A97083">
                                          <w:rPr>
                                            <w:bCs/>
                                            <w:noProof/>
                                            <w:color w:val="000000" w:themeColor="text1"/>
                                            <w:sz w:val="17"/>
                                            <w:szCs w:val="17"/>
                                            <w:lang w:val="fr-FR"/>
                                          </w:rPr>
                                          <w:t>1 NPO</w:t>
                                        </w:r>
                                        <w:r>
                                          <w:rPr>
                                            <w:bCs/>
                                            <w:noProof/>
                                            <w:color w:val="000000" w:themeColor="text1"/>
                                            <w:sz w:val="17"/>
                                            <w:szCs w:val="17"/>
                                            <w:vertAlign w:val="superscript"/>
                                          </w:rPr>
                                          <w:t>b</w:t>
                                        </w:r>
                                      </w:p>
                                    </w:txbxContent>
                                  </wps:txbx>
                                  <wps:bodyPr rot="0" vert="horz" wrap="square" lIns="0" tIns="45720" rIns="0" bIns="0" anchor="t" anchorCtr="0" upright="1">
                                    <a:noAutofit/>
                                  </wps:bodyPr>
                                </wps:wsp>
                              </wpg:grpSp>
                            </wpg:grpSp>
                            <wpg:grpSp>
                              <wpg:cNvPr id="15" name="Group 15"/>
                              <wpg:cNvGrpSpPr/>
                              <wpg:grpSpPr>
                                <a:xfrm>
                                  <a:off x="3316421" y="707506"/>
                                  <a:ext cx="4891992" cy="4083135"/>
                                  <a:chOff x="-1937967" y="-1442016"/>
                                  <a:chExt cx="4891992" cy="4083135"/>
                                </a:xfrm>
                              </wpg:grpSpPr>
                              <wps:wsp>
                                <wps:cNvPr id="115" name="Rectangle 115"/>
                                <wps:cNvSpPr>
                                  <a:spLocks noChangeAspect="1" noChangeArrowheads="1"/>
                                </wps:cNvSpPr>
                                <wps:spPr bwMode="auto">
                                  <a:xfrm>
                                    <a:off x="1693569" y="-1442016"/>
                                    <a:ext cx="1260456" cy="747885"/>
                                  </a:xfrm>
                                  <a:prstGeom prst="rect">
                                    <a:avLst/>
                                  </a:prstGeom>
                                  <a:solidFill>
                                    <a:srgbClr val="FFFFFF"/>
                                  </a:solidFill>
                                  <a:ln w="12700">
                                    <a:solidFill>
                                      <a:srgbClr val="000000"/>
                                    </a:solidFill>
                                    <a:miter lim="800000"/>
                                    <a:headEnd/>
                                    <a:tailEnd/>
                                  </a:ln>
                                </wps:spPr>
                                <wps:txbx>
                                  <w:txbxContent>
                                    <w:p w14:paraId="11FFABCF" w14:textId="77777777" w:rsidR="00A20136" w:rsidRPr="00EE778B" w:rsidRDefault="00A20136" w:rsidP="00A20136">
                                      <w:pPr>
                                        <w:jc w:val="center"/>
                                        <w:rPr>
                                          <w:b/>
                                          <w:bCs/>
                                          <w:noProof/>
                                          <w:sz w:val="16"/>
                                          <w:szCs w:val="16"/>
                                        </w:rPr>
                                      </w:pPr>
                                      <w:r w:rsidRPr="00EE778B">
                                        <w:rPr>
                                          <w:b/>
                                          <w:bCs/>
                                          <w:noProof/>
                                          <w:sz w:val="16"/>
                                          <w:szCs w:val="16"/>
                                        </w:rPr>
                                        <w:t>Safety and Security Unit</w:t>
                                      </w:r>
                                    </w:p>
                                    <w:p w14:paraId="186EE9F6" w14:textId="77777777" w:rsidR="00A20136" w:rsidRDefault="00A20136" w:rsidP="00A20136">
                                      <w:pPr>
                                        <w:jc w:val="center"/>
                                        <w:rPr>
                                          <w:noProof/>
                                          <w:sz w:val="17"/>
                                          <w:szCs w:val="17"/>
                                        </w:rPr>
                                      </w:pPr>
                                      <w:r w:rsidRPr="00EE778B">
                                        <w:rPr>
                                          <w:b/>
                                          <w:bCs/>
                                          <w:noProof/>
                                          <w:sz w:val="16"/>
                                          <w:szCs w:val="16"/>
                                        </w:rPr>
                                        <w:t>RB</w:t>
                                      </w:r>
                                      <w:r w:rsidRPr="00EE778B">
                                        <w:rPr>
                                          <w:noProof/>
                                          <w:sz w:val="16"/>
                                          <w:szCs w:val="16"/>
                                        </w:rPr>
                                        <w:t xml:space="preserve"> </w:t>
                                      </w:r>
                                      <w:r w:rsidRPr="00A17FE9">
                                        <w:rPr>
                                          <w:noProof/>
                                          <w:sz w:val="17"/>
                                          <w:szCs w:val="17"/>
                                        </w:rPr>
                                        <w:t>(</w:t>
                                      </w:r>
                                      <w:r>
                                        <w:rPr>
                                          <w:noProof/>
                                          <w:sz w:val="17"/>
                                          <w:szCs w:val="17"/>
                                        </w:rPr>
                                        <w:t>15</w:t>
                                      </w:r>
                                      <w:r w:rsidRPr="00A17FE9">
                                        <w:rPr>
                                          <w:noProof/>
                                          <w:sz w:val="17"/>
                                          <w:szCs w:val="17"/>
                                        </w:rPr>
                                        <w:t xml:space="preserve"> </w:t>
                                      </w:r>
                                      <w:r w:rsidRPr="00A97083">
                                        <w:rPr>
                                          <w:noProof/>
                                          <w:sz w:val="17"/>
                                          <w:szCs w:val="17"/>
                                        </w:rPr>
                                        <w:t>pos</w:t>
                                      </w:r>
                                      <w:r>
                                        <w:rPr>
                                          <w:noProof/>
                                          <w:sz w:val="17"/>
                                          <w:szCs w:val="17"/>
                                        </w:rPr>
                                        <w:t>t</w:t>
                                      </w:r>
                                      <w:r w:rsidRPr="00A97083">
                                        <w:rPr>
                                          <w:noProof/>
                                          <w:sz w:val="17"/>
                                          <w:szCs w:val="17"/>
                                        </w:rPr>
                                        <w:t>s</w:t>
                                      </w:r>
                                      <w:r w:rsidRPr="00A17FE9">
                                        <w:rPr>
                                          <w:noProof/>
                                          <w:sz w:val="17"/>
                                          <w:szCs w:val="17"/>
                                        </w:rPr>
                                        <w:t>)</w:t>
                                      </w:r>
                                    </w:p>
                                    <w:p w14:paraId="721239F6" w14:textId="77777777" w:rsidR="00A20136" w:rsidRDefault="00A20136" w:rsidP="00A20136">
                                      <w:pPr>
                                        <w:jc w:val="center"/>
                                        <w:rPr>
                                          <w:bCs/>
                                          <w:noProof/>
                                          <w:color w:val="000000" w:themeColor="text1"/>
                                          <w:sz w:val="17"/>
                                          <w:szCs w:val="17"/>
                                        </w:rPr>
                                      </w:pPr>
                                      <w:r w:rsidRPr="00A17FE9">
                                        <w:rPr>
                                          <w:bCs/>
                                          <w:noProof/>
                                          <w:color w:val="000000" w:themeColor="text1"/>
                                          <w:sz w:val="17"/>
                                          <w:szCs w:val="17"/>
                                        </w:rPr>
                                        <w:t>1 P-4</w:t>
                                      </w:r>
                                      <w:r>
                                        <w:rPr>
                                          <w:bCs/>
                                          <w:noProof/>
                                          <w:color w:val="000000" w:themeColor="text1"/>
                                          <w:sz w:val="17"/>
                                          <w:szCs w:val="17"/>
                                          <w:vertAlign w:val="superscript"/>
                                        </w:rPr>
                                        <w:t>c</w:t>
                                      </w:r>
                                      <w:r w:rsidRPr="00A17FE9">
                                        <w:rPr>
                                          <w:bCs/>
                                          <w:noProof/>
                                          <w:color w:val="000000" w:themeColor="text1"/>
                                          <w:sz w:val="17"/>
                                          <w:szCs w:val="17"/>
                                        </w:rPr>
                                        <w:t xml:space="preserve">, </w:t>
                                      </w:r>
                                      <w:r>
                                        <w:rPr>
                                          <w:bCs/>
                                          <w:noProof/>
                                          <w:color w:val="000000" w:themeColor="text1"/>
                                          <w:sz w:val="17"/>
                                          <w:szCs w:val="17"/>
                                        </w:rPr>
                                        <w:t>2 FS</w:t>
                                      </w:r>
                                      <w:r>
                                        <w:rPr>
                                          <w:sz w:val="17"/>
                                          <w:szCs w:val="17"/>
                                          <w:vertAlign w:val="superscript"/>
                                        </w:rPr>
                                        <w:t>a</w:t>
                                      </w:r>
                                      <w:r>
                                        <w:rPr>
                                          <w:bCs/>
                                          <w:noProof/>
                                          <w:color w:val="000000" w:themeColor="text1"/>
                                          <w:sz w:val="17"/>
                                          <w:szCs w:val="17"/>
                                        </w:rPr>
                                        <w:t>, 2 FS</w:t>
                                      </w:r>
                                      <w:r>
                                        <w:rPr>
                                          <w:bCs/>
                                          <w:noProof/>
                                          <w:color w:val="000000" w:themeColor="text1"/>
                                          <w:sz w:val="17"/>
                                          <w:szCs w:val="17"/>
                                          <w:vertAlign w:val="superscript"/>
                                        </w:rPr>
                                        <w:t>b</w:t>
                                      </w:r>
                                      <w:r w:rsidRPr="00A17FE9">
                                        <w:rPr>
                                          <w:bCs/>
                                          <w:noProof/>
                                          <w:color w:val="000000" w:themeColor="text1"/>
                                          <w:sz w:val="17"/>
                                          <w:szCs w:val="17"/>
                                        </w:rPr>
                                        <w:t>,</w:t>
                                      </w:r>
                                      <w:r>
                                        <w:rPr>
                                          <w:bCs/>
                                          <w:noProof/>
                                          <w:color w:val="000000" w:themeColor="text1"/>
                                          <w:sz w:val="17"/>
                                          <w:szCs w:val="17"/>
                                        </w:rPr>
                                        <w:t xml:space="preserve"> </w:t>
                                      </w:r>
                                      <w:r w:rsidRPr="00A17FE9">
                                        <w:rPr>
                                          <w:bCs/>
                                          <w:noProof/>
                                          <w:color w:val="000000" w:themeColor="text1"/>
                                          <w:sz w:val="17"/>
                                          <w:szCs w:val="17"/>
                                        </w:rPr>
                                        <w:t>1</w:t>
                                      </w:r>
                                      <w:r>
                                        <w:rPr>
                                          <w:bCs/>
                                          <w:noProof/>
                                          <w:color w:val="000000" w:themeColor="text1"/>
                                          <w:sz w:val="17"/>
                                          <w:szCs w:val="17"/>
                                        </w:rPr>
                                        <w:t xml:space="preserve"> FS</w:t>
                                      </w:r>
                                      <w:r>
                                        <w:rPr>
                                          <w:bCs/>
                                          <w:noProof/>
                                          <w:color w:val="000000" w:themeColor="text1"/>
                                          <w:sz w:val="17"/>
                                          <w:szCs w:val="17"/>
                                          <w:vertAlign w:val="superscript"/>
                                        </w:rPr>
                                        <w:t>c</w:t>
                                      </w:r>
                                      <w:r w:rsidRPr="00A17FE9">
                                        <w:rPr>
                                          <w:bCs/>
                                          <w:noProof/>
                                          <w:color w:val="000000" w:themeColor="text1"/>
                                          <w:sz w:val="17"/>
                                          <w:szCs w:val="17"/>
                                        </w:rPr>
                                        <w:t xml:space="preserve">, </w:t>
                                      </w:r>
                                    </w:p>
                                    <w:p w14:paraId="40468A07" w14:textId="77777777" w:rsidR="00A20136" w:rsidRPr="00A97083" w:rsidRDefault="00A20136" w:rsidP="00A20136">
                                      <w:pPr>
                                        <w:jc w:val="center"/>
                                        <w:rPr>
                                          <w:color w:val="000000" w:themeColor="text1"/>
                                          <w:sz w:val="17"/>
                                          <w:szCs w:val="17"/>
                                        </w:rPr>
                                      </w:pPr>
                                      <w:r>
                                        <w:rPr>
                                          <w:bCs/>
                                          <w:noProof/>
                                          <w:color w:val="000000" w:themeColor="text1"/>
                                          <w:sz w:val="17"/>
                                          <w:szCs w:val="17"/>
                                        </w:rPr>
                                        <w:t>3, LL</w:t>
                                      </w:r>
                                      <w:r>
                                        <w:rPr>
                                          <w:sz w:val="17"/>
                                          <w:szCs w:val="17"/>
                                          <w:vertAlign w:val="superscript"/>
                                        </w:rPr>
                                        <w:t>a</w:t>
                                      </w:r>
                                      <w:r>
                                        <w:rPr>
                                          <w:bCs/>
                                          <w:noProof/>
                                          <w:color w:val="000000" w:themeColor="text1"/>
                                          <w:sz w:val="17"/>
                                          <w:szCs w:val="17"/>
                                        </w:rPr>
                                        <w:t xml:space="preserve"> 6</w:t>
                                      </w:r>
                                      <w:r w:rsidRPr="00A17FE9">
                                        <w:rPr>
                                          <w:bCs/>
                                          <w:noProof/>
                                          <w:color w:val="000000" w:themeColor="text1"/>
                                          <w:sz w:val="17"/>
                                          <w:szCs w:val="17"/>
                                        </w:rPr>
                                        <w:t xml:space="preserve"> LL</w:t>
                                      </w:r>
                                      <w:r>
                                        <w:rPr>
                                          <w:bCs/>
                                          <w:noProof/>
                                          <w:color w:val="000000" w:themeColor="text1"/>
                                          <w:sz w:val="17"/>
                                          <w:szCs w:val="17"/>
                                          <w:vertAlign w:val="superscript"/>
                                        </w:rPr>
                                        <w:t>b</w:t>
                                      </w:r>
                                    </w:p>
                                  </w:txbxContent>
                                </wps:txbx>
                                <wps:bodyPr rot="0" vert="horz" wrap="square" lIns="0" tIns="45720" rIns="0" bIns="0" anchor="t" anchorCtr="0" upright="1">
                                  <a:noAutofit/>
                                </wps:bodyPr>
                              </wps:wsp>
                              <wps:wsp>
                                <wps:cNvPr id="114" name="Rectangle 114"/>
                                <wps:cNvSpPr>
                                  <a:spLocks noChangeAspect="1" noChangeArrowheads="1"/>
                                </wps:cNvSpPr>
                                <wps:spPr bwMode="auto">
                                  <a:xfrm>
                                    <a:off x="1" y="725813"/>
                                    <a:ext cx="1442410" cy="613363"/>
                                  </a:xfrm>
                                  <a:prstGeom prst="rect">
                                    <a:avLst/>
                                  </a:prstGeom>
                                  <a:solidFill>
                                    <a:srgbClr val="FFFFFF"/>
                                  </a:solidFill>
                                  <a:ln w="12700">
                                    <a:solidFill>
                                      <a:srgbClr val="000000"/>
                                    </a:solidFill>
                                    <a:miter lim="800000"/>
                                    <a:headEnd/>
                                    <a:tailEnd/>
                                  </a:ln>
                                </wps:spPr>
                                <wps:txbx>
                                  <w:txbxContent>
                                    <w:p w14:paraId="010923D9" w14:textId="77777777" w:rsidR="00A20136" w:rsidRPr="00EE778B" w:rsidRDefault="00A20136" w:rsidP="00A20136">
                                      <w:pPr>
                                        <w:jc w:val="center"/>
                                        <w:rPr>
                                          <w:b/>
                                          <w:bCs/>
                                          <w:noProof/>
                                          <w:sz w:val="16"/>
                                          <w:szCs w:val="16"/>
                                          <w:lang w:val="fr-FR"/>
                                        </w:rPr>
                                      </w:pPr>
                                      <w:r w:rsidRPr="00EE778B">
                                        <w:rPr>
                                          <w:b/>
                                          <w:bCs/>
                                          <w:noProof/>
                                          <w:sz w:val="16"/>
                                          <w:szCs w:val="16"/>
                                          <w:lang w:val="fr-FR"/>
                                        </w:rPr>
                                        <w:t>Surface Transport Unit</w:t>
                                      </w:r>
                                    </w:p>
                                    <w:p w14:paraId="56B0DB3A" w14:textId="77777777" w:rsidR="00A20136" w:rsidRPr="00A97083" w:rsidRDefault="00A20136" w:rsidP="00A20136">
                                      <w:pPr>
                                        <w:jc w:val="center"/>
                                        <w:rPr>
                                          <w:noProof/>
                                          <w:sz w:val="17"/>
                                          <w:szCs w:val="17"/>
                                          <w:lang w:val="fr-FR"/>
                                        </w:rPr>
                                      </w:pPr>
                                      <w:r w:rsidRPr="00EE778B">
                                        <w:rPr>
                                          <w:b/>
                                          <w:bCs/>
                                          <w:noProof/>
                                          <w:sz w:val="16"/>
                                          <w:szCs w:val="16"/>
                                          <w:lang w:val="fr-FR"/>
                                        </w:rPr>
                                        <w:t>RB</w:t>
                                      </w:r>
                                      <w:r w:rsidRPr="00A97083">
                                        <w:rPr>
                                          <w:noProof/>
                                          <w:sz w:val="17"/>
                                          <w:szCs w:val="17"/>
                                          <w:lang w:val="fr-FR"/>
                                        </w:rPr>
                                        <w:t xml:space="preserve"> (</w:t>
                                      </w:r>
                                      <w:r>
                                        <w:rPr>
                                          <w:noProof/>
                                          <w:sz w:val="17"/>
                                          <w:szCs w:val="17"/>
                                          <w:lang w:val="fr-FR"/>
                                        </w:rPr>
                                        <w:t>5</w:t>
                                      </w:r>
                                      <w:r w:rsidRPr="00A97083">
                                        <w:rPr>
                                          <w:noProof/>
                                          <w:sz w:val="17"/>
                                          <w:szCs w:val="17"/>
                                          <w:lang w:val="fr-FR"/>
                                        </w:rPr>
                                        <w:t xml:space="preserve"> </w:t>
                                      </w:r>
                                      <w:r w:rsidRPr="00A97083">
                                        <w:rPr>
                                          <w:noProof/>
                                          <w:sz w:val="17"/>
                                          <w:szCs w:val="17"/>
                                        </w:rPr>
                                        <w:t>pos</w:t>
                                      </w:r>
                                      <w:r>
                                        <w:rPr>
                                          <w:noProof/>
                                          <w:sz w:val="17"/>
                                          <w:szCs w:val="17"/>
                                        </w:rPr>
                                        <w:t>t</w:t>
                                      </w:r>
                                      <w:r w:rsidRPr="00A97083">
                                        <w:rPr>
                                          <w:noProof/>
                                          <w:sz w:val="17"/>
                                          <w:szCs w:val="17"/>
                                        </w:rPr>
                                        <w:t>s</w:t>
                                      </w:r>
                                      <w:r w:rsidRPr="00A97083">
                                        <w:rPr>
                                          <w:noProof/>
                                          <w:sz w:val="17"/>
                                          <w:szCs w:val="17"/>
                                          <w:lang w:val="fr-FR"/>
                                        </w:rPr>
                                        <w:t>)</w:t>
                                      </w:r>
                                    </w:p>
                                    <w:p w14:paraId="59D71E08" w14:textId="77777777" w:rsidR="00A20136" w:rsidRPr="00A97083" w:rsidRDefault="00A20136" w:rsidP="00A20136">
                                      <w:pPr>
                                        <w:jc w:val="center"/>
                                        <w:rPr>
                                          <w:bCs/>
                                          <w:noProof/>
                                          <w:color w:val="000000" w:themeColor="text1"/>
                                          <w:sz w:val="17"/>
                                          <w:szCs w:val="17"/>
                                          <w:lang w:val="es-ES"/>
                                        </w:rPr>
                                      </w:pPr>
                                      <w:r>
                                        <w:rPr>
                                          <w:bCs/>
                                          <w:noProof/>
                                          <w:sz w:val="17"/>
                                          <w:szCs w:val="17"/>
                                          <w:lang w:val="es-ES"/>
                                        </w:rPr>
                                        <w:t>1 FS</w:t>
                                      </w:r>
                                      <w:r w:rsidRPr="002F01EA">
                                        <w:rPr>
                                          <w:sz w:val="17"/>
                                          <w:szCs w:val="17"/>
                                          <w:vertAlign w:val="superscript"/>
                                        </w:rPr>
                                        <w:t xml:space="preserve"> </w:t>
                                      </w:r>
                                      <w:r>
                                        <w:rPr>
                                          <w:sz w:val="17"/>
                                          <w:szCs w:val="17"/>
                                          <w:vertAlign w:val="superscript"/>
                                        </w:rPr>
                                        <w:t>c</w:t>
                                      </w:r>
                                      <w:r>
                                        <w:rPr>
                                          <w:bCs/>
                                          <w:noProof/>
                                          <w:sz w:val="17"/>
                                          <w:szCs w:val="17"/>
                                          <w:lang w:val="es-ES"/>
                                        </w:rPr>
                                        <w:t xml:space="preserve"> ,1</w:t>
                                      </w:r>
                                      <w:r w:rsidRPr="00A97083">
                                        <w:rPr>
                                          <w:bCs/>
                                          <w:noProof/>
                                          <w:sz w:val="17"/>
                                          <w:szCs w:val="17"/>
                                          <w:lang w:val="es-ES"/>
                                        </w:rPr>
                                        <w:t xml:space="preserve"> FS</w:t>
                                      </w:r>
                                      <w:r w:rsidRPr="00A94EEF">
                                        <w:rPr>
                                          <w:bCs/>
                                          <w:noProof/>
                                          <w:color w:val="000000" w:themeColor="text1"/>
                                          <w:sz w:val="17"/>
                                          <w:szCs w:val="17"/>
                                          <w:vertAlign w:val="superscript"/>
                                          <w:lang w:val="es-ES"/>
                                        </w:rPr>
                                        <w:t>b</w:t>
                                      </w:r>
                                      <w:r w:rsidRPr="00A97083">
                                        <w:rPr>
                                          <w:bCs/>
                                          <w:noProof/>
                                          <w:sz w:val="17"/>
                                          <w:szCs w:val="17"/>
                                          <w:lang w:val="es-ES"/>
                                        </w:rPr>
                                        <w:t>,</w:t>
                                      </w:r>
                                      <w:r>
                                        <w:rPr>
                                          <w:bCs/>
                                          <w:noProof/>
                                          <w:sz w:val="17"/>
                                          <w:szCs w:val="17"/>
                                          <w:lang w:val="es-ES"/>
                                        </w:rPr>
                                        <w:t xml:space="preserve"> </w:t>
                                      </w:r>
                                      <w:r w:rsidRPr="00A97083">
                                        <w:rPr>
                                          <w:bCs/>
                                          <w:noProof/>
                                          <w:sz w:val="17"/>
                                          <w:szCs w:val="17"/>
                                          <w:lang w:val="es-ES"/>
                                        </w:rPr>
                                        <w:t xml:space="preserve"> </w:t>
                                      </w:r>
                                      <w:r>
                                        <w:rPr>
                                          <w:bCs/>
                                          <w:noProof/>
                                          <w:sz w:val="17"/>
                                          <w:szCs w:val="17"/>
                                          <w:lang w:val="es-ES"/>
                                        </w:rPr>
                                        <w:t>2</w:t>
                                      </w:r>
                                      <w:r w:rsidRPr="00A97083">
                                        <w:rPr>
                                          <w:bCs/>
                                          <w:noProof/>
                                          <w:sz w:val="17"/>
                                          <w:szCs w:val="17"/>
                                          <w:lang w:val="es-ES"/>
                                        </w:rPr>
                                        <w:t xml:space="preserve"> </w:t>
                                      </w:r>
                                      <w:r>
                                        <w:rPr>
                                          <w:bCs/>
                                          <w:noProof/>
                                          <w:sz w:val="17"/>
                                          <w:szCs w:val="17"/>
                                          <w:lang w:val="es-ES"/>
                                        </w:rPr>
                                        <w:t>LL</w:t>
                                      </w:r>
                                      <w:r>
                                        <w:rPr>
                                          <w:bCs/>
                                          <w:noProof/>
                                          <w:color w:val="000000" w:themeColor="text1"/>
                                          <w:sz w:val="17"/>
                                          <w:szCs w:val="17"/>
                                          <w:vertAlign w:val="superscript"/>
                                          <w:lang w:val="es-ES"/>
                                        </w:rPr>
                                        <w:t>b</w:t>
                                      </w:r>
                                      <w:r w:rsidRPr="00A97083">
                                        <w:rPr>
                                          <w:bCs/>
                                          <w:noProof/>
                                          <w:sz w:val="17"/>
                                          <w:szCs w:val="17"/>
                                          <w:lang w:val="es-ES"/>
                                        </w:rPr>
                                        <w:t>,</w:t>
                                      </w:r>
                                      <w:r>
                                        <w:rPr>
                                          <w:bCs/>
                                          <w:noProof/>
                                          <w:sz w:val="17"/>
                                          <w:szCs w:val="17"/>
                                          <w:lang w:val="es-ES"/>
                                        </w:rPr>
                                        <w:t xml:space="preserve"> </w:t>
                                      </w:r>
                                      <w:r w:rsidRPr="00A97083">
                                        <w:rPr>
                                          <w:bCs/>
                                          <w:noProof/>
                                          <w:sz w:val="17"/>
                                          <w:szCs w:val="17"/>
                                          <w:lang w:val="es-ES"/>
                                        </w:rPr>
                                        <w:t xml:space="preserve"> </w:t>
                                      </w:r>
                                      <w:r>
                                        <w:rPr>
                                          <w:bCs/>
                                          <w:noProof/>
                                          <w:sz w:val="17"/>
                                          <w:szCs w:val="17"/>
                                          <w:lang w:val="es-ES"/>
                                        </w:rPr>
                                        <w:t>1</w:t>
                                      </w:r>
                                      <w:r w:rsidRPr="00A97083">
                                        <w:rPr>
                                          <w:bCs/>
                                          <w:noProof/>
                                          <w:sz w:val="17"/>
                                          <w:szCs w:val="17"/>
                                          <w:lang w:val="es-ES"/>
                                        </w:rPr>
                                        <w:t xml:space="preserve"> </w:t>
                                      </w:r>
                                      <w:r>
                                        <w:rPr>
                                          <w:bCs/>
                                          <w:noProof/>
                                          <w:sz w:val="17"/>
                                          <w:szCs w:val="17"/>
                                          <w:lang w:val="es-ES"/>
                                        </w:rPr>
                                        <w:t>LL</w:t>
                                      </w:r>
                                      <w:r>
                                        <w:rPr>
                                          <w:bCs/>
                                          <w:noProof/>
                                          <w:color w:val="000000" w:themeColor="text1"/>
                                          <w:sz w:val="17"/>
                                          <w:szCs w:val="17"/>
                                          <w:vertAlign w:val="superscript"/>
                                          <w:lang w:val="es-ES"/>
                                        </w:rPr>
                                        <w:t>c</w:t>
                                      </w:r>
                                    </w:p>
                                  </w:txbxContent>
                                </wps:txbx>
                                <wps:bodyPr rot="0" vert="horz" wrap="square" lIns="0" tIns="45720" rIns="0" bIns="0" anchor="t" anchorCtr="0" upright="1">
                                  <a:noAutofit/>
                                </wps:bodyPr>
                              </wps:wsp>
                              <wps:wsp>
                                <wps:cNvPr id="113" name="Rectangle 113"/>
                                <wps:cNvSpPr>
                                  <a:spLocks noChangeAspect="1" noChangeArrowheads="1"/>
                                </wps:cNvSpPr>
                                <wps:spPr bwMode="auto">
                                  <a:xfrm>
                                    <a:off x="-8175" y="1409910"/>
                                    <a:ext cx="1450586" cy="541355"/>
                                  </a:xfrm>
                                  <a:prstGeom prst="rect">
                                    <a:avLst/>
                                  </a:prstGeom>
                                  <a:solidFill>
                                    <a:srgbClr val="FFFFFF"/>
                                  </a:solidFill>
                                  <a:ln w="12700">
                                    <a:solidFill>
                                      <a:srgbClr val="000000"/>
                                    </a:solidFill>
                                    <a:miter lim="800000"/>
                                    <a:headEnd/>
                                    <a:tailEnd/>
                                  </a:ln>
                                </wps:spPr>
                                <wps:txbx>
                                  <w:txbxContent>
                                    <w:p w14:paraId="42887604" w14:textId="77777777" w:rsidR="00A20136" w:rsidRDefault="00A20136" w:rsidP="00A20136">
                                      <w:pPr>
                                        <w:jc w:val="center"/>
                                        <w:rPr>
                                          <w:b/>
                                          <w:bCs/>
                                          <w:noProof/>
                                          <w:sz w:val="16"/>
                                          <w:szCs w:val="16"/>
                                        </w:rPr>
                                      </w:pPr>
                                      <w:r w:rsidRPr="005012D6">
                                        <w:rPr>
                                          <w:b/>
                                          <w:bCs/>
                                          <w:noProof/>
                                          <w:sz w:val="16"/>
                                          <w:szCs w:val="16"/>
                                        </w:rPr>
                                        <w:t>Property Management Section</w:t>
                                      </w:r>
                                    </w:p>
                                    <w:p w14:paraId="08244994" w14:textId="77777777" w:rsidR="00A20136" w:rsidRPr="00A97083" w:rsidRDefault="00A20136" w:rsidP="00A20136">
                                      <w:pPr>
                                        <w:jc w:val="center"/>
                                        <w:rPr>
                                          <w:noProof/>
                                          <w:sz w:val="17"/>
                                          <w:szCs w:val="17"/>
                                        </w:rPr>
                                      </w:pPr>
                                      <w:r w:rsidRPr="00A97083">
                                        <w:rPr>
                                          <w:b/>
                                          <w:bCs/>
                                          <w:noProof/>
                                          <w:sz w:val="17"/>
                                          <w:szCs w:val="17"/>
                                        </w:rPr>
                                        <w:t>RB</w:t>
                                      </w:r>
                                      <w:r w:rsidRPr="00A97083">
                                        <w:rPr>
                                          <w:noProof/>
                                          <w:sz w:val="17"/>
                                          <w:szCs w:val="17"/>
                                        </w:rPr>
                                        <w:t xml:space="preserve"> (</w:t>
                                      </w:r>
                                      <w:r w:rsidRPr="00044718">
                                        <w:rPr>
                                          <w:noProof/>
                                          <w:sz w:val="17"/>
                                          <w:szCs w:val="17"/>
                                        </w:rPr>
                                        <w:t>6</w:t>
                                      </w:r>
                                      <w:r w:rsidRPr="00A97083">
                                        <w:rPr>
                                          <w:noProof/>
                                          <w:sz w:val="17"/>
                                          <w:szCs w:val="17"/>
                                        </w:rPr>
                                        <w:t xml:space="preserve"> pos</w:t>
                                      </w:r>
                                      <w:r>
                                        <w:rPr>
                                          <w:noProof/>
                                          <w:sz w:val="17"/>
                                          <w:szCs w:val="17"/>
                                        </w:rPr>
                                        <w:t>t</w:t>
                                      </w:r>
                                      <w:r w:rsidRPr="00A97083">
                                        <w:rPr>
                                          <w:noProof/>
                                          <w:sz w:val="17"/>
                                          <w:szCs w:val="17"/>
                                        </w:rPr>
                                        <w:t>s)</w:t>
                                      </w:r>
                                    </w:p>
                                    <w:p w14:paraId="7327693C" w14:textId="77777777" w:rsidR="00A20136" w:rsidRPr="00A97083" w:rsidRDefault="00A20136" w:rsidP="00A20136">
                                      <w:pPr>
                                        <w:jc w:val="center"/>
                                        <w:rPr>
                                          <w:sz w:val="17"/>
                                          <w:szCs w:val="17"/>
                                        </w:rPr>
                                      </w:pPr>
                                      <w:r w:rsidRPr="00A97083">
                                        <w:rPr>
                                          <w:bCs/>
                                          <w:noProof/>
                                          <w:color w:val="000000" w:themeColor="text1"/>
                                          <w:sz w:val="17"/>
                                          <w:szCs w:val="17"/>
                                        </w:rPr>
                                        <w:t>1 P-4</w:t>
                                      </w:r>
                                      <w:r>
                                        <w:rPr>
                                          <w:bCs/>
                                          <w:noProof/>
                                          <w:color w:val="000000" w:themeColor="text1"/>
                                          <w:sz w:val="17"/>
                                          <w:szCs w:val="17"/>
                                          <w:vertAlign w:val="superscript"/>
                                        </w:rPr>
                                        <w:t>c</w:t>
                                      </w:r>
                                      <w:r w:rsidRPr="00A97083">
                                        <w:rPr>
                                          <w:bCs/>
                                          <w:noProof/>
                                          <w:color w:val="000000" w:themeColor="text1"/>
                                          <w:sz w:val="17"/>
                                          <w:szCs w:val="17"/>
                                        </w:rPr>
                                        <w:t xml:space="preserve">, </w:t>
                                      </w:r>
                                      <w:r>
                                        <w:rPr>
                                          <w:bCs/>
                                          <w:noProof/>
                                          <w:color w:val="000000" w:themeColor="text1"/>
                                          <w:sz w:val="17"/>
                                          <w:szCs w:val="17"/>
                                        </w:rPr>
                                        <w:t>1 LL</w:t>
                                      </w:r>
                                      <w:r>
                                        <w:rPr>
                                          <w:bCs/>
                                          <w:noProof/>
                                          <w:color w:val="000000" w:themeColor="text1"/>
                                          <w:sz w:val="17"/>
                                          <w:szCs w:val="17"/>
                                          <w:vertAlign w:val="superscript"/>
                                        </w:rPr>
                                        <w:t>b</w:t>
                                      </w:r>
                                      <w:r>
                                        <w:rPr>
                                          <w:bCs/>
                                          <w:noProof/>
                                          <w:color w:val="000000" w:themeColor="text1"/>
                                          <w:sz w:val="17"/>
                                          <w:szCs w:val="17"/>
                                        </w:rPr>
                                        <w:t>, 4</w:t>
                                      </w:r>
                                      <w:r w:rsidRPr="00A97083">
                                        <w:rPr>
                                          <w:bCs/>
                                          <w:noProof/>
                                          <w:color w:val="000000" w:themeColor="text1"/>
                                          <w:sz w:val="17"/>
                                          <w:szCs w:val="17"/>
                                        </w:rPr>
                                        <w:t xml:space="preserve"> LL</w:t>
                                      </w:r>
                                      <w:r>
                                        <w:rPr>
                                          <w:bCs/>
                                          <w:noProof/>
                                          <w:color w:val="000000" w:themeColor="text1"/>
                                          <w:sz w:val="17"/>
                                          <w:szCs w:val="17"/>
                                          <w:vertAlign w:val="superscript"/>
                                        </w:rPr>
                                        <w:t>c</w:t>
                                      </w:r>
                                    </w:p>
                                  </w:txbxContent>
                                </wps:txbx>
                                <wps:bodyPr rot="0" vert="horz" wrap="square" lIns="0" tIns="45720" rIns="0" bIns="0" anchor="t" anchorCtr="0" upright="1">
                                  <a:noAutofit/>
                                </wps:bodyPr>
                              </wps:wsp>
                              <wps:wsp>
                                <wps:cNvPr id="126" name="Rectangle 126"/>
                                <wps:cNvSpPr>
                                  <a:spLocks noChangeAspect="1" noChangeArrowheads="1"/>
                                </wps:cNvSpPr>
                                <wps:spPr bwMode="auto">
                                  <a:xfrm>
                                    <a:off x="-1937967" y="1988847"/>
                                    <a:ext cx="1703256" cy="652272"/>
                                  </a:xfrm>
                                  <a:prstGeom prst="rect">
                                    <a:avLst/>
                                  </a:prstGeom>
                                  <a:solidFill>
                                    <a:srgbClr val="FFFFFF"/>
                                  </a:solidFill>
                                  <a:ln w="12700">
                                    <a:solidFill>
                                      <a:srgbClr val="000000"/>
                                    </a:solidFill>
                                    <a:miter lim="800000"/>
                                    <a:headEnd/>
                                    <a:tailEnd/>
                                  </a:ln>
                                </wps:spPr>
                                <wps:txbx>
                                  <w:txbxContent>
                                    <w:p w14:paraId="0F822555" w14:textId="77777777" w:rsidR="00A20136" w:rsidRPr="00B454FE" w:rsidRDefault="00A20136" w:rsidP="00A20136">
                                      <w:pPr>
                                        <w:jc w:val="center"/>
                                        <w:rPr>
                                          <w:b/>
                                          <w:bCs/>
                                          <w:noProof/>
                                          <w:sz w:val="16"/>
                                          <w:szCs w:val="16"/>
                                        </w:rPr>
                                      </w:pPr>
                                      <w:r>
                                        <w:rPr>
                                          <w:b/>
                                          <w:bCs/>
                                          <w:noProof/>
                                          <w:sz w:val="16"/>
                                          <w:szCs w:val="16"/>
                                        </w:rPr>
                                        <w:t xml:space="preserve">Acquisition Planning and Requisition </w:t>
                                      </w:r>
                                      <w:r w:rsidRPr="00B454FE">
                                        <w:rPr>
                                          <w:b/>
                                          <w:bCs/>
                                          <w:noProof/>
                                          <w:sz w:val="16"/>
                                          <w:szCs w:val="16"/>
                                        </w:rPr>
                                        <w:t>Unit</w:t>
                                      </w:r>
                                    </w:p>
                                    <w:p w14:paraId="0EDEF2AB" w14:textId="77777777" w:rsidR="00A20136" w:rsidRPr="00A97083" w:rsidRDefault="00A20136" w:rsidP="00A20136">
                                      <w:pPr>
                                        <w:jc w:val="center"/>
                                        <w:rPr>
                                          <w:noProof/>
                                          <w:sz w:val="17"/>
                                          <w:szCs w:val="17"/>
                                        </w:rPr>
                                      </w:pPr>
                                      <w:r w:rsidRPr="00EE778B">
                                        <w:rPr>
                                          <w:b/>
                                          <w:bCs/>
                                          <w:noProof/>
                                          <w:sz w:val="16"/>
                                          <w:szCs w:val="16"/>
                                        </w:rPr>
                                        <w:t>RB</w:t>
                                      </w:r>
                                      <w:r w:rsidRPr="00A97083">
                                        <w:rPr>
                                          <w:noProof/>
                                          <w:sz w:val="17"/>
                                          <w:szCs w:val="17"/>
                                        </w:rPr>
                                        <w:t xml:space="preserve"> </w:t>
                                      </w:r>
                                      <w:r w:rsidRPr="00345BFD">
                                        <w:rPr>
                                          <w:noProof/>
                                          <w:sz w:val="17"/>
                                          <w:szCs w:val="17"/>
                                        </w:rPr>
                                        <w:t>(2</w:t>
                                      </w:r>
                                      <w:r w:rsidRPr="00A97083">
                                        <w:rPr>
                                          <w:noProof/>
                                          <w:sz w:val="17"/>
                                          <w:szCs w:val="17"/>
                                        </w:rPr>
                                        <w:t xml:space="preserve"> pos</w:t>
                                      </w:r>
                                      <w:r>
                                        <w:rPr>
                                          <w:noProof/>
                                          <w:sz w:val="17"/>
                                          <w:szCs w:val="17"/>
                                        </w:rPr>
                                        <w:t>t</w:t>
                                      </w:r>
                                      <w:r w:rsidRPr="00A97083">
                                        <w:rPr>
                                          <w:noProof/>
                                          <w:sz w:val="17"/>
                                          <w:szCs w:val="17"/>
                                        </w:rPr>
                                        <w:t>s)</w:t>
                                      </w:r>
                                    </w:p>
                                    <w:p w14:paraId="1A1033DC" w14:textId="77777777" w:rsidR="00A20136" w:rsidRPr="00A97083" w:rsidRDefault="00A20136" w:rsidP="00A20136">
                                      <w:pPr>
                                        <w:jc w:val="center"/>
                                        <w:rPr>
                                          <w:sz w:val="17"/>
                                          <w:szCs w:val="17"/>
                                        </w:rPr>
                                      </w:pPr>
                                      <w:r>
                                        <w:rPr>
                                          <w:bCs/>
                                          <w:noProof/>
                                          <w:color w:val="000000" w:themeColor="text1"/>
                                          <w:sz w:val="17"/>
                                          <w:szCs w:val="17"/>
                                        </w:rPr>
                                        <w:t>1</w:t>
                                      </w:r>
                                      <w:r w:rsidRPr="00A97083">
                                        <w:rPr>
                                          <w:bCs/>
                                          <w:noProof/>
                                          <w:color w:val="000000" w:themeColor="text1"/>
                                          <w:sz w:val="17"/>
                                          <w:szCs w:val="17"/>
                                        </w:rPr>
                                        <w:t xml:space="preserve"> FS</w:t>
                                      </w:r>
                                      <w:r>
                                        <w:rPr>
                                          <w:bCs/>
                                          <w:noProof/>
                                          <w:color w:val="000000" w:themeColor="text1"/>
                                          <w:sz w:val="17"/>
                                          <w:szCs w:val="17"/>
                                          <w:vertAlign w:val="superscript"/>
                                        </w:rPr>
                                        <w:t>c</w:t>
                                      </w:r>
                                      <w:r w:rsidRPr="00A97083">
                                        <w:rPr>
                                          <w:bCs/>
                                          <w:noProof/>
                                          <w:color w:val="000000" w:themeColor="text1"/>
                                          <w:sz w:val="17"/>
                                          <w:szCs w:val="17"/>
                                        </w:rPr>
                                        <w:t xml:space="preserve">, </w:t>
                                      </w:r>
                                      <w:r>
                                        <w:rPr>
                                          <w:bCs/>
                                          <w:noProof/>
                                          <w:color w:val="000000" w:themeColor="text1"/>
                                          <w:sz w:val="17"/>
                                          <w:szCs w:val="17"/>
                                        </w:rPr>
                                        <w:t>1</w:t>
                                      </w:r>
                                      <w:r w:rsidRPr="00A97083">
                                        <w:rPr>
                                          <w:bCs/>
                                          <w:noProof/>
                                          <w:color w:val="000000" w:themeColor="text1"/>
                                          <w:sz w:val="17"/>
                                          <w:szCs w:val="17"/>
                                        </w:rPr>
                                        <w:t xml:space="preserve"> LL</w:t>
                                      </w:r>
                                      <w:r>
                                        <w:rPr>
                                          <w:bCs/>
                                          <w:noProof/>
                                          <w:color w:val="000000" w:themeColor="text1"/>
                                          <w:sz w:val="17"/>
                                          <w:szCs w:val="17"/>
                                          <w:vertAlign w:val="superscript"/>
                                        </w:rPr>
                                        <w:t>b</w:t>
                                      </w:r>
                                    </w:p>
                                  </w:txbxContent>
                                </wps:txbx>
                                <wps:bodyPr rot="0" vert="horz" wrap="square" lIns="0" tIns="45720" rIns="0" bIns="0" anchor="t" anchorCtr="0" upright="1">
                                  <a:noAutofit/>
                                </wps:bodyPr>
                              </wps:wsp>
                            </wpg:grpSp>
                          </wpg:grpSp>
                        </wpg:grpSp>
                      </wpg:grpSp>
                    </wpg:wgp>
                  </a:graphicData>
                </a:graphic>
                <wp14:sizeRelH relativeFrom="margin">
                  <wp14:pctWidth>0</wp14:pctWidth>
                </wp14:sizeRelH>
                <wp14:sizeRelV relativeFrom="margin">
                  <wp14:pctHeight>0</wp14:pctHeight>
                </wp14:sizeRelV>
              </wp:anchor>
            </w:drawing>
          </mc:Choice>
          <mc:Fallback>
            <w:pict>
              <v:group w14:anchorId="0E049284" id="Group 19" o:spid="_x0000_s1029" style="position:absolute;margin-left:-.6pt;margin-top:7.9pt;width:652.65pt;height:404.3pt;z-index:251670528;mso-width-relative:margin;mso-height-relative:margin" coordorigin="68,-548" coordsize="82084,48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">
                <v:line id="Straight Connector 123" o:spid="_x0000_s1030" style="position:absolute;visibility:visible;mso-wrap-style:square" from="14953,12579" to="14954,1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"/>
                <v:group id="Group 18" o:spid="_x0000_s1031" style="position:absolute;left:68;top:-548;width:82084;height:48835" coordorigin="68,-548" coordsize="82084,48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line id="Straight Connector 322" o:spid="_x0000_s1032" style="position:absolute;visibility:visible;mso-wrap-style:square" from="12570,31469" to="17161,31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" strokecolor="black [3213]">
                    <v:stroke joinstyle="miter"/>
                  </v:line>
                  <v:group id="Group 17" o:spid="_x0000_s1033" style="position:absolute;left:68;top:-548;width:82084;height:48835" coordorigin="68,-548" coordsize="82084,48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23" o:spid="_x0000_s1034" style="position:absolute;left:135;top:28077;width:12974;height:7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" strokeweight="1pt">
                      <o:lock v:ext="edit" aspectratio="t"/>
                      <v:textbox inset="0,,0,0">
                        <w:txbxContent>
                          <w:p w14:paraId="4388BACB" w14:textId="77777777" w:rsidR="00A20136" w:rsidRPr="00EE778B" w:rsidRDefault="00A20136" w:rsidP="00A20136">
                            <w:pPr>
                              <w:jc w:val="center"/>
                              <w:rPr>
                                <w:b/>
                                <w:bCs/>
                                <w:noProof/>
                                <w:sz w:val="16"/>
                                <w:szCs w:val="16"/>
                              </w:rPr>
                            </w:pPr>
                            <w:r w:rsidRPr="00EE778B">
                              <w:rPr>
                                <w:b/>
                                <w:bCs/>
                                <w:noProof/>
                                <w:sz w:val="16"/>
                                <w:szCs w:val="16"/>
                              </w:rPr>
                              <w:t>Field Technology Section</w:t>
                            </w:r>
                          </w:p>
                          <w:p w14:paraId="6F72DF13" w14:textId="77777777" w:rsidR="00A20136" w:rsidRPr="00054D63" w:rsidRDefault="00A20136" w:rsidP="00A20136">
                            <w:pPr>
                              <w:jc w:val="center"/>
                              <w:rPr>
                                <w:noProof/>
                                <w:sz w:val="17"/>
                                <w:szCs w:val="17"/>
                              </w:rPr>
                            </w:pPr>
                            <w:r w:rsidRPr="00EE778B">
                              <w:rPr>
                                <w:b/>
                                <w:bCs/>
                                <w:noProof/>
                                <w:sz w:val="16"/>
                                <w:szCs w:val="16"/>
                              </w:rPr>
                              <w:t>RB</w:t>
                            </w:r>
                            <w:r w:rsidRPr="00EE778B">
                              <w:rPr>
                                <w:noProof/>
                                <w:sz w:val="16"/>
                                <w:szCs w:val="16"/>
                              </w:rPr>
                              <w:t xml:space="preserve"> </w:t>
                            </w:r>
                            <w:r w:rsidRPr="00054D63">
                              <w:rPr>
                                <w:noProof/>
                                <w:sz w:val="17"/>
                                <w:szCs w:val="17"/>
                              </w:rPr>
                              <w:t>(1</w:t>
                            </w:r>
                            <w:r>
                              <w:rPr>
                                <w:noProof/>
                                <w:sz w:val="17"/>
                                <w:szCs w:val="17"/>
                              </w:rPr>
                              <w:t>5</w:t>
                            </w:r>
                            <w:r w:rsidRPr="00054D63">
                              <w:rPr>
                                <w:noProof/>
                                <w:sz w:val="17"/>
                                <w:szCs w:val="17"/>
                              </w:rPr>
                              <w:t xml:space="preserve"> posts)</w:t>
                            </w:r>
                          </w:p>
                          <w:p w14:paraId="24E4DA3C" w14:textId="77777777" w:rsidR="00A20136" w:rsidRDefault="00A20136" w:rsidP="00A20136">
                            <w:pPr>
                              <w:jc w:val="center"/>
                              <w:rPr>
                                <w:bCs/>
                                <w:noProof/>
                                <w:color w:val="000000" w:themeColor="text1"/>
                                <w:sz w:val="16"/>
                                <w:szCs w:val="16"/>
                              </w:rPr>
                            </w:pPr>
                            <w:r w:rsidRPr="00E559D0">
                              <w:rPr>
                                <w:bCs/>
                                <w:noProof/>
                                <w:color w:val="000000" w:themeColor="text1"/>
                                <w:sz w:val="16"/>
                                <w:szCs w:val="16"/>
                              </w:rPr>
                              <w:t>1 P-</w:t>
                            </w:r>
                            <w:r>
                              <w:rPr>
                                <w:bCs/>
                                <w:noProof/>
                                <w:color w:val="000000" w:themeColor="text1"/>
                                <w:sz w:val="16"/>
                                <w:szCs w:val="16"/>
                              </w:rPr>
                              <w:t>4</w:t>
                            </w:r>
                            <w:r w:rsidRPr="00E559D0">
                              <w:rPr>
                                <w:bCs/>
                                <w:noProof/>
                                <w:color w:val="000000" w:themeColor="text1"/>
                                <w:sz w:val="16"/>
                                <w:szCs w:val="16"/>
                                <w:vertAlign w:val="superscript"/>
                              </w:rPr>
                              <w:t>c</w:t>
                            </w:r>
                            <w:r w:rsidRPr="00E559D0">
                              <w:rPr>
                                <w:bCs/>
                                <w:noProof/>
                                <w:color w:val="000000" w:themeColor="text1"/>
                                <w:sz w:val="16"/>
                                <w:szCs w:val="16"/>
                              </w:rPr>
                              <w:t>,</w:t>
                            </w:r>
                            <w:r>
                              <w:rPr>
                                <w:bCs/>
                                <w:noProof/>
                                <w:color w:val="000000" w:themeColor="text1"/>
                                <w:sz w:val="16"/>
                                <w:szCs w:val="16"/>
                              </w:rPr>
                              <w:t xml:space="preserve"> 1 P-3</w:t>
                            </w:r>
                            <w:r w:rsidRPr="00574772">
                              <w:rPr>
                                <w:sz w:val="17"/>
                                <w:szCs w:val="17"/>
                                <w:vertAlign w:val="superscript"/>
                              </w:rPr>
                              <w:t xml:space="preserve"> </w:t>
                            </w:r>
                            <w:r>
                              <w:rPr>
                                <w:sz w:val="17"/>
                                <w:szCs w:val="17"/>
                                <w:vertAlign w:val="superscript"/>
                              </w:rPr>
                              <w:t>c</w:t>
                            </w:r>
                            <w:r>
                              <w:rPr>
                                <w:bCs/>
                                <w:noProof/>
                                <w:color w:val="000000" w:themeColor="text1"/>
                                <w:sz w:val="16"/>
                                <w:szCs w:val="16"/>
                              </w:rPr>
                              <w:t>,</w:t>
                            </w:r>
                            <w:r w:rsidRPr="00E559D0">
                              <w:rPr>
                                <w:bCs/>
                                <w:noProof/>
                                <w:color w:val="000000" w:themeColor="text1"/>
                                <w:sz w:val="16"/>
                                <w:szCs w:val="16"/>
                              </w:rPr>
                              <w:t xml:space="preserve"> </w:t>
                            </w:r>
                            <w:r>
                              <w:rPr>
                                <w:bCs/>
                                <w:noProof/>
                                <w:color w:val="000000" w:themeColor="text1"/>
                                <w:sz w:val="16"/>
                                <w:szCs w:val="16"/>
                              </w:rPr>
                              <w:t>4</w:t>
                            </w:r>
                            <w:r w:rsidRPr="00E559D0">
                              <w:rPr>
                                <w:bCs/>
                                <w:noProof/>
                                <w:color w:val="000000" w:themeColor="text1"/>
                                <w:sz w:val="16"/>
                                <w:szCs w:val="16"/>
                              </w:rPr>
                              <w:t xml:space="preserve"> FS</w:t>
                            </w:r>
                            <w:r w:rsidRPr="00E559D0">
                              <w:rPr>
                                <w:bCs/>
                                <w:noProof/>
                                <w:color w:val="000000" w:themeColor="text1"/>
                                <w:sz w:val="16"/>
                                <w:szCs w:val="16"/>
                                <w:vertAlign w:val="superscript"/>
                              </w:rPr>
                              <w:t>c</w:t>
                            </w:r>
                            <w:r w:rsidRPr="00E559D0">
                              <w:rPr>
                                <w:bCs/>
                                <w:noProof/>
                                <w:color w:val="000000" w:themeColor="text1"/>
                                <w:sz w:val="16"/>
                                <w:szCs w:val="16"/>
                              </w:rPr>
                              <w:t xml:space="preserve">, </w:t>
                            </w:r>
                            <w:r>
                              <w:rPr>
                                <w:bCs/>
                                <w:noProof/>
                                <w:color w:val="000000" w:themeColor="text1"/>
                                <w:sz w:val="16"/>
                                <w:szCs w:val="16"/>
                              </w:rPr>
                              <w:t>1</w:t>
                            </w:r>
                            <w:r w:rsidRPr="00E559D0">
                              <w:rPr>
                                <w:bCs/>
                                <w:noProof/>
                                <w:color w:val="000000" w:themeColor="text1"/>
                                <w:sz w:val="16"/>
                                <w:szCs w:val="16"/>
                              </w:rPr>
                              <w:t> NPO</w:t>
                            </w:r>
                            <w:r w:rsidRPr="00E559D0">
                              <w:rPr>
                                <w:bCs/>
                                <w:noProof/>
                                <w:color w:val="000000" w:themeColor="text1"/>
                                <w:sz w:val="16"/>
                                <w:szCs w:val="16"/>
                                <w:vertAlign w:val="superscript"/>
                              </w:rPr>
                              <w:t>c</w:t>
                            </w:r>
                            <w:r w:rsidRPr="00E559D0">
                              <w:rPr>
                                <w:bCs/>
                                <w:noProof/>
                                <w:color w:val="000000" w:themeColor="text1"/>
                                <w:sz w:val="16"/>
                                <w:szCs w:val="16"/>
                              </w:rPr>
                              <w:t xml:space="preserve">, </w:t>
                            </w:r>
                          </w:p>
                          <w:p w14:paraId="7A94ECDC" w14:textId="6F983C0B" w:rsidR="00A20136" w:rsidRPr="00E559D0" w:rsidRDefault="00A20136" w:rsidP="00A20136">
                            <w:pPr>
                              <w:jc w:val="center"/>
                              <w:rPr>
                                <w:b/>
                                <w:sz w:val="16"/>
                                <w:szCs w:val="16"/>
                              </w:rPr>
                            </w:pPr>
                            <w:r>
                              <w:rPr>
                                <w:bCs/>
                                <w:noProof/>
                                <w:color w:val="000000" w:themeColor="text1"/>
                                <w:sz w:val="16"/>
                                <w:szCs w:val="16"/>
                              </w:rPr>
                              <w:t>2 LL</w:t>
                            </w:r>
                            <w:r>
                              <w:rPr>
                                <w:bCs/>
                                <w:noProof/>
                                <w:color w:val="000000" w:themeColor="text1"/>
                                <w:sz w:val="16"/>
                                <w:szCs w:val="16"/>
                                <w:vertAlign w:val="superscript"/>
                              </w:rPr>
                              <w:t>b</w:t>
                            </w:r>
                            <w:r>
                              <w:rPr>
                                <w:bCs/>
                                <w:noProof/>
                                <w:color w:val="000000" w:themeColor="text1"/>
                                <w:sz w:val="16"/>
                                <w:szCs w:val="16"/>
                              </w:rPr>
                              <w:t>,</w:t>
                            </w:r>
                            <w:r w:rsidR="002A0803">
                              <w:rPr>
                                <w:bCs/>
                                <w:noProof/>
                                <w:color w:val="000000" w:themeColor="text1"/>
                                <w:sz w:val="16"/>
                                <w:szCs w:val="16"/>
                              </w:rPr>
                              <w:t xml:space="preserve"> </w:t>
                            </w:r>
                            <w:r>
                              <w:rPr>
                                <w:bCs/>
                                <w:noProof/>
                                <w:color w:val="000000" w:themeColor="text1"/>
                                <w:sz w:val="16"/>
                                <w:szCs w:val="16"/>
                              </w:rPr>
                              <w:t>6</w:t>
                            </w:r>
                            <w:r w:rsidRPr="00E559D0">
                              <w:rPr>
                                <w:bCs/>
                                <w:noProof/>
                                <w:color w:val="000000" w:themeColor="text1"/>
                                <w:sz w:val="16"/>
                                <w:szCs w:val="16"/>
                              </w:rPr>
                              <w:t> LL</w:t>
                            </w:r>
                            <w:r>
                              <w:rPr>
                                <w:bCs/>
                                <w:noProof/>
                                <w:color w:val="000000" w:themeColor="text1"/>
                                <w:sz w:val="16"/>
                                <w:szCs w:val="16"/>
                                <w:vertAlign w:val="superscript"/>
                              </w:rPr>
                              <w:t xml:space="preserve">c </w:t>
                            </w:r>
                          </w:p>
                        </w:txbxContent>
                      </v:textbox>
                    </v:rect>
                    <v:group id="Group 16" o:spid="_x0000_s1035" style="position:absolute;left:68;top:-548;width:82084;height:48835" coordorigin=",-548" coordsize="82084,48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Group 14" o:spid="_x0000_s1036" style="position:absolute;top:-548;width:69615;height:48835" coordorigin=",-548" coordsize="69615,48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16" o:spid="_x0000_s1037" style="position:absolute;left:33164;top:28347;width:17096;height:6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" strokeweight="1pt">
                          <o:lock v:ext="edit" aspectratio="t"/>
                          <v:textbox inset="0,,0,0">
                            <w:txbxContent>
                              <w:p w14:paraId="12F49EFE" w14:textId="77777777" w:rsidR="00A20136" w:rsidRPr="00EE778B" w:rsidRDefault="00A20136" w:rsidP="00A20136">
                                <w:pPr>
                                  <w:jc w:val="center"/>
                                  <w:rPr>
                                    <w:b/>
                                    <w:bCs/>
                                    <w:noProof/>
                                    <w:sz w:val="16"/>
                                    <w:szCs w:val="16"/>
                                  </w:rPr>
                                </w:pPr>
                                <w:r w:rsidRPr="00EE778B">
                                  <w:rPr>
                                    <w:b/>
                                    <w:bCs/>
                                    <w:noProof/>
                                    <w:sz w:val="16"/>
                                    <w:szCs w:val="16"/>
                                  </w:rPr>
                                  <w:t xml:space="preserve">Engineering Section </w:t>
                                </w:r>
                              </w:p>
                              <w:p w14:paraId="4D8435AA" w14:textId="77777777" w:rsidR="00A20136" w:rsidRPr="006F7C7E" w:rsidRDefault="00A20136" w:rsidP="00A20136">
                                <w:pPr>
                                  <w:jc w:val="center"/>
                                  <w:rPr>
                                    <w:noProof/>
                                    <w:sz w:val="17"/>
                                    <w:szCs w:val="17"/>
                                  </w:rPr>
                                </w:pPr>
                                <w:r w:rsidRPr="00EE778B">
                                  <w:rPr>
                                    <w:b/>
                                    <w:bCs/>
                                    <w:noProof/>
                                    <w:sz w:val="16"/>
                                    <w:szCs w:val="16"/>
                                  </w:rPr>
                                  <w:t>RB</w:t>
                                </w:r>
                                <w:r w:rsidRPr="006F7C7E">
                                  <w:rPr>
                                    <w:noProof/>
                                    <w:sz w:val="17"/>
                                    <w:szCs w:val="17"/>
                                  </w:rPr>
                                  <w:t xml:space="preserve"> (</w:t>
                                </w:r>
                                <w:r>
                                  <w:rPr>
                                    <w:noProof/>
                                    <w:sz w:val="17"/>
                                    <w:szCs w:val="17"/>
                                  </w:rPr>
                                  <w:t>6</w:t>
                                </w:r>
                                <w:r w:rsidRPr="006F7C7E">
                                  <w:rPr>
                                    <w:noProof/>
                                    <w:sz w:val="17"/>
                                    <w:szCs w:val="17"/>
                                  </w:rPr>
                                  <w:t xml:space="preserve"> posts)</w:t>
                                </w:r>
                              </w:p>
                              <w:p w14:paraId="2967D93E" w14:textId="67B2415E" w:rsidR="00A20136" w:rsidRDefault="00A20136" w:rsidP="004814D5">
                                <w:pPr>
                                  <w:jc w:val="center"/>
                                  <w:rPr>
                                    <w:bCs/>
                                    <w:noProof/>
                                    <w:color w:val="000000" w:themeColor="text1"/>
                                    <w:sz w:val="17"/>
                                    <w:szCs w:val="17"/>
                                  </w:rPr>
                                </w:pPr>
                                <w:r>
                                  <w:rPr>
                                    <w:bCs/>
                                    <w:noProof/>
                                    <w:color w:val="000000" w:themeColor="text1"/>
                                    <w:sz w:val="17"/>
                                    <w:szCs w:val="17"/>
                                  </w:rPr>
                                  <w:t>1 P-4</w:t>
                                </w:r>
                                <w:r w:rsidRPr="00E73FA1">
                                  <w:rPr>
                                    <w:bCs/>
                                    <w:noProof/>
                                    <w:color w:val="000000" w:themeColor="text1"/>
                                    <w:sz w:val="17"/>
                                    <w:szCs w:val="17"/>
                                    <w:vertAlign w:val="superscript"/>
                                  </w:rPr>
                                  <w:t>c</w:t>
                                </w:r>
                                <w:r>
                                  <w:rPr>
                                    <w:bCs/>
                                    <w:noProof/>
                                    <w:color w:val="000000" w:themeColor="text1"/>
                                    <w:sz w:val="17"/>
                                    <w:szCs w:val="17"/>
                                  </w:rPr>
                                  <w:t>, 1 FS</w:t>
                                </w:r>
                                <w:r w:rsidRPr="007F62B0">
                                  <w:rPr>
                                    <w:sz w:val="17"/>
                                    <w:szCs w:val="17"/>
                                    <w:vertAlign w:val="superscript"/>
                                  </w:rPr>
                                  <w:t xml:space="preserve"> </w:t>
                                </w:r>
                                <w:r>
                                  <w:rPr>
                                    <w:sz w:val="17"/>
                                    <w:szCs w:val="17"/>
                                    <w:vertAlign w:val="superscript"/>
                                  </w:rPr>
                                  <w:t>c</w:t>
                                </w:r>
                                <w:r>
                                  <w:rPr>
                                    <w:bCs/>
                                    <w:noProof/>
                                    <w:color w:val="000000" w:themeColor="text1"/>
                                    <w:sz w:val="17"/>
                                    <w:szCs w:val="17"/>
                                  </w:rPr>
                                  <w:t>, 2</w:t>
                                </w:r>
                                <w:r w:rsidRPr="00BF0931">
                                  <w:rPr>
                                    <w:bCs/>
                                    <w:noProof/>
                                    <w:color w:val="000000" w:themeColor="text1"/>
                                    <w:sz w:val="17"/>
                                    <w:szCs w:val="17"/>
                                  </w:rPr>
                                  <w:t> NPO</w:t>
                                </w:r>
                                <w:r w:rsidRPr="00E73FA1">
                                  <w:rPr>
                                    <w:bCs/>
                                    <w:noProof/>
                                    <w:color w:val="000000" w:themeColor="text1"/>
                                    <w:sz w:val="17"/>
                                    <w:szCs w:val="17"/>
                                    <w:vertAlign w:val="superscript"/>
                                  </w:rPr>
                                  <w:t>c</w:t>
                                </w:r>
                                <w:r w:rsidRPr="00BF0931">
                                  <w:rPr>
                                    <w:bCs/>
                                    <w:noProof/>
                                    <w:color w:val="000000" w:themeColor="text1"/>
                                    <w:sz w:val="17"/>
                                    <w:szCs w:val="17"/>
                                  </w:rPr>
                                  <w:t xml:space="preserve">, </w:t>
                                </w:r>
                                <w:r>
                                  <w:rPr>
                                    <w:bCs/>
                                    <w:noProof/>
                                    <w:color w:val="000000" w:themeColor="text1"/>
                                    <w:sz w:val="17"/>
                                    <w:szCs w:val="17"/>
                                  </w:rPr>
                                  <w:t xml:space="preserve"> 2</w:t>
                                </w:r>
                                <w:r w:rsidRPr="00BF0931">
                                  <w:rPr>
                                    <w:bCs/>
                                    <w:noProof/>
                                    <w:color w:val="000000" w:themeColor="text1"/>
                                    <w:sz w:val="17"/>
                                    <w:szCs w:val="17"/>
                                  </w:rPr>
                                  <w:t xml:space="preserve"> LL</w:t>
                                </w:r>
                                <w:r>
                                  <w:rPr>
                                    <w:bCs/>
                                    <w:noProof/>
                                    <w:color w:val="000000" w:themeColor="text1"/>
                                    <w:sz w:val="17"/>
                                    <w:szCs w:val="17"/>
                                    <w:vertAlign w:val="superscript"/>
                                  </w:rPr>
                                  <w:t>c</w:t>
                                </w:r>
                              </w:p>
                              <w:p w14:paraId="1005DC98" w14:textId="77777777" w:rsidR="00A20136" w:rsidRDefault="00A20136" w:rsidP="00A20136">
                                <w:pPr>
                                  <w:jc w:val="center"/>
                                  <w:rPr>
                                    <w:b/>
                                    <w:noProof/>
                                    <w:color w:val="000000" w:themeColor="text1"/>
                                    <w:sz w:val="17"/>
                                    <w:szCs w:val="17"/>
                                  </w:rPr>
                                </w:pPr>
                              </w:p>
                            </w:txbxContent>
                          </v:textbox>
                        </v:rect>
                        <v:rect id="Rectangle 117" o:spid="_x0000_s1038" style="position:absolute;left:33164;top:34886;width:17032;height:6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" strokeweight="1pt">
                          <o:lock v:ext="edit" aspectratio="t"/>
                          <v:textbox inset="0,,0,0">
                            <w:txbxContent>
                              <w:p w14:paraId="476329E1" w14:textId="77777777" w:rsidR="00A20136" w:rsidRPr="003A4ECE" w:rsidRDefault="00A20136" w:rsidP="00A20136">
                                <w:pPr>
                                  <w:jc w:val="center"/>
                                  <w:rPr>
                                    <w:b/>
                                    <w:bCs/>
                                    <w:noProof/>
                                    <w:sz w:val="16"/>
                                    <w:szCs w:val="16"/>
                                  </w:rPr>
                                </w:pPr>
                                <w:r>
                                  <w:rPr>
                                    <w:b/>
                                    <w:bCs/>
                                    <w:noProof/>
                                    <w:sz w:val="16"/>
                                    <w:szCs w:val="16"/>
                                  </w:rPr>
                                  <w:t xml:space="preserve">Integrated Facilities </w:t>
                                </w:r>
                                <w:r w:rsidRPr="003A4ECE">
                                  <w:rPr>
                                    <w:b/>
                                    <w:bCs/>
                                    <w:noProof/>
                                    <w:sz w:val="16"/>
                                    <w:szCs w:val="16"/>
                                  </w:rPr>
                                  <w:t>Management and Welfare Unit</w:t>
                                </w:r>
                              </w:p>
                              <w:p w14:paraId="424A748E" w14:textId="77777777" w:rsidR="00A20136" w:rsidRPr="003A4ECE" w:rsidRDefault="00A20136" w:rsidP="00A20136">
                                <w:pPr>
                                  <w:jc w:val="center"/>
                                  <w:rPr>
                                    <w:noProof/>
                                    <w:sz w:val="17"/>
                                    <w:szCs w:val="17"/>
                                  </w:rPr>
                                </w:pPr>
                                <w:r w:rsidRPr="00EE778B">
                                  <w:rPr>
                                    <w:b/>
                                    <w:bCs/>
                                    <w:noProof/>
                                    <w:sz w:val="16"/>
                                    <w:szCs w:val="16"/>
                                  </w:rPr>
                                  <w:t>RB</w:t>
                                </w:r>
                                <w:r w:rsidRPr="00EE778B">
                                  <w:rPr>
                                    <w:noProof/>
                                    <w:sz w:val="16"/>
                                    <w:szCs w:val="16"/>
                                  </w:rPr>
                                  <w:t xml:space="preserve"> </w:t>
                                </w:r>
                                <w:r w:rsidRPr="003A4ECE">
                                  <w:rPr>
                                    <w:noProof/>
                                    <w:sz w:val="17"/>
                                    <w:szCs w:val="17"/>
                                  </w:rPr>
                                  <w:t>(2 post)</w:t>
                                </w:r>
                              </w:p>
                              <w:p w14:paraId="3D6640EE" w14:textId="77777777" w:rsidR="00A20136" w:rsidRPr="003A4ECE" w:rsidRDefault="00A20136" w:rsidP="00A20136">
                                <w:pPr>
                                  <w:jc w:val="center"/>
                                  <w:rPr>
                                    <w:sz w:val="16"/>
                                    <w:szCs w:val="16"/>
                                  </w:rPr>
                                </w:pPr>
                                <w:r w:rsidRPr="003A4ECE">
                                  <w:rPr>
                                    <w:bCs/>
                                    <w:noProof/>
                                    <w:sz w:val="17"/>
                                    <w:szCs w:val="17"/>
                                  </w:rPr>
                                  <w:t>1 P4</w:t>
                                </w:r>
                                <w:r w:rsidRPr="003A4ECE">
                                  <w:rPr>
                                    <w:bCs/>
                                    <w:noProof/>
                                    <w:sz w:val="17"/>
                                    <w:szCs w:val="17"/>
                                    <w:vertAlign w:val="superscript"/>
                                  </w:rPr>
                                  <w:t xml:space="preserve">c </w:t>
                                </w:r>
                                <w:r w:rsidRPr="003A4ECE">
                                  <w:rPr>
                                    <w:bCs/>
                                    <w:noProof/>
                                    <w:sz w:val="17"/>
                                    <w:szCs w:val="17"/>
                                  </w:rPr>
                                  <w:t>,</w:t>
                                </w:r>
                                <w:r w:rsidRPr="00D4697B">
                                  <w:rPr>
                                    <w:bCs/>
                                    <w:noProof/>
                                    <w:sz w:val="17"/>
                                    <w:szCs w:val="17"/>
                                  </w:rPr>
                                  <w:t xml:space="preserve"> 1 LL</w:t>
                                </w:r>
                                <w:r w:rsidRPr="00D4697B">
                                  <w:rPr>
                                    <w:bCs/>
                                    <w:noProof/>
                                    <w:sz w:val="16"/>
                                    <w:szCs w:val="16"/>
                                    <w:vertAlign w:val="superscript"/>
                                  </w:rPr>
                                  <w:t>b</w:t>
                                </w:r>
                              </w:p>
                            </w:txbxContent>
                          </v:textbox>
                        </v:rect>
                        <v:group id="Group 13" o:spid="_x0000_s1039" style="position:absolute;top:-548;width:69615;height:48835" coordorigin=",-548" coordsize="69615,48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Group 29" o:spid="_x0000_s1040" style="position:absolute;top:-548;width:69615;height:48835" coordorigin=",1677" coordsize="69615,48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31" o:spid="_x0000_s1041" style="position:absolute;left:4797;top:15837;width:21840;height:5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" strokeweight="1pt">
                              <o:lock v:ext="edit" aspectratio="t"/>
                              <v:textbox inset="0,,0,0">
                                <w:txbxContent>
                                  <w:p w14:paraId="2134B705" w14:textId="77777777" w:rsidR="00A20136" w:rsidRPr="00CF6957" w:rsidRDefault="00A20136" w:rsidP="00A20136">
                                    <w:pPr>
                                      <w:jc w:val="center"/>
                                      <w:rPr>
                                        <w:b/>
                                        <w:noProof/>
                                        <w:sz w:val="16"/>
                                        <w:szCs w:val="16"/>
                                      </w:rPr>
                                    </w:pPr>
                                    <w:r w:rsidRPr="00CF6957">
                                      <w:rPr>
                                        <w:b/>
                                        <w:bCs/>
                                        <w:noProof/>
                                        <w:sz w:val="16"/>
                                        <w:szCs w:val="16"/>
                                      </w:rPr>
                                      <w:t>Operations and Resource Management</w:t>
                                    </w:r>
                                  </w:p>
                                  <w:p w14:paraId="7E5DF28F" w14:textId="77777777" w:rsidR="00A20136" w:rsidRPr="00CF6957" w:rsidRDefault="00A20136" w:rsidP="00A20136">
                                    <w:pPr>
                                      <w:jc w:val="center"/>
                                      <w:rPr>
                                        <w:noProof/>
                                        <w:sz w:val="16"/>
                                        <w:szCs w:val="16"/>
                                      </w:rPr>
                                    </w:pPr>
                                    <w:r w:rsidRPr="00CF6957">
                                      <w:rPr>
                                        <w:b/>
                                        <w:bCs/>
                                        <w:noProof/>
                                        <w:sz w:val="16"/>
                                        <w:szCs w:val="16"/>
                                      </w:rPr>
                                      <w:t>RB</w:t>
                                    </w:r>
                                    <w:r w:rsidRPr="00CF6957">
                                      <w:rPr>
                                        <w:noProof/>
                                        <w:sz w:val="16"/>
                                        <w:szCs w:val="16"/>
                                      </w:rPr>
                                      <w:t xml:space="preserve"> (1 post)</w:t>
                                    </w:r>
                                  </w:p>
                                  <w:p w14:paraId="752F5D8B" w14:textId="77777777" w:rsidR="00A20136" w:rsidRPr="00CF6957" w:rsidRDefault="00A20136" w:rsidP="00A20136">
                                    <w:pPr>
                                      <w:jc w:val="center"/>
                                      <w:rPr>
                                        <w:noProof/>
                                        <w:sz w:val="16"/>
                                        <w:szCs w:val="16"/>
                                      </w:rPr>
                                    </w:pPr>
                                    <w:r w:rsidRPr="00CF6957">
                                      <w:rPr>
                                        <w:noProof/>
                                        <w:sz w:val="16"/>
                                        <w:szCs w:val="16"/>
                                      </w:rPr>
                                      <w:t>1 P-5</w:t>
                                    </w:r>
                                    <w:r w:rsidRPr="00CF6957">
                                      <w:rPr>
                                        <w:bCs/>
                                        <w:noProof/>
                                        <w:color w:val="000000" w:themeColor="text1"/>
                                        <w:sz w:val="16"/>
                                        <w:szCs w:val="16"/>
                                        <w:vertAlign w:val="superscript"/>
                                      </w:rPr>
                                      <w:t>c</w:t>
                                    </w:r>
                                  </w:p>
                                </w:txbxContent>
                              </v:textbox>
                            </v:rect>
                            <v:line id="Straight Connector 32" o:spid="_x0000_s1042" style="position:absolute;visibility:visible;mso-wrap-style:square" from="51272,14811" to="51272,16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"/>
                            <v:rect id="Rectangle 34" o:spid="_x0000_s1043" style="position:absolute;left:52462;top:43770;width:14505;height:6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" strokeweight="1pt">
                              <o:lock v:ext="edit" aspectratio="t"/>
                              <v:textbox inset="0,,0,0">
                                <w:txbxContent>
                                  <w:p w14:paraId="57FF3691" w14:textId="77777777" w:rsidR="00A20136" w:rsidRPr="00EE778B" w:rsidRDefault="00A20136" w:rsidP="00A20136">
                                    <w:pPr>
                                      <w:jc w:val="center"/>
                                      <w:rPr>
                                        <w:b/>
                                        <w:bCs/>
                                        <w:noProof/>
                                        <w:sz w:val="16"/>
                                        <w:szCs w:val="16"/>
                                      </w:rPr>
                                    </w:pPr>
                                    <w:r w:rsidRPr="00EE778B">
                                      <w:rPr>
                                        <w:b/>
                                        <w:bCs/>
                                        <w:noProof/>
                                        <w:sz w:val="16"/>
                                        <w:szCs w:val="16"/>
                                      </w:rPr>
                                      <w:t>Life Support Unit</w:t>
                                    </w:r>
                                  </w:p>
                                  <w:p w14:paraId="74DD44B8" w14:textId="77777777" w:rsidR="00A20136" w:rsidRPr="00A97083" w:rsidRDefault="00A20136" w:rsidP="00A20136">
                                    <w:pPr>
                                      <w:jc w:val="center"/>
                                      <w:rPr>
                                        <w:noProof/>
                                        <w:sz w:val="17"/>
                                        <w:szCs w:val="17"/>
                                      </w:rPr>
                                    </w:pPr>
                                    <w:r w:rsidRPr="00EE778B">
                                      <w:rPr>
                                        <w:b/>
                                        <w:bCs/>
                                        <w:noProof/>
                                        <w:sz w:val="16"/>
                                        <w:szCs w:val="16"/>
                                      </w:rPr>
                                      <w:t>RB</w:t>
                                    </w:r>
                                    <w:r w:rsidRPr="00A97083">
                                      <w:rPr>
                                        <w:noProof/>
                                        <w:sz w:val="17"/>
                                        <w:szCs w:val="17"/>
                                      </w:rPr>
                                      <w:t xml:space="preserve"> (</w:t>
                                    </w:r>
                                    <w:r>
                                      <w:rPr>
                                        <w:noProof/>
                                        <w:sz w:val="17"/>
                                        <w:szCs w:val="17"/>
                                      </w:rPr>
                                      <w:t>2</w:t>
                                    </w:r>
                                    <w:r w:rsidRPr="00A97083">
                                      <w:rPr>
                                        <w:noProof/>
                                        <w:sz w:val="17"/>
                                        <w:szCs w:val="17"/>
                                      </w:rPr>
                                      <w:t xml:space="preserve"> pos</w:t>
                                    </w:r>
                                    <w:r>
                                      <w:rPr>
                                        <w:noProof/>
                                        <w:sz w:val="17"/>
                                        <w:szCs w:val="17"/>
                                      </w:rPr>
                                      <w:t>t</w:t>
                                    </w:r>
                                    <w:r w:rsidRPr="00A97083">
                                      <w:rPr>
                                        <w:noProof/>
                                        <w:sz w:val="17"/>
                                        <w:szCs w:val="17"/>
                                      </w:rPr>
                                      <w:t>)</w:t>
                                    </w:r>
                                  </w:p>
                                  <w:p w14:paraId="67A24432" w14:textId="77777777" w:rsidR="00A20136" w:rsidRPr="00A97083" w:rsidRDefault="00A20136" w:rsidP="00A20136">
                                    <w:pPr>
                                      <w:jc w:val="center"/>
                                      <w:rPr>
                                        <w:b/>
                                        <w:sz w:val="17"/>
                                        <w:szCs w:val="17"/>
                                      </w:rPr>
                                    </w:pPr>
                                    <w:r>
                                      <w:rPr>
                                        <w:bCs/>
                                        <w:noProof/>
                                        <w:color w:val="000000" w:themeColor="text1"/>
                                        <w:sz w:val="17"/>
                                        <w:szCs w:val="17"/>
                                      </w:rPr>
                                      <w:t>1 FS</w:t>
                                    </w:r>
                                    <w:r w:rsidRPr="008B1280">
                                      <w:rPr>
                                        <w:sz w:val="17"/>
                                        <w:szCs w:val="17"/>
                                        <w:vertAlign w:val="superscript"/>
                                      </w:rPr>
                                      <w:t xml:space="preserve"> </w:t>
                                    </w:r>
                                    <w:r>
                                      <w:rPr>
                                        <w:sz w:val="17"/>
                                        <w:szCs w:val="17"/>
                                        <w:vertAlign w:val="superscript"/>
                                      </w:rPr>
                                      <w:t>c</w:t>
                                    </w:r>
                                    <w:r>
                                      <w:rPr>
                                        <w:bCs/>
                                        <w:noProof/>
                                        <w:color w:val="000000" w:themeColor="text1"/>
                                        <w:sz w:val="17"/>
                                        <w:szCs w:val="17"/>
                                      </w:rPr>
                                      <w:t xml:space="preserve">, </w:t>
                                    </w:r>
                                    <w:r w:rsidRPr="00A97083">
                                      <w:rPr>
                                        <w:bCs/>
                                        <w:noProof/>
                                        <w:color w:val="000000" w:themeColor="text1"/>
                                        <w:sz w:val="17"/>
                                        <w:szCs w:val="17"/>
                                      </w:rPr>
                                      <w:t>1 NPO</w:t>
                                    </w:r>
                                    <w:r>
                                      <w:rPr>
                                        <w:bCs/>
                                        <w:noProof/>
                                        <w:color w:val="000000" w:themeColor="text1"/>
                                        <w:sz w:val="17"/>
                                        <w:szCs w:val="17"/>
                                        <w:vertAlign w:val="superscript"/>
                                      </w:rPr>
                                      <w:t>c</w:t>
                                    </w:r>
                                  </w:p>
                                </w:txbxContent>
                              </v:textbox>
                            </v:rect>
                            <v:rect id="Rectangle 37" o:spid="_x0000_s1044" style="position:absolute;left:24322;top:8523;width:28208;height:5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" strokeweight="1pt">
                              <o:lock v:ext="edit" aspectratio="t"/>
                              <v:textbox inset="0,,0,0">
                                <w:txbxContent>
                                  <w:p w14:paraId="62355952" w14:textId="77777777" w:rsidR="00A20136" w:rsidRPr="00CF6957" w:rsidRDefault="00A20136" w:rsidP="00A20136">
                                    <w:pPr>
                                      <w:jc w:val="center"/>
                                      <w:rPr>
                                        <w:b/>
                                        <w:noProof/>
                                        <w:sz w:val="16"/>
                                        <w:szCs w:val="16"/>
                                      </w:rPr>
                                    </w:pPr>
                                    <w:r w:rsidRPr="00CF6957">
                                      <w:rPr>
                                        <w:b/>
                                        <w:bCs/>
                                        <w:noProof/>
                                        <w:sz w:val="16"/>
                                        <w:szCs w:val="16"/>
                                      </w:rPr>
                                      <w:t>Office of the Chief of Mission Suport</w:t>
                                    </w:r>
                                  </w:p>
                                  <w:p w14:paraId="33B08105" w14:textId="307F1502" w:rsidR="00A20136" w:rsidRPr="00CF6957" w:rsidRDefault="00A20136" w:rsidP="00A20136">
                                    <w:pPr>
                                      <w:jc w:val="center"/>
                                      <w:rPr>
                                        <w:noProof/>
                                        <w:sz w:val="16"/>
                                        <w:szCs w:val="16"/>
                                      </w:rPr>
                                    </w:pPr>
                                    <w:r w:rsidRPr="00CF6957">
                                      <w:rPr>
                                        <w:b/>
                                        <w:bCs/>
                                        <w:noProof/>
                                        <w:sz w:val="16"/>
                                        <w:szCs w:val="16"/>
                                      </w:rPr>
                                      <w:t>RB</w:t>
                                    </w:r>
                                    <w:r w:rsidRPr="00CF6957">
                                      <w:rPr>
                                        <w:noProof/>
                                        <w:sz w:val="16"/>
                                        <w:szCs w:val="16"/>
                                      </w:rPr>
                                      <w:t xml:space="preserve"> (</w:t>
                                    </w:r>
                                    <w:r w:rsidR="00A70C80">
                                      <w:rPr>
                                        <w:noProof/>
                                        <w:sz w:val="16"/>
                                        <w:szCs w:val="16"/>
                                      </w:rPr>
                                      <w:t>7</w:t>
                                    </w:r>
                                    <w:r w:rsidRPr="00CF6957">
                                      <w:rPr>
                                        <w:noProof/>
                                        <w:sz w:val="16"/>
                                        <w:szCs w:val="16"/>
                                      </w:rPr>
                                      <w:t>posts)</w:t>
                                    </w:r>
                                  </w:p>
                                  <w:p w14:paraId="15527BAE" w14:textId="66BD59EE" w:rsidR="00A20136" w:rsidRPr="00CF6957" w:rsidRDefault="00A20136" w:rsidP="00A20136">
                                    <w:pPr>
                                      <w:jc w:val="center"/>
                                      <w:rPr>
                                        <w:noProof/>
                                        <w:sz w:val="16"/>
                                        <w:szCs w:val="16"/>
                                      </w:rPr>
                                    </w:pPr>
                                    <w:r w:rsidRPr="00CF6957">
                                      <w:rPr>
                                        <w:noProof/>
                                        <w:sz w:val="16"/>
                                        <w:szCs w:val="16"/>
                                      </w:rPr>
                                      <w:t>1 D-1</w:t>
                                    </w:r>
                                    <w:r w:rsidRPr="00CF6957">
                                      <w:rPr>
                                        <w:sz w:val="16"/>
                                        <w:szCs w:val="16"/>
                                        <w:vertAlign w:val="superscript"/>
                                      </w:rPr>
                                      <w:t>c</w:t>
                                    </w:r>
                                    <w:r w:rsidRPr="00CF6957">
                                      <w:rPr>
                                        <w:noProof/>
                                        <w:sz w:val="16"/>
                                        <w:szCs w:val="16"/>
                                      </w:rPr>
                                      <w:t>, 1 P-3</w:t>
                                    </w:r>
                                    <w:r w:rsidRPr="00CF6957">
                                      <w:rPr>
                                        <w:sz w:val="16"/>
                                        <w:szCs w:val="16"/>
                                        <w:vertAlign w:val="superscript"/>
                                      </w:rPr>
                                      <w:t xml:space="preserve"> c</w:t>
                                    </w:r>
                                    <w:r w:rsidRPr="00CF6957">
                                      <w:rPr>
                                        <w:noProof/>
                                        <w:sz w:val="16"/>
                                        <w:szCs w:val="16"/>
                                      </w:rPr>
                                      <w:t xml:space="preserve">, </w:t>
                                    </w:r>
                                    <w:r w:rsidR="00DE19CF" w:rsidRPr="00CF6957">
                                      <w:rPr>
                                        <w:noProof/>
                                        <w:sz w:val="16"/>
                                        <w:szCs w:val="16"/>
                                      </w:rPr>
                                      <w:t>1P-4</w:t>
                                    </w:r>
                                    <w:r w:rsidR="00DE19CF" w:rsidRPr="00CF6957">
                                      <w:rPr>
                                        <w:sz w:val="16"/>
                                        <w:szCs w:val="16"/>
                                        <w:vertAlign w:val="superscript"/>
                                      </w:rPr>
                                      <w:t xml:space="preserve"> c</w:t>
                                    </w:r>
                                    <w:r w:rsidRPr="00CF6957">
                                      <w:rPr>
                                        <w:noProof/>
                                        <w:sz w:val="16"/>
                                        <w:szCs w:val="16"/>
                                      </w:rPr>
                                      <w:t xml:space="preserve"> 2 FS</w:t>
                                    </w:r>
                                    <w:r w:rsidRPr="00CF6957">
                                      <w:rPr>
                                        <w:sz w:val="16"/>
                                        <w:szCs w:val="16"/>
                                        <w:vertAlign w:val="superscript"/>
                                      </w:rPr>
                                      <w:t xml:space="preserve"> c</w:t>
                                    </w:r>
                                    <w:r w:rsidRPr="00CF6957">
                                      <w:rPr>
                                        <w:sz w:val="16"/>
                                        <w:szCs w:val="16"/>
                                      </w:rPr>
                                      <w:t>,</w:t>
                                    </w:r>
                                    <w:r w:rsidR="00D572FE">
                                      <w:rPr>
                                        <w:sz w:val="16"/>
                                        <w:szCs w:val="16"/>
                                      </w:rPr>
                                      <w:t>1</w:t>
                                    </w:r>
                                    <w:r w:rsidRPr="00CF6957">
                                      <w:rPr>
                                        <w:sz w:val="16"/>
                                        <w:szCs w:val="16"/>
                                      </w:rPr>
                                      <w:t xml:space="preserve"> </w:t>
                                    </w:r>
                                    <w:proofErr w:type="spellStart"/>
                                    <w:r w:rsidRPr="00CF6957">
                                      <w:rPr>
                                        <w:sz w:val="16"/>
                                        <w:szCs w:val="16"/>
                                      </w:rPr>
                                      <w:t>NPO</w:t>
                                    </w:r>
                                    <w:r w:rsidR="00EA0FFB">
                                      <w:rPr>
                                        <w:sz w:val="16"/>
                                        <w:szCs w:val="16"/>
                                        <w:vertAlign w:val="superscript"/>
                                      </w:rPr>
                                      <w:t>a</w:t>
                                    </w:r>
                                    <w:proofErr w:type="spellEnd"/>
                                    <w:r w:rsidR="00D572FE">
                                      <w:rPr>
                                        <w:sz w:val="16"/>
                                        <w:szCs w:val="16"/>
                                        <w:vertAlign w:val="superscript"/>
                                      </w:rPr>
                                      <w:t>,</w:t>
                                    </w:r>
                                    <w:r w:rsidR="00D572FE" w:rsidRPr="00CF6957">
                                      <w:rPr>
                                        <w:sz w:val="16"/>
                                        <w:szCs w:val="16"/>
                                      </w:rPr>
                                      <w:t xml:space="preserve"> </w:t>
                                    </w:r>
                                    <w:r w:rsidR="00D572FE">
                                      <w:rPr>
                                        <w:sz w:val="16"/>
                                        <w:szCs w:val="16"/>
                                      </w:rPr>
                                      <w:t>1</w:t>
                                    </w:r>
                                    <w:r w:rsidR="00D572FE" w:rsidRPr="00CF6957">
                                      <w:rPr>
                                        <w:sz w:val="16"/>
                                        <w:szCs w:val="16"/>
                                      </w:rPr>
                                      <w:t xml:space="preserve"> </w:t>
                                    </w:r>
                                    <w:proofErr w:type="spellStart"/>
                                    <w:r w:rsidR="00D572FE" w:rsidRPr="00CF6957">
                                      <w:rPr>
                                        <w:sz w:val="16"/>
                                        <w:szCs w:val="16"/>
                                      </w:rPr>
                                      <w:t>NPO</w:t>
                                    </w:r>
                                    <w:r w:rsidR="00D572FE" w:rsidRPr="00CF6957">
                                      <w:rPr>
                                        <w:sz w:val="16"/>
                                        <w:szCs w:val="16"/>
                                        <w:vertAlign w:val="superscript"/>
                                      </w:rPr>
                                      <w:t>c</w:t>
                                    </w:r>
                                    <w:proofErr w:type="spellEnd"/>
                                  </w:p>
                                  <w:p w14:paraId="185F740A" w14:textId="77777777" w:rsidR="00A20136" w:rsidRPr="00CF6957" w:rsidRDefault="00A20136" w:rsidP="00A20136">
                                    <w:pPr>
                                      <w:jc w:val="center"/>
                                      <w:rPr>
                                        <w:sz w:val="16"/>
                                        <w:szCs w:val="16"/>
                                      </w:rPr>
                                    </w:pPr>
                                  </w:p>
                                </w:txbxContent>
                              </v:textbox>
                            </v:rect>
                            <v:rect id="Rectangle 39" o:spid="_x0000_s1045" style="position:absolute;left:41556;top:15948;width:19325;height:7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" strokeweight="1pt">
                              <o:lock v:ext="edit" aspectratio="t"/>
                              <v:textbox inset="0,,0,0">
                                <w:txbxContent>
                                  <w:p w14:paraId="36EDCA78" w14:textId="77777777" w:rsidR="00A20136" w:rsidRDefault="00A20136" w:rsidP="00A20136">
                                    <w:pPr>
                                      <w:jc w:val="center"/>
                                      <w:rPr>
                                        <w:b/>
                                        <w:noProof/>
                                        <w:sz w:val="18"/>
                                        <w:szCs w:val="18"/>
                                      </w:rPr>
                                    </w:pPr>
                                    <w:r>
                                      <w:rPr>
                                        <w:b/>
                                        <w:noProof/>
                                        <w:sz w:val="18"/>
                                        <w:szCs w:val="18"/>
                                      </w:rPr>
                                      <w:t>Supply Chain and Service Delivery Management</w:t>
                                    </w:r>
                                  </w:p>
                                  <w:p w14:paraId="5B7D2393" w14:textId="77777777" w:rsidR="00A20136" w:rsidRDefault="00A20136" w:rsidP="00A20136">
                                    <w:pPr>
                                      <w:spacing w:after="60"/>
                                      <w:jc w:val="center"/>
                                      <w:rPr>
                                        <w:noProof/>
                                        <w:sz w:val="17"/>
                                        <w:szCs w:val="17"/>
                                      </w:rPr>
                                    </w:pPr>
                                    <w:r w:rsidRPr="00A97083">
                                      <w:rPr>
                                        <w:b/>
                                        <w:bCs/>
                                        <w:noProof/>
                                        <w:sz w:val="17"/>
                                        <w:szCs w:val="17"/>
                                      </w:rPr>
                                      <w:t>RB</w:t>
                                    </w:r>
                                    <w:r w:rsidRPr="00A97083">
                                      <w:rPr>
                                        <w:noProof/>
                                        <w:sz w:val="17"/>
                                        <w:szCs w:val="17"/>
                                      </w:rPr>
                                      <w:t xml:space="preserve"> </w:t>
                                    </w:r>
                                    <w:r w:rsidRPr="003B56D9">
                                      <w:rPr>
                                        <w:noProof/>
                                        <w:sz w:val="17"/>
                                        <w:szCs w:val="17"/>
                                      </w:rPr>
                                      <w:t>(</w:t>
                                    </w:r>
                                    <w:r>
                                      <w:rPr>
                                        <w:noProof/>
                                        <w:sz w:val="17"/>
                                        <w:szCs w:val="17"/>
                                      </w:rPr>
                                      <w:t>2</w:t>
                                    </w:r>
                                    <w:r w:rsidRPr="00A97083">
                                      <w:rPr>
                                        <w:noProof/>
                                        <w:sz w:val="17"/>
                                        <w:szCs w:val="17"/>
                                      </w:rPr>
                                      <w:t xml:space="preserve"> pos</w:t>
                                    </w:r>
                                    <w:r>
                                      <w:rPr>
                                        <w:noProof/>
                                        <w:sz w:val="17"/>
                                        <w:szCs w:val="17"/>
                                      </w:rPr>
                                      <w:t>t</w:t>
                                    </w:r>
                                    <w:r w:rsidRPr="00A97083">
                                      <w:rPr>
                                        <w:noProof/>
                                        <w:sz w:val="17"/>
                                        <w:szCs w:val="17"/>
                                      </w:rPr>
                                      <w:t>)</w:t>
                                    </w:r>
                                  </w:p>
                                  <w:p w14:paraId="6ACAB144" w14:textId="77777777" w:rsidR="00A20136" w:rsidRPr="00A97083" w:rsidRDefault="00A20136" w:rsidP="00A20136">
                                    <w:pPr>
                                      <w:spacing w:after="60"/>
                                      <w:jc w:val="center"/>
                                      <w:rPr>
                                        <w:noProof/>
                                        <w:sz w:val="17"/>
                                        <w:szCs w:val="17"/>
                                      </w:rPr>
                                    </w:pPr>
                                    <w:r>
                                      <w:rPr>
                                        <w:noProof/>
                                        <w:sz w:val="17"/>
                                        <w:szCs w:val="17"/>
                                      </w:rPr>
                                      <w:t>1 P-5</w:t>
                                    </w:r>
                                    <w:r w:rsidRPr="00D4697B">
                                      <w:rPr>
                                        <w:bCs/>
                                        <w:noProof/>
                                        <w:color w:val="000000" w:themeColor="text1"/>
                                        <w:sz w:val="17"/>
                                        <w:szCs w:val="17"/>
                                        <w:vertAlign w:val="superscript"/>
                                      </w:rPr>
                                      <w:t xml:space="preserve"> </w:t>
                                    </w:r>
                                    <w:r>
                                      <w:rPr>
                                        <w:bCs/>
                                        <w:noProof/>
                                        <w:color w:val="000000" w:themeColor="text1"/>
                                        <w:sz w:val="17"/>
                                        <w:szCs w:val="17"/>
                                        <w:vertAlign w:val="superscript"/>
                                      </w:rPr>
                                      <w:t>c</w:t>
                                    </w:r>
                                    <w:r>
                                      <w:rPr>
                                        <w:noProof/>
                                        <w:sz w:val="17"/>
                                        <w:szCs w:val="17"/>
                                      </w:rPr>
                                      <w:t>, 1 LL</w:t>
                                    </w:r>
                                    <w:r w:rsidRPr="00D4697B">
                                      <w:rPr>
                                        <w:bCs/>
                                        <w:noProof/>
                                        <w:color w:val="000000" w:themeColor="text1"/>
                                        <w:sz w:val="17"/>
                                        <w:szCs w:val="17"/>
                                        <w:vertAlign w:val="superscript"/>
                                      </w:rPr>
                                      <w:t xml:space="preserve"> </w:t>
                                    </w:r>
                                    <w:r>
                                      <w:rPr>
                                        <w:bCs/>
                                        <w:noProof/>
                                        <w:color w:val="000000" w:themeColor="text1"/>
                                        <w:sz w:val="17"/>
                                        <w:szCs w:val="17"/>
                                        <w:vertAlign w:val="superscript"/>
                                      </w:rPr>
                                      <w:t>c</w:t>
                                    </w:r>
                                  </w:p>
                                  <w:p w14:paraId="7CFF68FF" w14:textId="77777777" w:rsidR="00A20136" w:rsidRPr="00A97083" w:rsidRDefault="00A20136" w:rsidP="00A20136">
                                    <w:pPr>
                                      <w:jc w:val="center"/>
                                      <w:rPr>
                                        <w:noProof/>
                                        <w:color w:val="000000" w:themeColor="text1"/>
                                        <w:sz w:val="17"/>
                                        <w:szCs w:val="17"/>
                                      </w:rPr>
                                    </w:pPr>
                                    <w:r w:rsidRPr="00A97083">
                                      <w:rPr>
                                        <w:noProof/>
                                        <w:color w:val="000000" w:themeColor="text1"/>
                                        <w:sz w:val="17"/>
                                        <w:szCs w:val="17"/>
                                      </w:rPr>
                                      <w:t>1 P-5</w:t>
                                    </w:r>
                                    <w:r w:rsidRPr="004A64A5">
                                      <w:rPr>
                                        <w:sz w:val="17"/>
                                        <w:szCs w:val="17"/>
                                        <w:vertAlign w:val="superscript"/>
                                      </w:rPr>
                                      <w:t xml:space="preserve"> </w:t>
                                    </w:r>
                                    <w:r>
                                      <w:rPr>
                                        <w:sz w:val="17"/>
                                        <w:szCs w:val="17"/>
                                        <w:vertAlign w:val="superscript"/>
                                      </w:rPr>
                                      <w:t xml:space="preserve">c </w:t>
                                    </w:r>
                                    <w:r>
                                      <w:rPr>
                                        <w:noProof/>
                                        <w:color w:val="000000" w:themeColor="text1"/>
                                        <w:sz w:val="17"/>
                                        <w:szCs w:val="17"/>
                                      </w:rPr>
                                      <w:t>, 1 LL</w:t>
                                    </w:r>
                                    <w:r w:rsidRPr="00F644BF">
                                      <w:rPr>
                                        <w:sz w:val="17"/>
                                        <w:szCs w:val="17"/>
                                        <w:vertAlign w:val="superscript"/>
                                      </w:rPr>
                                      <w:t xml:space="preserve"> </w:t>
                                    </w:r>
                                    <w:r>
                                      <w:rPr>
                                        <w:sz w:val="17"/>
                                        <w:szCs w:val="17"/>
                                        <w:vertAlign w:val="superscript"/>
                                      </w:rPr>
                                      <w:t>c</w:t>
                                    </w:r>
                                  </w:p>
                                  <w:p w14:paraId="6D6C0308" w14:textId="77777777" w:rsidR="00A20136" w:rsidRPr="00104D20" w:rsidRDefault="00A20136" w:rsidP="00A20136">
                                    <w:pPr>
                                      <w:jc w:val="center"/>
                                      <w:rPr>
                                        <w:sz w:val="16"/>
                                        <w:szCs w:val="16"/>
                                      </w:rPr>
                                    </w:pPr>
                                  </w:p>
                                </w:txbxContent>
                              </v:textbox>
                            </v:rect>
                            <v:rect id="Rectangle 41" o:spid="_x0000_s1046" style="position:absolute;top:22186;width:13041;height:7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" strokeweight="1pt">
                              <o:lock v:ext="edit" aspectratio="t"/>
                              <v:textbox inset="0,,0,0">
                                <w:txbxContent>
                                  <w:p w14:paraId="6F976881" w14:textId="77777777" w:rsidR="00A20136" w:rsidRPr="0031656A" w:rsidRDefault="00A20136" w:rsidP="00A20136">
                                    <w:pPr>
                                      <w:jc w:val="center"/>
                                      <w:rPr>
                                        <w:b/>
                                        <w:bCs/>
                                        <w:noProof/>
                                        <w:sz w:val="16"/>
                                        <w:szCs w:val="16"/>
                                      </w:rPr>
                                    </w:pPr>
                                    <w:r w:rsidRPr="0031656A">
                                      <w:rPr>
                                        <w:b/>
                                        <w:bCs/>
                                        <w:noProof/>
                                        <w:sz w:val="16"/>
                                        <w:szCs w:val="16"/>
                                      </w:rPr>
                                      <w:t>Human Resources Section</w:t>
                                    </w:r>
                                  </w:p>
                                  <w:p w14:paraId="1E9102EB" w14:textId="77777777" w:rsidR="00A20136" w:rsidRPr="0031656A" w:rsidRDefault="00A20136" w:rsidP="00A20136">
                                    <w:pPr>
                                      <w:jc w:val="center"/>
                                      <w:rPr>
                                        <w:noProof/>
                                        <w:sz w:val="16"/>
                                        <w:szCs w:val="16"/>
                                      </w:rPr>
                                    </w:pPr>
                                    <w:r w:rsidRPr="0031656A">
                                      <w:rPr>
                                        <w:b/>
                                        <w:bCs/>
                                        <w:noProof/>
                                        <w:sz w:val="16"/>
                                        <w:szCs w:val="16"/>
                                      </w:rPr>
                                      <w:t>RB</w:t>
                                    </w:r>
                                    <w:r w:rsidRPr="0031656A">
                                      <w:rPr>
                                        <w:noProof/>
                                        <w:sz w:val="16"/>
                                        <w:szCs w:val="16"/>
                                      </w:rPr>
                                      <w:t xml:space="preserve"> (9 posts)</w:t>
                                    </w:r>
                                  </w:p>
                                  <w:p w14:paraId="3C29B422" w14:textId="77777777" w:rsidR="00A20136" w:rsidRPr="0031656A" w:rsidRDefault="00A20136" w:rsidP="00A20136">
                                    <w:pPr>
                                      <w:jc w:val="center"/>
                                      <w:rPr>
                                        <w:color w:val="000000" w:themeColor="text1"/>
                                        <w:sz w:val="16"/>
                                        <w:szCs w:val="16"/>
                                      </w:rPr>
                                    </w:pPr>
                                    <w:r w:rsidRPr="0031656A">
                                      <w:rPr>
                                        <w:color w:val="000000" w:themeColor="text1"/>
                                        <w:sz w:val="16"/>
                                        <w:szCs w:val="16"/>
                                      </w:rPr>
                                      <w:t>1 P-4</w:t>
                                    </w:r>
                                    <w:r w:rsidRPr="0031656A">
                                      <w:rPr>
                                        <w:sz w:val="16"/>
                                        <w:szCs w:val="16"/>
                                        <w:vertAlign w:val="superscript"/>
                                      </w:rPr>
                                      <w:t>c</w:t>
                                    </w:r>
                                    <w:r w:rsidRPr="0031656A">
                                      <w:rPr>
                                        <w:color w:val="000000" w:themeColor="text1"/>
                                        <w:sz w:val="16"/>
                                        <w:szCs w:val="16"/>
                                      </w:rPr>
                                      <w:t xml:space="preserve">, 1 </w:t>
                                    </w:r>
                                    <w:proofErr w:type="spellStart"/>
                                    <w:r w:rsidRPr="0031656A">
                                      <w:rPr>
                                        <w:color w:val="000000" w:themeColor="text1"/>
                                        <w:sz w:val="16"/>
                                        <w:szCs w:val="16"/>
                                      </w:rPr>
                                      <w:t>FS</w:t>
                                    </w:r>
                                    <w:r w:rsidRPr="0031656A">
                                      <w:rPr>
                                        <w:bCs/>
                                        <w:noProof/>
                                        <w:color w:val="000000" w:themeColor="text1"/>
                                        <w:sz w:val="16"/>
                                        <w:szCs w:val="16"/>
                                        <w:vertAlign w:val="superscript"/>
                                      </w:rPr>
                                      <w:t>b</w:t>
                                    </w:r>
                                    <w:proofErr w:type="spellEnd"/>
                                    <w:r w:rsidRPr="0031656A">
                                      <w:rPr>
                                        <w:color w:val="000000" w:themeColor="text1"/>
                                        <w:sz w:val="16"/>
                                        <w:szCs w:val="16"/>
                                      </w:rPr>
                                      <w:t xml:space="preserve">, 3 </w:t>
                                    </w:r>
                                    <w:proofErr w:type="spellStart"/>
                                    <w:r w:rsidRPr="0031656A">
                                      <w:rPr>
                                        <w:color w:val="000000" w:themeColor="text1"/>
                                        <w:sz w:val="16"/>
                                        <w:szCs w:val="16"/>
                                      </w:rPr>
                                      <w:t>FS</w:t>
                                    </w:r>
                                    <w:r w:rsidRPr="0031656A">
                                      <w:rPr>
                                        <w:sz w:val="16"/>
                                        <w:szCs w:val="16"/>
                                        <w:vertAlign w:val="superscript"/>
                                      </w:rPr>
                                      <w:t>c</w:t>
                                    </w:r>
                                    <w:proofErr w:type="spellEnd"/>
                                    <w:r w:rsidRPr="0031656A">
                                      <w:rPr>
                                        <w:sz w:val="16"/>
                                        <w:szCs w:val="16"/>
                                      </w:rPr>
                                      <w:t xml:space="preserve">, 1 </w:t>
                                    </w:r>
                                    <w:proofErr w:type="spellStart"/>
                                    <w:r w:rsidRPr="0031656A">
                                      <w:rPr>
                                        <w:sz w:val="16"/>
                                        <w:szCs w:val="16"/>
                                      </w:rPr>
                                      <w:t>NPO</w:t>
                                    </w:r>
                                    <w:r w:rsidRPr="0031656A">
                                      <w:rPr>
                                        <w:bCs/>
                                        <w:noProof/>
                                        <w:color w:val="000000" w:themeColor="text1"/>
                                        <w:sz w:val="16"/>
                                        <w:szCs w:val="16"/>
                                        <w:vertAlign w:val="superscript"/>
                                      </w:rPr>
                                      <w:t>b</w:t>
                                    </w:r>
                                    <w:proofErr w:type="spellEnd"/>
                                    <w:r w:rsidRPr="0031656A">
                                      <w:rPr>
                                        <w:sz w:val="16"/>
                                        <w:szCs w:val="16"/>
                                      </w:rPr>
                                      <w:t xml:space="preserve">, </w:t>
                                    </w:r>
                                    <w:r w:rsidRPr="0031656A">
                                      <w:rPr>
                                        <w:color w:val="000000" w:themeColor="text1"/>
                                        <w:sz w:val="16"/>
                                        <w:szCs w:val="16"/>
                                      </w:rPr>
                                      <w:t>1 NPO</w:t>
                                    </w:r>
                                    <w:r w:rsidRPr="0031656A">
                                      <w:rPr>
                                        <w:sz w:val="16"/>
                                        <w:szCs w:val="16"/>
                                        <w:vertAlign w:val="superscript"/>
                                      </w:rPr>
                                      <w:t xml:space="preserve"> c</w:t>
                                    </w:r>
                                    <w:r w:rsidRPr="0031656A">
                                      <w:rPr>
                                        <w:color w:val="000000" w:themeColor="text1"/>
                                        <w:sz w:val="16"/>
                                        <w:szCs w:val="16"/>
                                      </w:rPr>
                                      <w:t>, 2 LL</w:t>
                                    </w:r>
                                    <w:r w:rsidRPr="0031656A">
                                      <w:rPr>
                                        <w:sz w:val="16"/>
                                        <w:szCs w:val="16"/>
                                        <w:vertAlign w:val="superscript"/>
                                      </w:rPr>
                                      <w:t xml:space="preserve"> c</w:t>
                                    </w:r>
                                  </w:p>
                                </w:txbxContent>
                              </v:textbox>
                            </v:rect>
                            <v:rect id="Rectangle 44" o:spid="_x0000_s1047" style="position:absolute;left:17146;top:22186;width:12535;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" strokeweight="1pt">
                              <o:lock v:ext="edit" aspectratio="t"/>
                              <v:textbox inset="0,,0,0">
                                <w:txbxContent>
                                  <w:p w14:paraId="6C3E91F2" w14:textId="77777777" w:rsidR="00A20136" w:rsidRPr="00EE778B" w:rsidRDefault="00A20136" w:rsidP="00A20136">
                                    <w:pPr>
                                      <w:jc w:val="center"/>
                                      <w:rPr>
                                        <w:b/>
                                        <w:bCs/>
                                        <w:noProof/>
                                        <w:sz w:val="16"/>
                                        <w:szCs w:val="16"/>
                                      </w:rPr>
                                    </w:pPr>
                                    <w:r w:rsidRPr="00EE778B">
                                      <w:rPr>
                                        <w:b/>
                                        <w:bCs/>
                                        <w:noProof/>
                                        <w:sz w:val="16"/>
                                        <w:szCs w:val="16"/>
                                      </w:rPr>
                                      <w:t>Financial Resourcing and Performance Unit</w:t>
                                    </w:r>
                                  </w:p>
                                  <w:p w14:paraId="2772D223" w14:textId="7DDDD9AC" w:rsidR="00A20136" w:rsidRPr="00A97083" w:rsidRDefault="00A20136" w:rsidP="00B73EAE">
                                    <w:pPr>
                                      <w:jc w:val="center"/>
                                      <w:rPr>
                                        <w:b/>
                                        <w:bCs/>
                                        <w:noProof/>
                                        <w:sz w:val="17"/>
                                        <w:szCs w:val="17"/>
                                      </w:rPr>
                                    </w:pPr>
                                    <w:r w:rsidRPr="00EE778B">
                                      <w:rPr>
                                        <w:b/>
                                        <w:bCs/>
                                        <w:noProof/>
                                        <w:sz w:val="16"/>
                                        <w:szCs w:val="16"/>
                                      </w:rPr>
                                      <w:t>RB</w:t>
                                    </w:r>
                                    <w:r w:rsidRPr="00A97083">
                                      <w:rPr>
                                        <w:noProof/>
                                        <w:sz w:val="17"/>
                                        <w:szCs w:val="17"/>
                                      </w:rPr>
                                      <w:t xml:space="preserve"> (</w:t>
                                    </w:r>
                                    <w:r>
                                      <w:rPr>
                                        <w:noProof/>
                                        <w:sz w:val="17"/>
                                        <w:szCs w:val="17"/>
                                      </w:rPr>
                                      <w:t>7</w:t>
                                    </w:r>
                                    <w:r w:rsidRPr="00A97083">
                                      <w:rPr>
                                        <w:noProof/>
                                        <w:sz w:val="17"/>
                                        <w:szCs w:val="17"/>
                                      </w:rPr>
                                      <w:t xml:space="preserve"> pos</w:t>
                                    </w:r>
                                    <w:r>
                                      <w:rPr>
                                        <w:noProof/>
                                        <w:sz w:val="17"/>
                                        <w:szCs w:val="17"/>
                                      </w:rPr>
                                      <w:t>t</w:t>
                                    </w:r>
                                    <w:r w:rsidRPr="00A97083">
                                      <w:rPr>
                                        <w:noProof/>
                                        <w:sz w:val="17"/>
                                        <w:szCs w:val="17"/>
                                      </w:rPr>
                                      <w:t>s)</w:t>
                                    </w:r>
                                  </w:p>
                                  <w:p w14:paraId="7AF43ECF" w14:textId="77777777" w:rsidR="00A20136" w:rsidRDefault="00A20136" w:rsidP="00A20136">
                                    <w:pPr>
                                      <w:jc w:val="center"/>
                                      <w:rPr>
                                        <w:bCs/>
                                        <w:noProof/>
                                        <w:color w:val="000000" w:themeColor="text1"/>
                                        <w:sz w:val="17"/>
                                        <w:szCs w:val="17"/>
                                      </w:rPr>
                                    </w:pPr>
                                    <w:r w:rsidRPr="00A97083">
                                      <w:rPr>
                                        <w:bCs/>
                                        <w:noProof/>
                                        <w:color w:val="000000" w:themeColor="text1"/>
                                        <w:sz w:val="17"/>
                                        <w:szCs w:val="17"/>
                                      </w:rPr>
                                      <w:t>1 P-4</w:t>
                                    </w:r>
                                    <w:r w:rsidRPr="00E559D0">
                                      <w:rPr>
                                        <w:bCs/>
                                        <w:noProof/>
                                        <w:color w:val="000000" w:themeColor="text1"/>
                                        <w:sz w:val="16"/>
                                        <w:szCs w:val="16"/>
                                        <w:vertAlign w:val="superscript"/>
                                      </w:rPr>
                                      <w:t>c</w:t>
                                    </w:r>
                                    <w:r w:rsidRPr="00A97083">
                                      <w:rPr>
                                        <w:bCs/>
                                        <w:noProof/>
                                        <w:color w:val="000000" w:themeColor="text1"/>
                                        <w:sz w:val="17"/>
                                        <w:szCs w:val="17"/>
                                      </w:rPr>
                                      <w:t xml:space="preserve">, </w:t>
                                    </w:r>
                                    <w:r w:rsidRPr="00A97083">
                                      <w:rPr>
                                        <w:bCs/>
                                        <w:noProof/>
                                        <w:sz w:val="17"/>
                                        <w:szCs w:val="17"/>
                                      </w:rPr>
                                      <w:t>1 P-3</w:t>
                                    </w:r>
                                    <w:r w:rsidRPr="00E559D0">
                                      <w:rPr>
                                        <w:bCs/>
                                        <w:noProof/>
                                        <w:color w:val="000000" w:themeColor="text1"/>
                                        <w:sz w:val="16"/>
                                        <w:szCs w:val="16"/>
                                        <w:vertAlign w:val="superscript"/>
                                      </w:rPr>
                                      <w:t>c</w:t>
                                    </w:r>
                                    <w:r w:rsidRPr="00A97083">
                                      <w:rPr>
                                        <w:bCs/>
                                        <w:noProof/>
                                        <w:color w:val="000000" w:themeColor="text1"/>
                                        <w:sz w:val="17"/>
                                        <w:szCs w:val="17"/>
                                      </w:rPr>
                                      <w:t xml:space="preserve">, </w:t>
                                    </w:r>
                                    <w:r>
                                      <w:rPr>
                                        <w:bCs/>
                                        <w:noProof/>
                                        <w:color w:val="000000" w:themeColor="text1"/>
                                        <w:sz w:val="17"/>
                                        <w:szCs w:val="17"/>
                                      </w:rPr>
                                      <w:t>3</w:t>
                                    </w:r>
                                    <w:r w:rsidRPr="00A97083">
                                      <w:rPr>
                                        <w:bCs/>
                                        <w:noProof/>
                                        <w:color w:val="000000" w:themeColor="text1"/>
                                        <w:sz w:val="17"/>
                                        <w:szCs w:val="17"/>
                                      </w:rPr>
                                      <w:t xml:space="preserve"> FS</w:t>
                                    </w:r>
                                    <w:r w:rsidRPr="00E559D0">
                                      <w:rPr>
                                        <w:bCs/>
                                        <w:noProof/>
                                        <w:color w:val="000000" w:themeColor="text1"/>
                                        <w:sz w:val="16"/>
                                        <w:szCs w:val="16"/>
                                        <w:vertAlign w:val="superscript"/>
                                      </w:rPr>
                                      <w:t>c</w:t>
                                    </w:r>
                                    <w:r w:rsidRPr="00A97083">
                                      <w:rPr>
                                        <w:bCs/>
                                        <w:noProof/>
                                        <w:color w:val="000000" w:themeColor="text1"/>
                                        <w:sz w:val="17"/>
                                        <w:szCs w:val="17"/>
                                      </w:rPr>
                                      <w:t>,</w:t>
                                    </w:r>
                                  </w:p>
                                  <w:p w14:paraId="071A90F3" w14:textId="77777777" w:rsidR="00A20136" w:rsidRPr="00104D20" w:rsidRDefault="00A20136" w:rsidP="00A20136">
                                    <w:pPr>
                                      <w:jc w:val="center"/>
                                      <w:rPr>
                                        <w:sz w:val="16"/>
                                        <w:szCs w:val="16"/>
                                      </w:rPr>
                                    </w:pPr>
                                    <w:r>
                                      <w:rPr>
                                        <w:bCs/>
                                        <w:noProof/>
                                        <w:color w:val="000000" w:themeColor="text1"/>
                                        <w:sz w:val="17"/>
                                        <w:szCs w:val="17"/>
                                      </w:rPr>
                                      <w:t>2</w:t>
                                    </w:r>
                                    <w:r w:rsidRPr="00A97083">
                                      <w:rPr>
                                        <w:bCs/>
                                        <w:noProof/>
                                        <w:color w:val="000000" w:themeColor="text1"/>
                                        <w:sz w:val="17"/>
                                        <w:szCs w:val="17"/>
                                      </w:rPr>
                                      <w:t xml:space="preserve"> LL</w:t>
                                    </w:r>
                                    <w:r w:rsidRPr="00E559D0">
                                      <w:rPr>
                                        <w:bCs/>
                                        <w:noProof/>
                                        <w:color w:val="000000" w:themeColor="text1"/>
                                        <w:sz w:val="16"/>
                                        <w:szCs w:val="16"/>
                                        <w:vertAlign w:val="superscript"/>
                                      </w:rPr>
                                      <w:t>c</w:t>
                                    </w:r>
                                  </w:p>
                                </w:txbxContent>
                              </v:textbox>
                            </v:rect>
                            <v:rect id="Rectangle 45" o:spid="_x0000_s1048" style="position:absolute;top:38436;width:12906;height:6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" strokeweight="1pt">
                              <o:lock v:ext="edit" aspectratio="t"/>
                              <v:textbox inset="0,,0,0">
                                <w:txbxContent>
                                  <w:p w14:paraId="67CD8786" w14:textId="77777777" w:rsidR="00A20136" w:rsidRPr="00EE778B" w:rsidRDefault="00A20136" w:rsidP="00A20136">
                                    <w:pPr>
                                      <w:jc w:val="center"/>
                                      <w:rPr>
                                        <w:b/>
                                        <w:bCs/>
                                        <w:noProof/>
                                        <w:sz w:val="16"/>
                                        <w:szCs w:val="16"/>
                                        <w:lang w:val="fr-FR"/>
                                      </w:rPr>
                                    </w:pPr>
                                    <w:r w:rsidRPr="00EE778B">
                                      <w:rPr>
                                        <w:b/>
                                        <w:bCs/>
                                        <w:noProof/>
                                        <w:sz w:val="16"/>
                                        <w:szCs w:val="16"/>
                                        <w:lang w:val="fr-FR"/>
                                      </w:rPr>
                                      <w:t>Environmental Unit</w:t>
                                    </w:r>
                                  </w:p>
                                  <w:p w14:paraId="52D50582" w14:textId="77777777" w:rsidR="00A20136" w:rsidRPr="000159D6" w:rsidRDefault="00A20136" w:rsidP="00A20136">
                                    <w:pPr>
                                      <w:jc w:val="center"/>
                                      <w:rPr>
                                        <w:noProof/>
                                        <w:sz w:val="17"/>
                                        <w:szCs w:val="17"/>
                                        <w:lang w:val="fr-FR"/>
                                      </w:rPr>
                                    </w:pPr>
                                    <w:r w:rsidRPr="00EE778B">
                                      <w:rPr>
                                        <w:b/>
                                        <w:bCs/>
                                        <w:noProof/>
                                        <w:sz w:val="16"/>
                                        <w:szCs w:val="16"/>
                                        <w:lang w:val="fr-FR"/>
                                      </w:rPr>
                                      <w:t>RB</w:t>
                                    </w:r>
                                    <w:r w:rsidRPr="000159D6">
                                      <w:rPr>
                                        <w:noProof/>
                                        <w:sz w:val="17"/>
                                        <w:szCs w:val="17"/>
                                        <w:lang w:val="fr-FR"/>
                                      </w:rPr>
                                      <w:t xml:space="preserve"> (1 post)</w:t>
                                    </w:r>
                                  </w:p>
                                  <w:p w14:paraId="5141204C" w14:textId="77777777" w:rsidR="00A20136" w:rsidRPr="000159D6" w:rsidRDefault="00A20136" w:rsidP="00A20136">
                                    <w:pPr>
                                      <w:jc w:val="center"/>
                                      <w:rPr>
                                        <w:bCs/>
                                        <w:noProof/>
                                        <w:color w:val="000000" w:themeColor="text1"/>
                                        <w:sz w:val="17"/>
                                        <w:szCs w:val="17"/>
                                        <w:lang w:val="fr-FR"/>
                                      </w:rPr>
                                    </w:pPr>
                                    <w:r w:rsidRPr="000159D6">
                                      <w:rPr>
                                        <w:bCs/>
                                        <w:noProof/>
                                        <w:color w:val="000000" w:themeColor="text1"/>
                                        <w:sz w:val="17"/>
                                        <w:szCs w:val="17"/>
                                        <w:lang w:val="fr-FR"/>
                                      </w:rPr>
                                      <w:t>1 P-3</w:t>
                                    </w:r>
                                    <w:r w:rsidRPr="000159D6">
                                      <w:rPr>
                                        <w:bCs/>
                                        <w:noProof/>
                                        <w:color w:val="000000" w:themeColor="text1"/>
                                        <w:sz w:val="16"/>
                                        <w:szCs w:val="16"/>
                                        <w:vertAlign w:val="superscript"/>
                                        <w:lang w:val="fr-FR"/>
                                      </w:rPr>
                                      <w:t>b</w:t>
                                    </w:r>
                                    <w:r w:rsidRPr="000159D6">
                                      <w:rPr>
                                        <w:bCs/>
                                        <w:noProof/>
                                        <w:color w:val="000000" w:themeColor="text1"/>
                                        <w:sz w:val="17"/>
                                        <w:szCs w:val="17"/>
                                        <w:lang w:val="fr-FR"/>
                                      </w:rPr>
                                      <w:t xml:space="preserve"> </w:t>
                                    </w:r>
                                  </w:p>
                                  <w:p w14:paraId="4A80D5CE" w14:textId="77777777" w:rsidR="00A20136" w:rsidRPr="000159D6" w:rsidRDefault="00A20136" w:rsidP="00A20136">
                                    <w:pPr>
                                      <w:jc w:val="center"/>
                                      <w:rPr>
                                        <w:bCs/>
                                        <w:noProof/>
                                        <w:color w:val="000000" w:themeColor="text1"/>
                                        <w:sz w:val="17"/>
                                        <w:szCs w:val="17"/>
                                        <w:lang w:val="fr-FR"/>
                                      </w:rPr>
                                    </w:pPr>
                                  </w:p>
                                </w:txbxContent>
                              </v:textbox>
                            </v:rect>
                            <v:rect id="Rectangle 51" o:spid="_x0000_s1049" style="position:absolute;left:17147;top:39144;width:12534;height:7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" strokeweight="1pt">
                              <o:lock v:ext="edit" aspectratio="t"/>
                              <v:textbox inset="0,,0,0">
                                <w:txbxContent>
                                  <w:p w14:paraId="003F2253" w14:textId="77777777" w:rsidR="00A20136" w:rsidRPr="00EE778B" w:rsidRDefault="00A20136" w:rsidP="00A20136">
                                    <w:pPr>
                                      <w:jc w:val="center"/>
                                      <w:rPr>
                                        <w:b/>
                                        <w:bCs/>
                                        <w:noProof/>
                                        <w:sz w:val="16"/>
                                        <w:szCs w:val="16"/>
                                        <w:lang w:val="fr-FR"/>
                                      </w:rPr>
                                    </w:pPr>
                                    <w:r w:rsidRPr="00EE778B">
                                      <w:rPr>
                                        <w:b/>
                                        <w:bCs/>
                                        <w:noProof/>
                                        <w:sz w:val="16"/>
                                        <w:szCs w:val="16"/>
                                        <w:lang w:val="fr-FR"/>
                                      </w:rPr>
                                      <w:t>Procurement Section</w:t>
                                    </w:r>
                                  </w:p>
                                  <w:p w14:paraId="1114722B" w14:textId="77777777" w:rsidR="00A20136" w:rsidRPr="00D764D7" w:rsidRDefault="00A20136" w:rsidP="00A20136">
                                    <w:pPr>
                                      <w:jc w:val="center"/>
                                      <w:rPr>
                                        <w:noProof/>
                                        <w:sz w:val="17"/>
                                        <w:szCs w:val="17"/>
                                        <w:lang w:val="fr-FR"/>
                                      </w:rPr>
                                    </w:pPr>
                                    <w:r w:rsidRPr="00EE778B">
                                      <w:rPr>
                                        <w:b/>
                                        <w:bCs/>
                                        <w:noProof/>
                                        <w:sz w:val="16"/>
                                        <w:szCs w:val="16"/>
                                        <w:lang w:val="fr-FR"/>
                                      </w:rPr>
                                      <w:t>RB</w:t>
                                    </w:r>
                                    <w:r w:rsidRPr="00EE778B">
                                      <w:rPr>
                                        <w:noProof/>
                                        <w:sz w:val="16"/>
                                        <w:szCs w:val="16"/>
                                        <w:lang w:val="fr-FR"/>
                                      </w:rPr>
                                      <w:t xml:space="preserve"> </w:t>
                                    </w:r>
                                    <w:r w:rsidRPr="00D764D7">
                                      <w:rPr>
                                        <w:noProof/>
                                        <w:sz w:val="17"/>
                                        <w:szCs w:val="17"/>
                                        <w:lang w:val="fr-FR"/>
                                      </w:rPr>
                                      <w:t>(</w:t>
                                    </w:r>
                                    <w:r>
                                      <w:rPr>
                                        <w:noProof/>
                                        <w:sz w:val="17"/>
                                        <w:szCs w:val="17"/>
                                        <w:lang w:val="fr-FR"/>
                                      </w:rPr>
                                      <w:t>6</w:t>
                                    </w:r>
                                    <w:r w:rsidRPr="00D764D7">
                                      <w:rPr>
                                        <w:sz w:val="17"/>
                                        <w:szCs w:val="17"/>
                                      </w:rPr>
                                      <w:t xml:space="preserve"> </w:t>
                                    </w:r>
                                    <w:r w:rsidRPr="00D764D7">
                                      <w:rPr>
                                        <w:noProof/>
                                        <w:sz w:val="17"/>
                                        <w:szCs w:val="17"/>
                                      </w:rPr>
                                      <w:t>posts</w:t>
                                    </w:r>
                                    <w:r w:rsidRPr="00D764D7">
                                      <w:rPr>
                                        <w:noProof/>
                                        <w:sz w:val="17"/>
                                        <w:szCs w:val="17"/>
                                        <w:lang w:val="fr-FR"/>
                                      </w:rPr>
                                      <w:t>)</w:t>
                                    </w:r>
                                  </w:p>
                                  <w:p w14:paraId="586C8EF3" w14:textId="77777777" w:rsidR="00A20136" w:rsidRPr="007F15D7" w:rsidRDefault="00A20136" w:rsidP="00A20136">
                                    <w:pPr>
                                      <w:jc w:val="center"/>
                                      <w:rPr>
                                        <w:bCs/>
                                        <w:noProof/>
                                        <w:sz w:val="17"/>
                                        <w:szCs w:val="17"/>
                                        <w:lang w:val="fr-FR"/>
                                      </w:rPr>
                                    </w:pPr>
                                    <w:r>
                                      <w:rPr>
                                        <w:bCs/>
                                        <w:noProof/>
                                        <w:sz w:val="17"/>
                                        <w:szCs w:val="17"/>
                                        <w:lang w:val="fr-FR"/>
                                      </w:rPr>
                                      <w:t>1 FS</w:t>
                                    </w:r>
                                    <w:r>
                                      <w:rPr>
                                        <w:bCs/>
                                        <w:noProof/>
                                        <w:color w:val="000000" w:themeColor="text1"/>
                                        <w:sz w:val="17"/>
                                        <w:szCs w:val="17"/>
                                        <w:vertAlign w:val="superscript"/>
                                        <w:lang w:val="fr-FR"/>
                                      </w:rPr>
                                      <w:t>b</w:t>
                                    </w:r>
                                    <w:r>
                                      <w:rPr>
                                        <w:bCs/>
                                        <w:noProof/>
                                        <w:sz w:val="17"/>
                                        <w:szCs w:val="17"/>
                                        <w:lang w:val="fr-FR"/>
                                      </w:rPr>
                                      <w:t>, 1</w:t>
                                    </w:r>
                                    <w:r w:rsidRPr="007F15D7">
                                      <w:rPr>
                                        <w:bCs/>
                                        <w:noProof/>
                                        <w:sz w:val="17"/>
                                        <w:szCs w:val="17"/>
                                        <w:lang w:val="fr-FR"/>
                                      </w:rPr>
                                      <w:t xml:space="preserve"> FS</w:t>
                                    </w:r>
                                    <w:r w:rsidRPr="007F15D7">
                                      <w:rPr>
                                        <w:bCs/>
                                        <w:noProof/>
                                        <w:color w:val="000000" w:themeColor="text1"/>
                                        <w:sz w:val="17"/>
                                        <w:szCs w:val="17"/>
                                        <w:vertAlign w:val="superscript"/>
                                        <w:lang w:val="fr-FR"/>
                                      </w:rPr>
                                      <w:t>c</w:t>
                                    </w:r>
                                    <w:r w:rsidRPr="007F15D7">
                                      <w:rPr>
                                        <w:bCs/>
                                        <w:noProof/>
                                        <w:sz w:val="17"/>
                                        <w:szCs w:val="17"/>
                                        <w:lang w:val="fr-FR"/>
                                      </w:rPr>
                                      <w:t xml:space="preserve">, </w:t>
                                    </w:r>
                                    <w:r>
                                      <w:rPr>
                                        <w:bCs/>
                                        <w:noProof/>
                                        <w:sz w:val="17"/>
                                        <w:szCs w:val="17"/>
                                        <w:lang w:val="fr-FR"/>
                                      </w:rPr>
                                      <w:t>1 NPO</w:t>
                                    </w:r>
                                    <w:r w:rsidRPr="007F15D7">
                                      <w:rPr>
                                        <w:bCs/>
                                        <w:noProof/>
                                        <w:color w:val="000000" w:themeColor="text1"/>
                                        <w:sz w:val="17"/>
                                        <w:szCs w:val="17"/>
                                        <w:vertAlign w:val="superscript"/>
                                        <w:lang w:val="fr-FR"/>
                                      </w:rPr>
                                      <w:t>c</w:t>
                                    </w:r>
                                    <w:r>
                                      <w:rPr>
                                        <w:bCs/>
                                        <w:noProof/>
                                        <w:sz w:val="17"/>
                                        <w:szCs w:val="17"/>
                                        <w:lang w:val="fr-FR"/>
                                      </w:rPr>
                                      <w:t>, 3</w:t>
                                    </w:r>
                                    <w:r w:rsidRPr="007F15D7">
                                      <w:rPr>
                                        <w:bCs/>
                                        <w:noProof/>
                                        <w:sz w:val="17"/>
                                        <w:szCs w:val="17"/>
                                        <w:lang w:val="fr-FR"/>
                                      </w:rPr>
                                      <w:t xml:space="preserve"> LL</w:t>
                                    </w:r>
                                    <w:r>
                                      <w:rPr>
                                        <w:bCs/>
                                        <w:noProof/>
                                        <w:color w:val="000000" w:themeColor="text1"/>
                                        <w:sz w:val="17"/>
                                        <w:szCs w:val="17"/>
                                        <w:vertAlign w:val="superscript"/>
                                        <w:lang w:val="fr-FR"/>
                                      </w:rPr>
                                      <w:t>b</w:t>
                                    </w:r>
                                    <w:r w:rsidRPr="007F15D7">
                                      <w:rPr>
                                        <w:bCs/>
                                        <w:noProof/>
                                        <w:sz w:val="17"/>
                                        <w:szCs w:val="17"/>
                                        <w:lang w:val="fr-FR"/>
                                      </w:rPr>
                                      <w:t xml:space="preserve"> </w:t>
                                    </w:r>
                                  </w:p>
                                </w:txbxContent>
                              </v:textbox>
                            </v:rect>
                            <v:rect id="Rectangle 53" o:spid="_x0000_s1050" style="position:absolute;left:52524;top:23684;width:14443;height:6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" strokeweight="1pt">
                              <o:lock v:ext="edit" aspectratio="t"/>
                              <v:textbox inset="0,,0,0">
                                <w:txbxContent>
                                  <w:p w14:paraId="4EF7B7F1" w14:textId="77777777" w:rsidR="00A20136" w:rsidRPr="00EE778B" w:rsidRDefault="00A20136" w:rsidP="00A20136">
                                    <w:pPr>
                                      <w:jc w:val="center"/>
                                      <w:rPr>
                                        <w:b/>
                                        <w:bCs/>
                                        <w:noProof/>
                                        <w:sz w:val="16"/>
                                        <w:szCs w:val="16"/>
                                      </w:rPr>
                                    </w:pPr>
                                    <w:r w:rsidRPr="00EE778B">
                                      <w:rPr>
                                        <w:b/>
                                        <w:bCs/>
                                        <w:noProof/>
                                        <w:sz w:val="16"/>
                                        <w:szCs w:val="16"/>
                                      </w:rPr>
                                      <w:t>Movement Control Section</w:t>
                                    </w:r>
                                  </w:p>
                                  <w:p w14:paraId="10587730" w14:textId="77777777" w:rsidR="00A20136" w:rsidRPr="002224E9" w:rsidRDefault="00A20136" w:rsidP="00A20136">
                                    <w:pPr>
                                      <w:jc w:val="center"/>
                                      <w:rPr>
                                        <w:noProof/>
                                        <w:sz w:val="17"/>
                                        <w:szCs w:val="17"/>
                                      </w:rPr>
                                    </w:pPr>
                                    <w:r w:rsidRPr="00EE778B">
                                      <w:rPr>
                                        <w:b/>
                                        <w:bCs/>
                                        <w:noProof/>
                                        <w:sz w:val="16"/>
                                        <w:szCs w:val="16"/>
                                      </w:rPr>
                                      <w:t>RB</w:t>
                                    </w:r>
                                    <w:r w:rsidRPr="00EE778B">
                                      <w:rPr>
                                        <w:noProof/>
                                        <w:sz w:val="16"/>
                                        <w:szCs w:val="16"/>
                                      </w:rPr>
                                      <w:t xml:space="preserve"> </w:t>
                                    </w:r>
                                    <w:r w:rsidRPr="002224E9">
                                      <w:rPr>
                                        <w:noProof/>
                                        <w:sz w:val="17"/>
                                        <w:szCs w:val="17"/>
                                      </w:rPr>
                                      <w:t>(</w:t>
                                    </w:r>
                                    <w:r>
                                      <w:rPr>
                                        <w:noProof/>
                                        <w:sz w:val="17"/>
                                        <w:szCs w:val="17"/>
                                      </w:rPr>
                                      <w:t>7</w:t>
                                    </w:r>
                                    <w:r w:rsidRPr="002224E9">
                                      <w:rPr>
                                        <w:noProof/>
                                        <w:sz w:val="17"/>
                                        <w:szCs w:val="17"/>
                                      </w:rPr>
                                      <w:t xml:space="preserve"> posts)</w:t>
                                    </w:r>
                                  </w:p>
                                  <w:p w14:paraId="2CE12FB9" w14:textId="77777777" w:rsidR="00A20136" w:rsidRPr="00204A10" w:rsidRDefault="00A20136" w:rsidP="00A20136">
                                    <w:pPr>
                                      <w:jc w:val="center"/>
                                      <w:rPr>
                                        <w:sz w:val="17"/>
                                        <w:szCs w:val="17"/>
                                      </w:rPr>
                                    </w:pPr>
                                    <w:r w:rsidRPr="00204A10">
                                      <w:rPr>
                                        <w:bCs/>
                                        <w:noProof/>
                                        <w:color w:val="000000" w:themeColor="text1"/>
                                        <w:sz w:val="17"/>
                                        <w:szCs w:val="17"/>
                                      </w:rPr>
                                      <w:t>1 P-4</w:t>
                                    </w:r>
                                    <w:r w:rsidRPr="004E4759">
                                      <w:rPr>
                                        <w:bCs/>
                                        <w:noProof/>
                                        <w:color w:val="000000" w:themeColor="text1"/>
                                        <w:sz w:val="17"/>
                                        <w:szCs w:val="17"/>
                                        <w:vertAlign w:val="superscript"/>
                                      </w:rPr>
                                      <w:t xml:space="preserve"> </w:t>
                                    </w:r>
                                    <w:r>
                                      <w:rPr>
                                        <w:bCs/>
                                        <w:noProof/>
                                        <w:color w:val="000000" w:themeColor="text1"/>
                                        <w:sz w:val="17"/>
                                        <w:szCs w:val="17"/>
                                        <w:vertAlign w:val="superscript"/>
                                      </w:rPr>
                                      <w:t>c</w:t>
                                    </w:r>
                                    <w:r w:rsidRPr="00204A10">
                                      <w:rPr>
                                        <w:bCs/>
                                        <w:noProof/>
                                        <w:color w:val="000000" w:themeColor="text1"/>
                                        <w:sz w:val="17"/>
                                        <w:szCs w:val="17"/>
                                      </w:rPr>
                                      <w:t xml:space="preserve">, </w:t>
                                    </w:r>
                                    <w:r>
                                      <w:rPr>
                                        <w:bCs/>
                                        <w:noProof/>
                                        <w:color w:val="000000" w:themeColor="text1"/>
                                        <w:sz w:val="17"/>
                                        <w:szCs w:val="17"/>
                                      </w:rPr>
                                      <w:t>1</w:t>
                                    </w:r>
                                    <w:r w:rsidRPr="00204A10">
                                      <w:rPr>
                                        <w:bCs/>
                                        <w:noProof/>
                                        <w:color w:val="000000" w:themeColor="text1"/>
                                        <w:sz w:val="17"/>
                                        <w:szCs w:val="17"/>
                                      </w:rPr>
                                      <w:t xml:space="preserve"> FS</w:t>
                                    </w:r>
                                    <w:r w:rsidRPr="00F90D55">
                                      <w:rPr>
                                        <w:bCs/>
                                        <w:noProof/>
                                        <w:color w:val="000000" w:themeColor="text1"/>
                                        <w:sz w:val="17"/>
                                        <w:szCs w:val="17"/>
                                        <w:vertAlign w:val="superscript"/>
                                      </w:rPr>
                                      <w:t xml:space="preserve"> </w:t>
                                    </w:r>
                                    <w:r>
                                      <w:rPr>
                                        <w:bCs/>
                                        <w:noProof/>
                                        <w:color w:val="000000" w:themeColor="text1"/>
                                        <w:sz w:val="17"/>
                                        <w:szCs w:val="17"/>
                                        <w:vertAlign w:val="superscript"/>
                                      </w:rPr>
                                      <w:t>b</w:t>
                                    </w:r>
                                    <w:r w:rsidRPr="00204A10">
                                      <w:rPr>
                                        <w:bCs/>
                                        <w:noProof/>
                                        <w:color w:val="000000" w:themeColor="text1"/>
                                        <w:sz w:val="17"/>
                                        <w:szCs w:val="17"/>
                                      </w:rPr>
                                      <w:t>,</w:t>
                                    </w:r>
                                    <w:r>
                                      <w:rPr>
                                        <w:bCs/>
                                        <w:noProof/>
                                        <w:color w:val="000000" w:themeColor="text1"/>
                                        <w:sz w:val="17"/>
                                        <w:szCs w:val="17"/>
                                      </w:rPr>
                                      <w:t xml:space="preserve"> 1FS</w:t>
                                    </w:r>
                                    <w:r w:rsidRPr="00DA0ABD">
                                      <w:rPr>
                                        <w:sz w:val="17"/>
                                        <w:szCs w:val="17"/>
                                        <w:vertAlign w:val="superscript"/>
                                      </w:rPr>
                                      <w:t xml:space="preserve"> </w:t>
                                    </w:r>
                                    <w:r>
                                      <w:rPr>
                                        <w:sz w:val="17"/>
                                        <w:szCs w:val="17"/>
                                        <w:vertAlign w:val="superscript"/>
                                      </w:rPr>
                                      <w:t>c</w:t>
                                    </w:r>
                                    <w:r>
                                      <w:rPr>
                                        <w:bCs/>
                                        <w:noProof/>
                                        <w:color w:val="000000" w:themeColor="text1"/>
                                        <w:sz w:val="17"/>
                                        <w:szCs w:val="17"/>
                                      </w:rPr>
                                      <w:t xml:space="preserve"> , 1</w:t>
                                    </w:r>
                                    <w:r w:rsidRPr="00204A10">
                                      <w:rPr>
                                        <w:bCs/>
                                        <w:noProof/>
                                        <w:color w:val="000000" w:themeColor="text1"/>
                                        <w:sz w:val="17"/>
                                        <w:szCs w:val="17"/>
                                      </w:rPr>
                                      <w:t xml:space="preserve"> NPO</w:t>
                                    </w:r>
                                    <w:r w:rsidRPr="00DE3B94">
                                      <w:rPr>
                                        <w:bCs/>
                                        <w:noProof/>
                                        <w:color w:val="000000" w:themeColor="text1"/>
                                        <w:sz w:val="17"/>
                                        <w:szCs w:val="17"/>
                                        <w:vertAlign w:val="superscript"/>
                                      </w:rPr>
                                      <w:t xml:space="preserve"> </w:t>
                                    </w:r>
                                    <w:r>
                                      <w:rPr>
                                        <w:bCs/>
                                        <w:noProof/>
                                        <w:color w:val="000000" w:themeColor="text1"/>
                                        <w:sz w:val="17"/>
                                        <w:szCs w:val="17"/>
                                        <w:vertAlign w:val="superscript"/>
                                      </w:rPr>
                                      <w:t>b</w:t>
                                    </w:r>
                                    <w:r w:rsidRPr="00204A10">
                                      <w:rPr>
                                        <w:bCs/>
                                        <w:noProof/>
                                        <w:color w:val="000000" w:themeColor="text1"/>
                                        <w:sz w:val="17"/>
                                        <w:szCs w:val="17"/>
                                      </w:rPr>
                                      <w:t xml:space="preserve">,  </w:t>
                                    </w:r>
                                    <w:r>
                                      <w:rPr>
                                        <w:bCs/>
                                        <w:noProof/>
                                        <w:color w:val="000000" w:themeColor="text1"/>
                                        <w:sz w:val="17"/>
                                        <w:szCs w:val="17"/>
                                      </w:rPr>
                                      <w:t>3</w:t>
                                    </w:r>
                                    <w:r w:rsidRPr="00204A10">
                                      <w:rPr>
                                        <w:b/>
                                        <w:bCs/>
                                        <w:noProof/>
                                        <w:color w:val="000000" w:themeColor="text1"/>
                                        <w:sz w:val="17"/>
                                        <w:szCs w:val="17"/>
                                      </w:rPr>
                                      <w:t xml:space="preserve"> </w:t>
                                    </w:r>
                                    <w:r w:rsidRPr="00204A10">
                                      <w:rPr>
                                        <w:bCs/>
                                        <w:noProof/>
                                        <w:color w:val="000000" w:themeColor="text1"/>
                                        <w:sz w:val="17"/>
                                        <w:szCs w:val="17"/>
                                      </w:rPr>
                                      <w:t>LL</w:t>
                                    </w:r>
                                    <w:r>
                                      <w:rPr>
                                        <w:bCs/>
                                        <w:noProof/>
                                        <w:color w:val="000000" w:themeColor="text1"/>
                                        <w:sz w:val="17"/>
                                        <w:szCs w:val="17"/>
                                        <w:vertAlign w:val="superscript"/>
                                      </w:rPr>
                                      <w:t>c</w:t>
                                    </w:r>
                                    <w:r w:rsidRPr="00204A10">
                                      <w:rPr>
                                        <w:bCs/>
                                        <w:noProof/>
                                        <w:color w:val="000000" w:themeColor="text1"/>
                                        <w:sz w:val="17"/>
                                        <w:szCs w:val="17"/>
                                      </w:rPr>
                                      <w:t xml:space="preserve"> </w:t>
                                    </w:r>
                                  </w:p>
                                </w:txbxContent>
                              </v:textbox>
                            </v:rect>
                            <v:line id="Straight Connector 55" o:spid="_x0000_s1051" style="position:absolute;visibility:visible;mso-wrap-style:square" from="14885,14811" to="51347,14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"/>
                            <v:line id="Straight Connector 58" o:spid="_x0000_s1052" style="position:absolute;visibility:visible;mso-wrap-style:square" from="15079,21169" to="15079,4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5OwgAAANsAAAAPAAAAZHJzL2Rvd25yZXYueG1sRE/Pa8Iw&#10;FL4P/B/CE3abqRsr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DTPb5OwgAAANsAAAAPAAAA&#10;AAAAAAAAAAAAAAcCAABkcnMvZG93bnJldi54bWxQSwUGAAAAAAMAAwC3AAAA9gIAAAAA&#10;"/>
                            <v:rect id="Rectangle 59" o:spid="_x0000_s1053" style="position:absolute;left:20584;top:1677;width:36608;height:5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" filled="f" strokeweight="1pt">
                              <o:lock v:ext="edit" aspectratio="t"/>
                              <v:textbox inset="0,.72pt,0,0">
                                <w:txbxContent>
                                  <w:p w14:paraId="0CC5A489" w14:textId="77777777" w:rsidR="00A20136" w:rsidRPr="00CF6957" w:rsidRDefault="00A20136" w:rsidP="00A20136">
                                    <w:pPr>
                                      <w:jc w:val="center"/>
                                      <w:rPr>
                                        <w:b/>
                                        <w:bCs/>
                                        <w:noProof/>
                                        <w:sz w:val="16"/>
                                        <w:szCs w:val="16"/>
                                      </w:rPr>
                                    </w:pPr>
                                    <w:r w:rsidRPr="00CF6957">
                                      <w:rPr>
                                        <w:b/>
                                        <w:bCs/>
                                        <w:noProof/>
                                        <w:sz w:val="16"/>
                                        <w:szCs w:val="16"/>
                                      </w:rPr>
                                      <w:t xml:space="preserve">Head of Entity/ </w:t>
                                    </w:r>
                                  </w:p>
                                  <w:p w14:paraId="1545C5F5" w14:textId="77777777" w:rsidR="00A20136" w:rsidRPr="00CF6957" w:rsidRDefault="00A20136" w:rsidP="00A20136">
                                    <w:pPr>
                                      <w:jc w:val="center"/>
                                      <w:rPr>
                                        <w:b/>
                                        <w:noProof/>
                                        <w:sz w:val="16"/>
                                        <w:szCs w:val="16"/>
                                      </w:rPr>
                                    </w:pPr>
                                    <w:r w:rsidRPr="00CF6957">
                                      <w:rPr>
                                        <w:b/>
                                        <w:bCs/>
                                        <w:noProof/>
                                        <w:sz w:val="16"/>
                                        <w:szCs w:val="16"/>
                                      </w:rPr>
                                      <w:t>Resident Coordinator/Humanitarian Coordinator</w:t>
                                    </w:r>
                                  </w:p>
                                  <w:p w14:paraId="30C80599" w14:textId="77777777" w:rsidR="00A20136" w:rsidRPr="00CF6957" w:rsidRDefault="00A20136" w:rsidP="00A20136">
                                    <w:pPr>
                                      <w:jc w:val="center"/>
                                      <w:rPr>
                                        <w:sz w:val="16"/>
                                        <w:szCs w:val="16"/>
                                        <w:lang w:val="en-US"/>
                                      </w:rPr>
                                    </w:pPr>
                                    <w:r w:rsidRPr="00CF6957">
                                      <w:rPr>
                                        <w:b/>
                                        <w:bCs/>
                                        <w:noProof/>
                                        <w:sz w:val="16"/>
                                        <w:szCs w:val="16"/>
                                      </w:rPr>
                                      <w:t>RB</w:t>
                                    </w:r>
                                    <w:r w:rsidRPr="00CF6957">
                                      <w:rPr>
                                        <w:noProof/>
                                        <w:sz w:val="16"/>
                                        <w:szCs w:val="16"/>
                                      </w:rPr>
                                      <w:t xml:space="preserve"> (4 post)</w:t>
                                    </w:r>
                                  </w:p>
                                  <w:p w14:paraId="048B7DE7" w14:textId="77777777" w:rsidR="00A20136" w:rsidRPr="00CF6957" w:rsidRDefault="00A20136" w:rsidP="00A20136">
                                    <w:pPr>
                                      <w:jc w:val="center"/>
                                      <w:rPr>
                                        <w:sz w:val="16"/>
                                        <w:szCs w:val="16"/>
                                        <w:lang w:val="it-IT"/>
                                      </w:rPr>
                                    </w:pPr>
                                    <w:r w:rsidRPr="00CF6957">
                                      <w:rPr>
                                        <w:sz w:val="16"/>
                                        <w:szCs w:val="16"/>
                                        <w:lang w:val="it-IT"/>
                                      </w:rPr>
                                      <w:t>1 ASG</w:t>
                                    </w:r>
                                    <w:r w:rsidRPr="00CF6957">
                                      <w:rPr>
                                        <w:sz w:val="16"/>
                                        <w:szCs w:val="16"/>
                                        <w:vertAlign w:val="superscript"/>
                                        <w:lang w:val="it-IT"/>
                                      </w:rPr>
                                      <w:t xml:space="preserve">a </w:t>
                                    </w:r>
                                    <w:r w:rsidRPr="00CF6957">
                                      <w:rPr>
                                        <w:sz w:val="16"/>
                                        <w:szCs w:val="16"/>
                                        <w:lang w:val="it-IT"/>
                                      </w:rPr>
                                      <w:t>, 1 P-4</w:t>
                                    </w:r>
                                    <w:r w:rsidRPr="00CF6957">
                                      <w:rPr>
                                        <w:sz w:val="16"/>
                                        <w:szCs w:val="16"/>
                                        <w:vertAlign w:val="superscript"/>
                                        <w:lang w:val="it-IT"/>
                                      </w:rPr>
                                      <w:t>a</w:t>
                                    </w:r>
                                    <w:r w:rsidRPr="00CF6957">
                                      <w:rPr>
                                        <w:sz w:val="16"/>
                                        <w:szCs w:val="16"/>
                                        <w:lang w:val="it-IT"/>
                                      </w:rPr>
                                      <w:t>, 1 FS</w:t>
                                    </w:r>
                                    <w:r w:rsidRPr="00CF6957">
                                      <w:rPr>
                                        <w:sz w:val="16"/>
                                        <w:szCs w:val="16"/>
                                        <w:vertAlign w:val="superscript"/>
                                        <w:lang w:val="it-IT"/>
                                      </w:rPr>
                                      <w:t>a</w:t>
                                    </w:r>
                                    <w:r w:rsidRPr="00CF6957">
                                      <w:rPr>
                                        <w:sz w:val="16"/>
                                        <w:szCs w:val="16"/>
                                        <w:lang w:val="it-IT"/>
                                      </w:rPr>
                                      <w:t>, 1 NPO</w:t>
                                    </w:r>
                                    <w:r w:rsidRPr="00CF6957">
                                      <w:rPr>
                                        <w:sz w:val="16"/>
                                        <w:szCs w:val="16"/>
                                        <w:vertAlign w:val="superscript"/>
                                        <w:lang w:val="it-IT"/>
                                      </w:rPr>
                                      <w:t>a</w:t>
                                    </w:r>
                                    <w:r w:rsidRPr="00CF6957">
                                      <w:rPr>
                                        <w:sz w:val="16"/>
                                        <w:szCs w:val="16"/>
                                        <w:lang w:val="it-IT"/>
                                      </w:rPr>
                                      <w:t xml:space="preserve"> </w:t>
                                    </w:r>
                                  </w:p>
                                  <w:p w14:paraId="7669A6AF" w14:textId="77777777" w:rsidR="00A20136" w:rsidRPr="00916FF2" w:rsidRDefault="00A20136" w:rsidP="00A20136">
                                    <w:pPr>
                                      <w:jc w:val="center"/>
                                      <w:rPr>
                                        <w:sz w:val="16"/>
                                        <w:szCs w:val="16"/>
                                        <w:lang w:val="it-IT"/>
                                      </w:rPr>
                                    </w:pPr>
                                  </w:p>
                                </w:txbxContent>
                              </v:textbox>
                            </v:rect>
                            <v:rect id="Rectangle 62" o:spid="_x0000_s1054" style="position:absolute;left:33164;top:23684;width:17107;height:6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" strokeweight="1pt">
                              <o:lock v:ext="edit" aspectratio="t"/>
                              <v:textbox inset="0,,0,0">
                                <w:txbxContent>
                                  <w:p w14:paraId="1D78AE02" w14:textId="77777777" w:rsidR="00A20136" w:rsidRPr="00EE778B" w:rsidRDefault="00A20136" w:rsidP="00A20136">
                                    <w:pPr>
                                      <w:jc w:val="center"/>
                                      <w:rPr>
                                        <w:b/>
                                        <w:bCs/>
                                        <w:noProof/>
                                        <w:sz w:val="16"/>
                                        <w:szCs w:val="16"/>
                                      </w:rPr>
                                    </w:pPr>
                                    <w:r w:rsidRPr="00EE778B">
                                      <w:rPr>
                                        <w:b/>
                                        <w:bCs/>
                                        <w:noProof/>
                                        <w:sz w:val="16"/>
                                        <w:szCs w:val="16"/>
                                      </w:rPr>
                                      <w:t>Centralized Warehousing Section</w:t>
                                    </w:r>
                                  </w:p>
                                  <w:p w14:paraId="39B8421E" w14:textId="77777777" w:rsidR="00A20136" w:rsidRPr="00A97083" w:rsidRDefault="00A20136" w:rsidP="00A20136">
                                    <w:pPr>
                                      <w:jc w:val="center"/>
                                      <w:rPr>
                                        <w:noProof/>
                                        <w:sz w:val="17"/>
                                        <w:szCs w:val="17"/>
                                      </w:rPr>
                                    </w:pPr>
                                    <w:r w:rsidRPr="00EE778B">
                                      <w:rPr>
                                        <w:b/>
                                        <w:bCs/>
                                        <w:noProof/>
                                        <w:sz w:val="16"/>
                                        <w:szCs w:val="16"/>
                                      </w:rPr>
                                      <w:t>RB</w:t>
                                    </w:r>
                                    <w:r w:rsidRPr="00EE778B">
                                      <w:rPr>
                                        <w:noProof/>
                                        <w:sz w:val="16"/>
                                        <w:szCs w:val="16"/>
                                      </w:rPr>
                                      <w:t xml:space="preserve"> </w:t>
                                    </w:r>
                                    <w:r w:rsidRPr="00A00420">
                                      <w:rPr>
                                        <w:noProof/>
                                        <w:sz w:val="17"/>
                                        <w:szCs w:val="17"/>
                                      </w:rPr>
                                      <w:t>(</w:t>
                                    </w:r>
                                    <w:r>
                                      <w:rPr>
                                        <w:noProof/>
                                        <w:sz w:val="17"/>
                                        <w:szCs w:val="17"/>
                                      </w:rPr>
                                      <w:t>8</w:t>
                                    </w:r>
                                    <w:r w:rsidRPr="00A97083">
                                      <w:rPr>
                                        <w:noProof/>
                                        <w:sz w:val="17"/>
                                        <w:szCs w:val="17"/>
                                      </w:rPr>
                                      <w:t xml:space="preserve"> pos</w:t>
                                    </w:r>
                                    <w:r>
                                      <w:rPr>
                                        <w:noProof/>
                                        <w:sz w:val="17"/>
                                        <w:szCs w:val="17"/>
                                      </w:rPr>
                                      <w:t>t</w:t>
                                    </w:r>
                                    <w:r w:rsidRPr="00A97083">
                                      <w:rPr>
                                        <w:noProof/>
                                        <w:sz w:val="17"/>
                                        <w:szCs w:val="17"/>
                                      </w:rPr>
                                      <w:t>s)</w:t>
                                    </w:r>
                                  </w:p>
                                  <w:p w14:paraId="6CCD45FF" w14:textId="77777777" w:rsidR="00A20136" w:rsidRPr="00E73FA1" w:rsidRDefault="00A20136" w:rsidP="00A20136">
                                    <w:pPr>
                                      <w:jc w:val="center"/>
                                      <w:rPr>
                                        <w:bCs/>
                                        <w:noProof/>
                                        <w:color w:val="000000" w:themeColor="text1"/>
                                        <w:sz w:val="17"/>
                                        <w:szCs w:val="17"/>
                                      </w:rPr>
                                    </w:pPr>
                                    <w:r w:rsidRPr="00E73FA1">
                                      <w:rPr>
                                        <w:bCs/>
                                        <w:noProof/>
                                        <w:color w:val="000000" w:themeColor="text1"/>
                                        <w:sz w:val="17"/>
                                        <w:szCs w:val="17"/>
                                      </w:rPr>
                                      <w:t xml:space="preserve"> </w:t>
                                    </w:r>
                                    <w:r>
                                      <w:rPr>
                                        <w:bCs/>
                                        <w:noProof/>
                                        <w:color w:val="000000" w:themeColor="text1"/>
                                        <w:sz w:val="17"/>
                                        <w:szCs w:val="17"/>
                                      </w:rPr>
                                      <w:t>1</w:t>
                                    </w:r>
                                    <w:r w:rsidRPr="00E73FA1">
                                      <w:rPr>
                                        <w:bCs/>
                                        <w:noProof/>
                                        <w:color w:val="000000" w:themeColor="text1"/>
                                        <w:sz w:val="17"/>
                                        <w:szCs w:val="17"/>
                                      </w:rPr>
                                      <w:t xml:space="preserve"> FS</w:t>
                                    </w:r>
                                    <w:r w:rsidRPr="00E73FA1">
                                      <w:rPr>
                                        <w:bCs/>
                                        <w:noProof/>
                                        <w:color w:val="000000" w:themeColor="text1"/>
                                        <w:sz w:val="17"/>
                                        <w:szCs w:val="17"/>
                                        <w:vertAlign w:val="superscript"/>
                                      </w:rPr>
                                      <w:t>c</w:t>
                                    </w:r>
                                    <w:r w:rsidRPr="00E73FA1">
                                      <w:rPr>
                                        <w:bCs/>
                                        <w:noProof/>
                                        <w:color w:val="000000" w:themeColor="text1"/>
                                        <w:sz w:val="17"/>
                                        <w:szCs w:val="17"/>
                                      </w:rPr>
                                      <w:t xml:space="preserve">, </w:t>
                                    </w:r>
                                    <w:r>
                                      <w:rPr>
                                        <w:bCs/>
                                        <w:noProof/>
                                        <w:color w:val="000000" w:themeColor="text1"/>
                                        <w:sz w:val="17"/>
                                        <w:szCs w:val="17"/>
                                      </w:rPr>
                                      <w:t>1 NPO</w:t>
                                    </w:r>
                                    <w:r>
                                      <w:rPr>
                                        <w:bCs/>
                                        <w:noProof/>
                                        <w:color w:val="000000" w:themeColor="text1"/>
                                        <w:sz w:val="16"/>
                                        <w:szCs w:val="16"/>
                                        <w:vertAlign w:val="superscript"/>
                                      </w:rPr>
                                      <w:t>b</w:t>
                                    </w:r>
                                    <w:r>
                                      <w:rPr>
                                        <w:bCs/>
                                        <w:noProof/>
                                        <w:color w:val="000000" w:themeColor="text1"/>
                                        <w:sz w:val="17"/>
                                        <w:szCs w:val="17"/>
                                      </w:rPr>
                                      <w:t xml:space="preserve">, </w:t>
                                    </w:r>
                                    <w:r w:rsidRPr="00A40FB1">
                                      <w:rPr>
                                        <w:bCs/>
                                        <w:noProof/>
                                        <w:sz w:val="17"/>
                                        <w:szCs w:val="17"/>
                                      </w:rPr>
                                      <w:t>1</w:t>
                                    </w:r>
                                    <w:r w:rsidRPr="00E73FA1">
                                      <w:rPr>
                                        <w:bCs/>
                                        <w:noProof/>
                                        <w:color w:val="000000" w:themeColor="text1"/>
                                        <w:sz w:val="17"/>
                                        <w:szCs w:val="17"/>
                                      </w:rPr>
                                      <w:t xml:space="preserve"> NPO</w:t>
                                    </w:r>
                                    <w:r w:rsidRPr="00E73FA1">
                                      <w:rPr>
                                        <w:bCs/>
                                        <w:noProof/>
                                        <w:color w:val="000000" w:themeColor="text1"/>
                                        <w:sz w:val="17"/>
                                        <w:szCs w:val="17"/>
                                        <w:vertAlign w:val="superscript"/>
                                      </w:rPr>
                                      <w:t>c</w:t>
                                    </w:r>
                                    <w:r w:rsidRPr="00E73FA1">
                                      <w:rPr>
                                        <w:bCs/>
                                        <w:noProof/>
                                        <w:color w:val="000000" w:themeColor="text1"/>
                                        <w:sz w:val="17"/>
                                        <w:szCs w:val="17"/>
                                      </w:rPr>
                                      <w:t>,</w:t>
                                    </w:r>
                                    <w:r w:rsidRPr="00E73FA1">
                                      <w:rPr>
                                        <w:bCs/>
                                        <w:noProof/>
                                        <w:color w:val="000000" w:themeColor="text1"/>
                                        <w:sz w:val="17"/>
                                        <w:szCs w:val="17"/>
                                      </w:rPr>
                                      <w:br/>
                                    </w:r>
                                    <w:r>
                                      <w:rPr>
                                        <w:bCs/>
                                        <w:noProof/>
                                        <w:color w:val="000000" w:themeColor="text1"/>
                                        <w:sz w:val="17"/>
                                        <w:szCs w:val="17"/>
                                      </w:rPr>
                                      <w:t xml:space="preserve">5 </w:t>
                                    </w:r>
                                    <w:r w:rsidRPr="00E73FA1">
                                      <w:rPr>
                                        <w:bCs/>
                                        <w:noProof/>
                                        <w:color w:val="000000" w:themeColor="text1"/>
                                        <w:sz w:val="17"/>
                                        <w:szCs w:val="17"/>
                                      </w:rPr>
                                      <w:t>LL</w:t>
                                    </w:r>
                                    <w:r w:rsidRPr="00E73FA1">
                                      <w:rPr>
                                        <w:bCs/>
                                        <w:noProof/>
                                        <w:color w:val="000000" w:themeColor="text1"/>
                                        <w:sz w:val="17"/>
                                        <w:szCs w:val="17"/>
                                        <w:vertAlign w:val="superscript"/>
                                      </w:rPr>
                                      <w:t>c</w:t>
                                    </w:r>
                                    <w:r w:rsidRPr="00E73FA1">
                                      <w:rPr>
                                        <w:bCs/>
                                        <w:noProof/>
                                        <w:color w:val="000000" w:themeColor="text1"/>
                                        <w:sz w:val="17"/>
                                        <w:szCs w:val="17"/>
                                      </w:rPr>
                                      <w:t xml:space="preserve"> </w:t>
                                    </w:r>
                                  </w:p>
                                  <w:p w14:paraId="1A034452" w14:textId="77777777" w:rsidR="00A20136" w:rsidRPr="00E73FA1" w:rsidRDefault="00A20136" w:rsidP="00A20136">
                                    <w:pPr>
                                      <w:jc w:val="center"/>
                                      <w:rPr>
                                        <w:bCs/>
                                        <w:noProof/>
                                        <w:color w:val="000000" w:themeColor="text1"/>
                                        <w:sz w:val="17"/>
                                        <w:szCs w:val="17"/>
                                      </w:rPr>
                                    </w:pPr>
                                  </w:p>
                                  <w:p w14:paraId="0A60BADC" w14:textId="77777777" w:rsidR="00A20136" w:rsidRPr="00E73FA1" w:rsidRDefault="00A20136" w:rsidP="00A20136">
                                    <w:pPr>
                                      <w:jc w:val="center"/>
                                      <w:rPr>
                                        <w:sz w:val="14"/>
                                        <w:szCs w:val="14"/>
                                      </w:rPr>
                                    </w:pPr>
                                  </w:p>
                                </w:txbxContent>
                              </v:textbox>
                            </v:rect>
                            <v:line id="Straight Connector 70" o:spid="_x0000_s1055" style="position:absolute;visibility:visible;mso-wrap-style:square" from="12950,42849" to="17093,4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" strokecolor="black [3213]">
                              <v:stroke joinstyle="miter"/>
                            </v:line>
                            <v:line id="Straight Connector 79" o:spid="_x0000_s1056" style="position:absolute;visibility:visible;mso-wrap-style:square" from="51218,23260" to="51347,47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" strokecolor="black [3213]">
                              <v:stroke joinstyle="miter"/>
                            </v:line>
                            <v:line id="Straight Connector 100" o:spid="_x0000_s1057" style="position:absolute;visibility:visible;mso-wrap-style:square" from="50234,27432" to="52499,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" strokecolor="black [3213]">
                              <v:stroke joinstyle="miter"/>
                            </v:line>
                            <v:line id="Straight Connector 101" o:spid="_x0000_s1058" style="position:absolute;visibility:visible;mso-wrap-style:square" from="50219,33816" to="52656,33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" strokecolor="black [3213]">
                              <v:stroke joinstyle="miter"/>
                            </v:line>
                            <v:line id="Straight Connector 102" o:spid="_x0000_s1059" style="position:absolute;visibility:visible;mso-wrap-style:square" from="50050,40429" to="52603,4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" strokecolor="black [3213]">
                              <v:stroke joinstyle="miter"/>
                            </v:line>
                            <v:line id="Straight Connector 103" o:spid="_x0000_s1060" style="position:absolute;visibility:visible;mso-wrap-style:square" from="50002,47400" to="52488,47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" strokecolor="black [3213]">
                              <v:stroke joinstyle="miter"/>
                            </v:line>
                            <v:line id="Straight Connector 104" o:spid="_x0000_s1061" style="position:absolute;visibility:visible;mso-wrap-style:square" from="68089,15576" to="69472,15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" strokecolor="black [3213]">
                              <v:stroke joinstyle="miter"/>
                            </v:line>
                            <v:line id="Straight Connector 105" o:spid="_x0000_s1062" style="position:absolute;flip:x;visibility:visible;mso-wrap-style:square" from="68321,20614" to="69562,20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" strokecolor="black [3213]">
                              <v:stroke joinstyle="miter"/>
                            </v:line>
                            <v:line id="Straight Connector 106" o:spid="_x0000_s1063" style="position:absolute;visibility:visible;mso-wrap-style:square" from="68268,27432" to="69615,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" strokecolor="black [3213]">
                              <v:stroke joinstyle="miter"/>
                            </v:line>
                          </v:group>
                          <v:rect id="Rectangle 119" o:spid="_x0000_s1064" style="position:absolute;left:17147;top:28865;width:12534;height:7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" strokeweight="1pt">
                            <o:lock v:ext="edit" aspectratio="t"/>
                            <v:textbox inset="0,,0,0">
                              <w:txbxContent>
                                <w:p w14:paraId="178FE146" w14:textId="77777777" w:rsidR="00A20136" w:rsidRDefault="00A20136" w:rsidP="00A20136">
                                  <w:pPr>
                                    <w:jc w:val="center"/>
                                    <w:rPr>
                                      <w:b/>
                                      <w:bCs/>
                                      <w:noProof/>
                                      <w:sz w:val="16"/>
                                      <w:szCs w:val="16"/>
                                      <w:lang w:val="fr-FR"/>
                                    </w:rPr>
                                  </w:pPr>
                                  <w:r w:rsidRPr="005012D6">
                                    <w:rPr>
                                      <w:b/>
                                      <w:bCs/>
                                      <w:noProof/>
                                      <w:sz w:val="16"/>
                                      <w:szCs w:val="16"/>
                                      <w:lang w:val="fr-FR"/>
                                    </w:rPr>
                                    <w:t>Contract Management Unit</w:t>
                                  </w:r>
                                </w:p>
                                <w:p w14:paraId="05C1EBE3" w14:textId="77777777" w:rsidR="00A20136" w:rsidRPr="00A97083" w:rsidRDefault="00A20136" w:rsidP="00A20136">
                                  <w:pPr>
                                    <w:jc w:val="center"/>
                                    <w:rPr>
                                      <w:noProof/>
                                      <w:sz w:val="17"/>
                                      <w:szCs w:val="17"/>
                                      <w:lang w:val="fr-FR"/>
                                    </w:rPr>
                                  </w:pPr>
                                  <w:r w:rsidRPr="00A97083">
                                    <w:rPr>
                                      <w:b/>
                                      <w:bCs/>
                                      <w:noProof/>
                                      <w:sz w:val="17"/>
                                      <w:szCs w:val="17"/>
                                      <w:lang w:val="fr-FR"/>
                                    </w:rPr>
                                    <w:t>RB</w:t>
                                  </w:r>
                                  <w:r w:rsidRPr="00A97083">
                                    <w:rPr>
                                      <w:noProof/>
                                      <w:sz w:val="17"/>
                                      <w:szCs w:val="17"/>
                                      <w:lang w:val="fr-FR"/>
                                    </w:rPr>
                                    <w:t xml:space="preserve"> (</w:t>
                                  </w:r>
                                  <w:r>
                                    <w:rPr>
                                      <w:noProof/>
                                      <w:sz w:val="17"/>
                                      <w:szCs w:val="17"/>
                                      <w:lang w:val="fr-FR"/>
                                    </w:rPr>
                                    <w:t>1</w:t>
                                  </w:r>
                                  <w:r w:rsidRPr="00A97083">
                                    <w:rPr>
                                      <w:noProof/>
                                      <w:sz w:val="17"/>
                                      <w:szCs w:val="17"/>
                                      <w:lang w:val="fr-FR"/>
                                    </w:rPr>
                                    <w:t xml:space="preserve"> </w:t>
                                  </w:r>
                                  <w:r w:rsidRPr="00A97083">
                                    <w:rPr>
                                      <w:noProof/>
                                      <w:sz w:val="17"/>
                                      <w:szCs w:val="17"/>
                                    </w:rPr>
                                    <w:t>pos</w:t>
                                  </w:r>
                                  <w:r>
                                    <w:rPr>
                                      <w:noProof/>
                                      <w:sz w:val="17"/>
                                      <w:szCs w:val="17"/>
                                    </w:rPr>
                                    <w:t>t</w:t>
                                  </w:r>
                                  <w:r w:rsidRPr="00A97083">
                                    <w:rPr>
                                      <w:noProof/>
                                      <w:sz w:val="17"/>
                                      <w:szCs w:val="17"/>
                                      <w:lang w:val="fr-FR"/>
                                    </w:rPr>
                                    <w:t>)</w:t>
                                  </w:r>
                                </w:p>
                                <w:p w14:paraId="7B831271" w14:textId="77777777" w:rsidR="00A20136" w:rsidRPr="00A97083" w:rsidRDefault="00A20136" w:rsidP="00A20136">
                                  <w:pPr>
                                    <w:jc w:val="center"/>
                                    <w:rPr>
                                      <w:b/>
                                      <w:bCs/>
                                      <w:noProof/>
                                      <w:color w:val="000000" w:themeColor="text1"/>
                                      <w:sz w:val="17"/>
                                      <w:szCs w:val="17"/>
                                      <w:lang w:val="fr-FR"/>
                                    </w:rPr>
                                  </w:pPr>
                                  <w:r w:rsidRPr="00A97083">
                                    <w:rPr>
                                      <w:bCs/>
                                      <w:noProof/>
                                      <w:color w:val="000000" w:themeColor="text1"/>
                                      <w:sz w:val="17"/>
                                      <w:szCs w:val="17"/>
                                      <w:lang w:val="fr-FR"/>
                                    </w:rPr>
                                    <w:t>1 NPO</w:t>
                                  </w:r>
                                  <w:r>
                                    <w:rPr>
                                      <w:bCs/>
                                      <w:noProof/>
                                      <w:color w:val="000000" w:themeColor="text1"/>
                                      <w:sz w:val="17"/>
                                      <w:szCs w:val="17"/>
                                      <w:vertAlign w:val="superscript"/>
                                    </w:rPr>
                                    <w:t>b</w:t>
                                  </w:r>
                                </w:p>
                              </w:txbxContent>
                            </v:textbox>
                          </v:rect>
                        </v:group>
                      </v:group>
                      <v:group id="Group 15" o:spid="_x0000_s1065" style="position:absolute;left:33164;top:7075;width:48920;height:40831" coordorigin="-19379,-14420" coordsize="48919,40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15" o:spid="_x0000_s1066" style="position:absolute;left:16935;top:-14420;width:12605;height:7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" strokeweight="1pt">
                          <o:lock v:ext="edit" aspectratio="t"/>
                          <v:textbox inset="0,,0,0">
                            <w:txbxContent>
                              <w:p w14:paraId="11FFABCF" w14:textId="77777777" w:rsidR="00A20136" w:rsidRPr="00EE778B" w:rsidRDefault="00A20136" w:rsidP="00A20136">
                                <w:pPr>
                                  <w:jc w:val="center"/>
                                  <w:rPr>
                                    <w:b/>
                                    <w:bCs/>
                                    <w:noProof/>
                                    <w:sz w:val="16"/>
                                    <w:szCs w:val="16"/>
                                  </w:rPr>
                                </w:pPr>
                                <w:r w:rsidRPr="00EE778B">
                                  <w:rPr>
                                    <w:b/>
                                    <w:bCs/>
                                    <w:noProof/>
                                    <w:sz w:val="16"/>
                                    <w:szCs w:val="16"/>
                                  </w:rPr>
                                  <w:t>Safety and Security Unit</w:t>
                                </w:r>
                              </w:p>
                              <w:p w14:paraId="186EE9F6" w14:textId="77777777" w:rsidR="00A20136" w:rsidRDefault="00A20136" w:rsidP="00A20136">
                                <w:pPr>
                                  <w:jc w:val="center"/>
                                  <w:rPr>
                                    <w:noProof/>
                                    <w:sz w:val="17"/>
                                    <w:szCs w:val="17"/>
                                  </w:rPr>
                                </w:pPr>
                                <w:r w:rsidRPr="00EE778B">
                                  <w:rPr>
                                    <w:b/>
                                    <w:bCs/>
                                    <w:noProof/>
                                    <w:sz w:val="16"/>
                                    <w:szCs w:val="16"/>
                                  </w:rPr>
                                  <w:t>RB</w:t>
                                </w:r>
                                <w:r w:rsidRPr="00EE778B">
                                  <w:rPr>
                                    <w:noProof/>
                                    <w:sz w:val="16"/>
                                    <w:szCs w:val="16"/>
                                  </w:rPr>
                                  <w:t xml:space="preserve"> </w:t>
                                </w:r>
                                <w:r w:rsidRPr="00A17FE9">
                                  <w:rPr>
                                    <w:noProof/>
                                    <w:sz w:val="17"/>
                                    <w:szCs w:val="17"/>
                                  </w:rPr>
                                  <w:t>(</w:t>
                                </w:r>
                                <w:r>
                                  <w:rPr>
                                    <w:noProof/>
                                    <w:sz w:val="17"/>
                                    <w:szCs w:val="17"/>
                                  </w:rPr>
                                  <w:t>15</w:t>
                                </w:r>
                                <w:r w:rsidRPr="00A17FE9">
                                  <w:rPr>
                                    <w:noProof/>
                                    <w:sz w:val="17"/>
                                    <w:szCs w:val="17"/>
                                  </w:rPr>
                                  <w:t xml:space="preserve"> </w:t>
                                </w:r>
                                <w:r w:rsidRPr="00A97083">
                                  <w:rPr>
                                    <w:noProof/>
                                    <w:sz w:val="17"/>
                                    <w:szCs w:val="17"/>
                                  </w:rPr>
                                  <w:t>pos</w:t>
                                </w:r>
                                <w:r>
                                  <w:rPr>
                                    <w:noProof/>
                                    <w:sz w:val="17"/>
                                    <w:szCs w:val="17"/>
                                  </w:rPr>
                                  <w:t>t</w:t>
                                </w:r>
                                <w:r w:rsidRPr="00A97083">
                                  <w:rPr>
                                    <w:noProof/>
                                    <w:sz w:val="17"/>
                                    <w:szCs w:val="17"/>
                                  </w:rPr>
                                  <w:t>s</w:t>
                                </w:r>
                                <w:r w:rsidRPr="00A17FE9">
                                  <w:rPr>
                                    <w:noProof/>
                                    <w:sz w:val="17"/>
                                    <w:szCs w:val="17"/>
                                  </w:rPr>
                                  <w:t>)</w:t>
                                </w:r>
                              </w:p>
                              <w:p w14:paraId="721239F6" w14:textId="77777777" w:rsidR="00A20136" w:rsidRDefault="00A20136" w:rsidP="00A20136">
                                <w:pPr>
                                  <w:jc w:val="center"/>
                                  <w:rPr>
                                    <w:bCs/>
                                    <w:noProof/>
                                    <w:color w:val="000000" w:themeColor="text1"/>
                                    <w:sz w:val="17"/>
                                    <w:szCs w:val="17"/>
                                  </w:rPr>
                                </w:pPr>
                                <w:r w:rsidRPr="00A17FE9">
                                  <w:rPr>
                                    <w:bCs/>
                                    <w:noProof/>
                                    <w:color w:val="000000" w:themeColor="text1"/>
                                    <w:sz w:val="17"/>
                                    <w:szCs w:val="17"/>
                                  </w:rPr>
                                  <w:t>1 P-4</w:t>
                                </w:r>
                                <w:r>
                                  <w:rPr>
                                    <w:bCs/>
                                    <w:noProof/>
                                    <w:color w:val="000000" w:themeColor="text1"/>
                                    <w:sz w:val="17"/>
                                    <w:szCs w:val="17"/>
                                    <w:vertAlign w:val="superscript"/>
                                  </w:rPr>
                                  <w:t>c</w:t>
                                </w:r>
                                <w:r w:rsidRPr="00A17FE9">
                                  <w:rPr>
                                    <w:bCs/>
                                    <w:noProof/>
                                    <w:color w:val="000000" w:themeColor="text1"/>
                                    <w:sz w:val="17"/>
                                    <w:szCs w:val="17"/>
                                  </w:rPr>
                                  <w:t xml:space="preserve">, </w:t>
                                </w:r>
                                <w:r>
                                  <w:rPr>
                                    <w:bCs/>
                                    <w:noProof/>
                                    <w:color w:val="000000" w:themeColor="text1"/>
                                    <w:sz w:val="17"/>
                                    <w:szCs w:val="17"/>
                                  </w:rPr>
                                  <w:t>2 FS</w:t>
                                </w:r>
                                <w:r>
                                  <w:rPr>
                                    <w:sz w:val="17"/>
                                    <w:szCs w:val="17"/>
                                    <w:vertAlign w:val="superscript"/>
                                  </w:rPr>
                                  <w:t>a</w:t>
                                </w:r>
                                <w:r>
                                  <w:rPr>
                                    <w:bCs/>
                                    <w:noProof/>
                                    <w:color w:val="000000" w:themeColor="text1"/>
                                    <w:sz w:val="17"/>
                                    <w:szCs w:val="17"/>
                                  </w:rPr>
                                  <w:t>, 2 FS</w:t>
                                </w:r>
                                <w:r>
                                  <w:rPr>
                                    <w:bCs/>
                                    <w:noProof/>
                                    <w:color w:val="000000" w:themeColor="text1"/>
                                    <w:sz w:val="17"/>
                                    <w:szCs w:val="17"/>
                                    <w:vertAlign w:val="superscript"/>
                                  </w:rPr>
                                  <w:t>b</w:t>
                                </w:r>
                                <w:r w:rsidRPr="00A17FE9">
                                  <w:rPr>
                                    <w:bCs/>
                                    <w:noProof/>
                                    <w:color w:val="000000" w:themeColor="text1"/>
                                    <w:sz w:val="17"/>
                                    <w:szCs w:val="17"/>
                                  </w:rPr>
                                  <w:t>,</w:t>
                                </w:r>
                                <w:r>
                                  <w:rPr>
                                    <w:bCs/>
                                    <w:noProof/>
                                    <w:color w:val="000000" w:themeColor="text1"/>
                                    <w:sz w:val="17"/>
                                    <w:szCs w:val="17"/>
                                  </w:rPr>
                                  <w:t xml:space="preserve"> </w:t>
                                </w:r>
                                <w:r w:rsidRPr="00A17FE9">
                                  <w:rPr>
                                    <w:bCs/>
                                    <w:noProof/>
                                    <w:color w:val="000000" w:themeColor="text1"/>
                                    <w:sz w:val="17"/>
                                    <w:szCs w:val="17"/>
                                  </w:rPr>
                                  <w:t>1</w:t>
                                </w:r>
                                <w:r>
                                  <w:rPr>
                                    <w:bCs/>
                                    <w:noProof/>
                                    <w:color w:val="000000" w:themeColor="text1"/>
                                    <w:sz w:val="17"/>
                                    <w:szCs w:val="17"/>
                                  </w:rPr>
                                  <w:t xml:space="preserve"> FS</w:t>
                                </w:r>
                                <w:r>
                                  <w:rPr>
                                    <w:bCs/>
                                    <w:noProof/>
                                    <w:color w:val="000000" w:themeColor="text1"/>
                                    <w:sz w:val="17"/>
                                    <w:szCs w:val="17"/>
                                    <w:vertAlign w:val="superscript"/>
                                  </w:rPr>
                                  <w:t>c</w:t>
                                </w:r>
                                <w:r w:rsidRPr="00A17FE9">
                                  <w:rPr>
                                    <w:bCs/>
                                    <w:noProof/>
                                    <w:color w:val="000000" w:themeColor="text1"/>
                                    <w:sz w:val="17"/>
                                    <w:szCs w:val="17"/>
                                  </w:rPr>
                                  <w:t xml:space="preserve">, </w:t>
                                </w:r>
                              </w:p>
                              <w:p w14:paraId="40468A07" w14:textId="77777777" w:rsidR="00A20136" w:rsidRPr="00A97083" w:rsidRDefault="00A20136" w:rsidP="00A20136">
                                <w:pPr>
                                  <w:jc w:val="center"/>
                                  <w:rPr>
                                    <w:color w:val="000000" w:themeColor="text1"/>
                                    <w:sz w:val="17"/>
                                    <w:szCs w:val="17"/>
                                  </w:rPr>
                                </w:pPr>
                                <w:r>
                                  <w:rPr>
                                    <w:bCs/>
                                    <w:noProof/>
                                    <w:color w:val="000000" w:themeColor="text1"/>
                                    <w:sz w:val="17"/>
                                    <w:szCs w:val="17"/>
                                  </w:rPr>
                                  <w:t>3, LL</w:t>
                                </w:r>
                                <w:r>
                                  <w:rPr>
                                    <w:sz w:val="17"/>
                                    <w:szCs w:val="17"/>
                                    <w:vertAlign w:val="superscript"/>
                                  </w:rPr>
                                  <w:t>a</w:t>
                                </w:r>
                                <w:r>
                                  <w:rPr>
                                    <w:bCs/>
                                    <w:noProof/>
                                    <w:color w:val="000000" w:themeColor="text1"/>
                                    <w:sz w:val="17"/>
                                    <w:szCs w:val="17"/>
                                  </w:rPr>
                                  <w:t xml:space="preserve"> 6</w:t>
                                </w:r>
                                <w:r w:rsidRPr="00A17FE9">
                                  <w:rPr>
                                    <w:bCs/>
                                    <w:noProof/>
                                    <w:color w:val="000000" w:themeColor="text1"/>
                                    <w:sz w:val="17"/>
                                    <w:szCs w:val="17"/>
                                  </w:rPr>
                                  <w:t xml:space="preserve"> LL</w:t>
                                </w:r>
                                <w:r>
                                  <w:rPr>
                                    <w:bCs/>
                                    <w:noProof/>
                                    <w:color w:val="000000" w:themeColor="text1"/>
                                    <w:sz w:val="17"/>
                                    <w:szCs w:val="17"/>
                                    <w:vertAlign w:val="superscript"/>
                                  </w:rPr>
                                  <w:t>b</w:t>
                                </w:r>
                              </w:p>
                            </w:txbxContent>
                          </v:textbox>
                        </v:rect>
                        <v:rect id="Rectangle 114" o:spid="_x0000_s1067" style="position:absolute;top:7258;width:14424;height:6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" strokeweight="1pt">
                          <o:lock v:ext="edit" aspectratio="t"/>
                          <v:textbox inset="0,,0,0">
                            <w:txbxContent>
                              <w:p w14:paraId="010923D9" w14:textId="77777777" w:rsidR="00A20136" w:rsidRPr="00EE778B" w:rsidRDefault="00A20136" w:rsidP="00A20136">
                                <w:pPr>
                                  <w:jc w:val="center"/>
                                  <w:rPr>
                                    <w:b/>
                                    <w:bCs/>
                                    <w:noProof/>
                                    <w:sz w:val="16"/>
                                    <w:szCs w:val="16"/>
                                    <w:lang w:val="fr-FR"/>
                                  </w:rPr>
                                </w:pPr>
                                <w:r w:rsidRPr="00EE778B">
                                  <w:rPr>
                                    <w:b/>
                                    <w:bCs/>
                                    <w:noProof/>
                                    <w:sz w:val="16"/>
                                    <w:szCs w:val="16"/>
                                    <w:lang w:val="fr-FR"/>
                                  </w:rPr>
                                  <w:t>Surface Transport Unit</w:t>
                                </w:r>
                              </w:p>
                              <w:p w14:paraId="56B0DB3A" w14:textId="77777777" w:rsidR="00A20136" w:rsidRPr="00A97083" w:rsidRDefault="00A20136" w:rsidP="00A20136">
                                <w:pPr>
                                  <w:jc w:val="center"/>
                                  <w:rPr>
                                    <w:noProof/>
                                    <w:sz w:val="17"/>
                                    <w:szCs w:val="17"/>
                                    <w:lang w:val="fr-FR"/>
                                  </w:rPr>
                                </w:pPr>
                                <w:r w:rsidRPr="00EE778B">
                                  <w:rPr>
                                    <w:b/>
                                    <w:bCs/>
                                    <w:noProof/>
                                    <w:sz w:val="16"/>
                                    <w:szCs w:val="16"/>
                                    <w:lang w:val="fr-FR"/>
                                  </w:rPr>
                                  <w:t>RB</w:t>
                                </w:r>
                                <w:r w:rsidRPr="00A97083">
                                  <w:rPr>
                                    <w:noProof/>
                                    <w:sz w:val="17"/>
                                    <w:szCs w:val="17"/>
                                    <w:lang w:val="fr-FR"/>
                                  </w:rPr>
                                  <w:t xml:space="preserve"> (</w:t>
                                </w:r>
                                <w:r>
                                  <w:rPr>
                                    <w:noProof/>
                                    <w:sz w:val="17"/>
                                    <w:szCs w:val="17"/>
                                    <w:lang w:val="fr-FR"/>
                                  </w:rPr>
                                  <w:t>5</w:t>
                                </w:r>
                                <w:r w:rsidRPr="00A97083">
                                  <w:rPr>
                                    <w:noProof/>
                                    <w:sz w:val="17"/>
                                    <w:szCs w:val="17"/>
                                    <w:lang w:val="fr-FR"/>
                                  </w:rPr>
                                  <w:t xml:space="preserve"> </w:t>
                                </w:r>
                                <w:r w:rsidRPr="00A97083">
                                  <w:rPr>
                                    <w:noProof/>
                                    <w:sz w:val="17"/>
                                    <w:szCs w:val="17"/>
                                  </w:rPr>
                                  <w:t>pos</w:t>
                                </w:r>
                                <w:r>
                                  <w:rPr>
                                    <w:noProof/>
                                    <w:sz w:val="17"/>
                                    <w:szCs w:val="17"/>
                                  </w:rPr>
                                  <w:t>t</w:t>
                                </w:r>
                                <w:r w:rsidRPr="00A97083">
                                  <w:rPr>
                                    <w:noProof/>
                                    <w:sz w:val="17"/>
                                    <w:szCs w:val="17"/>
                                  </w:rPr>
                                  <w:t>s</w:t>
                                </w:r>
                                <w:r w:rsidRPr="00A97083">
                                  <w:rPr>
                                    <w:noProof/>
                                    <w:sz w:val="17"/>
                                    <w:szCs w:val="17"/>
                                    <w:lang w:val="fr-FR"/>
                                  </w:rPr>
                                  <w:t>)</w:t>
                                </w:r>
                              </w:p>
                              <w:p w14:paraId="59D71E08" w14:textId="77777777" w:rsidR="00A20136" w:rsidRPr="00A97083" w:rsidRDefault="00A20136" w:rsidP="00A20136">
                                <w:pPr>
                                  <w:jc w:val="center"/>
                                  <w:rPr>
                                    <w:bCs/>
                                    <w:noProof/>
                                    <w:color w:val="000000" w:themeColor="text1"/>
                                    <w:sz w:val="17"/>
                                    <w:szCs w:val="17"/>
                                    <w:lang w:val="es-ES"/>
                                  </w:rPr>
                                </w:pPr>
                                <w:r>
                                  <w:rPr>
                                    <w:bCs/>
                                    <w:noProof/>
                                    <w:sz w:val="17"/>
                                    <w:szCs w:val="17"/>
                                    <w:lang w:val="es-ES"/>
                                  </w:rPr>
                                  <w:t>1 FS</w:t>
                                </w:r>
                                <w:r w:rsidRPr="002F01EA">
                                  <w:rPr>
                                    <w:sz w:val="17"/>
                                    <w:szCs w:val="17"/>
                                    <w:vertAlign w:val="superscript"/>
                                  </w:rPr>
                                  <w:t xml:space="preserve"> </w:t>
                                </w:r>
                                <w:r>
                                  <w:rPr>
                                    <w:sz w:val="17"/>
                                    <w:szCs w:val="17"/>
                                    <w:vertAlign w:val="superscript"/>
                                  </w:rPr>
                                  <w:t>c</w:t>
                                </w:r>
                                <w:r>
                                  <w:rPr>
                                    <w:bCs/>
                                    <w:noProof/>
                                    <w:sz w:val="17"/>
                                    <w:szCs w:val="17"/>
                                    <w:lang w:val="es-ES"/>
                                  </w:rPr>
                                  <w:t xml:space="preserve"> ,1</w:t>
                                </w:r>
                                <w:r w:rsidRPr="00A97083">
                                  <w:rPr>
                                    <w:bCs/>
                                    <w:noProof/>
                                    <w:sz w:val="17"/>
                                    <w:szCs w:val="17"/>
                                    <w:lang w:val="es-ES"/>
                                  </w:rPr>
                                  <w:t xml:space="preserve"> FS</w:t>
                                </w:r>
                                <w:r w:rsidRPr="00A94EEF">
                                  <w:rPr>
                                    <w:bCs/>
                                    <w:noProof/>
                                    <w:color w:val="000000" w:themeColor="text1"/>
                                    <w:sz w:val="17"/>
                                    <w:szCs w:val="17"/>
                                    <w:vertAlign w:val="superscript"/>
                                    <w:lang w:val="es-ES"/>
                                  </w:rPr>
                                  <w:t>b</w:t>
                                </w:r>
                                <w:r w:rsidRPr="00A97083">
                                  <w:rPr>
                                    <w:bCs/>
                                    <w:noProof/>
                                    <w:sz w:val="17"/>
                                    <w:szCs w:val="17"/>
                                    <w:lang w:val="es-ES"/>
                                  </w:rPr>
                                  <w:t>,</w:t>
                                </w:r>
                                <w:r>
                                  <w:rPr>
                                    <w:bCs/>
                                    <w:noProof/>
                                    <w:sz w:val="17"/>
                                    <w:szCs w:val="17"/>
                                    <w:lang w:val="es-ES"/>
                                  </w:rPr>
                                  <w:t xml:space="preserve"> </w:t>
                                </w:r>
                                <w:r w:rsidRPr="00A97083">
                                  <w:rPr>
                                    <w:bCs/>
                                    <w:noProof/>
                                    <w:sz w:val="17"/>
                                    <w:szCs w:val="17"/>
                                    <w:lang w:val="es-ES"/>
                                  </w:rPr>
                                  <w:t xml:space="preserve"> </w:t>
                                </w:r>
                                <w:r>
                                  <w:rPr>
                                    <w:bCs/>
                                    <w:noProof/>
                                    <w:sz w:val="17"/>
                                    <w:szCs w:val="17"/>
                                    <w:lang w:val="es-ES"/>
                                  </w:rPr>
                                  <w:t>2</w:t>
                                </w:r>
                                <w:r w:rsidRPr="00A97083">
                                  <w:rPr>
                                    <w:bCs/>
                                    <w:noProof/>
                                    <w:sz w:val="17"/>
                                    <w:szCs w:val="17"/>
                                    <w:lang w:val="es-ES"/>
                                  </w:rPr>
                                  <w:t xml:space="preserve"> </w:t>
                                </w:r>
                                <w:r>
                                  <w:rPr>
                                    <w:bCs/>
                                    <w:noProof/>
                                    <w:sz w:val="17"/>
                                    <w:szCs w:val="17"/>
                                    <w:lang w:val="es-ES"/>
                                  </w:rPr>
                                  <w:t>LL</w:t>
                                </w:r>
                                <w:r>
                                  <w:rPr>
                                    <w:bCs/>
                                    <w:noProof/>
                                    <w:color w:val="000000" w:themeColor="text1"/>
                                    <w:sz w:val="17"/>
                                    <w:szCs w:val="17"/>
                                    <w:vertAlign w:val="superscript"/>
                                    <w:lang w:val="es-ES"/>
                                  </w:rPr>
                                  <w:t>b</w:t>
                                </w:r>
                                <w:r w:rsidRPr="00A97083">
                                  <w:rPr>
                                    <w:bCs/>
                                    <w:noProof/>
                                    <w:sz w:val="17"/>
                                    <w:szCs w:val="17"/>
                                    <w:lang w:val="es-ES"/>
                                  </w:rPr>
                                  <w:t>,</w:t>
                                </w:r>
                                <w:r>
                                  <w:rPr>
                                    <w:bCs/>
                                    <w:noProof/>
                                    <w:sz w:val="17"/>
                                    <w:szCs w:val="17"/>
                                    <w:lang w:val="es-ES"/>
                                  </w:rPr>
                                  <w:t xml:space="preserve"> </w:t>
                                </w:r>
                                <w:r w:rsidRPr="00A97083">
                                  <w:rPr>
                                    <w:bCs/>
                                    <w:noProof/>
                                    <w:sz w:val="17"/>
                                    <w:szCs w:val="17"/>
                                    <w:lang w:val="es-ES"/>
                                  </w:rPr>
                                  <w:t xml:space="preserve"> </w:t>
                                </w:r>
                                <w:r>
                                  <w:rPr>
                                    <w:bCs/>
                                    <w:noProof/>
                                    <w:sz w:val="17"/>
                                    <w:szCs w:val="17"/>
                                    <w:lang w:val="es-ES"/>
                                  </w:rPr>
                                  <w:t>1</w:t>
                                </w:r>
                                <w:r w:rsidRPr="00A97083">
                                  <w:rPr>
                                    <w:bCs/>
                                    <w:noProof/>
                                    <w:sz w:val="17"/>
                                    <w:szCs w:val="17"/>
                                    <w:lang w:val="es-ES"/>
                                  </w:rPr>
                                  <w:t xml:space="preserve"> </w:t>
                                </w:r>
                                <w:r>
                                  <w:rPr>
                                    <w:bCs/>
                                    <w:noProof/>
                                    <w:sz w:val="17"/>
                                    <w:szCs w:val="17"/>
                                    <w:lang w:val="es-ES"/>
                                  </w:rPr>
                                  <w:t>LL</w:t>
                                </w:r>
                                <w:r>
                                  <w:rPr>
                                    <w:bCs/>
                                    <w:noProof/>
                                    <w:color w:val="000000" w:themeColor="text1"/>
                                    <w:sz w:val="17"/>
                                    <w:szCs w:val="17"/>
                                    <w:vertAlign w:val="superscript"/>
                                    <w:lang w:val="es-ES"/>
                                  </w:rPr>
                                  <w:t>c</w:t>
                                </w:r>
                              </w:p>
                            </w:txbxContent>
                          </v:textbox>
                        </v:rect>
                        <v:rect id="Rectangle 113" o:spid="_x0000_s1068" style="position:absolute;left:-81;top:14099;width:14505;height:5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" strokeweight="1pt">
                          <o:lock v:ext="edit" aspectratio="t"/>
                          <v:textbox inset="0,,0,0">
                            <w:txbxContent>
                              <w:p w14:paraId="42887604" w14:textId="77777777" w:rsidR="00A20136" w:rsidRDefault="00A20136" w:rsidP="00A20136">
                                <w:pPr>
                                  <w:jc w:val="center"/>
                                  <w:rPr>
                                    <w:b/>
                                    <w:bCs/>
                                    <w:noProof/>
                                    <w:sz w:val="16"/>
                                    <w:szCs w:val="16"/>
                                  </w:rPr>
                                </w:pPr>
                                <w:r w:rsidRPr="005012D6">
                                  <w:rPr>
                                    <w:b/>
                                    <w:bCs/>
                                    <w:noProof/>
                                    <w:sz w:val="16"/>
                                    <w:szCs w:val="16"/>
                                  </w:rPr>
                                  <w:t>Property Management Section</w:t>
                                </w:r>
                              </w:p>
                              <w:p w14:paraId="08244994" w14:textId="77777777" w:rsidR="00A20136" w:rsidRPr="00A97083" w:rsidRDefault="00A20136" w:rsidP="00A20136">
                                <w:pPr>
                                  <w:jc w:val="center"/>
                                  <w:rPr>
                                    <w:noProof/>
                                    <w:sz w:val="17"/>
                                    <w:szCs w:val="17"/>
                                  </w:rPr>
                                </w:pPr>
                                <w:r w:rsidRPr="00A97083">
                                  <w:rPr>
                                    <w:b/>
                                    <w:bCs/>
                                    <w:noProof/>
                                    <w:sz w:val="17"/>
                                    <w:szCs w:val="17"/>
                                  </w:rPr>
                                  <w:t>RB</w:t>
                                </w:r>
                                <w:r w:rsidRPr="00A97083">
                                  <w:rPr>
                                    <w:noProof/>
                                    <w:sz w:val="17"/>
                                    <w:szCs w:val="17"/>
                                  </w:rPr>
                                  <w:t xml:space="preserve"> (</w:t>
                                </w:r>
                                <w:r w:rsidRPr="00044718">
                                  <w:rPr>
                                    <w:noProof/>
                                    <w:sz w:val="17"/>
                                    <w:szCs w:val="17"/>
                                  </w:rPr>
                                  <w:t>6</w:t>
                                </w:r>
                                <w:r w:rsidRPr="00A97083">
                                  <w:rPr>
                                    <w:noProof/>
                                    <w:sz w:val="17"/>
                                    <w:szCs w:val="17"/>
                                  </w:rPr>
                                  <w:t xml:space="preserve"> pos</w:t>
                                </w:r>
                                <w:r>
                                  <w:rPr>
                                    <w:noProof/>
                                    <w:sz w:val="17"/>
                                    <w:szCs w:val="17"/>
                                  </w:rPr>
                                  <w:t>t</w:t>
                                </w:r>
                                <w:r w:rsidRPr="00A97083">
                                  <w:rPr>
                                    <w:noProof/>
                                    <w:sz w:val="17"/>
                                    <w:szCs w:val="17"/>
                                  </w:rPr>
                                  <w:t>s)</w:t>
                                </w:r>
                              </w:p>
                              <w:p w14:paraId="7327693C" w14:textId="77777777" w:rsidR="00A20136" w:rsidRPr="00A97083" w:rsidRDefault="00A20136" w:rsidP="00A20136">
                                <w:pPr>
                                  <w:jc w:val="center"/>
                                  <w:rPr>
                                    <w:sz w:val="17"/>
                                    <w:szCs w:val="17"/>
                                  </w:rPr>
                                </w:pPr>
                                <w:r w:rsidRPr="00A97083">
                                  <w:rPr>
                                    <w:bCs/>
                                    <w:noProof/>
                                    <w:color w:val="000000" w:themeColor="text1"/>
                                    <w:sz w:val="17"/>
                                    <w:szCs w:val="17"/>
                                  </w:rPr>
                                  <w:t>1 P-4</w:t>
                                </w:r>
                                <w:r>
                                  <w:rPr>
                                    <w:bCs/>
                                    <w:noProof/>
                                    <w:color w:val="000000" w:themeColor="text1"/>
                                    <w:sz w:val="17"/>
                                    <w:szCs w:val="17"/>
                                    <w:vertAlign w:val="superscript"/>
                                  </w:rPr>
                                  <w:t>c</w:t>
                                </w:r>
                                <w:r w:rsidRPr="00A97083">
                                  <w:rPr>
                                    <w:bCs/>
                                    <w:noProof/>
                                    <w:color w:val="000000" w:themeColor="text1"/>
                                    <w:sz w:val="17"/>
                                    <w:szCs w:val="17"/>
                                  </w:rPr>
                                  <w:t xml:space="preserve">, </w:t>
                                </w:r>
                                <w:r>
                                  <w:rPr>
                                    <w:bCs/>
                                    <w:noProof/>
                                    <w:color w:val="000000" w:themeColor="text1"/>
                                    <w:sz w:val="17"/>
                                    <w:szCs w:val="17"/>
                                  </w:rPr>
                                  <w:t>1 LL</w:t>
                                </w:r>
                                <w:r>
                                  <w:rPr>
                                    <w:bCs/>
                                    <w:noProof/>
                                    <w:color w:val="000000" w:themeColor="text1"/>
                                    <w:sz w:val="17"/>
                                    <w:szCs w:val="17"/>
                                    <w:vertAlign w:val="superscript"/>
                                  </w:rPr>
                                  <w:t>b</w:t>
                                </w:r>
                                <w:r>
                                  <w:rPr>
                                    <w:bCs/>
                                    <w:noProof/>
                                    <w:color w:val="000000" w:themeColor="text1"/>
                                    <w:sz w:val="17"/>
                                    <w:szCs w:val="17"/>
                                  </w:rPr>
                                  <w:t>, 4</w:t>
                                </w:r>
                                <w:r w:rsidRPr="00A97083">
                                  <w:rPr>
                                    <w:bCs/>
                                    <w:noProof/>
                                    <w:color w:val="000000" w:themeColor="text1"/>
                                    <w:sz w:val="17"/>
                                    <w:szCs w:val="17"/>
                                  </w:rPr>
                                  <w:t xml:space="preserve"> LL</w:t>
                                </w:r>
                                <w:r>
                                  <w:rPr>
                                    <w:bCs/>
                                    <w:noProof/>
                                    <w:color w:val="000000" w:themeColor="text1"/>
                                    <w:sz w:val="17"/>
                                    <w:szCs w:val="17"/>
                                    <w:vertAlign w:val="superscript"/>
                                  </w:rPr>
                                  <w:t>c</w:t>
                                </w:r>
                              </w:p>
                            </w:txbxContent>
                          </v:textbox>
                        </v:rect>
                        <v:rect id="Rectangle 126" o:spid="_x0000_s1069" style="position:absolute;left:-19379;top:19888;width:17032;height:6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" strokeweight="1pt">
                          <o:lock v:ext="edit" aspectratio="t"/>
                          <v:textbox inset="0,,0,0">
                            <w:txbxContent>
                              <w:p w14:paraId="0F822555" w14:textId="77777777" w:rsidR="00A20136" w:rsidRPr="00B454FE" w:rsidRDefault="00A20136" w:rsidP="00A20136">
                                <w:pPr>
                                  <w:jc w:val="center"/>
                                  <w:rPr>
                                    <w:b/>
                                    <w:bCs/>
                                    <w:noProof/>
                                    <w:sz w:val="16"/>
                                    <w:szCs w:val="16"/>
                                  </w:rPr>
                                </w:pPr>
                                <w:r>
                                  <w:rPr>
                                    <w:b/>
                                    <w:bCs/>
                                    <w:noProof/>
                                    <w:sz w:val="16"/>
                                    <w:szCs w:val="16"/>
                                  </w:rPr>
                                  <w:t xml:space="preserve">Acquisition Planning and Requisition </w:t>
                                </w:r>
                                <w:r w:rsidRPr="00B454FE">
                                  <w:rPr>
                                    <w:b/>
                                    <w:bCs/>
                                    <w:noProof/>
                                    <w:sz w:val="16"/>
                                    <w:szCs w:val="16"/>
                                  </w:rPr>
                                  <w:t>Unit</w:t>
                                </w:r>
                              </w:p>
                              <w:p w14:paraId="0EDEF2AB" w14:textId="77777777" w:rsidR="00A20136" w:rsidRPr="00A97083" w:rsidRDefault="00A20136" w:rsidP="00A20136">
                                <w:pPr>
                                  <w:jc w:val="center"/>
                                  <w:rPr>
                                    <w:noProof/>
                                    <w:sz w:val="17"/>
                                    <w:szCs w:val="17"/>
                                  </w:rPr>
                                </w:pPr>
                                <w:r w:rsidRPr="00EE778B">
                                  <w:rPr>
                                    <w:b/>
                                    <w:bCs/>
                                    <w:noProof/>
                                    <w:sz w:val="16"/>
                                    <w:szCs w:val="16"/>
                                  </w:rPr>
                                  <w:t>RB</w:t>
                                </w:r>
                                <w:r w:rsidRPr="00A97083">
                                  <w:rPr>
                                    <w:noProof/>
                                    <w:sz w:val="17"/>
                                    <w:szCs w:val="17"/>
                                  </w:rPr>
                                  <w:t xml:space="preserve"> </w:t>
                                </w:r>
                                <w:r w:rsidRPr="00345BFD">
                                  <w:rPr>
                                    <w:noProof/>
                                    <w:sz w:val="17"/>
                                    <w:szCs w:val="17"/>
                                  </w:rPr>
                                  <w:t>(2</w:t>
                                </w:r>
                                <w:r w:rsidRPr="00A97083">
                                  <w:rPr>
                                    <w:noProof/>
                                    <w:sz w:val="17"/>
                                    <w:szCs w:val="17"/>
                                  </w:rPr>
                                  <w:t xml:space="preserve"> pos</w:t>
                                </w:r>
                                <w:r>
                                  <w:rPr>
                                    <w:noProof/>
                                    <w:sz w:val="17"/>
                                    <w:szCs w:val="17"/>
                                  </w:rPr>
                                  <w:t>t</w:t>
                                </w:r>
                                <w:r w:rsidRPr="00A97083">
                                  <w:rPr>
                                    <w:noProof/>
                                    <w:sz w:val="17"/>
                                    <w:szCs w:val="17"/>
                                  </w:rPr>
                                  <w:t>s)</w:t>
                                </w:r>
                              </w:p>
                              <w:p w14:paraId="1A1033DC" w14:textId="77777777" w:rsidR="00A20136" w:rsidRPr="00A97083" w:rsidRDefault="00A20136" w:rsidP="00A20136">
                                <w:pPr>
                                  <w:jc w:val="center"/>
                                  <w:rPr>
                                    <w:sz w:val="17"/>
                                    <w:szCs w:val="17"/>
                                  </w:rPr>
                                </w:pPr>
                                <w:r>
                                  <w:rPr>
                                    <w:bCs/>
                                    <w:noProof/>
                                    <w:color w:val="000000" w:themeColor="text1"/>
                                    <w:sz w:val="17"/>
                                    <w:szCs w:val="17"/>
                                  </w:rPr>
                                  <w:t>1</w:t>
                                </w:r>
                                <w:r w:rsidRPr="00A97083">
                                  <w:rPr>
                                    <w:bCs/>
                                    <w:noProof/>
                                    <w:color w:val="000000" w:themeColor="text1"/>
                                    <w:sz w:val="17"/>
                                    <w:szCs w:val="17"/>
                                  </w:rPr>
                                  <w:t xml:space="preserve"> FS</w:t>
                                </w:r>
                                <w:r>
                                  <w:rPr>
                                    <w:bCs/>
                                    <w:noProof/>
                                    <w:color w:val="000000" w:themeColor="text1"/>
                                    <w:sz w:val="17"/>
                                    <w:szCs w:val="17"/>
                                    <w:vertAlign w:val="superscript"/>
                                  </w:rPr>
                                  <w:t>c</w:t>
                                </w:r>
                                <w:r w:rsidRPr="00A97083">
                                  <w:rPr>
                                    <w:bCs/>
                                    <w:noProof/>
                                    <w:color w:val="000000" w:themeColor="text1"/>
                                    <w:sz w:val="17"/>
                                    <w:szCs w:val="17"/>
                                  </w:rPr>
                                  <w:t xml:space="preserve">, </w:t>
                                </w:r>
                                <w:r>
                                  <w:rPr>
                                    <w:bCs/>
                                    <w:noProof/>
                                    <w:color w:val="000000" w:themeColor="text1"/>
                                    <w:sz w:val="17"/>
                                    <w:szCs w:val="17"/>
                                  </w:rPr>
                                  <w:t>1</w:t>
                                </w:r>
                                <w:r w:rsidRPr="00A97083">
                                  <w:rPr>
                                    <w:bCs/>
                                    <w:noProof/>
                                    <w:color w:val="000000" w:themeColor="text1"/>
                                    <w:sz w:val="17"/>
                                    <w:szCs w:val="17"/>
                                  </w:rPr>
                                  <w:t xml:space="preserve"> LL</w:t>
                                </w:r>
                                <w:r>
                                  <w:rPr>
                                    <w:bCs/>
                                    <w:noProof/>
                                    <w:color w:val="000000" w:themeColor="text1"/>
                                    <w:sz w:val="17"/>
                                    <w:szCs w:val="17"/>
                                    <w:vertAlign w:val="superscript"/>
                                  </w:rPr>
                                  <w:t>b</w:t>
                                </w:r>
                              </w:p>
                            </w:txbxContent>
                          </v:textbox>
                        </v:rect>
                      </v:group>
                    </v:group>
                  </v:group>
                </v:group>
                <w10:wrap type="topAndBottom"/>
              </v:group>
            </w:pict>
          </mc:Fallback>
        </mc:AlternateContent>
      </w:r>
      <w:r w:rsidR="004814D5" w:rsidRPr="00605E3E">
        <w:rPr>
          <w:noProof/>
          <w:sz w:val="24"/>
          <w:szCs w:val="24"/>
        </w:rPr>
        <mc:AlternateContent>
          <mc:Choice Requires="wps">
            <w:drawing>
              <wp:anchor distT="0" distB="0" distL="114300" distR="114300" simplePos="0" relativeHeight="251641856" behindDoc="0" locked="0" layoutInCell="1" allowOverlap="1" wp14:anchorId="23B56D70" wp14:editId="26F29D99">
                <wp:simplePos x="0" y="0"/>
                <wp:positionH relativeFrom="column">
                  <wp:posOffset>7017129</wp:posOffset>
                </wp:positionH>
                <wp:positionV relativeFrom="paragraph">
                  <wp:posOffset>2600482</wp:posOffset>
                </wp:positionV>
                <wp:extent cx="1365217" cy="573405"/>
                <wp:effectExtent l="0" t="0" r="26035" b="17145"/>
                <wp:wrapNone/>
                <wp:docPr id="48339009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65217" cy="573405"/>
                        </a:xfrm>
                        <a:prstGeom prst="rect">
                          <a:avLst/>
                        </a:prstGeom>
                        <a:solidFill>
                          <a:srgbClr val="FFFFFF"/>
                        </a:solidFill>
                        <a:ln w="12700">
                          <a:solidFill>
                            <a:srgbClr val="000000"/>
                          </a:solidFill>
                          <a:miter lim="800000"/>
                          <a:headEnd/>
                          <a:tailEnd/>
                        </a:ln>
                      </wps:spPr>
                      <wps:txbx>
                        <w:txbxContent>
                          <w:p w14:paraId="6BC98051" w14:textId="4B0DCC85" w:rsidR="00A20136" w:rsidRPr="00EE778B" w:rsidRDefault="00A20136" w:rsidP="00BB0020">
                            <w:pPr>
                              <w:jc w:val="center"/>
                              <w:rPr>
                                <w:b/>
                                <w:bCs/>
                                <w:noProof/>
                                <w:sz w:val="16"/>
                                <w:szCs w:val="16"/>
                              </w:rPr>
                            </w:pPr>
                            <w:r w:rsidRPr="00EE778B">
                              <w:rPr>
                                <w:b/>
                                <w:bCs/>
                                <w:noProof/>
                                <w:sz w:val="16"/>
                                <w:szCs w:val="16"/>
                              </w:rPr>
                              <w:t xml:space="preserve">Conduct and </w:t>
                            </w:r>
                            <w:r w:rsidR="0035448B">
                              <w:rPr>
                                <w:b/>
                                <w:bCs/>
                                <w:noProof/>
                                <w:sz w:val="16"/>
                                <w:szCs w:val="16"/>
                              </w:rPr>
                              <w:t>d</w:t>
                            </w:r>
                            <w:r w:rsidRPr="00EE778B">
                              <w:rPr>
                                <w:b/>
                                <w:bCs/>
                                <w:noProof/>
                                <w:sz w:val="16"/>
                                <w:szCs w:val="16"/>
                              </w:rPr>
                              <w:t xml:space="preserve">iscipline </w:t>
                            </w:r>
                            <w:r w:rsidR="00BB0020">
                              <w:rPr>
                                <w:b/>
                                <w:bCs/>
                                <w:noProof/>
                                <w:sz w:val="16"/>
                                <w:szCs w:val="16"/>
                              </w:rPr>
                              <w:t>Cell</w:t>
                            </w:r>
                          </w:p>
                          <w:p w14:paraId="2C4CA581" w14:textId="77777777" w:rsidR="00A20136" w:rsidRPr="00A97083" w:rsidRDefault="00A20136" w:rsidP="00A20136">
                            <w:pPr>
                              <w:jc w:val="center"/>
                              <w:rPr>
                                <w:noProof/>
                                <w:sz w:val="17"/>
                                <w:szCs w:val="17"/>
                              </w:rPr>
                            </w:pPr>
                            <w:r w:rsidRPr="00EE778B">
                              <w:rPr>
                                <w:b/>
                                <w:bCs/>
                                <w:noProof/>
                                <w:sz w:val="16"/>
                                <w:szCs w:val="16"/>
                              </w:rPr>
                              <w:t>RB</w:t>
                            </w:r>
                            <w:r w:rsidRPr="00A97083">
                              <w:rPr>
                                <w:noProof/>
                                <w:sz w:val="17"/>
                                <w:szCs w:val="17"/>
                              </w:rPr>
                              <w:t xml:space="preserve"> </w:t>
                            </w:r>
                            <w:r w:rsidRPr="00613E4F">
                              <w:rPr>
                                <w:noProof/>
                                <w:sz w:val="17"/>
                                <w:szCs w:val="17"/>
                              </w:rPr>
                              <w:t>(1</w:t>
                            </w:r>
                            <w:r w:rsidRPr="00A97083">
                              <w:rPr>
                                <w:noProof/>
                                <w:sz w:val="17"/>
                                <w:szCs w:val="17"/>
                              </w:rPr>
                              <w:t xml:space="preserve"> pos</w:t>
                            </w:r>
                            <w:r>
                              <w:rPr>
                                <w:noProof/>
                                <w:sz w:val="17"/>
                                <w:szCs w:val="17"/>
                              </w:rPr>
                              <w:t>t</w:t>
                            </w:r>
                            <w:r w:rsidRPr="00A97083">
                              <w:rPr>
                                <w:noProof/>
                                <w:sz w:val="17"/>
                                <w:szCs w:val="17"/>
                              </w:rPr>
                              <w:t>)</w:t>
                            </w:r>
                          </w:p>
                          <w:p w14:paraId="137605EE" w14:textId="77777777" w:rsidR="00A20136" w:rsidRPr="00A97083" w:rsidRDefault="00A20136" w:rsidP="00A20136">
                            <w:pPr>
                              <w:jc w:val="center"/>
                              <w:rPr>
                                <w:bCs/>
                                <w:noProof/>
                                <w:color w:val="000000" w:themeColor="text1"/>
                                <w:sz w:val="17"/>
                                <w:szCs w:val="17"/>
                              </w:rPr>
                            </w:pPr>
                            <w:r w:rsidRPr="00A97083">
                              <w:rPr>
                                <w:bCs/>
                                <w:noProof/>
                                <w:color w:val="000000" w:themeColor="text1"/>
                                <w:sz w:val="17"/>
                                <w:szCs w:val="17"/>
                              </w:rPr>
                              <w:t>1</w:t>
                            </w:r>
                            <w:r>
                              <w:rPr>
                                <w:bCs/>
                                <w:noProof/>
                                <w:color w:val="000000" w:themeColor="text1"/>
                                <w:sz w:val="17"/>
                                <w:szCs w:val="17"/>
                              </w:rPr>
                              <w:t xml:space="preserve"> P-3</w:t>
                            </w:r>
                            <w:r>
                              <w:rPr>
                                <w:bCs/>
                                <w:noProof/>
                                <w:color w:val="000000" w:themeColor="text1"/>
                                <w:sz w:val="17"/>
                                <w:szCs w:val="17"/>
                                <w:vertAlign w:val="superscript"/>
                              </w:rPr>
                              <w:t>c</w:t>
                            </w:r>
                          </w:p>
                        </w:txbxContent>
                      </wps:txbx>
                      <wps:bodyPr rot="0" vert="horz" wrap="square" lIns="0" tIns="4572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3B56D70" id="_x0000_s1070" style="position:absolute;margin-left:552.55pt;margin-top:204.75pt;width:107.5pt;height:45.1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" strokeweight="1pt">
                <o:lock v:ext="edit" aspectratio="t"/>
                <v:textbox inset="0,,0,0">
                  <w:txbxContent>
                    <w:p w14:paraId="6BC98051" w14:textId="4B0DCC85" w:rsidR="00A20136" w:rsidRPr="00EE778B" w:rsidRDefault="00A20136" w:rsidP="00BB0020">
                      <w:pPr>
                        <w:jc w:val="center"/>
                        <w:rPr>
                          <w:b/>
                          <w:bCs/>
                          <w:noProof/>
                          <w:sz w:val="16"/>
                          <w:szCs w:val="16"/>
                        </w:rPr>
                      </w:pPr>
                      <w:r w:rsidRPr="00EE778B">
                        <w:rPr>
                          <w:b/>
                          <w:bCs/>
                          <w:noProof/>
                          <w:sz w:val="16"/>
                          <w:szCs w:val="16"/>
                        </w:rPr>
                        <w:t xml:space="preserve">Conduct and </w:t>
                      </w:r>
                      <w:r w:rsidR="0035448B">
                        <w:rPr>
                          <w:b/>
                          <w:bCs/>
                          <w:noProof/>
                          <w:sz w:val="16"/>
                          <w:szCs w:val="16"/>
                        </w:rPr>
                        <w:t>d</w:t>
                      </w:r>
                      <w:r w:rsidRPr="00EE778B">
                        <w:rPr>
                          <w:b/>
                          <w:bCs/>
                          <w:noProof/>
                          <w:sz w:val="16"/>
                          <w:szCs w:val="16"/>
                        </w:rPr>
                        <w:t xml:space="preserve">iscipline </w:t>
                      </w:r>
                      <w:r w:rsidR="00BB0020">
                        <w:rPr>
                          <w:b/>
                          <w:bCs/>
                          <w:noProof/>
                          <w:sz w:val="16"/>
                          <w:szCs w:val="16"/>
                        </w:rPr>
                        <w:t>Cell</w:t>
                      </w:r>
                    </w:p>
                    <w:p w14:paraId="2C4CA581" w14:textId="77777777" w:rsidR="00A20136" w:rsidRPr="00A97083" w:rsidRDefault="00A20136" w:rsidP="00A20136">
                      <w:pPr>
                        <w:jc w:val="center"/>
                        <w:rPr>
                          <w:noProof/>
                          <w:sz w:val="17"/>
                          <w:szCs w:val="17"/>
                        </w:rPr>
                      </w:pPr>
                      <w:r w:rsidRPr="00EE778B">
                        <w:rPr>
                          <w:b/>
                          <w:bCs/>
                          <w:noProof/>
                          <w:sz w:val="16"/>
                          <w:szCs w:val="16"/>
                        </w:rPr>
                        <w:t>RB</w:t>
                      </w:r>
                      <w:r w:rsidRPr="00A97083">
                        <w:rPr>
                          <w:noProof/>
                          <w:sz w:val="17"/>
                          <w:szCs w:val="17"/>
                        </w:rPr>
                        <w:t xml:space="preserve"> </w:t>
                      </w:r>
                      <w:r w:rsidRPr="00613E4F">
                        <w:rPr>
                          <w:noProof/>
                          <w:sz w:val="17"/>
                          <w:szCs w:val="17"/>
                        </w:rPr>
                        <w:t>(1</w:t>
                      </w:r>
                      <w:r w:rsidRPr="00A97083">
                        <w:rPr>
                          <w:noProof/>
                          <w:sz w:val="17"/>
                          <w:szCs w:val="17"/>
                        </w:rPr>
                        <w:t xml:space="preserve"> pos</w:t>
                      </w:r>
                      <w:r>
                        <w:rPr>
                          <w:noProof/>
                          <w:sz w:val="17"/>
                          <w:szCs w:val="17"/>
                        </w:rPr>
                        <w:t>t</w:t>
                      </w:r>
                      <w:r w:rsidRPr="00A97083">
                        <w:rPr>
                          <w:noProof/>
                          <w:sz w:val="17"/>
                          <w:szCs w:val="17"/>
                        </w:rPr>
                        <w:t>)</w:t>
                      </w:r>
                    </w:p>
                    <w:p w14:paraId="137605EE" w14:textId="77777777" w:rsidR="00A20136" w:rsidRPr="00A97083" w:rsidRDefault="00A20136" w:rsidP="00A20136">
                      <w:pPr>
                        <w:jc w:val="center"/>
                        <w:rPr>
                          <w:bCs/>
                          <w:noProof/>
                          <w:color w:val="000000" w:themeColor="text1"/>
                          <w:sz w:val="17"/>
                          <w:szCs w:val="17"/>
                        </w:rPr>
                      </w:pPr>
                      <w:r w:rsidRPr="00A97083">
                        <w:rPr>
                          <w:bCs/>
                          <w:noProof/>
                          <w:color w:val="000000" w:themeColor="text1"/>
                          <w:sz w:val="17"/>
                          <w:szCs w:val="17"/>
                        </w:rPr>
                        <w:t>1</w:t>
                      </w:r>
                      <w:r>
                        <w:rPr>
                          <w:bCs/>
                          <w:noProof/>
                          <w:color w:val="000000" w:themeColor="text1"/>
                          <w:sz w:val="17"/>
                          <w:szCs w:val="17"/>
                        </w:rPr>
                        <w:t xml:space="preserve"> P-3</w:t>
                      </w:r>
                      <w:r>
                        <w:rPr>
                          <w:bCs/>
                          <w:noProof/>
                          <w:color w:val="000000" w:themeColor="text1"/>
                          <w:sz w:val="17"/>
                          <w:szCs w:val="17"/>
                          <w:vertAlign w:val="superscript"/>
                        </w:rPr>
                        <w:t>c</w:t>
                      </w:r>
                    </w:p>
                  </w:txbxContent>
                </v:textbox>
              </v:rect>
            </w:pict>
          </mc:Fallback>
        </mc:AlternateContent>
      </w:r>
      <w:r w:rsidR="004814D5" w:rsidRPr="00605E3E">
        <w:rPr>
          <w:noProof/>
          <w:sz w:val="24"/>
          <w:szCs w:val="24"/>
        </w:rPr>
        <mc:AlternateContent>
          <mc:Choice Requires="wps">
            <w:drawing>
              <wp:anchor distT="0" distB="0" distL="114300" distR="114300" simplePos="0" relativeHeight="251644928" behindDoc="0" locked="0" layoutInCell="1" allowOverlap="1" wp14:anchorId="1E6144C5" wp14:editId="603AB7A2">
                <wp:simplePos x="0" y="0"/>
                <wp:positionH relativeFrom="column">
                  <wp:posOffset>6999316</wp:posOffset>
                </wp:positionH>
                <wp:positionV relativeFrom="paragraph">
                  <wp:posOffset>3295188</wp:posOffset>
                </wp:positionV>
                <wp:extent cx="1383030" cy="563880"/>
                <wp:effectExtent l="0" t="0" r="26670" b="26670"/>
                <wp:wrapNone/>
                <wp:docPr id="5249336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83030" cy="563880"/>
                        </a:xfrm>
                        <a:prstGeom prst="rect">
                          <a:avLst/>
                        </a:prstGeom>
                        <a:solidFill>
                          <a:srgbClr val="FFFFFF"/>
                        </a:solidFill>
                        <a:ln w="12700">
                          <a:solidFill>
                            <a:srgbClr val="000000"/>
                          </a:solidFill>
                          <a:miter lim="800000"/>
                          <a:headEnd/>
                          <a:tailEnd/>
                        </a:ln>
                      </wps:spPr>
                      <wps:txbx>
                        <w:txbxContent>
                          <w:p w14:paraId="60A52AD6" w14:textId="77777777" w:rsidR="00A20136" w:rsidRPr="00EE778B" w:rsidRDefault="00A20136" w:rsidP="00A20136">
                            <w:pPr>
                              <w:jc w:val="center"/>
                              <w:rPr>
                                <w:b/>
                                <w:noProof/>
                                <w:sz w:val="16"/>
                                <w:szCs w:val="16"/>
                              </w:rPr>
                            </w:pPr>
                            <w:r w:rsidRPr="00EE778B">
                              <w:rPr>
                                <w:b/>
                                <w:noProof/>
                                <w:sz w:val="16"/>
                                <w:szCs w:val="16"/>
                              </w:rPr>
                              <w:t xml:space="preserve">Protocol Cell </w:t>
                            </w:r>
                          </w:p>
                          <w:p w14:paraId="3B692ABC" w14:textId="77777777" w:rsidR="00A20136" w:rsidRPr="00A97083" w:rsidRDefault="00A20136" w:rsidP="00A20136">
                            <w:pPr>
                              <w:jc w:val="center"/>
                              <w:rPr>
                                <w:noProof/>
                                <w:sz w:val="17"/>
                                <w:szCs w:val="17"/>
                              </w:rPr>
                            </w:pPr>
                            <w:r w:rsidRPr="00EE778B">
                              <w:rPr>
                                <w:b/>
                                <w:noProof/>
                                <w:sz w:val="16"/>
                                <w:szCs w:val="16"/>
                              </w:rPr>
                              <w:t>RB</w:t>
                            </w:r>
                            <w:r>
                              <w:rPr>
                                <w:b/>
                                <w:noProof/>
                                <w:sz w:val="18"/>
                                <w:szCs w:val="18"/>
                              </w:rPr>
                              <w:t xml:space="preserve"> </w:t>
                            </w:r>
                            <w:r w:rsidRPr="00A97083">
                              <w:rPr>
                                <w:noProof/>
                                <w:sz w:val="17"/>
                                <w:szCs w:val="17"/>
                              </w:rPr>
                              <w:t>(</w:t>
                            </w:r>
                            <w:r>
                              <w:rPr>
                                <w:noProof/>
                                <w:sz w:val="17"/>
                                <w:szCs w:val="17"/>
                              </w:rPr>
                              <w:t>1</w:t>
                            </w:r>
                            <w:r w:rsidRPr="00A97083">
                              <w:rPr>
                                <w:noProof/>
                                <w:sz w:val="17"/>
                                <w:szCs w:val="17"/>
                              </w:rPr>
                              <w:t xml:space="preserve"> pos</w:t>
                            </w:r>
                            <w:r>
                              <w:rPr>
                                <w:noProof/>
                                <w:sz w:val="17"/>
                                <w:szCs w:val="17"/>
                              </w:rPr>
                              <w:t>t</w:t>
                            </w:r>
                            <w:r w:rsidRPr="00A97083">
                              <w:rPr>
                                <w:noProof/>
                                <w:sz w:val="17"/>
                                <w:szCs w:val="17"/>
                              </w:rPr>
                              <w:t>)</w:t>
                            </w:r>
                          </w:p>
                          <w:p w14:paraId="4C9943B7" w14:textId="77777777" w:rsidR="00A20136" w:rsidRPr="00A97083" w:rsidRDefault="00A20136" w:rsidP="00A20136">
                            <w:pPr>
                              <w:jc w:val="center"/>
                              <w:rPr>
                                <w:bCs/>
                                <w:noProof/>
                                <w:color w:val="000000" w:themeColor="text1"/>
                                <w:sz w:val="17"/>
                                <w:szCs w:val="17"/>
                              </w:rPr>
                            </w:pPr>
                            <w:r w:rsidRPr="00A97083">
                              <w:rPr>
                                <w:bCs/>
                                <w:noProof/>
                                <w:color w:val="000000" w:themeColor="text1"/>
                                <w:sz w:val="17"/>
                                <w:szCs w:val="17"/>
                              </w:rPr>
                              <w:t>1</w:t>
                            </w:r>
                            <w:r>
                              <w:rPr>
                                <w:bCs/>
                                <w:noProof/>
                                <w:color w:val="000000" w:themeColor="text1"/>
                                <w:sz w:val="17"/>
                                <w:szCs w:val="17"/>
                              </w:rPr>
                              <w:t xml:space="preserve"> NPO</w:t>
                            </w:r>
                            <w:r>
                              <w:rPr>
                                <w:bCs/>
                                <w:noProof/>
                                <w:color w:val="000000" w:themeColor="text1"/>
                                <w:sz w:val="17"/>
                                <w:szCs w:val="17"/>
                                <w:vertAlign w:val="superscript"/>
                              </w:rPr>
                              <w:t>c</w:t>
                            </w:r>
                          </w:p>
                          <w:p w14:paraId="2EC7A005" w14:textId="77777777" w:rsidR="00A20136" w:rsidRPr="00A97083" w:rsidRDefault="00A20136" w:rsidP="00A20136">
                            <w:pPr>
                              <w:jc w:val="center"/>
                              <w:rPr>
                                <w:bCs/>
                                <w:noProof/>
                                <w:color w:val="000000" w:themeColor="text1"/>
                                <w:sz w:val="17"/>
                                <w:szCs w:val="17"/>
                              </w:rPr>
                            </w:pPr>
                          </w:p>
                        </w:txbxContent>
                      </wps:txbx>
                      <wps:bodyPr rot="0" vert="horz" wrap="square" lIns="0" tIns="4572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E6144C5" id="_x0000_s1071" style="position:absolute;margin-left:551.15pt;margin-top:259.45pt;width:108.9pt;height:44.4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" strokeweight="1pt">
                <o:lock v:ext="edit" aspectratio="t"/>
                <v:textbox inset="0,,0,0">
                  <w:txbxContent>
                    <w:p w14:paraId="60A52AD6" w14:textId="77777777" w:rsidR="00A20136" w:rsidRPr="00EE778B" w:rsidRDefault="00A20136" w:rsidP="00A20136">
                      <w:pPr>
                        <w:jc w:val="center"/>
                        <w:rPr>
                          <w:b/>
                          <w:noProof/>
                          <w:sz w:val="16"/>
                          <w:szCs w:val="16"/>
                        </w:rPr>
                      </w:pPr>
                      <w:r w:rsidRPr="00EE778B">
                        <w:rPr>
                          <w:b/>
                          <w:noProof/>
                          <w:sz w:val="16"/>
                          <w:szCs w:val="16"/>
                        </w:rPr>
                        <w:t xml:space="preserve">Protocol Cell </w:t>
                      </w:r>
                    </w:p>
                    <w:p w14:paraId="3B692ABC" w14:textId="77777777" w:rsidR="00A20136" w:rsidRPr="00A97083" w:rsidRDefault="00A20136" w:rsidP="00A20136">
                      <w:pPr>
                        <w:jc w:val="center"/>
                        <w:rPr>
                          <w:noProof/>
                          <w:sz w:val="17"/>
                          <w:szCs w:val="17"/>
                        </w:rPr>
                      </w:pPr>
                      <w:r w:rsidRPr="00EE778B">
                        <w:rPr>
                          <w:b/>
                          <w:noProof/>
                          <w:sz w:val="16"/>
                          <w:szCs w:val="16"/>
                        </w:rPr>
                        <w:t>RB</w:t>
                      </w:r>
                      <w:r>
                        <w:rPr>
                          <w:b/>
                          <w:noProof/>
                          <w:sz w:val="18"/>
                          <w:szCs w:val="18"/>
                        </w:rPr>
                        <w:t xml:space="preserve"> </w:t>
                      </w:r>
                      <w:r w:rsidRPr="00A97083">
                        <w:rPr>
                          <w:noProof/>
                          <w:sz w:val="17"/>
                          <w:szCs w:val="17"/>
                        </w:rPr>
                        <w:t>(</w:t>
                      </w:r>
                      <w:r>
                        <w:rPr>
                          <w:noProof/>
                          <w:sz w:val="17"/>
                          <w:szCs w:val="17"/>
                        </w:rPr>
                        <w:t>1</w:t>
                      </w:r>
                      <w:r w:rsidRPr="00A97083">
                        <w:rPr>
                          <w:noProof/>
                          <w:sz w:val="17"/>
                          <w:szCs w:val="17"/>
                        </w:rPr>
                        <w:t xml:space="preserve"> pos</w:t>
                      </w:r>
                      <w:r>
                        <w:rPr>
                          <w:noProof/>
                          <w:sz w:val="17"/>
                          <w:szCs w:val="17"/>
                        </w:rPr>
                        <w:t>t</w:t>
                      </w:r>
                      <w:r w:rsidRPr="00A97083">
                        <w:rPr>
                          <w:noProof/>
                          <w:sz w:val="17"/>
                          <w:szCs w:val="17"/>
                        </w:rPr>
                        <w:t>)</w:t>
                      </w:r>
                    </w:p>
                    <w:p w14:paraId="4C9943B7" w14:textId="77777777" w:rsidR="00A20136" w:rsidRPr="00A97083" w:rsidRDefault="00A20136" w:rsidP="00A20136">
                      <w:pPr>
                        <w:jc w:val="center"/>
                        <w:rPr>
                          <w:bCs/>
                          <w:noProof/>
                          <w:color w:val="000000" w:themeColor="text1"/>
                          <w:sz w:val="17"/>
                          <w:szCs w:val="17"/>
                        </w:rPr>
                      </w:pPr>
                      <w:r w:rsidRPr="00A97083">
                        <w:rPr>
                          <w:bCs/>
                          <w:noProof/>
                          <w:color w:val="000000" w:themeColor="text1"/>
                          <w:sz w:val="17"/>
                          <w:szCs w:val="17"/>
                        </w:rPr>
                        <w:t>1</w:t>
                      </w:r>
                      <w:r>
                        <w:rPr>
                          <w:bCs/>
                          <w:noProof/>
                          <w:color w:val="000000" w:themeColor="text1"/>
                          <w:sz w:val="17"/>
                          <w:szCs w:val="17"/>
                        </w:rPr>
                        <w:t xml:space="preserve"> NPO</w:t>
                      </w:r>
                      <w:r>
                        <w:rPr>
                          <w:bCs/>
                          <w:noProof/>
                          <w:color w:val="000000" w:themeColor="text1"/>
                          <w:sz w:val="17"/>
                          <w:szCs w:val="17"/>
                          <w:vertAlign w:val="superscript"/>
                        </w:rPr>
                        <w:t>c</w:t>
                      </w:r>
                    </w:p>
                    <w:p w14:paraId="2EC7A005" w14:textId="77777777" w:rsidR="00A20136" w:rsidRPr="00A97083" w:rsidRDefault="00A20136" w:rsidP="00A20136">
                      <w:pPr>
                        <w:jc w:val="center"/>
                        <w:rPr>
                          <w:bCs/>
                          <w:noProof/>
                          <w:color w:val="000000" w:themeColor="text1"/>
                          <w:sz w:val="17"/>
                          <w:szCs w:val="17"/>
                        </w:rPr>
                      </w:pPr>
                    </w:p>
                  </w:txbxContent>
                </v:textbox>
              </v:rect>
            </w:pict>
          </mc:Fallback>
        </mc:AlternateContent>
      </w:r>
      <w:r w:rsidR="00A20136">
        <w:rPr>
          <w:noProof/>
          <w:w w:val="100"/>
          <w14:ligatures w14:val="standardContextual"/>
        </w:rPr>
        <mc:AlternateContent>
          <mc:Choice Requires="wps">
            <w:drawing>
              <wp:anchor distT="0" distB="0" distL="114300" distR="114300" simplePos="0" relativeHeight="251664384" behindDoc="0" locked="0" layoutInCell="1" allowOverlap="1" wp14:anchorId="1A6C7D87" wp14:editId="000ADDBB">
                <wp:simplePos x="0" y="0"/>
                <wp:positionH relativeFrom="column">
                  <wp:posOffset>1309741</wp:posOffset>
                </wp:positionH>
                <wp:positionV relativeFrom="paragraph">
                  <wp:posOffset>2647983</wp:posOffset>
                </wp:positionV>
                <wp:extent cx="411406" cy="0"/>
                <wp:effectExtent l="0" t="0" r="0" b="0"/>
                <wp:wrapNone/>
                <wp:docPr id="364732772" name="Straight Connector 1"/>
                <wp:cNvGraphicFramePr/>
                <a:graphic xmlns:a="http://schemas.openxmlformats.org/drawingml/2006/main">
                  <a:graphicData uri="http://schemas.microsoft.com/office/word/2010/wordprocessingShape">
                    <wps:wsp>
                      <wps:cNvCnPr/>
                      <wps:spPr>
                        <a:xfrm>
                          <a:off x="0" y="0"/>
                          <a:ext cx="411406"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41C07E5" id="Straight Connector 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3.15pt,208.5pt" to="135.5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" strokecolor="black [3213]">
                <v:stroke joinstyle="miter"/>
              </v:line>
            </w:pict>
          </mc:Fallback>
        </mc:AlternateContent>
      </w:r>
      <w:r w:rsidR="00A20136">
        <w:rPr>
          <w:noProof/>
          <w:w w:val="100"/>
          <w14:ligatures w14:val="standardContextual"/>
        </w:rPr>
        <mc:AlternateContent>
          <mc:Choice Requires="wps">
            <w:drawing>
              <wp:anchor distT="0" distB="0" distL="114300" distR="114300" simplePos="0" relativeHeight="251661312" behindDoc="0" locked="0" layoutInCell="1" allowOverlap="1" wp14:anchorId="76B0FAA7" wp14:editId="7E8CDDF6">
                <wp:simplePos x="0" y="0"/>
                <wp:positionH relativeFrom="column">
                  <wp:posOffset>3846195</wp:posOffset>
                </wp:positionH>
                <wp:positionV relativeFrom="paragraph">
                  <wp:posOffset>1351122</wp:posOffset>
                </wp:positionV>
                <wp:extent cx="0" cy="132782"/>
                <wp:effectExtent l="0" t="0" r="38100" b="19685"/>
                <wp:wrapNone/>
                <wp:docPr id="300344411" name="Straight Connector 1"/>
                <wp:cNvGraphicFramePr/>
                <a:graphic xmlns:a="http://schemas.openxmlformats.org/drawingml/2006/main">
                  <a:graphicData uri="http://schemas.microsoft.com/office/word/2010/wordprocessingShape">
                    <wps:wsp>
                      <wps:cNvCnPr/>
                      <wps:spPr>
                        <a:xfrm>
                          <a:off x="0" y="0"/>
                          <a:ext cx="0" cy="132782"/>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CED17D"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85pt,106.4pt" to="302.85pt,1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" strokecolor="black [3213]">
                <v:stroke joinstyle="miter"/>
              </v:line>
            </w:pict>
          </mc:Fallback>
        </mc:AlternateContent>
      </w:r>
      <w:r w:rsidR="00A20136">
        <w:rPr>
          <w:noProof/>
          <w:w w:val="100"/>
          <w14:ligatures w14:val="standardContextual"/>
        </w:rPr>
        <mc:AlternateContent>
          <mc:Choice Requires="wps">
            <w:drawing>
              <wp:anchor distT="0" distB="0" distL="114300" distR="114300" simplePos="0" relativeHeight="251648000" behindDoc="0" locked="0" layoutInCell="1" allowOverlap="1" wp14:anchorId="7D2C2BF6" wp14:editId="229F777A">
                <wp:simplePos x="0" y="0"/>
                <wp:positionH relativeFrom="column">
                  <wp:posOffset>6892438</wp:posOffset>
                </wp:positionH>
                <wp:positionV relativeFrom="paragraph">
                  <wp:posOffset>3508944</wp:posOffset>
                </wp:positionV>
                <wp:extent cx="106878" cy="0"/>
                <wp:effectExtent l="0" t="0" r="0" b="0"/>
                <wp:wrapNone/>
                <wp:docPr id="1809225630" name="Straight Connector 1"/>
                <wp:cNvGraphicFramePr/>
                <a:graphic xmlns:a="http://schemas.openxmlformats.org/drawingml/2006/main">
                  <a:graphicData uri="http://schemas.microsoft.com/office/word/2010/wordprocessingShape">
                    <wps:wsp>
                      <wps:cNvCnPr/>
                      <wps:spPr>
                        <a:xfrm>
                          <a:off x="0" y="0"/>
                          <a:ext cx="106878"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F55D2DC" id="Straight Connector 1" o:spid="_x0000_s1026" style="position:absolute;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2.7pt,276.3pt" to="551.1pt,27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" strokecolor="black [3213]">
                <v:stroke joinstyle="miter"/>
              </v:line>
            </w:pict>
          </mc:Fallback>
        </mc:AlternateContent>
      </w:r>
      <w:r w:rsidR="00A20136" w:rsidRPr="00605E3E">
        <w:rPr>
          <w:noProof/>
          <w:sz w:val="24"/>
          <w:szCs w:val="24"/>
        </w:rPr>
        <mc:AlternateContent>
          <mc:Choice Requires="wps">
            <w:drawing>
              <wp:anchor distT="0" distB="0" distL="114300" distR="114300" simplePos="0" relativeHeight="251638784" behindDoc="0" locked="0" layoutInCell="1" allowOverlap="1" wp14:anchorId="24DA49E3" wp14:editId="655149E7">
                <wp:simplePos x="0" y="0"/>
                <wp:positionH relativeFrom="margin">
                  <wp:posOffset>7010400</wp:posOffset>
                </wp:positionH>
                <wp:positionV relativeFrom="paragraph">
                  <wp:posOffset>1802130</wp:posOffset>
                </wp:positionV>
                <wp:extent cx="1316355" cy="694690"/>
                <wp:effectExtent l="0" t="0" r="17145" b="10160"/>
                <wp:wrapNone/>
                <wp:docPr id="145713409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16355" cy="694690"/>
                        </a:xfrm>
                        <a:prstGeom prst="rect">
                          <a:avLst/>
                        </a:prstGeom>
                        <a:solidFill>
                          <a:srgbClr val="FFFFFF"/>
                        </a:solidFill>
                        <a:ln w="12700">
                          <a:solidFill>
                            <a:srgbClr val="000000"/>
                          </a:solidFill>
                          <a:miter lim="800000"/>
                          <a:headEnd/>
                          <a:tailEnd/>
                        </a:ln>
                      </wps:spPr>
                      <wps:txbx>
                        <w:txbxContent>
                          <w:p w14:paraId="4FA90AD0" w14:textId="6B6BF264" w:rsidR="00A20136" w:rsidRPr="00EE778B" w:rsidRDefault="00A20136" w:rsidP="00A20136">
                            <w:pPr>
                              <w:jc w:val="center"/>
                              <w:rPr>
                                <w:b/>
                                <w:noProof/>
                                <w:sz w:val="16"/>
                                <w:szCs w:val="16"/>
                              </w:rPr>
                            </w:pPr>
                            <w:r w:rsidRPr="00EE778B">
                              <w:rPr>
                                <w:b/>
                                <w:noProof/>
                                <w:sz w:val="16"/>
                                <w:szCs w:val="16"/>
                              </w:rPr>
                              <w:t xml:space="preserve">Legal &amp; Translation </w:t>
                            </w:r>
                            <w:r w:rsidR="00BB0020">
                              <w:rPr>
                                <w:b/>
                                <w:noProof/>
                                <w:sz w:val="16"/>
                                <w:szCs w:val="16"/>
                              </w:rPr>
                              <w:t>Unit</w:t>
                            </w:r>
                            <w:r w:rsidR="00BB0020" w:rsidRPr="00EE778B">
                              <w:rPr>
                                <w:b/>
                                <w:noProof/>
                                <w:sz w:val="16"/>
                                <w:szCs w:val="16"/>
                              </w:rPr>
                              <w:t xml:space="preserve"> </w:t>
                            </w:r>
                          </w:p>
                          <w:p w14:paraId="2310B45E" w14:textId="4BAD332D" w:rsidR="00A20136" w:rsidRPr="00916FF2" w:rsidRDefault="00A20136" w:rsidP="00A20136">
                            <w:pPr>
                              <w:jc w:val="center"/>
                              <w:rPr>
                                <w:noProof/>
                                <w:sz w:val="17"/>
                                <w:szCs w:val="17"/>
                              </w:rPr>
                            </w:pPr>
                            <w:r w:rsidRPr="00EE778B">
                              <w:rPr>
                                <w:b/>
                                <w:noProof/>
                                <w:sz w:val="16"/>
                                <w:szCs w:val="16"/>
                              </w:rPr>
                              <w:t>RB</w:t>
                            </w:r>
                            <w:r w:rsidRPr="00916FF2">
                              <w:rPr>
                                <w:b/>
                                <w:noProof/>
                                <w:sz w:val="18"/>
                                <w:szCs w:val="18"/>
                              </w:rPr>
                              <w:t xml:space="preserve"> </w:t>
                            </w:r>
                            <w:r w:rsidRPr="00916FF2">
                              <w:rPr>
                                <w:noProof/>
                                <w:sz w:val="17"/>
                                <w:szCs w:val="17"/>
                              </w:rPr>
                              <w:t>(2 post</w:t>
                            </w:r>
                            <w:r w:rsidR="00660E72">
                              <w:rPr>
                                <w:noProof/>
                                <w:sz w:val="17"/>
                                <w:szCs w:val="17"/>
                              </w:rPr>
                              <w:t>s</w:t>
                            </w:r>
                            <w:r w:rsidRPr="00916FF2">
                              <w:rPr>
                                <w:noProof/>
                                <w:sz w:val="17"/>
                                <w:szCs w:val="17"/>
                              </w:rPr>
                              <w:t>)</w:t>
                            </w:r>
                          </w:p>
                          <w:p w14:paraId="52E435B7" w14:textId="27A23DBB" w:rsidR="00A20136" w:rsidRPr="00916FF2" w:rsidRDefault="00A20136" w:rsidP="00A20136">
                            <w:pPr>
                              <w:jc w:val="center"/>
                              <w:rPr>
                                <w:noProof/>
                                <w:sz w:val="17"/>
                                <w:szCs w:val="17"/>
                              </w:rPr>
                            </w:pPr>
                            <w:r w:rsidRPr="00916FF2">
                              <w:rPr>
                                <w:noProof/>
                                <w:sz w:val="17"/>
                                <w:szCs w:val="17"/>
                              </w:rPr>
                              <w:t>1 P-4</w:t>
                            </w:r>
                            <w:r w:rsidRPr="00916FF2">
                              <w:rPr>
                                <w:sz w:val="17"/>
                                <w:szCs w:val="17"/>
                                <w:vertAlign w:val="superscript"/>
                              </w:rPr>
                              <w:t xml:space="preserve">c </w:t>
                            </w:r>
                            <w:r w:rsidRPr="00916FF2">
                              <w:rPr>
                                <w:bCs/>
                                <w:noProof/>
                                <w:sz w:val="17"/>
                                <w:szCs w:val="17"/>
                              </w:rPr>
                              <w:t>,</w:t>
                            </w:r>
                            <w:r w:rsidRPr="00916FF2">
                              <w:rPr>
                                <w:sz w:val="17"/>
                                <w:szCs w:val="17"/>
                                <w:vertAlign w:val="superscript"/>
                              </w:rPr>
                              <w:t xml:space="preserve">  </w:t>
                            </w:r>
                            <w:r w:rsidRPr="00916FF2">
                              <w:rPr>
                                <w:bCs/>
                                <w:noProof/>
                                <w:sz w:val="17"/>
                                <w:szCs w:val="17"/>
                              </w:rPr>
                              <w:t>1</w:t>
                            </w:r>
                            <w:r w:rsidR="00D065C7">
                              <w:rPr>
                                <w:bCs/>
                                <w:noProof/>
                                <w:sz w:val="17"/>
                                <w:szCs w:val="17"/>
                              </w:rPr>
                              <w:t xml:space="preserve"> </w:t>
                            </w:r>
                            <w:r w:rsidRPr="00916FF2">
                              <w:rPr>
                                <w:bCs/>
                                <w:noProof/>
                                <w:sz w:val="17"/>
                                <w:szCs w:val="17"/>
                              </w:rPr>
                              <w:t>NPO</w:t>
                            </w:r>
                            <w:r w:rsidRPr="00916FF2">
                              <w:rPr>
                                <w:bCs/>
                                <w:noProof/>
                                <w:sz w:val="17"/>
                                <w:szCs w:val="17"/>
                                <w:vertAlign w:val="superscript"/>
                              </w:rPr>
                              <w:t>c</w:t>
                            </w:r>
                          </w:p>
                          <w:p w14:paraId="17ED96D5" w14:textId="77777777" w:rsidR="00A20136" w:rsidRPr="00104D20" w:rsidRDefault="00A20136" w:rsidP="00A20136">
                            <w:pPr>
                              <w:jc w:val="center"/>
                              <w:rPr>
                                <w:sz w:val="16"/>
                                <w:szCs w:val="16"/>
                              </w:rPr>
                            </w:pPr>
                          </w:p>
                        </w:txbxContent>
                      </wps:txbx>
                      <wps:bodyPr rot="0" vert="horz" wrap="square" lIns="0" tIns="4572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4DA49E3" id="_x0000_s1072" style="position:absolute;margin-left:552pt;margin-top:141.9pt;width:103.65pt;height:54.7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" strokeweight="1pt">
                <o:lock v:ext="edit" aspectratio="t"/>
                <v:textbox inset="0,,0,0">
                  <w:txbxContent>
                    <w:p w14:paraId="4FA90AD0" w14:textId="6B6BF264" w:rsidR="00A20136" w:rsidRPr="00EE778B" w:rsidRDefault="00A20136" w:rsidP="00A20136">
                      <w:pPr>
                        <w:jc w:val="center"/>
                        <w:rPr>
                          <w:b/>
                          <w:noProof/>
                          <w:sz w:val="16"/>
                          <w:szCs w:val="16"/>
                        </w:rPr>
                      </w:pPr>
                      <w:r w:rsidRPr="00EE778B">
                        <w:rPr>
                          <w:b/>
                          <w:noProof/>
                          <w:sz w:val="16"/>
                          <w:szCs w:val="16"/>
                        </w:rPr>
                        <w:t xml:space="preserve">Legal &amp; Translation </w:t>
                      </w:r>
                      <w:r w:rsidR="00BB0020">
                        <w:rPr>
                          <w:b/>
                          <w:noProof/>
                          <w:sz w:val="16"/>
                          <w:szCs w:val="16"/>
                        </w:rPr>
                        <w:t>Unit</w:t>
                      </w:r>
                      <w:r w:rsidR="00BB0020" w:rsidRPr="00EE778B">
                        <w:rPr>
                          <w:b/>
                          <w:noProof/>
                          <w:sz w:val="16"/>
                          <w:szCs w:val="16"/>
                        </w:rPr>
                        <w:t xml:space="preserve"> </w:t>
                      </w:r>
                    </w:p>
                    <w:p w14:paraId="2310B45E" w14:textId="4BAD332D" w:rsidR="00A20136" w:rsidRPr="00916FF2" w:rsidRDefault="00A20136" w:rsidP="00A20136">
                      <w:pPr>
                        <w:jc w:val="center"/>
                        <w:rPr>
                          <w:noProof/>
                          <w:sz w:val="17"/>
                          <w:szCs w:val="17"/>
                        </w:rPr>
                      </w:pPr>
                      <w:r w:rsidRPr="00EE778B">
                        <w:rPr>
                          <w:b/>
                          <w:noProof/>
                          <w:sz w:val="16"/>
                          <w:szCs w:val="16"/>
                        </w:rPr>
                        <w:t>RB</w:t>
                      </w:r>
                      <w:r w:rsidRPr="00916FF2">
                        <w:rPr>
                          <w:b/>
                          <w:noProof/>
                          <w:sz w:val="18"/>
                          <w:szCs w:val="18"/>
                        </w:rPr>
                        <w:t xml:space="preserve"> </w:t>
                      </w:r>
                      <w:r w:rsidRPr="00916FF2">
                        <w:rPr>
                          <w:noProof/>
                          <w:sz w:val="17"/>
                          <w:szCs w:val="17"/>
                        </w:rPr>
                        <w:t>(2 post</w:t>
                      </w:r>
                      <w:r w:rsidR="00660E72">
                        <w:rPr>
                          <w:noProof/>
                          <w:sz w:val="17"/>
                          <w:szCs w:val="17"/>
                        </w:rPr>
                        <w:t>s</w:t>
                      </w:r>
                      <w:r w:rsidRPr="00916FF2">
                        <w:rPr>
                          <w:noProof/>
                          <w:sz w:val="17"/>
                          <w:szCs w:val="17"/>
                        </w:rPr>
                        <w:t>)</w:t>
                      </w:r>
                    </w:p>
                    <w:p w14:paraId="52E435B7" w14:textId="27A23DBB" w:rsidR="00A20136" w:rsidRPr="00916FF2" w:rsidRDefault="00A20136" w:rsidP="00A20136">
                      <w:pPr>
                        <w:jc w:val="center"/>
                        <w:rPr>
                          <w:noProof/>
                          <w:sz w:val="17"/>
                          <w:szCs w:val="17"/>
                        </w:rPr>
                      </w:pPr>
                      <w:r w:rsidRPr="00916FF2">
                        <w:rPr>
                          <w:noProof/>
                          <w:sz w:val="17"/>
                          <w:szCs w:val="17"/>
                        </w:rPr>
                        <w:t>1 P-4</w:t>
                      </w:r>
                      <w:r w:rsidRPr="00916FF2">
                        <w:rPr>
                          <w:sz w:val="17"/>
                          <w:szCs w:val="17"/>
                          <w:vertAlign w:val="superscript"/>
                        </w:rPr>
                        <w:t xml:space="preserve">c </w:t>
                      </w:r>
                      <w:r w:rsidRPr="00916FF2">
                        <w:rPr>
                          <w:bCs/>
                          <w:noProof/>
                          <w:sz w:val="17"/>
                          <w:szCs w:val="17"/>
                        </w:rPr>
                        <w:t>,</w:t>
                      </w:r>
                      <w:r w:rsidRPr="00916FF2">
                        <w:rPr>
                          <w:sz w:val="17"/>
                          <w:szCs w:val="17"/>
                          <w:vertAlign w:val="superscript"/>
                        </w:rPr>
                        <w:t xml:space="preserve">  </w:t>
                      </w:r>
                      <w:r w:rsidRPr="00916FF2">
                        <w:rPr>
                          <w:bCs/>
                          <w:noProof/>
                          <w:sz w:val="17"/>
                          <w:szCs w:val="17"/>
                        </w:rPr>
                        <w:t>1</w:t>
                      </w:r>
                      <w:r w:rsidR="00D065C7">
                        <w:rPr>
                          <w:bCs/>
                          <w:noProof/>
                          <w:sz w:val="17"/>
                          <w:szCs w:val="17"/>
                        </w:rPr>
                        <w:t xml:space="preserve"> </w:t>
                      </w:r>
                      <w:r w:rsidRPr="00916FF2">
                        <w:rPr>
                          <w:bCs/>
                          <w:noProof/>
                          <w:sz w:val="17"/>
                          <w:szCs w:val="17"/>
                        </w:rPr>
                        <w:t>NPO</w:t>
                      </w:r>
                      <w:r w:rsidRPr="00916FF2">
                        <w:rPr>
                          <w:bCs/>
                          <w:noProof/>
                          <w:sz w:val="17"/>
                          <w:szCs w:val="17"/>
                          <w:vertAlign w:val="superscript"/>
                        </w:rPr>
                        <w:t>c</w:t>
                      </w:r>
                    </w:p>
                    <w:p w14:paraId="17ED96D5" w14:textId="77777777" w:rsidR="00A20136" w:rsidRPr="00104D20" w:rsidRDefault="00A20136" w:rsidP="00A20136">
                      <w:pPr>
                        <w:jc w:val="center"/>
                        <w:rPr>
                          <w:sz w:val="16"/>
                          <w:szCs w:val="16"/>
                        </w:rPr>
                      </w:pPr>
                    </w:p>
                  </w:txbxContent>
                </v:textbox>
                <w10:wrap anchorx="margin"/>
              </v:rect>
            </w:pict>
          </mc:Fallback>
        </mc:AlternateContent>
      </w:r>
      <w:r w:rsidR="00A20136">
        <w:rPr>
          <w:noProof/>
          <w:w w:val="100"/>
          <w14:ligatures w14:val="standardContextual"/>
        </w:rPr>
        <mc:AlternateContent>
          <mc:Choice Requires="wps">
            <w:drawing>
              <wp:anchor distT="0" distB="0" distL="114300" distR="114300" simplePos="0" relativeHeight="251635712" behindDoc="0" locked="0" layoutInCell="1" allowOverlap="1" wp14:anchorId="7A8D1BD9" wp14:editId="16B20D94">
                <wp:simplePos x="0" y="0"/>
                <wp:positionH relativeFrom="column">
                  <wp:posOffset>3763290</wp:posOffset>
                </wp:positionH>
                <wp:positionV relativeFrom="paragraph">
                  <wp:posOffset>730118</wp:posOffset>
                </wp:positionV>
                <wp:extent cx="0" cy="89782"/>
                <wp:effectExtent l="0" t="0" r="38100" b="24765"/>
                <wp:wrapNone/>
                <wp:docPr id="1833917517" name="Straight Connector 1"/>
                <wp:cNvGraphicFramePr/>
                <a:graphic xmlns:a="http://schemas.openxmlformats.org/drawingml/2006/main">
                  <a:graphicData uri="http://schemas.microsoft.com/office/word/2010/wordprocessingShape">
                    <wps:wsp>
                      <wps:cNvCnPr/>
                      <wps:spPr>
                        <a:xfrm>
                          <a:off x="0" y="0"/>
                          <a:ext cx="0" cy="89782"/>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2BFCBB" id="Straight Connector 1"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3pt,57.5pt" to="296.3pt,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" strokecolor="black [3213]">
                <v:stroke joinstyle="miter"/>
              </v:line>
            </w:pict>
          </mc:Fallback>
        </mc:AlternateContent>
      </w:r>
      <w:r w:rsidR="00A20136" w:rsidRPr="004814D5">
        <w:rPr>
          <w:sz w:val="14"/>
          <w:szCs w:val="14"/>
          <w:vertAlign w:val="superscript"/>
        </w:rPr>
        <w:tab/>
      </w:r>
    </w:p>
    <w:sectPr w:rsidR="007A2921" w:rsidSect="00552F51">
      <w:headerReference w:type="even" r:id="rId23"/>
      <w:headerReference w:type="default" r:id="rId24"/>
      <w:footerReference w:type="even" r:id="rId25"/>
      <w:footerReference w:type="default" r:id="rId26"/>
      <w:endnotePr>
        <w:numFmt w:val="decimal"/>
      </w:endnotePr>
      <w:pgSz w:w="15840" w:h="12240" w:orient="landscape"/>
      <w:pgMar w:top="988" w:right="1440" w:bottom="704" w:left="1152" w:header="576" w:footer="1037" w:gutter="0"/>
      <w:cols w:space="720"/>
      <w:noEndnote/>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06A94" w14:textId="77777777" w:rsidR="00C101DC" w:rsidRDefault="00C101DC" w:rsidP="00DD34C4">
      <w:pPr>
        <w:spacing w:line="240" w:lineRule="auto"/>
      </w:pPr>
      <w:r>
        <w:separator/>
      </w:r>
    </w:p>
  </w:endnote>
  <w:endnote w:type="continuationSeparator" w:id="0">
    <w:p w14:paraId="7C1CF669" w14:textId="77777777" w:rsidR="00C101DC" w:rsidRDefault="00C101DC" w:rsidP="00DD34C4">
      <w:pPr>
        <w:spacing w:line="240" w:lineRule="auto"/>
      </w:pPr>
      <w:r>
        <w:continuationSeparator/>
      </w:r>
    </w:p>
  </w:endnote>
  <w:endnote w:type="continuationNotice" w:id="1">
    <w:p w14:paraId="170CD73D" w14:textId="77777777" w:rsidR="00C101DC" w:rsidRDefault="00C101D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2020503050405090304"/>
    <w:charset w:val="00"/>
    <w:family w:val="auto"/>
    <w:pitch w:val="variable"/>
    <w:sig w:usb0="E0000AFF" w:usb1="00007843" w:usb2="00000001" w:usb3="00000000" w:csb0="000001BF" w:csb1="00000000"/>
  </w:font>
  <w:font w:name="TimesNewRoman,Bold">
    <w:altName w:val="Yu Gothic"/>
    <w:charset w:val="00"/>
    <w:family w:val="auto"/>
    <w:pitch w:val="default"/>
    <w:sig w:usb0="00000003" w:usb1="00000000" w:usb2="00000000" w:usb3="00000000" w:csb0="00000001" w:csb1="00000000"/>
  </w:font>
  <w:font w:name="Barcode 3 of 9 by request">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9384" w:type="dxa"/>
      <w:tblLayout w:type="fixed"/>
      <w:tblCellMar>
        <w:left w:w="0" w:type="dxa"/>
        <w:right w:w="0" w:type="dxa"/>
      </w:tblCellMar>
      <w:tblLook w:val="0000" w:firstRow="0" w:lastRow="0" w:firstColumn="0" w:lastColumn="0" w:noHBand="0" w:noVBand="0"/>
    </w:tblPr>
    <w:tblGrid>
      <w:gridCol w:w="4692"/>
      <w:gridCol w:w="4692"/>
    </w:tblGrid>
    <w:tr w:rsidR="006D0A72" w14:paraId="286ABBD5" w14:textId="77777777" w:rsidTr="00E32989">
      <w:trPr>
        <w:trHeight w:val="307"/>
      </w:trPr>
      <w:tc>
        <w:tcPr>
          <w:tcW w:w="4692" w:type="dxa"/>
          <w:shd w:val="clear" w:color="auto" w:fill="auto"/>
        </w:tcPr>
        <w:p w14:paraId="160B790C" w14:textId="3E546EFB" w:rsidR="0013792D" w:rsidRPr="006D0A72" w:rsidRDefault="0013792D" w:rsidP="006D0A72">
          <w:pPr>
            <w:pStyle w:val="Footer"/>
            <w:jc w:val="right"/>
            <w:rPr>
              <w:b w:val="0"/>
              <w:w w:val="103"/>
              <w:sz w:val="14"/>
            </w:rPr>
          </w:pPr>
        </w:p>
      </w:tc>
      <w:tc>
        <w:tcPr>
          <w:tcW w:w="4692" w:type="dxa"/>
          <w:shd w:val="clear" w:color="auto" w:fill="auto"/>
        </w:tcPr>
        <w:p w14:paraId="512F8E16" w14:textId="77777777" w:rsidR="0013792D" w:rsidRPr="006D0A72" w:rsidRDefault="00760EDD" w:rsidP="006D0A72">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1B4AC0E" w14:textId="77777777" w:rsidR="0013792D" w:rsidRPr="006D0A72" w:rsidRDefault="0013792D" w:rsidP="006D0A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9370" w:type="dxa"/>
      <w:tblLayout w:type="fixed"/>
      <w:tblCellMar>
        <w:left w:w="0" w:type="dxa"/>
        <w:right w:w="0" w:type="dxa"/>
      </w:tblCellMar>
      <w:tblLook w:val="0000" w:firstRow="0" w:lastRow="0" w:firstColumn="0" w:lastColumn="0" w:noHBand="0" w:noVBand="0"/>
    </w:tblPr>
    <w:tblGrid>
      <w:gridCol w:w="4685"/>
      <w:gridCol w:w="4685"/>
    </w:tblGrid>
    <w:tr w:rsidR="006D0A72" w14:paraId="69E24532" w14:textId="77777777" w:rsidTr="00E32989">
      <w:trPr>
        <w:trHeight w:val="307"/>
      </w:trPr>
      <w:tc>
        <w:tcPr>
          <w:tcW w:w="4685" w:type="dxa"/>
          <w:shd w:val="clear" w:color="auto" w:fill="auto"/>
        </w:tcPr>
        <w:p w14:paraId="4F904EC2" w14:textId="77777777" w:rsidR="0013792D" w:rsidRPr="006D0A72" w:rsidRDefault="00760EDD" w:rsidP="006D0A7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685" w:type="dxa"/>
          <w:shd w:val="clear" w:color="auto" w:fill="auto"/>
        </w:tcPr>
        <w:p w14:paraId="6E2A5A97" w14:textId="4B9B47CE" w:rsidR="0013792D" w:rsidRPr="006D0A72" w:rsidRDefault="0013792D" w:rsidP="006D0A72">
          <w:pPr>
            <w:pStyle w:val="Footer"/>
            <w:rPr>
              <w:b w:val="0"/>
              <w:w w:val="103"/>
              <w:sz w:val="14"/>
            </w:rPr>
          </w:pPr>
        </w:p>
      </w:tc>
    </w:tr>
  </w:tbl>
  <w:p w14:paraId="28857033" w14:textId="77777777" w:rsidR="0013792D" w:rsidRPr="006D0A72" w:rsidRDefault="0013792D" w:rsidP="006D0A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6D0A72" w14:paraId="20CF7D09" w14:textId="77777777" w:rsidTr="006D0A72">
      <w:tc>
        <w:tcPr>
          <w:tcW w:w="3801" w:type="dxa"/>
        </w:tcPr>
        <w:p w14:paraId="5E1D3BBF" w14:textId="787ABCCF" w:rsidR="0013792D" w:rsidRPr="006D0A72" w:rsidRDefault="0013792D" w:rsidP="006D0A72">
          <w:pPr>
            <w:pStyle w:val="Footer"/>
            <w:spacing w:before="80" w:line="210" w:lineRule="exact"/>
            <w:rPr>
              <w:rFonts w:ascii="Barcode 3 of 9 by request" w:hAnsi="Barcode 3 of 9 by request"/>
              <w:b w:val="0"/>
              <w:sz w:val="24"/>
              <w:lang w:val="en-GB"/>
            </w:rPr>
          </w:pPr>
        </w:p>
      </w:tc>
      <w:tc>
        <w:tcPr>
          <w:tcW w:w="4920" w:type="dxa"/>
        </w:tcPr>
        <w:p w14:paraId="2289F02C" w14:textId="5920833E" w:rsidR="0013792D" w:rsidRDefault="0013792D" w:rsidP="006D0A72">
          <w:pPr>
            <w:pStyle w:val="Footer"/>
            <w:jc w:val="right"/>
            <w:rPr>
              <w:b w:val="0"/>
              <w:sz w:val="20"/>
            </w:rPr>
          </w:pPr>
        </w:p>
      </w:tc>
    </w:tr>
  </w:tbl>
  <w:p w14:paraId="52FC8CD3" w14:textId="77777777" w:rsidR="0013792D" w:rsidRPr="006D0A72" w:rsidRDefault="0013792D" w:rsidP="006D0A72">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4A3D8D" w:rsidRPr="0027338E" w14:paraId="21B4B0AC" w14:textId="77777777" w:rsidTr="00A07A7F">
      <w:trPr>
        <w:cantSplit/>
        <w:trHeight w:val="4925"/>
      </w:trPr>
      <w:tc>
        <w:tcPr>
          <w:tcW w:w="13238" w:type="dxa"/>
          <w:shd w:val="clear" w:color="auto" w:fill="auto"/>
          <w:textDirection w:val="tbRl"/>
        </w:tcPr>
        <w:p w14:paraId="4AE3D6CF" w14:textId="77777777" w:rsidR="004A3D8D" w:rsidRPr="0027338E" w:rsidRDefault="004A3D8D" w:rsidP="004A3D8D">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93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95</w:t>
          </w:r>
          <w:r>
            <w:rPr>
              <w:w w:val="103"/>
            </w:rPr>
            <w:fldChar w:fldCharType="end"/>
          </w:r>
        </w:p>
      </w:tc>
    </w:tr>
    <w:tr w:rsidR="004A3D8D" w:rsidRPr="0027338E" w14:paraId="5D1A9B14" w14:textId="77777777" w:rsidTr="00A07A7F">
      <w:trPr>
        <w:cantSplit/>
        <w:trHeight w:val="4925"/>
      </w:trPr>
      <w:tc>
        <w:tcPr>
          <w:tcW w:w="13238" w:type="dxa"/>
          <w:shd w:val="clear" w:color="auto" w:fill="auto"/>
          <w:textDirection w:val="tbRl"/>
        </w:tcPr>
        <w:p w14:paraId="2BEA786C" w14:textId="77777777" w:rsidR="004A3D8D" w:rsidRPr="0027338E" w:rsidRDefault="004A3D8D" w:rsidP="004A3D8D">
          <w:pPr>
            <w:pStyle w:val="Footer"/>
            <w:jc w:val="right"/>
            <w:rPr>
              <w:b w:val="0"/>
              <w:w w:val="103"/>
              <w:sz w:val="14"/>
            </w:rPr>
          </w:pPr>
        </w:p>
      </w:tc>
    </w:tr>
  </w:tbl>
  <w:p w14:paraId="5ACA49D2" w14:textId="77777777" w:rsidR="00797A2D" w:rsidRPr="006D0A72" w:rsidRDefault="00797A2D" w:rsidP="006D0A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F65448" w:rsidRPr="0027338E" w14:paraId="2A73F299" w14:textId="77777777" w:rsidTr="00A07A7F">
      <w:trPr>
        <w:cantSplit/>
        <w:trHeight w:val="4925"/>
      </w:trPr>
      <w:tc>
        <w:tcPr>
          <w:tcW w:w="13238" w:type="dxa"/>
          <w:shd w:val="clear" w:color="auto" w:fill="auto"/>
          <w:textDirection w:val="tbRl"/>
        </w:tcPr>
        <w:p w14:paraId="58A0C35F" w14:textId="77777777" w:rsidR="00F65448" w:rsidRPr="0027338E" w:rsidRDefault="00F65448" w:rsidP="00F65448">
          <w:pPr>
            <w:pStyle w:val="Footer"/>
            <w:rPr>
              <w:b w:val="0"/>
              <w:w w:val="103"/>
              <w:sz w:val="14"/>
            </w:rPr>
          </w:pPr>
        </w:p>
      </w:tc>
    </w:tr>
    <w:tr w:rsidR="00F65448" w:rsidRPr="0027338E" w14:paraId="407C4EE2" w14:textId="77777777" w:rsidTr="00A07A7F">
      <w:trPr>
        <w:cantSplit/>
        <w:trHeight w:val="4925"/>
      </w:trPr>
      <w:tc>
        <w:tcPr>
          <w:tcW w:w="13238" w:type="dxa"/>
          <w:shd w:val="clear" w:color="auto" w:fill="auto"/>
          <w:textDirection w:val="tbRl"/>
        </w:tcPr>
        <w:p w14:paraId="3D2E9E51" w14:textId="77777777" w:rsidR="00F65448" w:rsidRPr="0027338E" w:rsidRDefault="00F65448" w:rsidP="00F6544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94</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95</w:t>
          </w:r>
          <w:r>
            <w:rPr>
              <w:w w:val="103"/>
            </w:rPr>
            <w:fldChar w:fldCharType="end"/>
          </w:r>
        </w:p>
      </w:tc>
    </w:tr>
  </w:tbl>
  <w:p w14:paraId="0C65F820" w14:textId="77777777" w:rsidR="002C2CED" w:rsidRPr="006D0A72" w:rsidRDefault="002C2CED" w:rsidP="006D0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C8C79" w14:textId="77777777" w:rsidR="00C101DC" w:rsidRPr="00DD34C4" w:rsidRDefault="00C101DC" w:rsidP="00DD34C4">
      <w:pPr>
        <w:spacing w:line="240" w:lineRule="auto"/>
      </w:pPr>
      <w:r>
        <w:separator/>
      </w:r>
    </w:p>
  </w:footnote>
  <w:footnote w:type="continuationSeparator" w:id="0">
    <w:p w14:paraId="79C12F21" w14:textId="77777777" w:rsidR="00C101DC" w:rsidRPr="00662E4A" w:rsidRDefault="00C101DC" w:rsidP="00662E4A">
      <w:pPr>
        <w:spacing w:line="240" w:lineRule="auto"/>
      </w:pPr>
      <w:r>
        <w:continuationSeparator/>
      </w:r>
    </w:p>
  </w:footnote>
  <w:footnote w:type="continuationNotice" w:id="1">
    <w:p w14:paraId="62CC4738" w14:textId="77777777" w:rsidR="00C101DC" w:rsidRDefault="00C101D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0" w:type="dxa"/>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A07A7F" w14:paraId="0E2127BD" w14:textId="77777777" w:rsidTr="00BB707E">
      <w:trPr>
        <w:trHeight w:hRule="exact" w:val="864"/>
      </w:trPr>
      <w:tc>
        <w:tcPr>
          <w:tcW w:w="4920" w:type="dxa"/>
          <w:vAlign w:val="bottom"/>
        </w:tcPr>
        <w:p w14:paraId="0CA4F2F4" w14:textId="397A9C4B" w:rsidR="0013792D" w:rsidRDefault="00760EDD" w:rsidP="00A07A7F">
          <w:pPr>
            <w:pStyle w:val="Header"/>
            <w:spacing w:after="80"/>
            <w:rPr>
              <w:b/>
            </w:rPr>
          </w:pPr>
          <w:r w:rsidRPr="003C66C6">
            <w:rPr>
              <w:b/>
            </w:rPr>
            <w:t>A/</w:t>
          </w:r>
          <w:r w:rsidR="00933D0A">
            <w:rPr>
              <w:b/>
            </w:rPr>
            <w:t>80</w:t>
          </w:r>
          <w:r w:rsidRPr="003C66C6">
            <w:rPr>
              <w:b/>
            </w:rPr>
            <w:t>/6 (Sect. 3)/Add.</w:t>
          </w:r>
          <w:r w:rsidR="00933D0A">
            <w:rPr>
              <w:b/>
            </w:rPr>
            <w:t>6</w:t>
          </w:r>
        </w:p>
      </w:tc>
      <w:tc>
        <w:tcPr>
          <w:tcW w:w="4920" w:type="dxa"/>
          <w:shd w:val="clear" w:color="auto" w:fill="auto"/>
          <w:vAlign w:val="bottom"/>
        </w:tcPr>
        <w:p w14:paraId="2F092D72" w14:textId="77777777" w:rsidR="0013792D" w:rsidRDefault="0013792D" w:rsidP="00A07A7F">
          <w:pPr>
            <w:pStyle w:val="Header"/>
          </w:pPr>
        </w:p>
      </w:tc>
    </w:tr>
  </w:tbl>
  <w:p w14:paraId="28FE2F6A" w14:textId="77777777" w:rsidR="0013792D" w:rsidRPr="006D0A72" w:rsidRDefault="0013792D" w:rsidP="006D0A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0" w:type="dxa"/>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6D0A72" w14:paraId="430C27C9" w14:textId="77777777" w:rsidTr="001569E2">
      <w:trPr>
        <w:trHeight w:hRule="exact" w:val="864"/>
      </w:trPr>
      <w:tc>
        <w:tcPr>
          <w:tcW w:w="4920" w:type="dxa"/>
          <w:shd w:val="clear" w:color="auto" w:fill="auto"/>
          <w:vAlign w:val="bottom"/>
        </w:tcPr>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111"/>
          </w:tblGrid>
          <w:tr w:rsidR="00752771" w14:paraId="06EDC454" w14:textId="77777777">
            <w:trPr>
              <w:trHeight w:hRule="exact" w:val="864"/>
            </w:trPr>
            <w:tc>
              <w:tcPr>
                <w:tcW w:w="1267" w:type="dxa"/>
                <w:tcBorders>
                  <w:bottom w:val="single" w:sz="4" w:space="0" w:color="auto"/>
                </w:tcBorders>
                <w:shd w:val="clear" w:color="auto" w:fill="auto"/>
                <w:vAlign w:val="bottom"/>
              </w:tcPr>
              <w:p w14:paraId="54EA9DC7" w14:textId="77777777" w:rsidR="00752771" w:rsidRDefault="00752771" w:rsidP="00752771">
                <w:pPr>
                  <w:pStyle w:val="Header"/>
                  <w:spacing w:after="120"/>
                </w:pPr>
              </w:p>
            </w:tc>
            <w:tc>
              <w:tcPr>
                <w:tcW w:w="1872" w:type="dxa"/>
                <w:tcBorders>
                  <w:bottom w:val="single" w:sz="4" w:space="0" w:color="auto"/>
                </w:tcBorders>
                <w:shd w:val="clear" w:color="auto" w:fill="auto"/>
                <w:vAlign w:val="bottom"/>
              </w:tcPr>
              <w:p w14:paraId="47B3CC6F" w14:textId="3432F8E9" w:rsidR="00752771" w:rsidRPr="006D0A72" w:rsidRDefault="00752771" w:rsidP="00752771">
                <w:pPr>
                  <w:pStyle w:val="HCh"/>
                  <w:spacing w:after="80"/>
                  <w:rPr>
                    <w:b w:val="0"/>
                    <w:spacing w:val="2"/>
                    <w:w w:val="96"/>
                  </w:rPr>
                </w:pPr>
              </w:p>
            </w:tc>
            <w:tc>
              <w:tcPr>
                <w:tcW w:w="245" w:type="dxa"/>
                <w:tcBorders>
                  <w:bottom w:val="single" w:sz="4" w:space="0" w:color="auto"/>
                </w:tcBorders>
                <w:shd w:val="clear" w:color="auto" w:fill="auto"/>
                <w:vAlign w:val="bottom"/>
              </w:tcPr>
              <w:p w14:paraId="57B6A2CD" w14:textId="77777777" w:rsidR="00752771" w:rsidRDefault="00752771" w:rsidP="00752771">
                <w:pPr>
                  <w:pStyle w:val="Header"/>
                  <w:spacing w:after="120"/>
                </w:pPr>
              </w:p>
            </w:tc>
            <w:tc>
              <w:tcPr>
                <w:tcW w:w="6466" w:type="dxa"/>
                <w:gridSpan w:val="3"/>
                <w:tcBorders>
                  <w:bottom w:val="single" w:sz="4" w:space="0" w:color="auto"/>
                </w:tcBorders>
                <w:shd w:val="clear" w:color="auto" w:fill="auto"/>
                <w:vAlign w:val="bottom"/>
              </w:tcPr>
              <w:p w14:paraId="14908291" w14:textId="73BCFC96" w:rsidR="00752771" w:rsidRPr="006D0A72" w:rsidRDefault="00752771" w:rsidP="00752771">
                <w:pPr>
                  <w:spacing w:after="80" w:line="240" w:lineRule="auto"/>
                  <w:jc w:val="right"/>
                  <w:rPr>
                    <w:position w:val="-4"/>
                  </w:rPr>
                </w:pPr>
              </w:p>
            </w:tc>
          </w:tr>
          <w:tr w:rsidR="00752771" w:rsidRPr="006D0A72" w14:paraId="4662F0EF" w14:textId="77777777">
            <w:trPr>
              <w:trHeight w:hRule="exact" w:val="2880"/>
            </w:trPr>
            <w:tc>
              <w:tcPr>
                <w:tcW w:w="1267" w:type="dxa"/>
                <w:tcBorders>
                  <w:top w:val="single" w:sz="4" w:space="0" w:color="auto"/>
                  <w:bottom w:val="single" w:sz="12" w:space="0" w:color="auto"/>
                </w:tcBorders>
                <w:shd w:val="clear" w:color="auto" w:fill="auto"/>
              </w:tcPr>
              <w:p w14:paraId="6A918136" w14:textId="3A8A37EA" w:rsidR="00752771" w:rsidRPr="006D0A72" w:rsidRDefault="00752771" w:rsidP="00752771">
                <w:pPr>
                  <w:pStyle w:val="Header"/>
                  <w:spacing w:before="120"/>
                  <w:jc w:val="center"/>
                </w:pPr>
              </w:p>
            </w:tc>
            <w:tc>
              <w:tcPr>
                <w:tcW w:w="5227" w:type="dxa"/>
                <w:gridSpan w:val="3"/>
                <w:tcBorders>
                  <w:top w:val="single" w:sz="4" w:space="0" w:color="auto"/>
                  <w:bottom w:val="single" w:sz="12" w:space="0" w:color="auto"/>
                </w:tcBorders>
                <w:shd w:val="clear" w:color="auto" w:fill="auto"/>
              </w:tcPr>
              <w:p w14:paraId="6B16E562" w14:textId="79F4AC7D" w:rsidR="00752771" w:rsidRPr="006D0A72" w:rsidRDefault="00752771" w:rsidP="00752771">
                <w:pPr>
                  <w:pStyle w:val="XLarge"/>
                  <w:spacing w:before="109"/>
                </w:pPr>
              </w:p>
            </w:tc>
            <w:tc>
              <w:tcPr>
                <w:tcW w:w="245" w:type="dxa"/>
                <w:tcBorders>
                  <w:top w:val="single" w:sz="4" w:space="0" w:color="auto"/>
                  <w:bottom w:val="single" w:sz="12" w:space="0" w:color="auto"/>
                </w:tcBorders>
                <w:shd w:val="clear" w:color="auto" w:fill="auto"/>
              </w:tcPr>
              <w:p w14:paraId="686AC89A" w14:textId="77777777" w:rsidR="00752771" w:rsidRPr="006D0A72" w:rsidRDefault="00752771" w:rsidP="00752771">
                <w:pPr>
                  <w:pStyle w:val="Header"/>
                  <w:spacing w:before="109"/>
                </w:pPr>
              </w:p>
            </w:tc>
            <w:tc>
              <w:tcPr>
                <w:tcW w:w="3096" w:type="dxa"/>
                <w:tcBorders>
                  <w:top w:val="single" w:sz="4" w:space="0" w:color="auto"/>
                  <w:bottom w:val="single" w:sz="12" w:space="0" w:color="auto"/>
                </w:tcBorders>
                <w:shd w:val="clear" w:color="auto" w:fill="auto"/>
              </w:tcPr>
              <w:p w14:paraId="53D8FCB1" w14:textId="44011E50" w:rsidR="00752771" w:rsidRPr="006D0A72" w:rsidRDefault="00752771" w:rsidP="00752771"/>
            </w:tc>
          </w:tr>
        </w:tbl>
        <w:p w14:paraId="1F7974DF" w14:textId="77777777" w:rsidR="0013792D" w:rsidRPr="00752771" w:rsidRDefault="0013792D" w:rsidP="006D0A72">
          <w:pPr>
            <w:pStyle w:val="Header"/>
            <w:rPr>
              <w:lang w:val="en-GB"/>
            </w:rPr>
          </w:pPr>
        </w:p>
      </w:tc>
      <w:tc>
        <w:tcPr>
          <w:tcW w:w="4920" w:type="dxa"/>
          <w:shd w:val="clear" w:color="auto" w:fill="auto"/>
          <w:vAlign w:val="bottom"/>
        </w:tcPr>
        <w:p w14:paraId="118554A0" w14:textId="4A1579B3" w:rsidR="0013792D" w:rsidRPr="006D0A72" w:rsidRDefault="00760EDD" w:rsidP="006D0A72">
          <w:pPr>
            <w:pStyle w:val="Header"/>
            <w:spacing w:after="80"/>
            <w:jc w:val="right"/>
            <w:rPr>
              <w:b/>
            </w:rPr>
          </w:pPr>
          <w:r w:rsidRPr="003C66C6">
            <w:rPr>
              <w:b/>
            </w:rPr>
            <w:t>A/</w:t>
          </w:r>
          <w:r w:rsidR="004155A9">
            <w:rPr>
              <w:b/>
            </w:rPr>
            <w:t>80</w:t>
          </w:r>
          <w:r w:rsidRPr="003C66C6">
            <w:rPr>
              <w:b/>
            </w:rPr>
            <w:t>/6 (Sect. 3)/</w:t>
          </w:r>
          <w:r w:rsidRPr="00845A0F">
            <w:rPr>
              <w:b/>
            </w:rPr>
            <w:t>Add.</w:t>
          </w:r>
          <w:r w:rsidR="00C80FFD">
            <w:rPr>
              <w:b/>
            </w:rPr>
            <w:t>6</w:t>
          </w:r>
        </w:p>
      </w:tc>
    </w:tr>
  </w:tbl>
  <w:p w14:paraId="445F238F" w14:textId="77777777" w:rsidR="0013792D" w:rsidRPr="00B71536" w:rsidRDefault="0013792D" w:rsidP="00B71536">
    <w:pPr>
      <w:pStyle w:val="Head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720"/>
      <w:gridCol w:w="2419"/>
      <w:gridCol w:w="245"/>
      <w:gridCol w:w="3110"/>
      <w:gridCol w:w="245"/>
      <w:gridCol w:w="3111"/>
    </w:tblGrid>
    <w:tr w:rsidR="006D0A72" w14:paraId="0778282D" w14:textId="77777777" w:rsidTr="006F1121">
      <w:trPr>
        <w:trHeight w:hRule="exact" w:val="864"/>
      </w:trPr>
      <w:tc>
        <w:tcPr>
          <w:tcW w:w="720" w:type="dxa"/>
          <w:tcBorders>
            <w:bottom w:val="single" w:sz="4" w:space="0" w:color="auto"/>
          </w:tcBorders>
          <w:shd w:val="clear" w:color="auto" w:fill="auto"/>
          <w:vAlign w:val="bottom"/>
        </w:tcPr>
        <w:p w14:paraId="5C407129" w14:textId="77777777" w:rsidR="0013792D" w:rsidRDefault="0013792D" w:rsidP="006D0A72">
          <w:pPr>
            <w:pStyle w:val="Header"/>
            <w:spacing w:after="120"/>
          </w:pPr>
        </w:p>
      </w:tc>
      <w:tc>
        <w:tcPr>
          <w:tcW w:w="2419" w:type="dxa"/>
          <w:tcBorders>
            <w:bottom w:val="single" w:sz="4" w:space="0" w:color="auto"/>
          </w:tcBorders>
          <w:shd w:val="clear" w:color="auto" w:fill="auto"/>
          <w:vAlign w:val="bottom"/>
        </w:tcPr>
        <w:p w14:paraId="2F422416" w14:textId="77777777" w:rsidR="0013792D" w:rsidRPr="006D0A72" w:rsidRDefault="00760EDD" w:rsidP="006D0A72">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176F32F1" w14:textId="77777777" w:rsidR="0013792D" w:rsidRDefault="0013792D" w:rsidP="006D0A72">
          <w:pPr>
            <w:pStyle w:val="Header"/>
            <w:spacing w:after="120"/>
          </w:pPr>
        </w:p>
      </w:tc>
      <w:tc>
        <w:tcPr>
          <w:tcW w:w="6466" w:type="dxa"/>
          <w:gridSpan w:val="3"/>
          <w:tcBorders>
            <w:bottom w:val="single" w:sz="4" w:space="0" w:color="auto"/>
          </w:tcBorders>
          <w:shd w:val="clear" w:color="auto" w:fill="auto"/>
          <w:vAlign w:val="bottom"/>
        </w:tcPr>
        <w:p w14:paraId="2001FDF3" w14:textId="098E07F2" w:rsidR="0013792D" w:rsidRPr="006D0A72" w:rsidRDefault="00760EDD" w:rsidP="006D0A72">
          <w:pPr>
            <w:spacing w:after="80" w:line="240" w:lineRule="auto"/>
            <w:jc w:val="right"/>
            <w:rPr>
              <w:position w:val="-4"/>
            </w:rPr>
          </w:pPr>
          <w:r>
            <w:rPr>
              <w:position w:val="-4"/>
              <w:sz w:val="40"/>
            </w:rPr>
            <w:t>A</w:t>
          </w:r>
          <w:r>
            <w:rPr>
              <w:position w:val="-4"/>
            </w:rPr>
            <w:t>/</w:t>
          </w:r>
          <w:r w:rsidR="00C80FFD">
            <w:rPr>
              <w:position w:val="-4"/>
            </w:rPr>
            <w:t>80</w:t>
          </w:r>
          <w:r>
            <w:rPr>
              <w:position w:val="-4"/>
            </w:rPr>
            <w:t>/6 (Sect. 3)/Add.</w:t>
          </w:r>
          <w:r w:rsidR="00C80FFD">
            <w:rPr>
              <w:position w:val="-4"/>
            </w:rPr>
            <w:t>6</w:t>
          </w:r>
        </w:p>
      </w:tc>
    </w:tr>
    <w:tr w:rsidR="004C7070" w:rsidRPr="006D0A72" w14:paraId="102B35A3" w14:textId="77777777" w:rsidTr="006F1121">
      <w:trPr>
        <w:trHeight w:hRule="exact" w:val="2880"/>
      </w:trPr>
      <w:tc>
        <w:tcPr>
          <w:tcW w:w="720" w:type="dxa"/>
          <w:tcBorders>
            <w:top w:val="single" w:sz="4" w:space="0" w:color="auto"/>
            <w:bottom w:val="single" w:sz="12" w:space="0" w:color="auto"/>
          </w:tcBorders>
          <w:shd w:val="clear" w:color="auto" w:fill="auto"/>
        </w:tcPr>
        <w:p w14:paraId="27A9F21C" w14:textId="7C5F3A90" w:rsidR="004C7070" w:rsidRPr="006D0A72" w:rsidRDefault="00752C92" w:rsidP="004C7070">
          <w:pPr>
            <w:pStyle w:val="Header"/>
            <w:spacing w:before="120"/>
            <w:jc w:val="center"/>
          </w:pPr>
          <w:r>
            <w:drawing>
              <wp:anchor distT="0" distB="0" distL="114300" distR="114300" simplePos="0" relativeHeight="251658240" behindDoc="0" locked="0" layoutInCell="1" allowOverlap="1" wp14:anchorId="2C623C47" wp14:editId="2923F9E4">
                <wp:simplePos x="0" y="0"/>
                <wp:positionH relativeFrom="column">
                  <wp:posOffset>107950</wp:posOffset>
                </wp:positionH>
                <wp:positionV relativeFrom="paragraph">
                  <wp:posOffset>73660</wp:posOffset>
                </wp:positionV>
                <wp:extent cx="628650" cy="527050"/>
                <wp:effectExtent l="0" t="0" r="0" b="6350"/>
                <wp:wrapNone/>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28650" cy="527050"/>
                        </a:xfrm>
                        <a:prstGeom prst="rect">
                          <a:avLst/>
                        </a:prstGeom>
                      </pic:spPr>
                    </pic:pic>
                  </a:graphicData>
                </a:graphic>
                <wp14:sizeRelH relativeFrom="page">
                  <wp14:pctWidth>0</wp14:pctWidth>
                </wp14:sizeRelH>
                <wp14:sizeRelV relativeFrom="page">
                  <wp14:pctHeight>0</wp14:pctHeight>
                </wp14:sizeRelV>
              </wp:anchor>
            </w:drawing>
          </w:r>
          <w:r w:rsidR="004C7070">
            <w:t xml:space="preserve"> </w:t>
          </w:r>
        </w:p>
      </w:tc>
      <w:tc>
        <w:tcPr>
          <w:tcW w:w="5774" w:type="dxa"/>
          <w:gridSpan w:val="3"/>
          <w:tcBorders>
            <w:top w:val="single" w:sz="4" w:space="0" w:color="auto"/>
            <w:bottom w:val="single" w:sz="12" w:space="0" w:color="auto"/>
          </w:tcBorders>
          <w:shd w:val="clear" w:color="auto" w:fill="auto"/>
        </w:tcPr>
        <w:p w14:paraId="0F30657D" w14:textId="7245D73D" w:rsidR="004C7070" w:rsidRDefault="004C7070" w:rsidP="00752C92">
          <w:pPr>
            <w:pStyle w:val="XLarge"/>
            <w:spacing w:before="109"/>
            <w:ind w:left="576"/>
          </w:pPr>
          <w:r>
            <w:t>General Assembly</w:t>
          </w:r>
        </w:p>
        <w:p w14:paraId="4EB226DB" w14:textId="77777777" w:rsidR="004C7070" w:rsidRPr="0026439C" w:rsidRDefault="004C7070" w:rsidP="00752C92">
          <w:pPr>
            <w:ind w:left="576"/>
          </w:pPr>
        </w:p>
        <w:p w14:paraId="23896D1D" w14:textId="77777777" w:rsidR="004C7070" w:rsidRPr="00CA1618" w:rsidRDefault="004C7070" w:rsidP="00752C92">
          <w:pPr>
            <w:suppressAutoHyphens w:val="0"/>
            <w:autoSpaceDE w:val="0"/>
            <w:autoSpaceDN w:val="0"/>
            <w:adjustRightInd w:val="0"/>
            <w:spacing w:line="240" w:lineRule="auto"/>
            <w:ind w:left="576" w:right="739"/>
            <w:rPr>
              <w:rFonts w:ascii="TimesNewRoman,Bold" w:eastAsiaTheme="minorEastAsia" w:hAnsi="TimesNewRoman,Bold" w:cs="TimesNewRoman,Bold"/>
              <w:b/>
              <w:bCs/>
              <w:color w:val="C00000"/>
              <w:spacing w:val="0"/>
              <w:w w:val="100"/>
              <w:kern w:val="0"/>
              <w:sz w:val="24"/>
              <w:szCs w:val="24"/>
              <w:lang w:val="en-US" w:eastAsia="zh-CN"/>
            </w:rPr>
          </w:pPr>
          <w:r w:rsidRPr="00CA1618">
            <w:rPr>
              <w:rFonts w:ascii="TimesNewRoman,Bold" w:eastAsiaTheme="minorEastAsia" w:hAnsi="TimesNewRoman,Bold" w:cs="TimesNewRoman,Bold"/>
              <w:b/>
              <w:bCs/>
              <w:color w:val="C00000"/>
              <w:spacing w:val="0"/>
              <w:w w:val="100"/>
              <w:kern w:val="0"/>
              <w:sz w:val="24"/>
              <w:szCs w:val="24"/>
              <w:lang w:val="en-US" w:eastAsia="zh-CN"/>
            </w:rPr>
            <w:t xml:space="preserve">ADVANCE UNEDITED COPY FOR </w:t>
          </w:r>
        </w:p>
        <w:p w14:paraId="6A2BA4EF" w14:textId="77777777" w:rsidR="004C7070" w:rsidRPr="00CA1618" w:rsidRDefault="004C7070" w:rsidP="00752C92">
          <w:pPr>
            <w:suppressAutoHyphens w:val="0"/>
            <w:autoSpaceDE w:val="0"/>
            <w:autoSpaceDN w:val="0"/>
            <w:adjustRightInd w:val="0"/>
            <w:spacing w:line="240" w:lineRule="auto"/>
            <w:ind w:left="576" w:right="559"/>
            <w:rPr>
              <w:rFonts w:ascii="TimesNewRoman,Bold" w:eastAsiaTheme="minorEastAsia" w:hAnsi="TimesNewRoman,Bold" w:cs="TimesNewRoman,Bold"/>
              <w:b/>
              <w:bCs/>
              <w:color w:val="C00000"/>
              <w:spacing w:val="0"/>
              <w:w w:val="100"/>
              <w:kern w:val="0"/>
              <w:sz w:val="24"/>
              <w:szCs w:val="24"/>
              <w:lang w:val="en-US" w:eastAsia="zh-CN"/>
            </w:rPr>
          </w:pPr>
          <w:r w:rsidRPr="00CA1618">
            <w:rPr>
              <w:rFonts w:ascii="TimesNewRoman,Bold" w:eastAsiaTheme="minorEastAsia" w:hAnsi="TimesNewRoman,Bold" w:cs="TimesNewRoman,Bold"/>
              <w:b/>
              <w:bCs/>
              <w:color w:val="C00000"/>
              <w:spacing w:val="0"/>
              <w:w w:val="100"/>
              <w:kern w:val="0"/>
              <w:sz w:val="24"/>
              <w:szCs w:val="24"/>
              <w:lang w:val="en-US" w:eastAsia="zh-CN"/>
            </w:rPr>
            <w:t xml:space="preserve">THE ADVISORY COMMITTEE </w:t>
          </w:r>
        </w:p>
        <w:p w14:paraId="276355E5" w14:textId="77777777" w:rsidR="004C7070" w:rsidRPr="00CA1618" w:rsidRDefault="004C7070" w:rsidP="00752C92">
          <w:pPr>
            <w:suppressAutoHyphens w:val="0"/>
            <w:spacing w:line="240" w:lineRule="auto"/>
            <w:ind w:left="576"/>
            <w:rPr>
              <w:rFonts w:eastAsia="Times New Roman"/>
              <w:spacing w:val="0"/>
              <w:w w:val="100"/>
              <w:kern w:val="0"/>
              <w:sz w:val="24"/>
              <w:szCs w:val="24"/>
            </w:rPr>
          </w:pPr>
          <w:r w:rsidRPr="00CA1618">
            <w:rPr>
              <w:rFonts w:ascii="TimesNewRoman,Bold" w:eastAsiaTheme="minorEastAsia" w:hAnsi="TimesNewRoman,Bold" w:cs="TimesNewRoman,Bold"/>
              <w:b/>
              <w:bCs/>
              <w:color w:val="C00000"/>
              <w:spacing w:val="0"/>
              <w:w w:val="100"/>
              <w:kern w:val="0"/>
              <w:sz w:val="24"/>
              <w:szCs w:val="24"/>
              <w:lang w:val="en-US" w:eastAsia="zh-CN"/>
            </w:rPr>
            <w:t>ON ADMINISTRATIVE AND BUDGETARY QUESTIONS</w:t>
          </w:r>
        </w:p>
        <w:p w14:paraId="28E2E957" w14:textId="77777777" w:rsidR="004C7070" w:rsidRPr="0026439C" w:rsidRDefault="004C7070" w:rsidP="004C7070"/>
        <w:p w14:paraId="241E7C75" w14:textId="77777777" w:rsidR="004C7070" w:rsidRPr="0026439C" w:rsidRDefault="004C7070" w:rsidP="004C7070"/>
        <w:p w14:paraId="409963C7" w14:textId="77777777" w:rsidR="004C7070" w:rsidRPr="0026439C" w:rsidRDefault="004C7070" w:rsidP="004C7070"/>
        <w:p w14:paraId="3DB9D2A5" w14:textId="31BE2A4B" w:rsidR="004C7070" w:rsidRPr="006D0A72" w:rsidRDefault="004C7070" w:rsidP="004C7070">
          <w:pPr>
            <w:pStyle w:val="XLarge"/>
            <w:spacing w:before="109"/>
          </w:pPr>
        </w:p>
      </w:tc>
      <w:tc>
        <w:tcPr>
          <w:tcW w:w="245" w:type="dxa"/>
          <w:tcBorders>
            <w:top w:val="single" w:sz="4" w:space="0" w:color="auto"/>
            <w:bottom w:val="single" w:sz="12" w:space="0" w:color="auto"/>
          </w:tcBorders>
          <w:shd w:val="clear" w:color="auto" w:fill="auto"/>
        </w:tcPr>
        <w:p w14:paraId="1CD2DFCE" w14:textId="77777777" w:rsidR="004C7070" w:rsidRPr="006D0A72" w:rsidRDefault="004C7070" w:rsidP="004C7070">
          <w:pPr>
            <w:pStyle w:val="Header"/>
            <w:spacing w:before="109"/>
          </w:pPr>
        </w:p>
      </w:tc>
      <w:tc>
        <w:tcPr>
          <w:tcW w:w="3111" w:type="dxa"/>
          <w:tcBorders>
            <w:top w:val="single" w:sz="4" w:space="0" w:color="auto"/>
            <w:bottom w:val="single" w:sz="12" w:space="0" w:color="auto"/>
          </w:tcBorders>
          <w:shd w:val="clear" w:color="auto" w:fill="auto"/>
        </w:tcPr>
        <w:p w14:paraId="60E0AFD6" w14:textId="77777777" w:rsidR="004C7070" w:rsidRDefault="004C7070" w:rsidP="004C7070">
          <w:pPr>
            <w:pStyle w:val="Publication"/>
            <w:spacing w:before="240"/>
            <w:rPr>
              <w:color w:val="010000"/>
            </w:rPr>
          </w:pPr>
          <w:r>
            <w:rPr>
              <w:color w:val="010000"/>
            </w:rPr>
            <w:t>Distr.: General</w:t>
          </w:r>
        </w:p>
        <w:p w14:paraId="26C681F4" w14:textId="5A080D65" w:rsidR="004C7070" w:rsidRDefault="004C7070" w:rsidP="004C7070">
          <w:r>
            <w:t>27 May 2025</w:t>
          </w:r>
        </w:p>
        <w:p w14:paraId="287445FC" w14:textId="77777777" w:rsidR="004C7070" w:rsidRDefault="004C7070" w:rsidP="004C7070"/>
        <w:p w14:paraId="0FAD8DF2" w14:textId="77777777" w:rsidR="004C7070" w:rsidRPr="006D0A72" w:rsidRDefault="004C7070" w:rsidP="004C7070">
          <w:r>
            <w:t>Original: English</w:t>
          </w:r>
        </w:p>
      </w:tc>
    </w:tr>
  </w:tbl>
  <w:p w14:paraId="64B574F2" w14:textId="77777777" w:rsidR="0013792D" w:rsidRPr="006D0A72" w:rsidRDefault="0013792D" w:rsidP="006D0A72">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C33743" w:rsidRPr="0027338E" w14:paraId="0E97E812" w14:textId="77777777" w:rsidTr="00A07A7F">
      <w:trPr>
        <w:cantSplit/>
        <w:trHeight w:val="4925"/>
      </w:trPr>
      <w:tc>
        <w:tcPr>
          <w:tcW w:w="13238" w:type="dxa"/>
          <w:shd w:val="clear" w:color="auto" w:fill="auto"/>
          <w:textDirection w:val="tbRl"/>
          <w:vAlign w:val="bottom"/>
        </w:tcPr>
        <w:p w14:paraId="65D745A6" w14:textId="14C0CDE8" w:rsidR="00C33743" w:rsidRPr="0027338E" w:rsidRDefault="00C33743" w:rsidP="00C33743">
          <w:pPr>
            <w:pStyle w:val="Header"/>
            <w:ind w:left="14" w:right="14"/>
            <w:rPr>
              <w:b/>
              <w:w w:val="103"/>
            </w:rPr>
          </w:pPr>
          <w:r w:rsidRPr="00860027">
            <w:rPr>
              <w:b/>
              <w:w w:val="103"/>
            </w:rPr>
            <w:t>A/</w:t>
          </w:r>
          <w:r w:rsidR="00533372">
            <w:rPr>
              <w:b/>
              <w:w w:val="103"/>
            </w:rPr>
            <w:t>80</w:t>
          </w:r>
          <w:r w:rsidRPr="00860027">
            <w:rPr>
              <w:b/>
              <w:w w:val="103"/>
            </w:rPr>
            <w:t>/6 (Sect. 3)/Add.</w:t>
          </w:r>
          <w:r w:rsidR="00533372">
            <w:rPr>
              <w:b/>
              <w:w w:val="103"/>
            </w:rPr>
            <w:t>6</w:t>
          </w:r>
        </w:p>
      </w:tc>
    </w:tr>
    <w:tr w:rsidR="00C33743" w:rsidRPr="0027338E" w14:paraId="6BC407B8" w14:textId="77777777" w:rsidTr="00A07A7F">
      <w:trPr>
        <w:cantSplit/>
        <w:trHeight w:val="4925"/>
      </w:trPr>
      <w:tc>
        <w:tcPr>
          <w:tcW w:w="13238" w:type="dxa"/>
          <w:shd w:val="clear" w:color="auto" w:fill="auto"/>
          <w:textDirection w:val="tbRl"/>
          <w:vAlign w:val="bottom"/>
        </w:tcPr>
        <w:p w14:paraId="74AEAA31" w14:textId="77777777" w:rsidR="00C33743" w:rsidRPr="0027338E" w:rsidRDefault="00C33743" w:rsidP="00C33743">
          <w:pPr>
            <w:pStyle w:val="Header"/>
            <w:ind w:left="14" w:right="14"/>
            <w:rPr>
              <w:b/>
              <w:w w:val="103"/>
            </w:rPr>
          </w:pPr>
        </w:p>
      </w:tc>
    </w:tr>
  </w:tbl>
  <w:p w14:paraId="0A49B387" w14:textId="77777777" w:rsidR="00797A2D" w:rsidRPr="006D0A72" w:rsidRDefault="00797A2D" w:rsidP="006D0A7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8C1D65" w:rsidRPr="0027338E" w14:paraId="1BA3B736" w14:textId="77777777" w:rsidTr="00A07A7F">
      <w:trPr>
        <w:trHeight w:val="4925"/>
      </w:trPr>
      <w:tc>
        <w:tcPr>
          <w:tcW w:w="13238" w:type="dxa"/>
          <w:shd w:val="clear" w:color="auto" w:fill="auto"/>
          <w:vAlign w:val="bottom"/>
        </w:tcPr>
        <w:p w14:paraId="25BE9696" w14:textId="77777777" w:rsidR="008C1D65" w:rsidRPr="0027338E" w:rsidRDefault="008C1D65" w:rsidP="008C1D65">
          <w:pPr>
            <w:pStyle w:val="Header"/>
            <w:ind w:left="14" w:right="14"/>
            <w:jc w:val="right"/>
            <w:rPr>
              <w:b/>
              <w:bCs/>
              <w:w w:val="103"/>
              <w:szCs w:val="26"/>
            </w:rPr>
          </w:pPr>
        </w:p>
      </w:tc>
    </w:tr>
    <w:tr w:rsidR="008C1D65" w:rsidRPr="0027338E" w14:paraId="2296B632" w14:textId="77777777" w:rsidTr="00A07A7F">
      <w:trPr>
        <w:cantSplit/>
        <w:trHeight w:val="4925"/>
      </w:trPr>
      <w:tc>
        <w:tcPr>
          <w:tcW w:w="13238" w:type="dxa"/>
          <w:shd w:val="clear" w:color="auto" w:fill="auto"/>
          <w:textDirection w:val="tbRl"/>
          <w:vAlign w:val="bottom"/>
        </w:tcPr>
        <w:p w14:paraId="72B8475D" w14:textId="3DE8B9E0" w:rsidR="008C1D65" w:rsidRPr="0027338E" w:rsidRDefault="00ED7D14" w:rsidP="008C1D65">
          <w:pPr>
            <w:pStyle w:val="Header"/>
            <w:ind w:left="14" w:right="14"/>
            <w:jc w:val="right"/>
            <w:rPr>
              <w:b/>
              <w:bCs/>
              <w:w w:val="103"/>
              <w:szCs w:val="26"/>
            </w:rPr>
          </w:pPr>
          <w:r w:rsidRPr="00860027">
            <w:rPr>
              <w:b/>
              <w:w w:val="103"/>
            </w:rPr>
            <w:t>A/7</w:t>
          </w:r>
          <w:r>
            <w:rPr>
              <w:b/>
              <w:w w:val="103"/>
            </w:rPr>
            <w:t>9</w:t>
          </w:r>
          <w:r w:rsidRPr="00860027">
            <w:rPr>
              <w:b/>
              <w:w w:val="103"/>
            </w:rPr>
            <w:t>/6 (Sect. 3)/Add.</w:t>
          </w:r>
          <w:r>
            <w:rPr>
              <w:b/>
              <w:w w:val="103"/>
            </w:rPr>
            <w:t>10</w:t>
          </w:r>
          <w:r w:rsidR="008C1D65" w:rsidRPr="0027338E">
            <w:rPr>
              <w:b/>
              <w:bCs/>
              <w:w w:val="103"/>
              <w:szCs w:val="26"/>
            </w:rPr>
            <w:fldChar w:fldCharType="begin"/>
          </w:r>
          <w:r w:rsidR="008C1D65" w:rsidRPr="0027338E">
            <w:rPr>
              <w:b/>
              <w:bCs/>
              <w:w w:val="103"/>
              <w:szCs w:val="26"/>
            </w:rPr>
            <w:instrText xml:space="preserve"> DOCVARIABLE "sss1" \* MERGEFORMAT </w:instrText>
          </w:r>
          <w:r w:rsidR="008C1D65" w:rsidRPr="0027338E">
            <w:rPr>
              <w:b/>
              <w:bCs/>
              <w:w w:val="103"/>
              <w:szCs w:val="26"/>
            </w:rPr>
            <w:fldChar w:fldCharType="end"/>
          </w:r>
        </w:p>
      </w:tc>
    </w:tr>
  </w:tbl>
  <w:p w14:paraId="0218C7F0" w14:textId="77777777" w:rsidR="002C2CED" w:rsidRPr="006D0A72" w:rsidRDefault="002C2CED" w:rsidP="006D0A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E909E9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83C4F5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9880C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7B6249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7FAE60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A11E54"/>
    <w:multiLevelType w:val="hybridMultilevel"/>
    <w:tmpl w:val="2898D752"/>
    <w:lvl w:ilvl="0" w:tplc="8B2E0FC2">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1" w15:restartNumberingAfterBreak="0">
    <w:nsid w:val="06406E8C"/>
    <w:multiLevelType w:val="hybridMultilevel"/>
    <w:tmpl w:val="AAD4FFAA"/>
    <w:lvl w:ilvl="0" w:tplc="AFC4A934">
      <w:start w:val="29"/>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 w15:restartNumberingAfterBreak="0">
    <w:nsid w:val="074F087C"/>
    <w:multiLevelType w:val="hybridMultilevel"/>
    <w:tmpl w:val="1A6AA57E"/>
    <w:lvl w:ilvl="0" w:tplc="57F6D956">
      <w:start w:val="1"/>
      <w:numFmt w:val="lowerLetter"/>
      <w:lvlText w:val="(%1)"/>
      <w:lvlJc w:val="left"/>
      <w:pPr>
        <w:ind w:left="2461" w:hanging="360"/>
      </w:pPr>
      <w:rPr>
        <w:rFonts w:hint="default"/>
        <w:b w:val="0"/>
        <w:bCs w:val="0"/>
      </w:rPr>
    </w:lvl>
    <w:lvl w:ilvl="1" w:tplc="04090019" w:tentative="1">
      <w:start w:val="1"/>
      <w:numFmt w:val="lowerLetter"/>
      <w:lvlText w:val="%2."/>
      <w:lvlJc w:val="left"/>
      <w:pPr>
        <w:ind w:left="3181" w:hanging="360"/>
      </w:pPr>
    </w:lvl>
    <w:lvl w:ilvl="2" w:tplc="0409001B" w:tentative="1">
      <w:start w:val="1"/>
      <w:numFmt w:val="lowerRoman"/>
      <w:lvlText w:val="%3."/>
      <w:lvlJc w:val="right"/>
      <w:pPr>
        <w:ind w:left="3901" w:hanging="180"/>
      </w:pPr>
    </w:lvl>
    <w:lvl w:ilvl="3" w:tplc="0409000F" w:tentative="1">
      <w:start w:val="1"/>
      <w:numFmt w:val="decimal"/>
      <w:lvlText w:val="%4."/>
      <w:lvlJc w:val="left"/>
      <w:pPr>
        <w:ind w:left="4621" w:hanging="360"/>
      </w:pPr>
    </w:lvl>
    <w:lvl w:ilvl="4" w:tplc="04090019" w:tentative="1">
      <w:start w:val="1"/>
      <w:numFmt w:val="lowerLetter"/>
      <w:lvlText w:val="%5."/>
      <w:lvlJc w:val="left"/>
      <w:pPr>
        <w:ind w:left="5341" w:hanging="360"/>
      </w:pPr>
    </w:lvl>
    <w:lvl w:ilvl="5" w:tplc="0409001B" w:tentative="1">
      <w:start w:val="1"/>
      <w:numFmt w:val="lowerRoman"/>
      <w:lvlText w:val="%6."/>
      <w:lvlJc w:val="right"/>
      <w:pPr>
        <w:ind w:left="6061" w:hanging="180"/>
      </w:pPr>
    </w:lvl>
    <w:lvl w:ilvl="6" w:tplc="0409000F" w:tentative="1">
      <w:start w:val="1"/>
      <w:numFmt w:val="decimal"/>
      <w:lvlText w:val="%7."/>
      <w:lvlJc w:val="left"/>
      <w:pPr>
        <w:ind w:left="6781" w:hanging="360"/>
      </w:pPr>
    </w:lvl>
    <w:lvl w:ilvl="7" w:tplc="04090019" w:tentative="1">
      <w:start w:val="1"/>
      <w:numFmt w:val="lowerLetter"/>
      <w:lvlText w:val="%8."/>
      <w:lvlJc w:val="left"/>
      <w:pPr>
        <w:ind w:left="7501" w:hanging="360"/>
      </w:pPr>
    </w:lvl>
    <w:lvl w:ilvl="8" w:tplc="0409001B" w:tentative="1">
      <w:start w:val="1"/>
      <w:numFmt w:val="lowerRoman"/>
      <w:lvlText w:val="%9."/>
      <w:lvlJc w:val="right"/>
      <w:pPr>
        <w:ind w:left="8221" w:hanging="180"/>
      </w:pPr>
    </w:lvl>
  </w:abstractNum>
  <w:abstractNum w:abstractNumId="13" w15:restartNumberingAfterBreak="0">
    <w:nsid w:val="0B207289"/>
    <w:multiLevelType w:val="hybridMultilevel"/>
    <w:tmpl w:val="25A0E5F0"/>
    <w:lvl w:ilvl="0" w:tplc="8914492A">
      <w:start w:val="1"/>
      <w:numFmt w:val="decimal"/>
      <w:lvlText w:val="%1."/>
      <w:lvlJc w:val="left"/>
      <w:pPr>
        <w:ind w:left="1778" w:hanging="360"/>
      </w:pPr>
      <w:rPr>
        <w:rFonts w:hint="default"/>
      </w:rPr>
    </w:lvl>
    <w:lvl w:ilvl="1" w:tplc="04090019" w:tentative="1">
      <w:start w:val="1"/>
      <w:numFmt w:val="lowerLetter"/>
      <w:lvlText w:val="%2."/>
      <w:lvlJc w:val="left"/>
      <w:pPr>
        <w:ind w:left="2467" w:hanging="360"/>
      </w:pPr>
    </w:lvl>
    <w:lvl w:ilvl="2" w:tplc="0409001B" w:tentative="1">
      <w:start w:val="1"/>
      <w:numFmt w:val="lowerRoman"/>
      <w:lvlText w:val="%3."/>
      <w:lvlJc w:val="right"/>
      <w:pPr>
        <w:ind w:left="3187" w:hanging="180"/>
      </w:pPr>
    </w:lvl>
    <w:lvl w:ilvl="3" w:tplc="0409000F" w:tentative="1">
      <w:start w:val="1"/>
      <w:numFmt w:val="decimal"/>
      <w:lvlText w:val="%4."/>
      <w:lvlJc w:val="left"/>
      <w:pPr>
        <w:ind w:left="3907" w:hanging="360"/>
      </w:pPr>
    </w:lvl>
    <w:lvl w:ilvl="4" w:tplc="04090019" w:tentative="1">
      <w:start w:val="1"/>
      <w:numFmt w:val="lowerLetter"/>
      <w:lvlText w:val="%5."/>
      <w:lvlJc w:val="left"/>
      <w:pPr>
        <w:ind w:left="4627" w:hanging="360"/>
      </w:pPr>
    </w:lvl>
    <w:lvl w:ilvl="5" w:tplc="0409001B" w:tentative="1">
      <w:start w:val="1"/>
      <w:numFmt w:val="lowerRoman"/>
      <w:lvlText w:val="%6."/>
      <w:lvlJc w:val="right"/>
      <w:pPr>
        <w:ind w:left="5347" w:hanging="180"/>
      </w:pPr>
    </w:lvl>
    <w:lvl w:ilvl="6" w:tplc="0409000F" w:tentative="1">
      <w:start w:val="1"/>
      <w:numFmt w:val="decimal"/>
      <w:lvlText w:val="%7."/>
      <w:lvlJc w:val="left"/>
      <w:pPr>
        <w:ind w:left="6067" w:hanging="360"/>
      </w:pPr>
    </w:lvl>
    <w:lvl w:ilvl="7" w:tplc="04090019" w:tentative="1">
      <w:start w:val="1"/>
      <w:numFmt w:val="lowerLetter"/>
      <w:lvlText w:val="%8."/>
      <w:lvlJc w:val="left"/>
      <w:pPr>
        <w:ind w:left="6787" w:hanging="360"/>
      </w:pPr>
    </w:lvl>
    <w:lvl w:ilvl="8" w:tplc="0409001B" w:tentative="1">
      <w:start w:val="1"/>
      <w:numFmt w:val="lowerRoman"/>
      <w:lvlText w:val="%9."/>
      <w:lvlJc w:val="right"/>
      <w:pPr>
        <w:ind w:left="7507" w:hanging="180"/>
      </w:pPr>
    </w:lvl>
  </w:abstractNum>
  <w:abstractNum w:abstractNumId="14" w15:restartNumberingAfterBreak="0">
    <w:nsid w:val="1138506C"/>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4163F98"/>
    <w:multiLevelType w:val="multilevel"/>
    <w:tmpl w:val="B2BA36B4"/>
    <w:name w:val="TOC2"/>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Roman"/>
      <w:lvlText w:val="%4."/>
      <w:lvlJc w:val="right"/>
      <w:pPr>
        <w:ind w:left="2520" w:hanging="360"/>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170A0C3E"/>
    <w:multiLevelType w:val="multilevel"/>
    <w:tmpl w:val="B21A305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1926764D"/>
    <w:multiLevelType w:val="hybridMultilevel"/>
    <w:tmpl w:val="6B1C6C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CB482C"/>
    <w:multiLevelType w:val="multilevel"/>
    <w:tmpl w:val="0D9EA794"/>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9" w15:restartNumberingAfterBreak="0">
    <w:nsid w:val="1C8D12ED"/>
    <w:multiLevelType w:val="hybridMultilevel"/>
    <w:tmpl w:val="F91435BC"/>
    <w:lvl w:ilvl="0" w:tplc="0809000F">
      <w:start w:val="29"/>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20330AD0"/>
    <w:multiLevelType w:val="hybridMultilevel"/>
    <w:tmpl w:val="B13E15D6"/>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21" w15:restartNumberingAfterBreak="0">
    <w:nsid w:val="21BC5070"/>
    <w:multiLevelType w:val="hybridMultilevel"/>
    <w:tmpl w:val="1F9ADB46"/>
    <w:lvl w:ilvl="0" w:tplc="04090019">
      <w:start w:val="1"/>
      <w:numFmt w:val="lowerLetter"/>
      <w:lvlText w:val="%1."/>
      <w:lvlJc w:val="left"/>
      <w:pPr>
        <w:ind w:left="2461" w:hanging="360"/>
      </w:pPr>
    </w:lvl>
    <w:lvl w:ilvl="1" w:tplc="04090019" w:tentative="1">
      <w:start w:val="1"/>
      <w:numFmt w:val="lowerLetter"/>
      <w:lvlText w:val="%2."/>
      <w:lvlJc w:val="left"/>
      <w:pPr>
        <w:ind w:left="3181" w:hanging="360"/>
      </w:pPr>
    </w:lvl>
    <w:lvl w:ilvl="2" w:tplc="0409001B" w:tentative="1">
      <w:start w:val="1"/>
      <w:numFmt w:val="lowerRoman"/>
      <w:lvlText w:val="%3."/>
      <w:lvlJc w:val="right"/>
      <w:pPr>
        <w:ind w:left="3901" w:hanging="180"/>
      </w:pPr>
    </w:lvl>
    <w:lvl w:ilvl="3" w:tplc="0409000F" w:tentative="1">
      <w:start w:val="1"/>
      <w:numFmt w:val="decimal"/>
      <w:lvlText w:val="%4."/>
      <w:lvlJc w:val="left"/>
      <w:pPr>
        <w:ind w:left="4621" w:hanging="360"/>
      </w:pPr>
    </w:lvl>
    <w:lvl w:ilvl="4" w:tplc="04090019" w:tentative="1">
      <w:start w:val="1"/>
      <w:numFmt w:val="lowerLetter"/>
      <w:lvlText w:val="%5."/>
      <w:lvlJc w:val="left"/>
      <w:pPr>
        <w:ind w:left="5341" w:hanging="360"/>
      </w:pPr>
    </w:lvl>
    <w:lvl w:ilvl="5" w:tplc="0409001B" w:tentative="1">
      <w:start w:val="1"/>
      <w:numFmt w:val="lowerRoman"/>
      <w:lvlText w:val="%6."/>
      <w:lvlJc w:val="right"/>
      <w:pPr>
        <w:ind w:left="6061" w:hanging="180"/>
      </w:pPr>
    </w:lvl>
    <w:lvl w:ilvl="6" w:tplc="0409000F" w:tentative="1">
      <w:start w:val="1"/>
      <w:numFmt w:val="decimal"/>
      <w:lvlText w:val="%7."/>
      <w:lvlJc w:val="left"/>
      <w:pPr>
        <w:ind w:left="6781" w:hanging="360"/>
      </w:pPr>
    </w:lvl>
    <w:lvl w:ilvl="7" w:tplc="04090019" w:tentative="1">
      <w:start w:val="1"/>
      <w:numFmt w:val="lowerLetter"/>
      <w:lvlText w:val="%8."/>
      <w:lvlJc w:val="left"/>
      <w:pPr>
        <w:ind w:left="7501" w:hanging="360"/>
      </w:pPr>
    </w:lvl>
    <w:lvl w:ilvl="8" w:tplc="0409001B" w:tentative="1">
      <w:start w:val="1"/>
      <w:numFmt w:val="lowerRoman"/>
      <w:lvlText w:val="%9."/>
      <w:lvlJc w:val="right"/>
      <w:pPr>
        <w:ind w:left="8221" w:hanging="180"/>
      </w:pPr>
    </w:lvl>
  </w:abstractNum>
  <w:abstractNum w:abstractNumId="22" w15:restartNumberingAfterBreak="0">
    <w:nsid w:val="26B8299B"/>
    <w:multiLevelType w:val="hybridMultilevel"/>
    <w:tmpl w:val="25CE9540"/>
    <w:lvl w:ilvl="0" w:tplc="543E5346">
      <w:start w:val="1"/>
      <w:numFmt w:val="upperLetter"/>
      <w:lvlText w:val="%1."/>
      <w:lvlJc w:val="left"/>
      <w:pPr>
        <w:ind w:left="1627" w:hanging="360"/>
      </w:pPr>
      <w:rPr>
        <w:rFonts w:hint="default"/>
      </w:rPr>
    </w:lvl>
    <w:lvl w:ilvl="1" w:tplc="10090019" w:tentative="1">
      <w:start w:val="1"/>
      <w:numFmt w:val="lowerLetter"/>
      <w:lvlText w:val="%2."/>
      <w:lvlJc w:val="left"/>
      <w:pPr>
        <w:ind w:left="2347" w:hanging="360"/>
      </w:pPr>
    </w:lvl>
    <w:lvl w:ilvl="2" w:tplc="1009001B" w:tentative="1">
      <w:start w:val="1"/>
      <w:numFmt w:val="lowerRoman"/>
      <w:lvlText w:val="%3."/>
      <w:lvlJc w:val="right"/>
      <w:pPr>
        <w:ind w:left="3067" w:hanging="180"/>
      </w:pPr>
    </w:lvl>
    <w:lvl w:ilvl="3" w:tplc="1009000F" w:tentative="1">
      <w:start w:val="1"/>
      <w:numFmt w:val="decimal"/>
      <w:lvlText w:val="%4."/>
      <w:lvlJc w:val="left"/>
      <w:pPr>
        <w:ind w:left="3787" w:hanging="360"/>
      </w:pPr>
    </w:lvl>
    <w:lvl w:ilvl="4" w:tplc="10090019" w:tentative="1">
      <w:start w:val="1"/>
      <w:numFmt w:val="lowerLetter"/>
      <w:lvlText w:val="%5."/>
      <w:lvlJc w:val="left"/>
      <w:pPr>
        <w:ind w:left="4507" w:hanging="360"/>
      </w:pPr>
    </w:lvl>
    <w:lvl w:ilvl="5" w:tplc="1009001B" w:tentative="1">
      <w:start w:val="1"/>
      <w:numFmt w:val="lowerRoman"/>
      <w:lvlText w:val="%6."/>
      <w:lvlJc w:val="right"/>
      <w:pPr>
        <w:ind w:left="5227" w:hanging="180"/>
      </w:pPr>
    </w:lvl>
    <w:lvl w:ilvl="6" w:tplc="1009000F" w:tentative="1">
      <w:start w:val="1"/>
      <w:numFmt w:val="decimal"/>
      <w:lvlText w:val="%7."/>
      <w:lvlJc w:val="left"/>
      <w:pPr>
        <w:ind w:left="5947" w:hanging="360"/>
      </w:pPr>
    </w:lvl>
    <w:lvl w:ilvl="7" w:tplc="10090019" w:tentative="1">
      <w:start w:val="1"/>
      <w:numFmt w:val="lowerLetter"/>
      <w:lvlText w:val="%8."/>
      <w:lvlJc w:val="left"/>
      <w:pPr>
        <w:ind w:left="6667" w:hanging="360"/>
      </w:pPr>
    </w:lvl>
    <w:lvl w:ilvl="8" w:tplc="1009001B" w:tentative="1">
      <w:start w:val="1"/>
      <w:numFmt w:val="lowerRoman"/>
      <w:lvlText w:val="%9."/>
      <w:lvlJc w:val="right"/>
      <w:pPr>
        <w:ind w:left="7387" w:hanging="180"/>
      </w:pPr>
    </w:lvl>
  </w:abstractNum>
  <w:abstractNum w:abstractNumId="23" w15:restartNumberingAfterBreak="0">
    <w:nsid w:val="2BC13C64"/>
    <w:multiLevelType w:val="hybridMultilevel"/>
    <w:tmpl w:val="17F6897E"/>
    <w:lvl w:ilvl="0" w:tplc="2176EC4E">
      <w:start w:val="9"/>
      <w:numFmt w:val="lowerLetter"/>
      <w:lvlText w:val="(%1)"/>
      <w:lvlJc w:val="left"/>
      <w:pPr>
        <w:ind w:left="1630" w:hanging="360"/>
      </w:pPr>
      <w:rPr>
        <w:rFonts w:hint="default"/>
      </w:rPr>
    </w:lvl>
    <w:lvl w:ilvl="1" w:tplc="04090019" w:tentative="1">
      <w:start w:val="1"/>
      <w:numFmt w:val="lowerLetter"/>
      <w:lvlText w:val="%2."/>
      <w:lvlJc w:val="left"/>
      <w:pPr>
        <w:ind w:left="2350" w:hanging="360"/>
      </w:pPr>
    </w:lvl>
    <w:lvl w:ilvl="2" w:tplc="0409001B" w:tentative="1">
      <w:start w:val="1"/>
      <w:numFmt w:val="lowerRoman"/>
      <w:lvlText w:val="%3."/>
      <w:lvlJc w:val="right"/>
      <w:pPr>
        <w:ind w:left="3070" w:hanging="180"/>
      </w:pPr>
    </w:lvl>
    <w:lvl w:ilvl="3" w:tplc="0409000F" w:tentative="1">
      <w:start w:val="1"/>
      <w:numFmt w:val="decimal"/>
      <w:lvlText w:val="%4."/>
      <w:lvlJc w:val="left"/>
      <w:pPr>
        <w:ind w:left="3790" w:hanging="360"/>
      </w:pPr>
    </w:lvl>
    <w:lvl w:ilvl="4" w:tplc="04090019" w:tentative="1">
      <w:start w:val="1"/>
      <w:numFmt w:val="lowerLetter"/>
      <w:lvlText w:val="%5."/>
      <w:lvlJc w:val="left"/>
      <w:pPr>
        <w:ind w:left="4510" w:hanging="360"/>
      </w:pPr>
    </w:lvl>
    <w:lvl w:ilvl="5" w:tplc="0409001B" w:tentative="1">
      <w:start w:val="1"/>
      <w:numFmt w:val="lowerRoman"/>
      <w:lvlText w:val="%6."/>
      <w:lvlJc w:val="right"/>
      <w:pPr>
        <w:ind w:left="5230" w:hanging="180"/>
      </w:pPr>
    </w:lvl>
    <w:lvl w:ilvl="6" w:tplc="0409000F" w:tentative="1">
      <w:start w:val="1"/>
      <w:numFmt w:val="decimal"/>
      <w:lvlText w:val="%7."/>
      <w:lvlJc w:val="left"/>
      <w:pPr>
        <w:ind w:left="5950" w:hanging="360"/>
      </w:pPr>
    </w:lvl>
    <w:lvl w:ilvl="7" w:tplc="04090019" w:tentative="1">
      <w:start w:val="1"/>
      <w:numFmt w:val="lowerLetter"/>
      <w:lvlText w:val="%8."/>
      <w:lvlJc w:val="left"/>
      <w:pPr>
        <w:ind w:left="6670" w:hanging="360"/>
      </w:pPr>
    </w:lvl>
    <w:lvl w:ilvl="8" w:tplc="0409001B" w:tentative="1">
      <w:start w:val="1"/>
      <w:numFmt w:val="lowerRoman"/>
      <w:lvlText w:val="%9."/>
      <w:lvlJc w:val="right"/>
      <w:pPr>
        <w:ind w:left="7390" w:hanging="180"/>
      </w:pPr>
    </w:lvl>
  </w:abstractNum>
  <w:abstractNum w:abstractNumId="24" w15:restartNumberingAfterBreak="0">
    <w:nsid w:val="3A3B3151"/>
    <w:multiLevelType w:val="multilevel"/>
    <w:tmpl w:val="B21A305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5" w15:restartNumberingAfterBreak="0">
    <w:nsid w:val="3B597A3B"/>
    <w:multiLevelType w:val="hybridMultilevel"/>
    <w:tmpl w:val="D6E467BA"/>
    <w:lvl w:ilvl="0" w:tplc="FFFFFFFF">
      <w:start w:val="1"/>
      <w:numFmt w:val="decimal"/>
      <w:lvlText w:val="%1."/>
      <w:lvlJc w:val="left"/>
      <w:pPr>
        <w:ind w:left="12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2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1A2707"/>
    <w:multiLevelType w:val="hybridMultilevel"/>
    <w:tmpl w:val="B9AA3548"/>
    <w:name w:val="TOC32"/>
    <w:lvl w:ilvl="0" w:tplc="5718B4AC">
      <w:start w:val="1"/>
      <w:numFmt w:val="decimal"/>
      <w:pStyle w:val="123"/>
      <w:lvlText w:val="%1."/>
      <w:lvlJc w:val="left"/>
      <w:pPr>
        <w:ind w:left="12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543AAF"/>
    <w:multiLevelType w:val="multilevel"/>
    <w:tmpl w:val="B21A305C"/>
    <w:name w:val="TOC3"/>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0" w15:restartNumberingAfterBreak="0">
    <w:nsid w:val="4B7643E0"/>
    <w:multiLevelType w:val="hybridMultilevel"/>
    <w:tmpl w:val="7478B1B8"/>
    <w:lvl w:ilvl="0" w:tplc="741A9F20">
      <w:start w:val="1"/>
      <w:numFmt w:val="lowerLetter"/>
      <w:lvlText w:val="%1)"/>
      <w:lvlJc w:val="left"/>
      <w:pPr>
        <w:ind w:left="1020" w:hanging="360"/>
      </w:pPr>
    </w:lvl>
    <w:lvl w:ilvl="1" w:tplc="F5FC7B60">
      <w:start w:val="1"/>
      <w:numFmt w:val="lowerLetter"/>
      <w:lvlText w:val="%2)"/>
      <w:lvlJc w:val="left"/>
      <w:pPr>
        <w:ind w:left="1020" w:hanging="360"/>
      </w:pPr>
    </w:lvl>
    <w:lvl w:ilvl="2" w:tplc="9034C518">
      <w:start w:val="1"/>
      <w:numFmt w:val="lowerLetter"/>
      <w:lvlText w:val="%3)"/>
      <w:lvlJc w:val="left"/>
      <w:pPr>
        <w:ind w:left="1020" w:hanging="360"/>
      </w:pPr>
    </w:lvl>
    <w:lvl w:ilvl="3" w:tplc="CD1648D6">
      <w:start w:val="1"/>
      <w:numFmt w:val="lowerLetter"/>
      <w:lvlText w:val="%4)"/>
      <w:lvlJc w:val="left"/>
      <w:pPr>
        <w:ind w:left="1020" w:hanging="360"/>
      </w:pPr>
    </w:lvl>
    <w:lvl w:ilvl="4" w:tplc="C3BA3732">
      <w:start w:val="1"/>
      <w:numFmt w:val="lowerLetter"/>
      <w:lvlText w:val="%5)"/>
      <w:lvlJc w:val="left"/>
      <w:pPr>
        <w:ind w:left="1020" w:hanging="360"/>
      </w:pPr>
    </w:lvl>
    <w:lvl w:ilvl="5" w:tplc="E304BDCA">
      <w:start w:val="1"/>
      <w:numFmt w:val="lowerLetter"/>
      <w:lvlText w:val="%6)"/>
      <w:lvlJc w:val="left"/>
      <w:pPr>
        <w:ind w:left="1020" w:hanging="360"/>
      </w:pPr>
    </w:lvl>
    <w:lvl w:ilvl="6" w:tplc="92C4F4FE">
      <w:start w:val="1"/>
      <w:numFmt w:val="lowerLetter"/>
      <w:lvlText w:val="%7)"/>
      <w:lvlJc w:val="left"/>
      <w:pPr>
        <w:ind w:left="1020" w:hanging="360"/>
      </w:pPr>
    </w:lvl>
    <w:lvl w:ilvl="7" w:tplc="60285780">
      <w:start w:val="1"/>
      <w:numFmt w:val="lowerLetter"/>
      <w:lvlText w:val="%8)"/>
      <w:lvlJc w:val="left"/>
      <w:pPr>
        <w:ind w:left="1020" w:hanging="360"/>
      </w:pPr>
    </w:lvl>
    <w:lvl w:ilvl="8" w:tplc="3968BBD6">
      <w:start w:val="1"/>
      <w:numFmt w:val="lowerLetter"/>
      <w:lvlText w:val="%9)"/>
      <w:lvlJc w:val="left"/>
      <w:pPr>
        <w:ind w:left="1020" w:hanging="360"/>
      </w:pPr>
    </w:lvl>
  </w:abstractNum>
  <w:abstractNum w:abstractNumId="31" w15:restartNumberingAfterBreak="0">
    <w:nsid w:val="4CE669A5"/>
    <w:multiLevelType w:val="multilevel"/>
    <w:tmpl w:val="2B7A5FDC"/>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32" w15:restartNumberingAfterBreak="0">
    <w:nsid w:val="50B029A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8FF71BD"/>
    <w:multiLevelType w:val="hybridMultilevel"/>
    <w:tmpl w:val="916412FA"/>
    <w:lvl w:ilvl="0" w:tplc="AF920622">
      <w:start w:val="1"/>
      <w:numFmt w:val="lowerLetter"/>
      <w:lvlText w:val="(%1)"/>
      <w:lvlJc w:val="left"/>
      <w:pPr>
        <w:ind w:left="2220" w:hanging="480"/>
      </w:pPr>
      <w:rPr>
        <w:rFonts w:hint="default"/>
      </w:rPr>
    </w:lvl>
    <w:lvl w:ilvl="1" w:tplc="04090019" w:tentative="1">
      <w:start w:val="1"/>
      <w:numFmt w:val="lowerLetter"/>
      <w:lvlText w:val="%2."/>
      <w:lvlJc w:val="left"/>
      <w:pPr>
        <w:ind w:left="2820" w:hanging="360"/>
      </w:pPr>
    </w:lvl>
    <w:lvl w:ilvl="2" w:tplc="0409001B" w:tentative="1">
      <w:start w:val="1"/>
      <w:numFmt w:val="lowerRoman"/>
      <w:lvlText w:val="%3."/>
      <w:lvlJc w:val="right"/>
      <w:pPr>
        <w:ind w:left="3540" w:hanging="180"/>
      </w:pPr>
    </w:lvl>
    <w:lvl w:ilvl="3" w:tplc="0409000F" w:tentative="1">
      <w:start w:val="1"/>
      <w:numFmt w:val="decimal"/>
      <w:lvlText w:val="%4."/>
      <w:lvlJc w:val="left"/>
      <w:pPr>
        <w:ind w:left="4260" w:hanging="360"/>
      </w:pPr>
    </w:lvl>
    <w:lvl w:ilvl="4" w:tplc="04090019" w:tentative="1">
      <w:start w:val="1"/>
      <w:numFmt w:val="lowerLetter"/>
      <w:lvlText w:val="%5."/>
      <w:lvlJc w:val="left"/>
      <w:pPr>
        <w:ind w:left="4980" w:hanging="360"/>
      </w:pPr>
    </w:lvl>
    <w:lvl w:ilvl="5" w:tplc="0409001B" w:tentative="1">
      <w:start w:val="1"/>
      <w:numFmt w:val="lowerRoman"/>
      <w:lvlText w:val="%6."/>
      <w:lvlJc w:val="right"/>
      <w:pPr>
        <w:ind w:left="5700" w:hanging="180"/>
      </w:pPr>
    </w:lvl>
    <w:lvl w:ilvl="6" w:tplc="0409000F" w:tentative="1">
      <w:start w:val="1"/>
      <w:numFmt w:val="decimal"/>
      <w:lvlText w:val="%7."/>
      <w:lvlJc w:val="left"/>
      <w:pPr>
        <w:ind w:left="6420" w:hanging="360"/>
      </w:pPr>
    </w:lvl>
    <w:lvl w:ilvl="7" w:tplc="04090019" w:tentative="1">
      <w:start w:val="1"/>
      <w:numFmt w:val="lowerLetter"/>
      <w:lvlText w:val="%8."/>
      <w:lvlJc w:val="left"/>
      <w:pPr>
        <w:ind w:left="7140" w:hanging="360"/>
      </w:pPr>
    </w:lvl>
    <w:lvl w:ilvl="8" w:tplc="0409001B" w:tentative="1">
      <w:start w:val="1"/>
      <w:numFmt w:val="lowerRoman"/>
      <w:lvlText w:val="%9."/>
      <w:lvlJc w:val="right"/>
      <w:pPr>
        <w:ind w:left="7860" w:hanging="180"/>
      </w:pPr>
    </w:lvl>
  </w:abstractNum>
  <w:abstractNum w:abstractNumId="34" w15:restartNumberingAfterBreak="0">
    <w:nsid w:val="5A4978D4"/>
    <w:multiLevelType w:val="hybridMultilevel"/>
    <w:tmpl w:val="61BE48CE"/>
    <w:lvl w:ilvl="0" w:tplc="1EEA6DE4">
      <w:start w:val="1"/>
      <w:numFmt w:val="lowerLetter"/>
      <w:lvlText w:val="(%1)"/>
      <w:lvlJc w:val="left"/>
      <w:pPr>
        <w:ind w:left="1985" w:hanging="360"/>
      </w:pPr>
      <w:rPr>
        <w:rFonts w:hint="default"/>
        <w:b/>
        <w:bCs/>
      </w:rPr>
    </w:lvl>
    <w:lvl w:ilvl="1" w:tplc="04090019" w:tentative="1">
      <w:start w:val="1"/>
      <w:numFmt w:val="lowerLetter"/>
      <w:lvlText w:val="%2."/>
      <w:lvlJc w:val="left"/>
      <w:pPr>
        <w:ind w:left="2705" w:hanging="360"/>
      </w:pPr>
    </w:lvl>
    <w:lvl w:ilvl="2" w:tplc="0409001B" w:tentative="1">
      <w:start w:val="1"/>
      <w:numFmt w:val="lowerRoman"/>
      <w:lvlText w:val="%3."/>
      <w:lvlJc w:val="right"/>
      <w:pPr>
        <w:ind w:left="3425" w:hanging="180"/>
      </w:pPr>
    </w:lvl>
    <w:lvl w:ilvl="3" w:tplc="0409000F" w:tentative="1">
      <w:start w:val="1"/>
      <w:numFmt w:val="decimal"/>
      <w:lvlText w:val="%4."/>
      <w:lvlJc w:val="left"/>
      <w:pPr>
        <w:ind w:left="4145" w:hanging="360"/>
      </w:pPr>
    </w:lvl>
    <w:lvl w:ilvl="4" w:tplc="04090019" w:tentative="1">
      <w:start w:val="1"/>
      <w:numFmt w:val="lowerLetter"/>
      <w:lvlText w:val="%5."/>
      <w:lvlJc w:val="left"/>
      <w:pPr>
        <w:ind w:left="4865" w:hanging="360"/>
      </w:pPr>
    </w:lvl>
    <w:lvl w:ilvl="5" w:tplc="0409001B" w:tentative="1">
      <w:start w:val="1"/>
      <w:numFmt w:val="lowerRoman"/>
      <w:lvlText w:val="%6."/>
      <w:lvlJc w:val="right"/>
      <w:pPr>
        <w:ind w:left="5585" w:hanging="180"/>
      </w:pPr>
    </w:lvl>
    <w:lvl w:ilvl="6" w:tplc="0409000F" w:tentative="1">
      <w:start w:val="1"/>
      <w:numFmt w:val="decimal"/>
      <w:lvlText w:val="%7."/>
      <w:lvlJc w:val="left"/>
      <w:pPr>
        <w:ind w:left="6305" w:hanging="360"/>
      </w:pPr>
    </w:lvl>
    <w:lvl w:ilvl="7" w:tplc="04090019" w:tentative="1">
      <w:start w:val="1"/>
      <w:numFmt w:val="lowerLetter"/>
      <w:lvlText w:val="%8."/>
      <w:lvlJc w:val="left"/>
      <w:pPr>
        <w:ind w:left="7025" w:hanging="360"/>
      </w:pPr>
    </w:lvl>
    <w:lvl w:ilvl="8" w:tplc="0409001B" w:tentative="1">
      <w:start w:val="1"/>
      <w:numFmt w:val="lowerRoman"/>
      <w:lvlText w:val="%9."/>
      <w:lvlJc w:val="right"/>
      <w:pPr>
        <w:ind w:left="7745" w:hanging="180"/>
      </w:pPr>
    </w:lvl>
  </w:abstractNum>
  <w:abstractNum w:abstractNumId="35" w15:restartNumberingAfterBreak="0">
    <w:nsid w:val="5FBB55E8"/>
    <w:multiLevelType w:val="hybridMultilevel"/>
    <w:tmpl w:val="72DCBD3A"/>
    <w:lvl w:ilvl="0" w:tplc="B3A8E122">
      <w:start w:val="1"/>
      <w:numFmt w:val="decimal"/>
      <w:lvlText w:val="%1."/>
      <w:lvlJc w:val="left"/>
      <w:pPr>
        <w:ind w:left="1260" w:hanging="400"/>
      </w:pPr>
      <w:rPr>
        <w:rFonts w:hint="default"/>
      </w:rPr>
    </w:lvl>
    <w:lvl w:ilvl="1" w:tplc="04090019" w:tentative="1">
      <w:start w:val="1"/>
      <w:numFmt w:val="lowerLetter"/>
      <w:lvlText w:val="%2."/>
      <w:lvlJc w:val="left"/>
      <w:pPr>
        <w:ind w:left="1940" w:hanging="360"/>
      </w:pPr>
    </w:lvl>
    <w:lvl w:ilvl="2" w:tplc="0409001B" w:tentative="1">
      <w:start w:val="1"/>
      <w:numFmt w:val="lowerRoman"/>
      <w:lvlText w:val="%3."/>
      <w:lvlJc w:val="right"/>
      <w:pPr>
        <w:ind w:left="2660" w:hanging="180"/>
      </w:pPr>
    </w:lvl>
    <w:lvl w:ilvl="3" w:tplc="0409000F" w:tentative="1">
      <w:start w:val="1"/>
      <w:numFmt w:val="decimal"/>
      <w:lvlText w:val="%4."/>
      <w:lvlJc w:val="left"/>
      <w:pPr>
        <w:ind w:left="3380" w:hanging="360"/>
      </w:pPr>
    </w:lvl>
    <w:lvl w:ilvl="4" w:tplc="04090019" w:tentative="1">
      <w:start w:val="1"/>
      <w:numFmt w:val="lowerLetter"/>
      <w:lvlText w:val="%5."/>
      <w:lvlJc w:val="left"/>
      <w:pPr>
        <w:ind w:left="4100" w:hanging="360"/>
      </w:pPr>
    </w:lvl>
    <w:lvl w:ilvl="5" w:tplc="0409001B" w:tentative="1">
      <w:start w:val="1"/>
      <w:numFmt w:val="lowerRoman"/>
      <w:lvlText w:val="%6."/>
      <w:lvlJc w:val="right"/>
      <w:pPr>
        <w:ind w:left="4820" w:hanging="180"/>
      </w:pPr>
    </w:lvl>
    <w:lvl w:ilvl="6" w:tplc="0409000F" w:tentative="1">
      <w:start w:val="1"/>
      <w:numFmt w:val="decimal"/>
      <w:lvlText w:val="%7."/>
      <w:lvlJc w:val="left"/>
      <w:pPr>
        <w:ind w:left="5540" w:hanging="360"/>
      </w:pPr>
    </w:lvl>
    <w:lvl w:ilvl="7" w:tplc="04090019" w:tentative="1">
      <w:start w:val="1"/>
      <w:numFmt w:val="lowerLetter"/>
      <w:lvlText w:val="%8."/>
      <w:lvlJc w:val="left"/>
      <w:pPr>
        <w:ind w:left="6260" w:hanging="360"/>
      </w:pPr>
    </w:lvl>
    <w:lvl w:ilvl="8" w:tplc="0409001B" w:tentative="1">
      <w:start w:val="1"/>
      <w:numFmt w:val="lowerRoman"/>
      <w:lvlText w:val="%9."/>
      <w:lvlJc w:val="right"/>
      <w:pPr>
        <w:ind w:left="6980" w:hanging="180"/>
      </w:pPr>
    </w:lvl>
  </w:abstractNum>
  <w:abstractNum w:abstractNumId="36" w15:restartNumberingAfterBreak="0">
    <w:nsid w:val="60AD26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3615DEF"/>
    <w:multiLevelType w:val="hybridMultilevel"/>
    <w:tmpl w:val="91F2685A"/>
    <w:lvl w:ilvl="0" w:tplc="FFFFFFFF">
      <w:start w:val="1"/>
      <w:numFmt w:val="decimal"/>
      <w:lvlText w:val="%1."/>
      <w:lvlJc w:val="left"/>
      <w:pPr>
        <w:ind w:left="1260" w:hanging="400"/>
      </w:pPr>
      <w:rPr>
        <w:rFonts w:hint="default"/>
      </w:rPr>
    </w:lvl>
    <w:lvl w:ilvl="1" w:tplc="FFFFFFFF" w:tentative="1">
      <w:start w:val="1"/>
      <w:numFmt w:val="lowerLetter"/>
      <w:lvlText w:val="%2."/>
      <w:lvlJc w:val="left"/>
      <w:pPr>
        <w:ind w:left="1940" w:hanging="360"/>
      </w:pPr>
    </w:lvl>
    <w:lvl w:ilvl="2" w:tplc="FFFFFFFF" w:tentative="1">
      <w:start w:val="1"/>
      <w:numFmt w:val="lowerRoman"/>
      <w:lvlText w:val="%3."/>
      <w:lvlJc w:val="right"/>
      <w:pPr>
        <w:ind w:left="2660" w:hanging="180"/>
      </w:pPr>
    </w:lvl>
    <w:lvl w:ilvl="3" w:tplc="FFFFFFFF" w:tentative="1">
      <w:start w:val="1"/>
      <w:numFmt w:val="decimal"/>
      <w:lvlText w:val="%4."/>
      <w:lvlJc w:val="left"/>
      <w:pPr>
        <w:ind w:left="3380" w:hanging="360"/>
      </w:pPr>
    </w:lvl>
    <w:lvl w:ilvl="4" w:tplc="FFFFFFFF" w:tentative="1">
      <w:start w:val="1"/>
      <w:numFmt w:val="lowerLetter"/>
      <w:lvlText w:val="%5."/>
      <w:lvlJc w:val="left"/>
      <w:pPr>
        <w:ind w:left="4100" w:hanging="360"/>
      </w:pPr>
    </w:lvl>
    <w:lvl w:ilvl="5" w:tplc="FFFFFFFF" w:tentative="1">
      <w:start w:val="1"/>
      <w:numFmt w:val="lowerRoman"/>
      <w:lvlText w:val="%6."/>
      <w:lvlJc w:val="right"/>
      <w:pPr>
        <w:ind w:left="4820" w:hanging="180"/>
      </w:pPr>
    </w:lvl>
    <w:lvl w:ilvl="6" w:tplc="FFFFFFFF" w:tentative="1">
      <w:start w:val="1"/>
      <w:numFmt w:val="decimal"/>
      <w:lvlText w:val="%7."/>
      <w:lvlJc w:val="left"/>
      <w:pPr>
        <w:ind w:left="5540" w:hanging="360"/>
      </w:pPr>
    </w:lvl>
    <w:lvl w:ilvl="7" w:tplc="FFFFFFFF" w:tentative="1">
      <w:start w:val="1"/>
      <w:numFmt w:val="lowerLetter"/>
      <w:lvlText w:val="%8."/>
      <w:lvlJc w:val="left"/>
      <w:pPr>
        <w:ind w:left="6260" w:hanging="360"/>
      </w:pPr>
    </w:lvl>
    <w:lvl w:ilvl="8" w:tplc="FFFFFFFF" w:tentative="1">
      <w:start w:val="1"/>
      <w:numFmt w:val="lowerRoman"/>
      <w:lvlText w:val="%9."/>
      <w:lvlJc w:val="right"/>
      <w:pPr>
        <w:ind w:left="6980" w:hanging="180"/>
      </w:pPr>
    </w:lvl>
  </w:abstractNum>
  <w:abstractNum w:abstractNumId="38"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39" w15:restartNumberingAfterBreak="0">
    <w:nsid w:val="657F1895"/>
    <w:multiLevelType w:val="hybridMultilevel"/>
    <w:tmpl w:val="CB6ED280"/>
    <w:lvl w:ilvl="0" w:tplc="4B5683D0">
      <w:start w:val="26"/>
      <w:numFmt w:val="decimal"/>
      <w:lvlText w:val="%1."/>
      <w:lvlJc w:val="left"/>
      <w:pPr>
        <w:ind w:left="1260" w:hanging="400"/>
      </w:pPr>
      <w:rPr>
        <w:rFonts w:hint="default"/>
      </w:rPr>
    </w:lvl>
    <w:lvl w:ilvl="1" w:tplc="FFFFFFFF">
      <w:start w:val="1"/>
      <w:numFmt w:val="lowerLetter"/>
      <w:lvlText w:val="%2."/>
      <w:lvlJc w:val="left"/>
      <w:pPr>
        <w:ind w:left="1940" w:hanging="360"/>
      </w:pPr>
    </w:lvl>
    <w:lvl w:ilvl="2" w:tplc="FFFFFFFF" w:tentative="1">
      <w:start w:val="1"/>
      <w:numFmt w:val="lowerRoman"/>
      <w:lvlText w:val="%3."/>
      <w:lvlJc w:val="right"/>
      <w:pPr>
        <w:ind w:left="2660" w:hanging="180"/>
      </w:pPr>
    </w:lvl>
    <w:lvl w:ilvl="3" w:tplc="FFFFFFFF" w:tentative="1">
      <w:start w:val="1"/>
      <w:numFmt w:val="decimal"/>
      <w:lvlText w:val="%4."/>
      <w:lvlJc w:val="left"/>
      <w:pPr>
        <w:ind w:left="3380" w:hanging="360"/>
      </w:pPr>
    </w:lvl>
    <w:lvl w:ilvl="4" w:tplc="FFFFFFFF" w:tentative="1">
      <w:start w:val="1"/>
      <w:numFmt w:val="lowerLetter"/>
      <w:lvlText w:val="%5."/>
      <w:lvlJc w:val="left"/>
      <w:pPr>
        <w:ind w:left="4100" w:hanging="360"/>
      </w:pPr>
    </w:lvl>
    <w:lvl w:ilvl="5" w:tplc="FFFFFFFF" w:tentative="1">
      <w:start w:val="1"/>
      <w:numFmt w:val="lowerRoman"/>
      <w:lvlText w:val="%6."/>
      <w:lvlJc w:val="right"/>
      <w:pPr>
        <w:ind w:left="4820" w:hanging="180"/>
      </w:pPr>
    </w:lvl>
    <w:lvl w:ilvl="6" w:tplc="FFFFFFFF" w:tentative="1">
      <w:start w:val="1"/>
      <w:numFmt w:val="decimal"/>
      <w:lvlText w:val="%7."/>
      <w:lvlJc w:val="left"/>
      <w:pPr>
        <w:ind w:left="5540" w:hanging="360"/>
      </w:pPr>
    </w:lvl>
    <w:lvl w:ilvl="7" w:tplc="FFFFFFFF" w:tentative="1">
      <w:start w:val="1"/>
      <w:numFmt w:val="lowerLetter"/>
      <w:lvlText w:val="%8."/>
      <w:lvlJc w:val="left"/>
      <w:pPr>
        <w:ind w:left="6260" w:hanging="360"/>
      </w:pPr>
    </w:lvl>
    <w:lvl w:ilvl="8" w:tplc="FFFFFFFF" w:tentative="1">
      <w:start w:val="1"/>
      <w:numFmt w:val="lowerRoman"/>
      <w:lvlText w:val="%9."/>
      <w:lvlJc w:val="right"/>
      <w:pPr>
        <w:ind w:left="6980" w:hanging="180"/>
      </w:pPr>
    </w:lvl>
  </w:abstractNum>
  <w:abstractNum w:abstractNumId="40" w15:restartNumberingAfterBreak="0">
    <w:nsid w:val="66E2261F"/>
    <w:multiLevelType w:val="hybridMultilevel"/>
    <w:tmpl w:val="7E8E8E04"/>
    <w:lvl w:ilvl="0" w:tplc="D5E658C6">
      <w:start w:val="1"/>
      <w:numFmt w:val="lowerLetter"/>
      <w:lvlText w:val="%1)"/>
      <w:lvlJc w:val="left"/>
      <w:pPr>
        <w:ind w:left="1020" w:hanging="360"/>
      </w:pPr>
    </w:lvl>
    <w:lvl w:ilvl="1" w:tplc="142C3B54">
      <w:start w:val="1"/>
      <w:numFmt w:val="lowerLetter"/>
      <w:lvlText w:val="%2)"/>
      <w:lvlJc w:val="left"/>
      <w:pPr>
        <w:ind w:left="1020" w:hanging="360"/>
      </w:pPr>
    </w:lvl>
    <w:lvl w:ilvl="2" w:tplc="8E4ED0B2">
      <w:start w:val="1"/>
      <w:numFmt w:val="lowerLetter"/>
      <w:lvlText w:val="%3)"/>
      <w:lvlJc w:val="left"/>
      <w:pPr>
        <w:ind w:left="1020" w:hanging="360"/>
      </w:pPr>
    </w:lvl>
    <w:lvl w:ilvl="3" w:tplc="FB8A7714">
      <w:start w:val="1"/>
      <w:numFmt w:val="lowerLetter"/>
      <w:lvlText w:val="%4)"/>
      <w:lvlJc w:val="left"/>
      <w:pPr>
        <w:ind w:left="1020" w:hanging="360"/>
      </w:pPr>
    </w:lvl>
    <w:lvl w:ilvl="4" w:tplc="C60AE434">
      <w:start w:val="1"/>
      <w:numFmt w:val="lowerLetter"/>
      <w:lvlText w:val="%5)"/>
      <w:lvlJc w:val="left"/>
      <w:pPr>
        <w:ind w:left="1020" w:hanging="360"/>
      </w:pPr>
    </w:lvl>
    <w:lvl w:ilvl="5" w:tplc="403C9380">
      <w:start w:val="1"/>
      <w:numFmt w:val="lowerLetter"/>
      <w:lvlText w:val="%6)"/>
      <w:lvlJc w:val="left"/>
      <w:pPr>
        <w:ind w:left="1020" w:hanging="360"/>
      </w:pPr>
    </w:lvl>
    <w:lvl w:ilvl="6" w:tplc="381E21C4">
      <w:start w:val="1"/>
      <w:numFmt w:val="lowerLetter"/>
      <w:lvlText w:val="%7)"/>
      <w:lvlJc w:val="left"/>
      <w:pPr>
        <w:ind w:left="1020" w:hanging="360"/>
      </w:pPr>
    </w:lvl>
    <w:lvl w:ilvl="7" w:tplc="B47EFA4E">
      <w:start w:val="1"/>
      <w:numFmt w:val="lowerLetter"/>
      <w:lvlText w:val="%8)"/>
      <w:lvlJc w:val="left"/>
      <w:pPr>
        <w:ind w:left="1020" w:hanging="360"/>
      </w:pPr>
    </w:lvl>
    <w:lvl w:ilvl="8" w:tplc="4D20332C">
      <w:start w:val="1"/>
      <w:numFmt w:val="lowerLetter"/>
      <w:lvlText w:val="%9)"/>
      <w:lvlJc w:val="left"/>
      <w:pPr>
        <w:ind w:left="1020" w:hanging="360"/>
      </w:pPr>
    </w:lvl>
  </w:abstractNum>
  <w:abstractNum w:abstractNumId="41" w15:restartNumberingAfterBreak="0">
    <w:nsid w:val="6EF168A8"/>
    <w:multiLevelType w:val="hybridMultilevel"/>
    <w:tmpl w:val="CEE0E2EA"/>
    <w:lvl w:ilvl="0" w:tplc="5C48D340">
      <w:start w:val="2"/>
      <w:numFmt w:val="upperRoman"/>
      <w:lvlText w:val="%1."/>
      <w:lvlJc w:val="left"/>
      <w:pPr>
        <w:ind w:left="2016" w:hanging="720"/>
      </w:pPr>
      <w:rPr>
        <w:rFonts w:hint="default"/>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42" w15:restartNumberingAfterBreak="0">
    <w:nsid w:val="6EFD41D6"/>
    <w:multiLevelType w:val="hybridMultilevel"/>
    <w:tmpl w:val="EA9E54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374099"/>
    <w:multiLevelType w:val="hybridMultilevel"/>
    <w:tmpl w:val="59CC3FE8"/>
    <w:lvl w:ilvl="0" w:tplc="0409000F">
      <w:start w:val="3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1D7B99"/>
    <w:multiLevelType w:val="hybridMultilevel"/>
    <w:tmpl w:val="CDDE3AC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222601280">
    <w:abstractNumId w:val="20"/>
  </w:num>
  <w:num w:numId="2" w16cid:durableId="1051803421">
    <w:abstractNumId w:val="31"/>
  </w:num>
  <w:num w:numId="3" w16cid:durableId="270208716">
    <w:abstractNumId w:val="38"/>
  </w:num>
  <w:num w:numId="4" w16cid:durableId="646931375">
    <w:abstractNumId w:val="26"/>
  </w:num>
  <w:num w:numId="5" w16cid:durableId="950672238">
    <w:abstractNumId w:val="15"/>
  </w:num>
  <w:num w:numId="6" w16cid:durableId="1060136617">
    <w:abstractNumId w:val="22"/>
  </w:num>
  <w:num w:numId="7" w16cid:durableId="543520736">
    <w:abstractNumId w:val="35"/>
  </w:num>
  <w:num w:numId="8" w16cid:durableId="859516512">
    <w:abstractNumId w:val="36"/>
  </w:num>
  <w:num w:numId="9" w16cid:durableId="1063062174">
    <w:abstractNumId w:val="12"/>
  </w:num>
  <w:num w:numId="10" w16cid:durableId="1866940750">
    <w:abstractNumId w:val="21"/>
  </w:num>
  <w:num w:numId="11" w16cid:durableId="1793207338">
    <w:abstractNumId w:val="14"/>
  </w:num>
  <w:num w:numId="12" w16cid:durableId="1675454162">
    <w:abstractNumId w:val="32"/>
  </w:num>
  <w:num w:numId="13" w16cid:durableId="1651517489">
    <w:abstractNumId w:val="37"/>
  </w:num>
  <w:num w:numId="14" w16cid:durableId="897085085">
    <w:abstractNumId w:val="25"/>
  </w:num>
  <w:num w:numId="15" w16cid:durableId="827214697">
    <w:abstractNumId w:val="39"/>
  </w:num>
  <w:num w:numId="16" w16cid:durableId="1389917000">
    <w:abstractNumId w:val="34"/>
  </w:num>
  <w:num w:numId="17" w16cid:durableId="1073620186">
    <w:abstractNumId w:val="10"/>
  </w:num>
  <w:num w:numId="18" w16cid:durableId="1278954060">
    <w:abstractNumId w:val="23"/>
  </w:num>
  <w:num w:numId="19" w16cid:durableId="2104177312">
    <w:abstractNumId w:val="33"/>
  </w:num>
  <w:num w:numId="20" w16cid:durableId="271058087">
    <w:abstractNumId w:val="18"/>
  </w:num>
  <w:num w:numId="21" w16cid:durableId="1849976680">
    <w:abstractNumId w:val="29"/>
  </w:num>
  <w:num w:numId="22" w16cid:durableId="1420907156">
    <w:abstractNumId w:val="27"/>
  </w:num>
  <w:num w:numId="23" w16cid:durableId="1926570458">
    <w:abstractNumId w:val="8"/>
  </w:num>
  <w:num w:numId="24" w16cid:durableId="331371891">
    <w:abstractNumId w:val="3"/>
  </w:num>
  <w:num w:numId="25" w16cid:durableId="1460761738">
    <w:abstractNumId w:val="2"/>
  </w:num>
  <w:num w:numId="26" w16cid:durableId="1528719216">
    <w:abstractNumId w:val="1"/>
  </w:num>
  <w:num w:numId="27" w16cid:durableId="745079833">
    <w:abstractNumId w:val="0"/>
  </w:num>
  <w:num w:numId="28" w16cid:durableId="1430814365">
    <w:abstractNumId w:val="17"/>
  </w:num>
  <w:num w:numId="29" w16cid:durableId="972053949">
    <w:abstractNumId w:val="42"/>
  </w:num>
  <w:num w:numId="30" w16cid:durableId="474028768">
    <w:abstractNumId w:val="43"/>
  </w:num>
  <w:num w:numId="31" w16cid:durableId="1594244396">
    <w:abstractNumId w:val="19"/>
  </w:num>
  <w:num w:numId="32" w16cid:durableId="1427070337">
    <w:abstractNumId w:val="11"/>
  </w:num>
  <w:num w:numId="33" w16cid:durableId="266929148">
    <w:abstractNumId w:val="44"/>
  </w:num>
  <w:num w:numId="34" w16cid:durableId="2116553603">
    <w:abstractNumId w:val="28"/>
  </w:num>
  <w:num w:numId="35" w16cid:durableId="1296907041">
    <w:abstractNumId w:val="41"/>
  </w:num>
  <w:num w:numId="36" w16cid:durableId="1439645591">
    <w:abstractNumId w:val="30"/>
  </w:num>
  <w:num w:numId="37" w16cid:durableId="960526500">
    <w:abstractNumId w:val="9"/>
  </w:num>
  <w:num w:numId="38" w16cid:durableId="523175313">
    <w:abstractNumId w:val="7"/>
  </w:num>
  <w:num w:numId="39" w16cid:durableId="868025446">
    <w:abstractNumId w:val="6"/>
  </w:num>
  <w:num w:numId="40" w16cid:durableId="741879296">
    <w:abstractNumId w:val="5"/>
  </w:num>
  <w:num w:numId="41" w16cid:durableId="541283550">
    <w:abstractNumId w:val="4"/>
  </w:num>
  <w:num w:numId="42" w16cid:durableId="1836719884">
    <w:abstractNumId w:val="13"/>
  </w:num>
  <w:num w:numId="43" w16cid:durableId="1432628415">
    <w:abstractNumId w:val="28"/>
    <w:lvlOverride w:ilvl="0">
      <w:startOverride w:val="1"/>
    </w:lvlOverride>
  </w:num>
  <w:num w:numId="44" w16cid:durableId="989284793">
    <w:abstractNumId w:val="28"/>
    <w:lvlOverride w:ilvl="0">
      <w:startOverride w:val="1"/>
    </w:lvlOverride>
  </w:num>
  <w:num w:numId="45" w16cid:durableId="238173971">
    <w:abstractNumId w:val="28"/>
    <w:lvlOverride w:ilvl="0">
      <w:startOverride w:val="1"/>
    </w:lvlOverride>
  </w:num>
  <w:num w:numId="46" w16cid:durableId="1405645309">
    <w:abstractNumId w:val="40"/>
  </w:num>
  <w:num w:numId="47" w16cid:durableId="1251695648">
    <w:abstractNumId w:val="16"/>
  </w:num>
  <w:num w:numId="48" w16cid:durableId="551816509">
    <w:abstractNumId w:val="24"/>
  </w:num>
  <w:num w:numId="49" w16cid:durableId="2142452895">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OFD">
    <w15:presenceInfo w15:providerId="None" w15:userId="FO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CED"/>
    <w:rsid w:val="0000010C"/>
    <w:rsid w:val="0000022A"/>
    <w:rsid w:val="0000064B"/>
    <w:rsid w:val="00000ED4"/>
    <w:rsid w:val="00001065"/>
    <w:rsid w:val="0000110C"/>
    <w:rsid w:val="00001194"/>
    <w:rsid w:val="0000152D"/>
    <w:rsid w:val="000016D4"/>
    <w:rsid w:val="0000174A"/>
    <w:rsid w:val="000018AB"/>
    <w:rsid w:val="00002242"/>
    <w:rsid w:val="0000256D"/>
    <w:rsid w:val="00002989"/>
    <w:rsid w:val="00002D8B"/>
    <w:rsid w:val="00003258"/>
    <w:rsid w:val="00003E39"/>
    <w:rsid w:val="00003EF1"/>
    <w:rsid w:val="0000420C"/>
    <w:rsid w:val="00004371"/>
    <w:rsid w:val="000043DE"/>
    <w:rsid w:val="0000524A"/>
    <w:rsid w:val="00005BC8"/>
    <w:rsid w:val="00005C5D"/>
    <w:rsid w:val="000060D0"/>
    <w:rsid w:val="000061FF"/>
    <w:rsid w:val="00006703"/>
    <w:rsid w:val="00006BF0"/>
    <w:rsid w:val="00006D5B"/>
    <w:rsid w:val="00006F89"/>
    <w:rsid w:val="000078A7"/>
    <w:rsid w:val="00007AF8"/>
    <w:rsid w:val="00007B48"/>
    <w:rsid w:val="00007FBA"/>
    <w:rsid w:val="000100E4"/>
    <w:rsid w:val="0001044C"/>
    <w:rsid w:val="000107FE"/>
    <w:rsid w:val="000109F6"/>
    <w:rsid w:val="00010B52"/>
    <w:rsid w:val="00010E10"/>
    <w:rsid w:val="000113A0"/>
    <w:rsid w:val="000115E2"/>
    <w:rsid w:val="00011C8D"/>
    <w:rsid w:val="000122B4"/>
    <w:rsid w:val="00012540"/>
    <w:rsid w:val="00012587"/>
    <w:rsid w:val="00012637"/>
    <w:rsid w:val="00012834"/>
    <w:rsid w:val="000129D9"/>
    <w:rsid w:val="00012B7B"/>
    <w:rsid w:val="00012D36"/>
    <w:rsid w:val="00012DE9"/>
    <w:rsid w:val="00012DEA"/>
    <w:rsid w:val="00012E50"/>
    <w:rsid w:val="0001325F"/>
    <w:rsid w:val="0001339E"/>
    <w:rsid w:val="00013583"/>
    <w:rsid w:val="00013644"/>
    <w:rsid w:val="000136ED"/>
    <w:rsid w:val="000137BE"/>
    <w:rsid w:val="00013864"/>
    <w:rsid w:val="00013977"/>
    <w:rsid w:val="000139E1"/>
    <w:rsid w:val="000140A2"/>
    <w:rsid w:val="00014408"/>
    <w:rsid w:val="000148A2"/>
    <w:rsid w:val="000148D8"/>
    <w:rsid w:val="00014940"/>
    <w:rsid w:val="00014CA3"/>
    <w:rsid w:val="00015844"/>
    <w:rsid w:val="00015948"/>
    <w:rsid w:val="00015989"/>
    <w:rsid w:val="00015B28"/>
    <w:rsid w:val="00015BD9"/>
    <w:rsid w:val="00015CAA"/>
    <w:rsid w:val="00015D57"/>
    <w:rsid w:val="00016039"/>
    <w:rsid w:val="00016397"/>
    <w:rsid w:val="000164D5"/>
    <w:rsid w:val="00016779"/>
    <w:rsid w:val="00016B6B"/>
    <w:rsid w:val="00016BF3"/>
    <w:rsid w:val="00017115"/>
    <w:rsid w:val="00017208"/>
    <w:rsid w:val="00017DAB"/>
    <w:rsid w:val="00017FC3"/>
    <w:rsid w:val="00017FCF"/>
    <w:rsid w:val="00020262"/>
    <w:rsid w:val="0002050C"/>
    <w:rsid w:val="00020876"/>
    <w:rsid w:val="00020C77"/>
    <w:rsid w:val="00020D8A"/>
    <w:rsid w:val="00020ED2"/>
    <w:rsid w:val="00020F8A"/>
    <w:rsid w:val="00021040"/>
    <w:rsid w:val="0002155F"/>
    <w:rsid w:val="000216E5"/>
    <w:rsid w:val="000216F2"/>
    <w:rsid w:val="000219A9"/>
    <w:rsid w:val="00022434"/>
    <w:rsid w:val="0002252C"/>
    <w:rsid w:val="000225A9"/>
    <w:rsid w:val="00022891"/>
    <w:rsid w:val="00022A43"/>
    <w:rsid w:val="00022C81"/>
    <w:rsid w:val="00023044"/>
    <w:rsid w:val="0002304B"/>
    <w:rsid w:val="0002329A"/>
    <w:rsid w:val="0002336F"/>
    <w:rsid w:val="000234DF"/>
    <w:rsid w:val="0002369B"/>
    <w:rsid w:val="000236C3"/>
    <w:rsid w:val="0002390B"/>
    <w:rsid w:val="00023C5D"/>
    <w:rsid w:val="00023D24"/>
    <w:rsid w:val="00024154"/>
    <w:rsid w:val="00024225"/>
    <w:rsid w:val="00024323"/>
    <w:rsid w:val="00024541"/>
    <w:rsid w:val="00024920"/>
    <w:rsid w:val="00024D1E"/>
    <w:rsid w:val="000250B1"/>
    <w:rsid w:val="000251C3"/>
    <w:rsid w:val="0002525E"/>
    <w:rsid w:val="000254ED"/>
    <w:rsid w:val="000255E3"/>
    <w:rsid w:val="00025601"/>
    <w:rsid w:val="00025CB0"/>
    <w:rsid w:val="00025F7F"/>
    <w:rsid w:val="000261CC"/>
    <w:rsid w:val="00026AB6"/>
    <w:rsid w:val="00026D5B"/>
    <w:rsid w:val="00026DB4"/>
    <w:rsid w:val="000273B4"/>
    <w:rsid w:val="00027457"/>
    <w:rsid w:val="00027891"/>
    <w:rsid w:val="0002792E"/>
    <w:rsid w:val="00027A45"/>
    <w:rsid w:val="00027B58"/>
    <w:rsid w:val="00027E6E"/>
    <w:rsid w:val="0003044B"/>
    <w:rsid w:val="0003045A"/>
    <w:rsid w:val="0003058D"/>
    <w:rsid w:val="0003065D"/>
    <w:rsid w:val="00030C7C"/>
    <w:rsid w:val="00030F08"/>
    <w:rsid w:val="000310C0"/>
    <w:rsid w:val="0003142A"/>
    <w:rsid w:val="00031C08"/>
    <w:rsid w:val="00031D32"/>
    <w:rsid w:val="00031DB4"/>
    <w:rsid w:val="0003241D"/>
    <w:rsid w:val="0003257B"/>
    <w:rsid w:val="000326FF"/>
    <w:rsid w:val="00032E68"/>
    <w:rsid w:val="000335E5"/>
    <w:rsid w:val="00033E37"/>
    <w:rsid w:val="00034655"/>
    <w:rsid w:val="000348D8"/>
    <w:rsid w:val="00034A2D"/>
    <w:rsid w:val="00034E7E"/>
    <w:rsid w:val="00034EE5"/>
    <w:rsid w:val="000352C5"/>
    <w:rsid w:val="000352E0"/>
    <w:rsid w:val="00035560"/>
    <w:rsid w:val="00035A94"/>
    <w:rsid w:val="00035D81"/>
    <w:rsid w:val="00035E9C"/>
    <w:rsid w:val="000361D0"/>
    <w:rsid w:val="0003641D"/>
    <w:rsid w:val="00036560"/>
    <w:rsid w:val="00036B64"/>
    <w:rsid w:val="00036CD2"/>
    <w:rsid w:val="00036D12"/>
    <w:rsid w:val="00036D19"/>
    <w:rsid w:val="00036D37"/>
    <w:rsid w:val="00036E5B"/>
    <w:rsid w:val="00036F31"/>
    <w:rsid w:val="00036FA1"/>
    <w:rsid w:val="00037120"/>
    <w:rsid w:val="00037934"/>
    <w:rsid w:val="000379CE"/>
    <w:rsid w:val="00037AF2"/>
    <w:rsid w:val="00037D06"/>
    <w:rsid w:val="00040075"/>
    <w:rsid w:val="000403A3"/>
    <w:rsid w:val="0004054D"/>
    <w:rsid w:val="0004059F"/>
    <w:rsid w:val="000408CD"/>
    <w:rsid w:val="00040B15"/>
    <w:rsid w:val="00040C33"/>
    <w:rsid w:val="00041368"/>
    <w:rsid w:val="000413C9"/>
    <w:rsid w:val="00041A76"/>
    <w:rsid w:val="00041D1D"/>
    <w:rsid w:val="00041D44"/>
    <w:rsid w:val="00042906"/>
    <w:rsid w:val="00042DB6"/>
    <w:rsid w:val="000430D3"/>
    <w:rsid w:val="0004322B"/>
    <w:rsid w:val="000432F9"/>
    <w:rsid w:val="00043543"/>
    <w:rsid w:val="0004358C"/>
    <w:rsid w:val="00043684"/>
    <w:rsid w:val="0004377E"/>
    <w:rsid w:val="00043786"/>
    <w:rsid w:val="000437D8"/>
    <w:rsid w:val="00043ED6"/>
    <w:rsid w:val="000444D6"/>
    <w:rsid w:val="00044682"/>
    <w:rsid w:val="00044702"/>
    <w:rsid w:val="0004487C"/>
    <w:rsid w:val="00044AF5"/>
    <w:rsid w:val="00044EB7"/>
    <w:rsid w:val="000450EA"/>
    <w:rsid w:val="0004516E"/>
    <w:rsid w:val="0004532B"/>
    <w:rsid w:val="0004537A"/>
    <w:rsid w:val="0004555D"/>
    <w:rsid w:val="00045738"/>
    <w:rsid w:val="0004576B"/>
    <w:rsid w:val="000457B8"/>
    <w:rsid w:val="00046265"/>
    <w:rsid w:val="00046680"/>
    <w:rsid w:val="00046805"/>
    <w:rsid w:val="000469E0"/>
    <w:rsid w:val="00046C3E"/>
    <w:rsid w:val="00046FC0"/>
    <w:rsid w:val="000472B1"/>
    <w:rsid w:val="000476D9"/>
    <w:rsid w:val="000476F9"/>
    <w:rsid w:val="00047E9A"/>
    <w:rsid w:val="00047EDD"/>
    <w:rsid w:val="00047F8E"/>
    <w:rsid w:val="0005074B"/>
    <w:rsid w:val="000508BF"/>
    <w:rsid w:val="00050C4C"/>
    <w:rsid w:val="00050C91"/>
    <w:rsid w:val="00050CD5"/>
    <w:rsid w:val="00051064"/>
    <w:rsid w:val="0005173E"/>
    <w:rsid w:val="000517DE"/>
    <w:rsid w:val="0005186D"/>
    <w:rsid w:val="00051D8B"/>
    <w:rsid w:val="00051EB2"/>
    <w:rsid w:val="00052313"/>
    <w:rsid w:val="000526D5"/>
    <w:rsid w:val="0005291A"/>
    <w:rsid w:val="00052E78"/>
    <w:rsid w:val="00052E8F"/>
    <w:rsid w:val="00052F55"/>
    <w:rsid w:val="00053508"/>
    <w:rsid w:val="00053694"/>
    <w:rsid w:val="00053A21"/>
    <w:rsid w:val="00053D48"/>
    <w:rsid w:val="00053EE2"/>
    <w:rsid w:val="00053F07"/>
    <w:rsid w:val="00053F38"/>
    <w:rsid w:val="000541A8"/>
    <w:rsid w:val="00054339"/>
    <w:rsid w:val="00054882"/>
    <w:rsid w:val="00054916"/>
    <w:rsid w:val="00054BC0"/>
    <w:rsid w:val="00054F3D"/>
    <w:rsid w:val="00054F51"/>
    <w:rsid w:val="00055080"/>
    <w:rsid w:val="00055687"/>
    <w:rsid w:val="000557AF"/>
    <w:rsid w:val="00055A8B"/>
    <w:rsid w:val="00055DE8"/>
    <w:rsid w:val="00055F2D"/>
    <w:rsid w:val="00056801"/>
    <w:rsid w:val="0005686A"/>
    <w:rsid w:val="00056D47"/>
    <w:rsid w:val="00057346"/>
    <w:rsid w:val="0005745D"/>
    <w:rsid w:val="00057851"/>
    <w:rsid w:val="000578E9"/>
    <w:rsid w:val="000579FD"/>
    <w:rsid w:val="00057FB0"/>
    <w:rsid w:val="00060045"/>
    <w:rsid w:val="00061C84"/>
    <w:rsid w:val="0006251B"/>
    <w:rsid w:val="0006253F"/>
    <w:rsid w:val="000625A3"/>
    <w:rsid w:val="000628C7"/>
    <w:rsid w:val="000629D4"/>
    <w:rsid w:val="00062C1B"/>
    <w:rsid w:val="00062E88"/>
    <w:rsid w:val="000634E6"/>
    <w:rsid w:val="0006374C"/>
    <w:rsid w:val="00063A77"/>
    <w:rsid w:val="00063B15"/>
    <w:rsid w:val="00063B45"/>
    <w:rsid w:val="00063BC7"/>
    <w:rsid w:val="00063FD8"/>
    <w:rsid w:val="0006405C"/>
    <w:rsid w:val="000643AB"/>
    <w:rsid w:val="0006451C"/>
    <w:rsid w:val="00064655"/>
    <w:rsid w:val="00064682"/>
    <w:rsid w:val="0006482D"/>
    <w:rsid w:val="00064A02"/>
    <w:rsid w:val="0006512F"/>
    <w:rsid w:val="00065210"/>
    <w:rsid w:val="0006528F"/>
    <w:rsid w:val="0006573A"/>
    <w:rsid w:val="00065B5E"/>
    <w:rsid w:val="000666D1"/>
    <w:rsid w:val="00066789"/>
    <w:rsid w:val="0006686E"/>
    <w:rsid w:val="000668D0"/>
    <w:rsid w:val="00066986"/>
    <w:rsid w:val="00066F8E"/>
    <w:rsid w:val="00067031"/>
    <w:rsid w:val="0006723F"/>
    <w:rsid w:val="000673D7"/>
    <w:rsid w:val="0006774D"/>
    <w:rsid w:val="00067846"/>
    <w:rsid w:val="00067B09"/>
    <w:rsid w:val="00067DF5"/>
    <w:rsid w:val="00067EA3"/>
    <w:rsid w:val="00067FBD"/>
    <w:rsid w:val="00070221"/>
    <w:rsid w:val="000708A2"/>
    <w:rsid w:val="00070C7F"/>
    <w:rsid w:val="00070D6C"/>
    <w:rsid w:val="00071042"/>
    <w:rsid w:val="000711ED"/>
    <w:rsid w:val="000712C0"/>
    <w:rsid w:val="000715CD"/>
    <w:rsid w:val="0007169E"/>
    <w:rsid w:val="000717FB"/>
    <w:rsid w:val="00071AA1"/>
    <w:rsid w:val="00071D4A"/>
    <w:rsid w:val="00071F17"/>
    <w:rsid w:val="00071F4E"/>
    <w:rsid w:val="000726A4"/>
    <w:rsid w:val="00072AD4"/>
    <w:rsid w:val="00072B89"/>
    <w:rsid w:val="00072B8D"/>
    <w:rsid w:val="00072D62"/>
    <w:rsid w:val="00072EAD"/>
    <w:rsid w:val="00072F18"/>
    <w:rsid w:val="000732A6"/>
    <w:rsid w:val="00073480"/>
    <w:rsid w:val="0007356E"/>
    <w:rsid w:val="000736A2"/>
    <w:rsid w:val="000738AB"/>
    <w:rsid w:val="00074358"/>
    <w:rsid w:val="00074B0A"/>
    <w:rsid w:val="00074ED4"/>
    <w:rsid w:val="00074F94"/>
    <w:rsid w:val="000753C3"/>
    <w:rsid w:val="000754EE"/>
    <w:rsid w:val="000758CA"/>
    <w:rsid w:val="00075FDB"/>
    <w:rsid w:val="00076844"/>
    <w:rsid w:val="00076869"/>
    <w:rsid w:val="00076917"/>
    <w:rsid w:val="00076CAB"/>
    <w:rsid w:val="00076CDA"/>
    <w:rsid w:val="00076EDE"/>
    <w:rsid w:val="00076F33"/>
    <w:rsid w:val="000772DC"/>
    <w:rsid w:val="00077B2A"/>
    <w:rsid w:val="00080689"/>
    <w:rsid w:val="00080695"/>
    <w:rsid w:val="000808F5"/>
    <w:rsid w:val="00081EA9"/>
    <w:rsid w:val="00081EAF"/>
    <w:rsid w:val="0008226A"/>
    <w:rsid w:val="0008251D"/>
    <w:rsid w:val="000829DD"/>
    <w:rsid w:val="00082D05"/>
    <w:rsid w:val="00082D9B"/>
    <w:rsid w:val="00082EFC"/>
    <w:rsid w:val="000830EA"/>
    <w:rsid w:val="00083C0F"/>
    <w:rsid w:val="00083E42"/>
    <w:rsid w:val="00083FE8"/>
    <w:rsid w:val="000843B3"/>
    <w:rsid w:val="000844DC"/>
    <w:rsid w:val="000845EA"/>
    <w:rsid w:val="00084907"/>
    <w:rsid w:val="00084D0A"/>
    <w:rsid w:val="00084F4D"/>
    <w:rsid w:val="000855C6"/>
    <w:rsid w:val="000858F8"/>
    <w:rsid w:val="00085A19"/>
    <w:rsid w:val="00085C22"/>
    <w:rsid w:val="00085DF2"/>
    <w:rsid w:val="00086085"/>
    <w:rsid w:val="00086177"/>
    <w:rsid w:val="000868B3"/>
    <w:rsid w:val="00086933"/>
    <w:rsid w:val="0008697E"/>
    <w:rsid w:val="00087306"/>
    <w:rsid w:val="00087454"/>
    <w:rsid w:val="00087B7C"/>
    <w:rsid w:val="00087E46"/>
    <w:rsid w:val="00087FDC"/>
    <w:rsid w:val="000900D0"/>
    <w:rsid w:val="00090D21"/>
    <w:rsid w:val="00090D46"/>
    <w:rsid w:val="000912DD"/>
    <w:rsid w:val="000912F1"/>
    <w:rsid w:val="0009132C"/>
    <w:rsid w:val="0009160F"/>
    <w:rsid w:val="00091AC9"/>
    <w:rsid w:val="00091E24"/>
    <w:rsid w:val="000921C7"/>
    <w:rsid w:val="000924E8"/>
    <w:rsid w:val="000926F7"/>
    <w:rsid w:val="00092757"/>
    <w:rsid w:val="000929EE"/>
    <w:rsid w:val="00092F23"/>
    <w:rsid w:val="0009327A"/>
    <w:rsid w:val="000933CB"/>
    <w:rsid w:val="00093954"/>
    <w:rsid w:val="00093F6B"/>
    <w:rsid w:val="00093FCB"/>
    <w:rsid w:val="000941CC"/>
    <w:rsid w:val="000946DF"/>
    <w:rsid w:val="00094BC8"/>
    <w:rsid w:val="00094D41"/>
    <w:rsid w:val="00094EA0"/>
    <w:rsid w:val="00095002"/>
    <w:rsid w:val="00095076"/>
    <w:rsid w:val="000955D6"/>
    <w:rsid w:val="0009575F"/>
    <w:rsid w:val="00095792"/>
    <w:rsid w:val="000958C3"/>
    <w:rsid w:val="000959AE"/>
    <w:rsid w:val="00095B93"/>
    <w:rsid w:val="00095D96"/>
    <w:rsid w:val="00096069"/>
    <w:rsid w:val="000960D3"/>
    <w:rsid w:val="000960E9"/>
    <w:rsid w:val="00096B26"/>
    <w:rsid w:val="00096BFD"/>
    <w:rsid w:val="0009708D"/>
    <w:rsid w:val="00097216"/>
    <w:rsid w:val="0009729B"/>
    <w:rsid w:val="000973AC"/>
    <w:rsid w:val="00097462"/>
    <w:rsid w:val="00097585"/>
    <w:rsid w:val="000977EC"/>
    <w:rsid w:val="00097AF6"/>
    <w:rsid w:val="00097B39"/>
    <w:rsid w:val="00097F20"/>
    <w:rsid w:val="000A000A"/>
    <w:rsid w:val="000A006D"/>
    <w:rsid w:val="000A0228"/>
    <w:rsid w:val="000A0788"/>
    <w:rsid w:val="000A081A"/>
    <w:rsid w:val="000A0C61"/>
    <w:rsid w:val="000A0DF3"/>
    <w:rsid w:val="000A0E56"/>
    <w:rsid w:val="000A1218"/>
    <w:rsid w:val="000A15F3"/>
    <w:rsid w:val="000A1604"/>
    <w:rsid w:val="000A1676"/>
    <w:rsid w:val="000A1AC0"/>
    <w:rsid w:val="000A22B4"/>
    <w:rsid w:val="000A2B86"/>
    <w:rsid w:val="000A2C60"/>
    <w:rsid w:val="000A2CBE"/>
    <w:rsid w:val="000A2ECF"/>
    <w:rsid w:val="000A3120"/>
    <w:rsid w:val="000A380D"/>
    <w:rsid w:val="000A3C4C"/>
    <w:rsid w:val="000A44D3"/>
    <w:rsid w:val="000A45AA"/>
    <w:rsid w:val="000A45C3"/>
    <w:rsid w:val="000A4AF1"/>
    <w:rsid w:val="000A4C42"/>
    <w:rsid w:val="000A51A3"/>
    <w:rsid w:val="000A5459"/>
    <w:rsid w:val="000A57A8"/>
    <w:rsid w:val="000A5B20"/>
    <w:rsid w:val="000A5B41"/>
    <w:rsid w:val="000A5C69"/>
    <w:rsid w:val="000A60DD"/>
    <w:rsid w:val="000A6A19"/>
    <w:rsid w:val="000A6B1F"/>
    <w:rsid w:val="000A6BE5"/>
    <w:rsid w:val="000A6C62"/>
    <w:rsid w:val="000A71FC"/>
    <w:rsid w:val="000A7850"/>
    <w:rsid w:val="000A78EC"/>
    <w:rsid w:val="000A79AF"/>
    <w:rsid w:val="000A7EC4"/>
    <w:rsid w:val="000B097D"/>
    <w:rsid w:val="000B0F66"/>
    <w:rsid w:val="000B1157"/>
    <w:rsid w:val="000B11A8"/>
    <w:rsid w:val="000B14B3"/>
    <w:rsid w:val="000B1792"/>
    <w:rsid w:val="000B1C26"/>
    <w:rsid w:val="000B22D4"/>
    <w:rsid w:val="000B2394"/>
    <w:rsid w:val="000B2A73"/>
    <w:rsid w:val="000B2D4A"/>
    <w:rsid w:val="000B3288"/>
    <w:rsid w:val="000B3342"/>
    <w:rsid w:val="000B33B7"/>
    <w:rsid w:val="000B33F5"/>
    <w:rsid w:val="000B3577"/>
    <w:rsid w:val="000B3C3A"/>
    <w:rsid w:val="000B3EEB"/>
    <w:rsid w:val="000B432E"/>
    <w:rsid w:val="000B4531"/>
    <w:rsid w:val="000B4571"/>
    <w:rsid w:val="000B45F6"/>
    <w:rsid w:val="000B4ACA"/>
    <w:rsid w:val="000B4B09"/>
    <w:rsid w:val="000B4C7E"/>
    <w:rsid w:val="000B4CE1"/>
    <w:rsid w:val="000B4CFF"/>
    <w:rsid w:val="000B4D0A"/>
    <w:rsid w:val="000B4EB8"/>
    <w:rsid w:val="000B52BF"/>
    <w:rsid w:val="000B540D"/>
    <w:rsid w:val="000B540F"/>
    <w:rsid w:val="000B55B4"/>
    <w:rsid w:val="000B6A34"/>
    <w:rsid w:val="000B6BCF"/>
    <w:rsid w:val="000B6F8B"/>
    <w:rsid w:val="000B7293"/>
    <w:rsid w:val="000B7717"/>
    <w:rsid w:val="000B7A02"/>
    <w:rsid w:val="000C0309"/>
    <w:rsid w:val="000C032B"/>
    <w:rsid w:val="000C076D"/>
    <w:rsid w:val="000C07DB"/>
    <w:rsid w:val="000C0E33"/>
    <w:rsid w:val="000C0FC5"/>
    <w:rsid w:val="000C104B"/>
    <w:rsid w:val="000C12FE"/>
    <w:rsid w:val="000C148E"/>
    <w:rsid w:val="000C15C3"/>
    <w:rsid w:val="000C188E"/>
    <w:rsid w:val="000C1A87"/>
    <w:rsid w:val="000C203D"/>
    <w:rsid w:val="000C225F"/>
    <w:rsid w:val="000C2276"/>
    <w:rsid w:val="000C22CD"/>
    <w:rsid w:val="000C2D24"/>
    <w:rsid w:val="000C2E50"/>
    <w:rsid w:val="000C2FFB"/>
    <w:rsid w:val="000C30FE"/>
    <w:rsid w:val="000C335C"/>
    <w:rsid w:val="000C36EC"/>
    <w:rsid w:val="000C38B7"/>
    <w:rsid w:val="000C3BA8"/>
    <w:rsid w:val="000C3C0C"/>
    <w:rsid w:val="000C412C"/>
    <w:rsid w:val="000C43B6"/>
    <w:rsid w:val="000C47B7"/>
    <w:rsid w:val="000C48E2"/>
    <w:rsid w:val="000C4B43"/>
    <w:rsid w:val="000C4C9C"/>
    <w:rsid w:val="000C5200"/>
    <w:rsid w:val="000C5237"/>
    <w:rsid w:val="000C529B"/>
    <w:rsid w:val="000C56BB"/>
    <w:rsid w:val="000C5821"/>
    <w:rsid w:val="000C585A"/>
    <w:rsid w:val="000C58CF"/>
    <w:rsid w:val="000C5B70"/>
    <w:rsid w:val="000C5B76"/>
    <w:rsid w:val="000C6DA8"/>
    <w:rsid w:val="000C7177"/>
    <w:rsid w:val="000C76F9"/>
    <w:rsid w:val="000C77F6"/>
    <w:rsid w:val="000C789E"/>
    <w:rsid w:val="000D0602"/>
    <w:rsid w:val="000D08BD"/>
    <w:rsid w:val="000D0976"/>
    <w:rsid w:val="000D09AB"/>
    <w:rsid w:val="000D0DC1"/>
    <w:rsid w:val="000D0EF0"/>
    <w:rsid w:val="000D17FE"/>
    <w:rsid w:val="000D1B7C"/>
    <w:rsid w:val="000D212D"/>
    <w:rsid w:val="000D2337"/>
    <w:rsid w:val="000D27C8"/>
    <w:rsid w:val="000D2B93"/>
    <w:rsid w:val="000D3030"/>
    <w:rsid w:val="000D31F7"/>
    <w:rsid w:val="000D3235"/>
    <w:rsid w:val="000D3BAC"/>
    <w:rsid w:val="000D3D33"/>
    <w:rsid w:val="000D4155"/>
    <w:rsid w:val="000D4471"/>
    <w:rsid w:val="000D4615"/>
    <w:rsid w:val="000D47C3"/>
    <w:rsid w:val="000D4952"/>
    <w:rsid w:val="000D4B1F"/>
    <w:rsid w:val="000D4DA7"/>
    <w:rsid w:val="000D4E2F"/>
    <w:rsid w:val="000D4FE1"/>
    <w:rsid w:val="000D5086"/>
    <w:rsid w:val="000D5327"/>
    <w:rsid w:val="000D542D"/>
    <w:rsid w:val="000D5744"/>
    <w:rsid w:val="000D5A16"/>
    <w:rsid w:val="000D5F5F"/>
    <w:rsid w:val="000D60E3"/>
    <w:rsid w:val="000D6284"/>
    <w:rsid w:val="000D6477"/>
    <w:rsid w:val="000D64DB"/>
    <w:rsid w:val="000D65BF"/>
    <w:rsid w:val="000D675F"/>
    <w:rsid w:val="000D69AF"/>
    <w:rsid w:val="000D6D7F"/>
    <w:rsid w:val="000D712A"/>
    <w:rsid w:val="000D7299"/>
    <w:rsid w:val="000D73C2"/>
    <w:rsid w:val="000D744E"/>
    <w:rsid w:val="000D7528"/>
    <w:rsid w:val="000D75F1"/>
    <w:rsid w:val="000D773B"/>
    <w:rsid w:val="000D78C5"/>
    <w:rsid w:val="000D7AE0"/>
    <w:rsid w:val="000D7B8E"/>
    <w:rsid w:val="000E0222"/>
    <w:rsid w:val="000E0352"/>
    <w:rsid w:val="000E0685"/>
    <w:rsid w:val="000E0924"/>
    <w:rsid w:val="000E0FCA"/>
    <w:rsid w:val="000E15CE"/>
    <w:rsid w:val="000E21B9"/>
    <w:rsid w:val="000E2C08"/>
    <w:rsid w:val="000E2DBB"/>
    <w:rsid w:val="000E2FA2"/>
    <w:rsid w:val="000E3D4B"/>
    <w:rsid w:val="000E45D1"/>
    <w:rsid w:val="000E47B2"/>
    <w:rsid w:val="000E4A47"/>
    <w:rsid w:val="000E4B04"/>
    <w:rsid w:val="000E4E6E"/>
    <w:rsid w:val="000E5020"/>
    <w:rsid w:val="000E53BD"/>
    <w:rsid w:val="000E5420"/>
    <w:rsid w:val="000E5AEC"/>
    <w:rsid w:val="000E5D2D"/>
    <w:rsid w:val="000E6425"/>
    <w:rsid w:val="000E642B"/>
    <w:rsid w:val="000E64A9"/>
    <w:rsid w:val="000E677B"/>
    <w:rsid w:val="000E6CB9"/>
    <w:rsid w:val="000E6CDF"/>
    <w:rsid w:val="000E72DF"/>
    <w:rsid w:val="000E7699"/>
    <w:rsid w:val="000E76FA"/>
    <w:rsid w:val="000E7A43"/>
    <w:rsid w:val="000F00C9"/>
    <w:rsid w:val="000F0170"/>
    <w:rsid w:val="000F0744"/>
    <w:rsid w:val="000F0A6D"/>
    <w:rsid w:val="000F0AAF"/>
    <w:rsid w:val="000F0F4F"/>
    <w:rsid w:val="000F1721"/>
    <w:rsid w:val="000F1EE8"/>
    <w:rsid w:val="000F20B2"/>
    <w:rsid w:val="000F2333"/>
    <w:rsid w:val="000F252F"/>
    <w:rsid w:val="000F25CA"/>
    <w:rsid w:val="000F2949"/>
    <w:rsid w:val="000F2DDC"/>
    <w:rsid w:val="000F33D5"/>
    <w:rsid w:val="000F3718"/>
    <w:rsid w:val="000F37DA"/>
    <w:rsid w:val="000F3A75"/>
    <w:rsid w:val="000F3F76"/>
    <w:rsid w:val="000F457B"/>
    <w:rsid w:val="000F4586"/>
    <w:rsid w:val="000F45B5"/>
    <w:rsid w:val="000F4631"/>
    <w:rsid w:val="000F4918"/>
    <w:rsid w:val="000F4AB3"/>
    <w:rsid w:val="000F4D66"/>
    <w:rsid w:val="000F4E64"/>
    <w:rsid w:val="000F4F0A"/>
    <w:rsid w:val="000F6047"/>
    <w:rsid w:val="000F624E"/>
    <w:rsid w:val="000F62A6"/>
    <w:rsid w:val="000F6737"/>
    <w:rsid w:val="000F6C2D"/>
    <w:rsid w:val="000F6EF8"/>
    <w:rsid w:val="000F7003"/>
    <w:rsid w:val="000F73B7"/>
    <w:rsid w:val="000F740D"/>
    <w:rsid w:val="000F75D6"/>
    <w:rsid w:val="000F768F"/>
    <w:rsid w:val="000F7AF9"/>
    <w:rsid w:val="000F7F70"/>
    <w:rsid w:val="00100A3E"/>
    <w:rsid w:val="001011CB"/>
    <w:rsid w:val="00101BD1"/>
    <w:rsid w:val="00101CC2"/>
    <w:rsid w:val="00101F08"/>
    <w:rsid w:val="0010266E"/>
    <w:rsid w:val="00102761"/>
    <w:rsid w:val="0010277D"/>
    <w:rsid w:val="00102E59"/>
    <w:rsid w:val="00103131"/>
    <w:rsid w:val="0010365B"/>
    <w:rsid w:val="00103AD8"/>
    <w:rsid w:val="001043E3"/>
    <w:rsid w:val="0010484C"/>
    <w:rsid w:val="00104895"/>
    <w:rsid w:val="001050EA"/>
    <w:rsid w:val="00105319"/>
    <w:rsid w:val="0010591C"/>
    <w:rsid w:val="00105B8A"/>
    <w:rsid w:val="00105EBC"/>
    <w:rsid w:val="00105F65"/>
    <w:rsid w:val="00105FCA"/>
    <w:rsid w:val="00106572"/>
    <w:rsid w:val="00106981"/>
    <w:rsid w:val="001069F9"/>
    <w:rsid w:val="00106A7A"/>
    <w:rsid w:val="00106C58"/>
    <w:rsid w:val="001077B4"/>
    <w:rsid w:val="0010797E"/>
    <w:rsid w:val="00107CE0"/>
    <w:rsid w:val="00107F57"/>
    <w:rsid w:val="0011009F"/>
    <w:rsid w:val="001102EB"/>
    <w:rsid w:val="001106CB"/>
    <w:rsid w:val="00110903"/>
    <w:rsid w:val="00110944"/>
    <w:rsid w:val="00110BE2"/>
    <w:rsid w:val="001112B7"/>
    <w:rsid w:val="00111393"/>
    <w:rsid w:val="001118B1"/>
    <w:rsid w:val="001118EE"/>
    <w:rsid w:val="00111921"/>
    <w:rsid w:val="00111A11"/>
    <w:rsid w:val="00111B9F"/>
    <w:rsid w:val="00112420"/>
    <w:rsid w:val="001124B6"/>
    <w:rsid w:val="001126D3"/>
    <w:rsid w:val="001127FC"/>
    <w:rsid w:val="00112934"/>
    <w:rsid w:val="00112D60"/>
    <w:rsid w:val="00112FC3"/>
    <w:rsid w:val="00113286"/>
    <w:rsid w:val="001132BC"/>
    <w:rsid w:val="00113541"/>
    <w:rsid w:val="00113A47"/>
    <w:rsid w:val="00113F03"/>
    <w:rsid w:val="00114051"/>
    <w:rsid w:val="0011452F"/>
    <w:rsid w:val="001145B3"/>
    <w:rsid w:val="00114B11"/>
    <w:rsid w:val="00114E1B"/>
    <w:rsid w:val="00114FAA"/>
    <w:rsid w:val="0011515B"/>
    <w:rsid w:val="001151F9"/>
    <w:rsid w:val="001153AC"/>
    <w:rsid w:val="00115963"/>
    <w:rsid w:val="00115A69"/>
    <w:rsid w:val="00116471"/>
    <w:rsid w:val="001167B3"/>
    <w:rsid w:val="00116986"/>
    <w:rsid w:val="00116FBC"/>
    <w:rsid w:val="00117AD5"/>
    <w:rsid w:val="00117B4D"/>
    <w:rsid w:val="00117C69"/>
    <w:rsid w:val="0012012A"/>
    <w:rsid w:val="00120156"/>
    <w:rsid w:val="001201A3"/>
    <w:rsid w:val="001201CB"/>
    <w:rsid w:val="00120222"/>
    <w:rsid w:val="00120248"/>
    <w:rsid w:val="001202D1"/>
    <w:rsid w:val="001204A0"/>
    <w:rsid w:val="001206E6"/>
    <w:rsid w:val="0012091C"/>
    <w:rsid w:val="001211BE"/>
    <w:rsid w:val="00121A42"/>
    <w:rsid w:val="00121E70"/>
    <w:rsid w:val="00122539"/>
    <w:rsid w:val="0012260F"/>
    <w:rsid w:val="00122689"/>
    <w:rsid w:val="00122725"/>
    <w:rsid w:val="00122D9D"/>
    <w:rsid w:val="00123269"/>
    <w:rsid w:val="00123305"/>
    <w:rsid w:val="00123400"/>
    <w:rsid w:val="00123506"/>
    <w:rsid w:val="001235B5"/>
    <w:rsid w:val="001235F6"/>
    <w:rsid w:val="00123AF7"/>
    <w:rsid w:val="0012425D"/>
    <w:rsid w:val="0012469A"/>
    <w:rsid w:val="00124AFD"/>
    <w:rsid w:val="00124CBD"/>
    <w:rsid w:val="00124EF1"/>
    <w:rsid w:val="00125219"/>
    <w:rsid w:val="00125459"/>
    <w:rsid w:val="00125510"/>
    <w:rsid w:val="00125611"/>
    <w:rsid w:val="001259E5"/>
    <w:rsid w:val="00125A40"/>
    <w:rsid w:val="00125D5E"/>
    <w:rsid w:val="00125EB2"/>
    <w:rsid w:val="00125ECB"/>
    <w:rsid w:val="00125FAA"/>
    <w:rsid w:val="0012622F"/>
    <w:rsid w:val="001264F9"/>
    <w:rsid w:val="0012667E"/>
    <w:rsid w:val="00126B77"/>
    <w:rsid w:val="00126BB0"/>
    <w:rsid w:val="00126C50"/>
    <w:rsid w:val="00127427"/>
    <w:rsid w:val="00127613"/>
    <w:rsid w:val="00127648"/>
    <w:rsid w:val="00127D10"/>
    <w:rsid w:val="00127D8A"/>
    <w:rsid w:val="00127F14"/>
    <w:rsid w:val="0013056F"/>
    <w:rsid w:val="00130591"/>
    <w:rsid w:val="00130D44"/>
    <w:rsid w:val="00131641"/>
    <w:rsid w:val="0013175C"/>
    <w:rsid w:val="00131B3B"/>
    <w:rsid w:val="00132049"/>
    <w:rsid w:val="0013210D"/>
    <w:rsid w:val="001323CD"/>
    <w:rsid w:val="001324BB"/>
    <w:rsid w:val="001324EB"/>
    <w:rsid w:val="00132AB4"/>
    <w:rsid w:val="001331F7"/>
    <w:rsid w:val="001332CE"/>
    <w:rsid w:val="001333EB"/>
    <w:rsid w:val="00133EC0"/>
    <w:rsid w:val="0013454F"/>
    <w:rsid w:val="0013480E"/>
    <w:rsid w:val="001354AA"/>
    <w:rsid w:val="0013556F"/>
    <w:rsid w:val="0013562B"/>
    <w:rsid w:val="00135659"/>
    <w:rsid w:val="001357D0"/>
    <w:rsid w:val="0013599F"/>
    <w:rsid w:val="00135BCF"/>
    <w:rsid w:val="001360B2"/>
    <w:rsid w:val="00136BC8"/>
    <w:rsid w:val="00136CD5"/>
    <w:rsid w:val="001374A8"/>
    <w:rsid w:val="0013750F"/>
    <w:rsid w:val="001375B7"/>
    <w:rsid w:val="00137645"/>
    <w:rsid w:val="0013792D"/>
    <w:rsid w:val="00137E3E"/>
    <w:rsid w:val="00140141"/>
    <w:rsid w:val="0014021D"/>
    <w:rsid w:val="001409FA"/>
    <w:rsid w:val="00140E1C"/>
    <w:rsid w:val="00140E86"/>
    <w:rsid w:val="00141121"/>
    <w:rsid w:val="0014114B"/>
    <w:rsid w:val="001413BD"/>
    <w:rsid w:val="0014159C"/>
    <w:rsid w:val="0014179C"/>
    <w:rsid w:val="001419EC"/>
    <w:rsid w:val="00141FC8"/>
    <w:rsid w:val="001420D3"/>
    <w:rsid w:val="0014231B"/>
    <w:rsid w:val="00142641"/>
    <w:rsid w:val="0014277D"/>
    <w:rsid w:val="00142B7B"/>
    <w:rsid w:val="00142D82"/>
    <w:rsid w:val="001430F9"/>
    <w:rsid w:val="0014320A"/>
    <w:rsid w:val="00143561"/>
    <w:rsid w:val="0014396E"/>
    <w:rsid w:val="001439F8"/>
    <w:rsid w:val="00143A5D"/>
    <w:rsid w:val="001443FC"/>
    <w:rsid w:val="00144644"/>
    <w:rsid w:val="00144B3B"/>
    <w:rsid w:val="00144BB7"/>
    <w:rsid w:val="001451DA"/>
    <w:rsid w:val="0014543E"/>
    <w:rsid w:val="0014562A"/>
    <w:rsid w:val="0014577D"/>
    <w:rsid w:val="00145C2C"/>
    <w:rsid w:val="00145F85"/>
    <w:rsid w:val="0014620D"/>
    <w:rsid w:val="001464C3"/>
    <w:rsid w:val="00146505"/>
    <w:rsid w:val="0014666A"/>
    <w:rsid w:val="00146B88"/>
    <w:rsid w:val="00146C02"/>
    <w:rsid w:val="00146C8E"/>
    <w:rsid w:val="00146E13"/>
    <w:rsid w:val="00147365"/>
    <w:rsid w:val="001479D2"/>
    <w:rsid w:val="001501B8"/>
    <w:rsid w:val="001505FF"/>
    <w:rsid w:val="00151156"/>
    <w:rsid w:val="00151AFE"/>
    <w:rsid w:val="00151E4C"/>
    <w:rsid w:val="00152007"/>
    <w:rsid w:val="001522A2"/>
    <w:rsid w:val="00152827"/>
    <w:rsid w:val="00152B7C"/>
    <w:rsid w:val="0015301A"/>
    <w:rsid w:val="00153FB6"/>
    <w:rsid w:val="001545CE"/>
    <w:rsid w:val="00154764"/>
    <w:rsid w:val="001547D1"/>
    <w:rsid w:val="00154A14"/>
    <w:rsid w:val="00154E95"/>
    <w:rsid w:val="00154F28"/>
    <w:rsid w:val="0015577E"/>
    <w:rsid w:val="001562EE"/>
    <w:rsid w:val="00156738"/>
    <w:rsid w:val="001569E2"/>
    <w:rsid w:val="00156DBD"/>
    <w:rsid w:val="00156FD7"/>
    <w:rsid w:val="001570AC"/>
    <w:rsid w:val="0015713A"/>
    <w:rsid w:val="0015796C"/>
    <w:rsid w:val="00157AD2"/>
    <w:rsid w:val="00157B18"/>
    <w:rsid w:val="00160207"/>
    <w:rsid w:val="001605DE"/>
    <w:rsid w:val="00160BCD"/>
    <w:rsid w:val="00160CFC"/>
    <w:rsid w:val="00161376"/>
    <w:rsid w:val="00161B82"/>
    <w:rsid w:val="00162183"/>
    <w:rsid w:val="00162302"/>
    <w:rsid w:val="001627BF"/>
    <w:rsid w:val="0016294C"/>
    <w:rsid w:val="00162C4D"/>
    <w:rsid w:val="00162DC4"/>
    <w:rsid w:val="00162F3A"/>
    <w:rsid w:val="00162FE1"/>
    <w:rsid w:val="00163155"/>
    <w:rsid w:val="00163186"/>
    <w:rsid w:val="001635D1"/>
    <w:rsid w:val="00163878"/>
    <w:rsid w:val="00163887"/>
    <w:rsid w:val="00163BAE"/>
    <w:rsid w:val="00163BF2"/>
    <w:rsid w:val="00164727"/>
    <w:rsid w:val="001649B8"/>
    <w:rsid w:val="001649E6"/>
    <w:rsid w:val="00164CD7"/>
    <w:rsid w:val="00165176"/>
    <w:rsid w:val="00165186"/>
    <w:rsid w:val="0016560F"/>
    <w:rsid w:val="0016593B"/>
    <w:rsid w:val="00165BF2"/>
    <w:rsid w:val="0016635F"/>
    <w:rsid w:val="001663B5"/>
    <w:rsid w:val="00166842"/>
    <w:rsid w:val="00166A44"/>
    <w:rsid w:val="00166DE5"/>
    <w:rsid w:val="001670B8"/>
    <w:rsid w:val="00167552"/>
    <w:rsid w:val="001675ED"/>
    <w:rsid w:val="001675F3"/>
    <w:rsid w:val="001676F0"/>
    <w:rsid w:val="00167797"/>
    <w:rsid w:val="001678C8"/>
    <w:rsid w:val="00167A63"/>
    <w:rsid w:val="00167B7E"/>
    <w:rsid w:val="00167BA8"/>
    <w:rsid w:val="00167F3B"/>
    <w:rsid w:val="00167F5C"/>
    <w:rsid w:val="0017013B"/>
    <w:rsid w:val="0017081D"/>
    <w:rsid w:val="00170909"/>
    <w:rsid w:val="001709EB"/>
    <w:rsid w:val="00170E4D"/>
    <w:rsid w:val="00170EA9"/>
    <w:rsid w:val="00171122"/>
    <w:rsid w:val="00171919"/>
    <w:rsid w:val="00171A0F"/>
    <w:rsid w:val="00171C63"/>
    <w:rsid w:val="00171CCD"/>
    <w:rsid w:val="00171E97"/>
    <w:rsid w:val="001722CB"/>
    <w:rsid w:val="0017236A"/>
    <w:rsid w:val="0017269E"/>
    <w:rsid w:val="001727E7"/>
    <w:rsid w:val="001727F3"/>
    <w:rsid w:val="00172E38"/>
    <w:rsid w:val="00173031"/>
    <w:rsid w:val="001732C3"/>
    <w:rsid w:val="001737A3"/>
    <w:rsid w:val="00173BC5"/>
    <w:rsid w:val="00173CC7"/>
    <w:rsid w:val="00173D95"/>
    <w:rsid w:val="00174301"/>
    <w:rsid w:val="0017440F"/>
    <w:rsid w:val="0017448D"/>
    <w:rsid w:val="0017477F"/>
    <w:rsid w:val="00174DDD"/>
    <w:rsid w:val="00174DF5"/>
    <w:rsid w:val="00174EEC"/>
    <w:rsid w:val="00175236"/>
    <w:rsid w:val="00175AC3"/>
    <w:rsid w:val="00175B80"/>
    <w:rsid w:val="00175BC8"/>
    <w:rsid w:val="00175C38"/>
    <w:rsid w:val="0017639A"/>
    <w:rsid w:val="00176504"/>
    <w:rsid w:val="00176648"/>
    <w:rsid w:val="001768D5"/>
    <w:rsid w:val="001769C1"/>
    <w:rsid w:val="001773B6"/>
    <w:rsid w:val="0017759E"/>
    <w:rsid w:val="001775B9"/>
    <w:rsid w:val="001779F1"/>
    <w:rsid w:val="00177CA7"/>
    <w:rsid w:val="00177CB4"/>
    <w:rsid w:val="00180242"/>
    <w:rsid w:val="0018064F"/>
    <w:rsid w:val="001806C1"/>
    <w:rsid w:val="001806E7"/>
    <w:rsid w:val="001809C6"/>
    <w:rsid w:val="001814A0"/>
    <w:rsid w:val="0018153F"/>
    <w:rsid w:val="00181639"/>
    <w:rsid w:val="00181852"/>
    <w:rsid w:val="00181D72"/>
    <w:rsid w:val="00181E54"/>
    <w:rsid w:val="0018261E"/>
    <w:rsid w:val="00182B6A"/>
    <w:rsid w:val="00182D74"/>
    <w:rsid w:val="001832C3"/>
    <w:rsid w:val="0018345F"/>
    <w:rsid w:val="00183953"/>
    <w:rsid w:val="00183A6B"/>
    <w:rsid w:val="00183C10"/>
    <w:rsid w:val="00183DCA"/>
    <w:rsid w:val="0018436C"/>
    <w:rsid w:val="00184471"/>
    <w:rsid w:val="00184750"/>
    <w:rsid w:val="0018482D"/>
    <w:rsid w:val="00184A79"/>
    <w:rsid w:val="00184C54"/>
    <w:rsid w:val="00184EF6"/>
    <w:rsid w:val="00184F61"/>
    <w:rsid w:val="00185256"/>
    <w:rsid w:val="00185A6B"/>
    <w:rsid w:val="00185A77"/>
    <w:rsid w:val="00185F91"/>
    <w:rsid w:val="0018670B"/>
    <w:rsid w:val="001871FD"/>
    <w:rsid w:val="0018735F"/>
    <w:rsid w:val="00187367"/>
    <w:rsid w:val="00187A9B"/>
    <w:rsid w:val="00187ABB"/>
    <w:rsid w:val="00187AD5"/>
    <w:rsid w:val="0019038C"/>
    <w:rsid w:val="00190A7A"/>
    <w:rsid w:val="00190B31"/>
    <w:rsid w:val="00190CEC"/>
    <w:rsid w:val="00191036"/>
    <w:rsid w:val="001929E8"/>
    <w:rsid w:val="0019304F"/>
    <w:rsid w:val="0019330D"/>
    <w:rsid w:val="00193554"/>
    <w:rsid w:val="00193937"/>
    <w:rsid w:val="001939EE"/>
    <w:rsid w:val="00193AAD"/>
    <w:rsid w:val="00193B37"/>
    <w:rsid w:val="001942EA"/>
    <w:rsid w:val="001944EC"/>
    <w:rsid w:val="00194E70"/>
    <w:rsid w:val="00195023"/>
    <w:rsid w:val="00195025"/>
    <w:rsid w:val="0019517B"/>
    <w:rsid w:val="001952D9"/>
    <w:rsid w:val="0019540E"/>
    <w:rsid w:val="001955D4"/>
    <w:rsid w:val="00195747"/>
    <w:rsid w:val="0019581F"/>
    <w:rsid w:val="001958B4"/>
    <w:rsid w:val="00195C15"/>
    <w:rsid w:val="00195D6E"/>
    <w:rsid w:val="001962FE"/>
    <w:rsid w:val="00196791"/>
    <w:rsid w:val="001967D7"/>
    <w:rsid w:val="00196857"/>
    <w:rsid w:val="0019685C"/>
    <w:rsid w:val="0019690E"/>
    <w:rsid w:val="00196960"/>
    <w:rsid w:val="00196AD3"/>
    <w:rsid w:val="00196B29"/>
    <w:rsid w:val="00196E01"/>
    <w:rsid w:val="00197218"/>
    <w:rsid w:val="00197712"/>
    <w:rsid w:val="0019784A"/>
    <w:rsid w:val="00197923"/>
    <w:rsid w:val="00197ACC"/>
    <w:rsid w:val="00197B22"/>
    <w:rsid w:val="00197C0B"/>
    <w:rsid w:val="00197D5E"/>
    <w:rsid w:val="001A0059"/>
    <w:rsid w:val="001A0102"/>
    <w:rsid w:val="001A0243"/>
    <w:rsid w:val="001A0279"/>
    <w:rsid w:val="001A0688"/>
    <w:rsid w:val="001A0899"/>
    <w:rsid w:val="001A0A49"/>
    <w:rsid w:val="001A0D97"/>
    <w:rsid w:val="001A1709"/>
    <w:rsid w:val="001A170B"/>
    <w:rsid w:val="001A1BEC"/>
    <w:rsid w:val="001A1C86"/>
    <w:rsid w:val="001A1E51"/>
    <w:rsid w:val="001A1FA8"/>
    <w:rsid w:val="001A2013"/>
    <w:rsid w:val="001A207A"/>
    <w:rsid w:val="001A2293"/>
    <w:rsid w:val="001A264E"/>
    <w:rsid w:val="001A28F1"/>
    <w:rsid w:val="001A2D79"/>
    <w:rsid w:val="001A2F4A"/>
    <w:rsid w:val="001A328F"/>
    <w:rsid w:val="001A33A0"/>
    <w:rsid w:val="001A353E"/>
    <w:rsid w:val="001A3BBF"/>
    <w:rsid w:val="001A42A1"/>
    <w:rsid w:val="001A42C3"/>
    <w:rsid w:val="001A44B9"/>
    <w:rsid w:val="001A45BA"/>
    <w:rsid w:val="001A4BDF"/>
    <w:rsid w:val="001A4ECB"/>
    <w:rsid w:val="001A522D"/>
    <w:rsid w:val="001A58D6"/>
    <w:rsid w:val="001A58D9"/>
    <w:rsid w:val="001A5A4A"/>
    <w:rsid w:val="001A5A81"/>
    <w:rsid w:val="001A5B45"/>
    <w:rsid w:val="001A5CCE"/>
    <w:rsid w:val="001A5D03"/>
    <w:rsid w:val="001A6179"/>
    <w:rsid w:val="001A663B"/>
    <w:rsid w:val="001A69D0"/>
    <w:rsid w:val="001A6A36"/>
    <w:rsid w:val="001A7366"/>
    <w:rsid w:val="001A744E"/>
    <w:rsid w:val="001A7935"/>
    <w:rsid w:val="001A7B7A"/>
    <w:rsid w:val="001A7B97"/>
    <w:rsid w:val="001A7BCB"/>
    <w:rsid w:val="001A7D8E"/>
    <w:rsid w:val="001A7E3C"/>
    <w:rsid w:val="001B01EC"/>
    <w:rsid w:val="001B03EE"/>
    <w:rsid w:val="001B06CA"/>
    <w:rsid w:val="001B087F"/>
    <w:rsid w:val="001B0E2D"/>
    <w:rsid w:val="001B0F6A"/>
    <w:rsid w:val="001B1166"/>
    <w:rsid w:val="001B153B"/>
    <w:rsid w:val="001B1A67"/>
    <w:rsid w:val="001B1B38"/>
    <w:rsid w:val="001B2023"/>
    <w:rsid w:val="001B20B3"/>
    <w:rsid w:val="001B264C"/>
    <w:rsid w:val="001B271B"/>
    <w:rsid w:val="001B2E0C"/>
    <w:rsid w:val="001B2FD2"/>
    <w:rsid w:val="001B3456"/>
    <w:rsid w:val="001B3568"/>
    <w:rsid w:val="001B35EC"/>
    <w:rsid w:val="001B383B"/>
    <w:rsid w:val="001B3A3F"/>
    <w:rsid w:val="001B3A8F"/>
    <w:rsid w:val="001B3B31"/>
    <w:rsid w:val="001B3C1A"/>
    <w:rsid w:val="001B3C1F"/>
    <w:rsid w:val="001B417A"/>
    <w:rsid w:val="001B4414"/>
    <w:rsid w:val="001B4477"/>
    <w:rsid w:val="001B45E2"/>
    <w:rsid w:val="001B49B0"/>
    <w:rsid w:val="001B49E9"/>
    <w:rsid w:val="001B4B10"/>
    <w:rsid w:val="001B4D65"/>
    <w:rsid w:val="001B5235"/>
    <w:rsid w:val="001B5AA9"/>
    <w:rsid w:val="001B5F7D"/>
    <w:rsid w:val="001B671F"/>
    <w:rsid w:val="001B683D"/>
    <w:rsid w:val="001B6991"/>
    <w:rsid w:val="001B6ADC"/>
    <w:rsid w:val="001B710A"/>
    <w:rsid w:val="001B7354"/>
    <w:rsid w:val="001B74A3"/>
    <w:rsid w:val="001B76E1"/>
    <w:rsid w:val="001B7B65"/>
    <w:rsid w:val="001C039C"/>
    <w:rsid w:val="001C086A"/>
    <w:rsid w:val="001C095F"/>
    <w:rsid w:val="001C0FCD"/>
    <w:rsid w:val="001C0FEC"/>
    <w:rsid w:val="001C0FEE"/>
    <w:rsid w:val="001C11E2"/>
    <w:rsid w:val="001C1549"/>
    <w:rsid w:val="001C16C8"/>
    <w:rsid w:val="001C1DC3"/>
    <w:rsid w:val="001C22A4"/>
    <w:rsid w:val="001C23FD"/>
    <w:rsid w:val="001C255A"/>
    <w:rsid w:val="001C2B1D"/>
    <w:rsid w:val="001C2CC6"/>
    <w:rsid w:val="001C2DB4"/>
    <w:rsid w:val="001C3060"/>
    <w:rsid w:val="001C31D9"/>
    <w:rsid w:val="001C335D"/>
    <w:rsid w:val="001C335F"/>
    <w:rsid w:val="001C36C5"/>
    <w:rsid w:val="001C4145"/>
    <w:rsid w:val="001C464C"/>
    <w:rsid w:val="001C47C5"/>
    <w:rsid w:val="001C4A8F"/>
    <w:rsid w:val="001C4AA3"/>
    <w:rsid w:val="001C4ADE"/>
    <w:rsid w:val="001C4C7F"/>
    <w:rsid w:val="001C4F31"/>
    <w:rsid w:val="001C4FA6"/>
    <w:rsid w:val="001C52F7"/>
    <w:rsid w:val="001C535C"/>
    <w:rsid w:val="001C54D2"/>
    <w:rsid w:val="001C599E"/>
    <w:rsid w:val="001C5A05"/>
    <w:rsid w:val="001C5A76"/>
    <w:rsid w:val="001C5D11"/>
    <w:rsid w:val="001C5D6B"/>
    <w:rsid w:val="001C6195"/>
    <w:rsid w:val="001C6326"/>
    <w:rsid w:val="001C66B8"/>
    <w:rsid w:val="001C6A17"/>
    <w:rsid w:val="001C76EC"/>
    <w:rsid w:val="001C7C26"/>
    <w:rsid w:val="001C7EF2"/>
    <w:rsid w:val="001C7FE6"/>
    <w:rsid w:val="001D00AB"/>
    <w:rsid w:val="001D0218"/>
    <w:rsid w:val="001D0228"/>
    <w:rsid w:val="001D02ED"/>
    <w:rsid w:val="001D045E"/>
    <w:rsid w:val="001D04E8"/>
    <w:rsid w:val="001D0834"/>
    <w:rsid w:val="001D0AE9"/>
    <w:rsid w:val="001D0D4D"/>
    <w:rsid w:val="001D1014"/>
    <w:rsid w:val="001D13DD"/>
    <w:rsid w:val="001D1417"/>
    <w:rsid w:val="001D1C70"/>
    <w:rsid w:val="001D1E64"/>
    <w:rsid w:val="001D2024"/>
    <w:rsid w:val="001D20CA"/>
    <w:rsid w:val="001D22F3"/>
    <w:rsid w:val="001D2C32"/>
    <w:rsid w:val="001D2D9F"/>
    <w:rsid w:val="001D3791"/>
    <w:rsid w:val="001D3AA4"/>
    <w:rsid w:val="001D3AAE"/>
    <w:rsid w:val="001D3D71"/>
    <w:rsid w:val="001D3F7A"/>
    <w:rsid w:val="001D3F91"/>
    <w:rsid w:val="001D45FD"/>
    <w:rsid w:val="001D46B8"/>
    <w:rsid w:val="001D4704"/>
    <w:rsid w:val="001D4A9C"/>
    <w:rsid w:val="001D4AE8"/>
    <w:rsid w:val="001D5405"/>
    <w:rsid w:val="001D58FA"/>
    <w:rsid w:val="001D5A08"/>
    <w:rsid w:val="001D5B18"/>
    <w:rsid w:val="001D5CBE"/>
    <w:rsid w:val="001D6017"/>
    <w:rsid w:val="001D654C"/>
    <w:rsid w:val="001D6668"/>
    <w:rsid w:val="001D66CE"/>
    <w:rsid w:val="001D67B0"/>
    <w:rsid w:val="001D6B38"/>
    <w:rsid w:val="001D6D6F"/>
    <w:rsid w:val="001D6DF6"/>
    <w:rsid w:val="001D703C"/>
    <w:rsid w:val="001D7282"/>
    <w:rsid w:val="001D77C1"/>
    <w:rsid w:val="001D7823"/>
    <w:rsid w:val="001D791C"/>
    <w:rsid w:val="001D79B0"/>
    <w:rsid w:val="001D7B54"/>
    <w:rsid w:val="001D7EE0"/>
    <w:rsid w:val="001E0198"/>
    <w:rsid w:val="001E0404"/>
    <w:rsid w:val="001E04A0"/>
    <w:rsid w:val="001E0543"/>
    <w:rsid w:val="001E08F3"/>
    <w:rsid w:val="001E0DED"/>
    <w:rsid w:val="001E125F"/>
    <w:rsid w:val="001E12CB"/>
    <w:rsid w:val="001E163A"/>
    <w:rsid w:val="001E1CB6"/>
    <w:rsid w:val="001E2355"/>
    <w:rsid w:val="001E283E"/>
    <w:rsid w:val="001E2B37"/>
    <w:rsid w:val="001E2D1E"/>
    <w:rsid w:val="001E3028"/>
    <w:rsid w:val="001E30AB"/>
    <w:rsid w:val="001E30F6"/>
    <w:rsid w:val="001E3123"/>
    <w:rsid w:val="001E322C"/>
    <w:rsid w:val="001E33B7"/>
    <w:rsid w:val="001E33D3"/>
    <w:rsid w:val="001E345D"/>
    <w:rsid w:val="001E36D0"/>
    <w:rsid w:val="001E371C"/>
    <w:rsid w:val="001E3858"/>
    <w:rsid w:val="001E3880"/>
    <w:rsid w:val="001E3887"/>
    <w:rsid w:val="001E40E6"/>
    <w:rsid w:val="001E41EB"/>
    <w:rsid w:val="001E4349"/>
    <w:rsid w:val="001E4682"/>
    <w:rsid w:val="001E495B"/>
    <w:rsid w:val="001E4C08"/>
    <w:rsid w:val="001E4D9B"/>
    <w:rsid w:val="001E4EF3"/>
    <w:rsid w:val="001E5597"/>
    <w:rsid w:val="001E580B"/>
    <w:rsid w:val="001E599C"/>
    <w:rsid w:val="001E5CC5"/>
    <w:rsid w:val="001E61DC"/>
    <w:rsid w:val="001E6889"/>
    <w:rsid w:val="001E69F0"/>
    <w:rsid w:val="001E6B9D"/>
    <w:rsid w:val="001E6C17"/>
    <w:rsid w:val="001E6F77"/>
    <w:rsid w:val="001E7088"/>
    <w:rsid w:val="001E711A"/>
    <w:rsid w:val="001E7B18"/>
    <w:rsid w:val="001F039D"/>
    <w:rsid w:val="001F066C"/>
    <w:rsid w:val="001F0728"/>
    <w:rsid w:val="001F0A00"/>
    <w:rsid w:val="001F0CEC"/>
    <w:rsid w:val="001F107D"/>
    <w:rsid w:val="001F113A"/>
    <w:rsid w:val="001F1174"/>
    <w:rsid w:val="001F1397"/>
    <w:rsid w:val="001F1859"/>
    <w:rsid w:val="001F1AC2"/>
    <w:rsid w:val="001F25AB"/>
    <w:rsid w:val="001F2CEB"/>
    <w:rsid w:val="001F2D6F"/>
    <w:rsid w:val="001F2E09"/>
    <w:rsid w:val="001F3250"/>
    <w:rsid w:val="001F39C1"/>
    <w:rsid w:val="001F3D75"/>
    <w:rsid w:val="001F417A"/>
    <w:rsid w:val="001F487C"/>
    <w:rsid w:val="001F4914"/>
    <w:rsid w:val="001F4D36"/>
    <w:rsid w:val="001F4E51"/>
    <w:rsid w:val="001F4F4A"/>
    <w:rsid w:val="001F4FA7"/>
    <w:rsid w:val="001F5113"/>
    <w:rsid w:val="001F52AC"/>
    <w:rsid w:val="001F634C"/>
    <w:rsid w:val="001F6AFF"/>
    <w:rsid w:val="001F6C77"/>
    <w:rsid w:val="001F73A4"/>
    <w:rsid w:val="001F760C"/>
    <w:rsid w:val="001F76EE"/>
    <w:rsid w:val="001F7C5A"/>
    <w:rsid w:val="001F7E54"/>
    <w:rsid w:val="001F7F4F"/>
    <w:rsid w:val="001F7F9F"/>
    <w:rsid w:val="0020018B"/>
    <w:rsid w:val="00200536"/>
    <w:rsid w:val="002005AD"/>
    <w:rsid w:val="002005D8"/>
    <w:rsid w:val="002007C7"/>
    <w:rsid w:val="002009FA"/>
    <w:rsid w:val="00200F9C"/>
    <w:rsid w:val="0020145E"/>
    <w:rsid w:val="00201732"/>
    <w:rsid w:val="00201F75"/>
    <w:rsid w:val="00201FB4"/>
    <w:rsid w:val="00202865"/>
    <w:rsid w:val="0020300F"/>
    <w:rsid w:val="002037DD"/>
    <w:rsid w:val="00203997"/>
    <w:rsid w:val="00203A3D"/>
    <w:rsid w:val="00203B68"/>
    <w:rsid w:val="00203C7D"/>
    <w:rsid w:val="002043A1"/>
    <w:rsid w:val="00204715"/>
    <w:rsid w:val="00204A10"/>
    <w:rsid w:val="00204B00"/>
    <w:rsid w:val="00204C43"/>
    <w:rsid w:val="00204CD2"/>
    <w:rsid w:val="00204F1F"/>
    <w:rsid w:val="00205090"/>
    <w:rsid w:val="002053C6"/>
    <w:rsid w:val="002056A7"/>
    <w:rsid w:val="00205772"/>
    <w:rsid w:val="00205AA5"/>
    <w:rsid w:val="00205C52"/>
    <w:rsid w:val="00205C62"/>
    <w:rsid w:val="0020601E"/>
    <w:rsid w:val="002060BA"/>
    <w:rsid w:val="00206301"/>
    <w:rsid w:val="00206470"/>
    <w:rsid w:val="00206489"/>
    <w:rsid w:val="00206794"/>
    <w:rsid w:val="0020684E"/>
    <w:rsid w:val="00206E8E"/>
    <w:rsid w:val="00207160"/>
    <w:rsid w:val="00207270"/>
    <w:rsid w:val="002076FD"/>
    <w:rsid w:val="00207857"/>
    <w:rsid w:val="00207AA6"/>
    <w:rsid w:val="00207CBB"/>
    <w:rsid w:val="00207D21"/>
    <w:rsid w:val="00207F64"/>
    <w:rsid w:val="00207F8F"/>
    <w:rsid w:val="00207FB6"/>
    <w:rsid w:val="00210205"/>
    <w:rsid w:val="002103A9"/>
    <w:rsid w:val="0021040A"/>
    <w:rsid w:val="002106EA"/>
    <w:rsid w:val="00211061"/>
    <w:rsid w:val="00211263"/>
    <w:rsid w:val="0021136F"/>
    <w:rsid w:val="002113CE"/>
    <w:rsid w:val="002114BC"/>
    <w:rsid w:val="00211767"/>
    <w:rsid w:val="00211A6A"/>
    <w:rsid w:val="00211CC4"/>
    <w:rsid w:val="00211D30"/>
    <w:rsid w:val="00211F3A"/>
    <w:rsid w:val="002123A3"/>
    <w:rsid w:val="00212A07"/>
    <w:rsid w:val="00212EB6"/>
    <w:rsid w:val="00213075"/>
    <w:rsid w:val="002132CE"/>
    <w:rsid w:val="002135FE"/>
    <w:rsid w:val="00213B0D"/>
    <w:rsid w:val="00213F6B"/>
    <w:rsid w:val="002140F2"/>
    <w:rsid w:val="00214433"/>
    <w:rsid w:val="00214645"/>
    <w:rsid w:val="002147BE"/>
    <w:rsid w:val="00214AF2"/>
    <w:rsid w:val="00214B03"/>
    <w:rsid w:val="00214DC2"/>
    <w:rsid w:val="00214E43"/>
    <w:rsid w:val="002150AA"/>
    <w:rsid w:val="0021511A"/>
    <w:rsid w:val="002151E2"/>
    <w:rsid w:val="0021521A"/>
    <w:rsid w:val="0021530D"/>
    <w:rsid w:val="002159E3"/>
    <w:rsid w:val="00215BC0"/>
    <w:rsid w:val="00215BCC"/>
    <w:rsid w:val="00215EA6"/>
    <w:rsid w:val="00216347"/>
    <w:rsid w:val="0021636E"/>
    <w:rsid w:val="00216461"/>
    <w:rsid w:val="002164F6"/>
    <w:rsid w:val="002167F8"/>
    <w:rsid w:val="00216B22"/>
    <w:rsid w:val="00216EAB"/>
    <w:rsid w:val="00216FFB"/>
    <w:rsid w:val="002171DF"/>
    <w:rsid w:val="00217311"/>
    <w:rsid w:val="0021748C"/>
    <w:rsid w:val="00217780"/>
    <w:rsid w:val="0021785F"/>
    <w:rsid w:val="00217A98"/>
    <w:rsid w:val="00217FEE"/>
    <w:rsid w:val="002200AB"/>
    <w:rsid w:val="002202D9"/>
    <w:rsid w:val="002203A9"/>
    <w:rsid w:val="0022057E"/>
    <w:rsid w:val="00220F2F"/>
    <w:rsid w:val="002214B4"/>
    <w:rsid w:val="00221624"/>
    <w:rsid w:val="00221631"/>
    <w:rsid w:val="002216D8"/>
    <w:rsid w:val="0022197E"/>
    <w:rsid w:val="00221F3B"/>
    <w:rsid w:val="00221F9E"/>
    <w:rsid w:val="00222145"/>
    <w:rsid w:val="002221CC"/>
    <w:rsid w:val="0022244C"/>
    <w:rsid w:val="0022274F"/>
    <w:rsid w:val="00222FCE"/>
    <w:rsid w:val="00223AF2"/>
    <w:rsid w:val="00223DF0"/>
    <w:rsid w:val="00224181"/>
    <w:rsid w:val="002248C7"/>
    <w:rsid w:val="00224CB5"/>
    <w:rsid w:val="002251A7"/>
    <w:rsid w:val="0022529C"/>
    <w:rsid w:val="00225559"/>
    <w:rsid w:val="00225B27"/>
    <w:rsid w:val="002272DD"/>
    <w:rsid w:val="00227E76"/>
    <w:rsid w:val="00230396"/>
    <w:rsid w:val="002305F2"/>
    <w:rsid w:val="00231154"/>
    <w:rsid w:val="00231155"/>
    <w:rsid w:val="002312A7"/>
    <w:rsid w:val="002318C8"/>
    <w:rsid w:val="00231A63"/>
    <w:rsid w:val="00231D08"/>
    <w:rsid w:val="00231ECF"/>
    <w:rsid w:val="0023253A"/>
    <w:rsid w:val="0023344D"/>
    <w:rsid w:val="0023392C"/>
    <w:rsid w:val="002340FA"/>
    <w:rsid w:val="002344BA"/>
    <w:rsid w:val="0023492D"/>
    <w:rsid w:val="00234F8C"/>
    <w:rsid w:val="00235237"/>
    <w:rsid w:val="00235349"/>
    <w:rsid w:val="0023570A"/>
    <w:rsid w:val="002359C4"/>
    <w:rsid w:val="00235B8C"/>
    <w:rsid w:val="00235E89"/>
    <w:rsid w:val="00236368"/>
    <w:rsid w:val="0023645F"/>
    <w:rsid w:val="00236707"/>
    <w:rsid w:val="00236824"/>
    <w:rsid w:val="00236F43"/>
    <w:rsid w:val="002372E7"/>
    <w:rsid w:val="00237B92"/>
    <w:rsid w:val="00237BAF"/>
    <w:rsid w:val="00237C6E"/>
    <w:rsid w:val="0024013C"/>
    <w:rsid w:val="00240168"/>
    <w:rsid w:val="00240752"/>
    <w:rsid w:val="00240937"/>
    <w:rsid w:val="00240A93"/>
    <w:rsid w:val="00240BF6"/>
    <w:rsid w:val="00241872"/>
    <w:rsid w:val="002418B0"/>
    <w:rsid w:val="00241BED"/>
    <w:rsid w:val="00241CD1"/>
    <w:rsid w:val="00241E2E"/>
    <w:rsid w:val="00241E4D"/>
    <w:rsid w:val="00242238"/>
    <w:rsid w:val="00242502"/>
    <w:rsid w:val="0024256D"/>
    <w:rsid w:val="00242749"/>
    <w:rsid w:val="00242C3A"/>
    <w:rsid w:val="00242FF4"/>
    <w:rsid w:val="0024362B"/>
    <w:rsid w:val="00243682"/>
    <w:rsid w:val="00243685"/>
    <w:rsid w:val="002436A2"/>
    <w:rsid w:val="0024375F"/>
    <w:rsid w:val="002438ED"/>
    <w:rsid w:val="00243E85"/>
    <w:rsid w:val="00243EDE"/>
    <w:rsid w:val="00243FBD"/>
    <w:rsid w:val="0024401C"/>
    <w:rsid w:val="00244412"/>
    <w:rsid w:val="0024452A"/>
    <w:rsid w:val="00244564"/>
    <w:rsid w:val="00244612"/>
    <w:rsid w:val="002449F0"/>
    <w:rsid w:val="00244DD6"/>
    <w:rsid w:val="00244FD1"/>
    <w:rsid w:val="00245667"/>
    <w:rsid w:val="0024607F"/>
    <w:rsid w:val="00246614"/>
    <w:rsid w:val="00246B23"/>
    <w:rsid w:val="00246B25"/>
    <w:rsid w:val="00246F95"/>
    <w:rsid w:val="00247409"/>
    <w:rsid w:val="002479CC"/>
    <w:rsid w:val="00247B67"/>
    <w:rsid w:val="0025042E"/>
    <w:rsid w:val="0025095A"/>
    <w:rsid w:val="00250BD3"/>
    <w:rsid w:val="002517C2"/>
    <w:rsid w:val="002523F0"/>
    <w:rsid w:val="00252855"/>
    <w:rsid w:val="0025297B"/>
    <w:rsid w:val="00253000"/>
    <w:rsid w:val="00253563"/>
    <w:rsid w:val="002538CA"/>
    <w:rsid w:val="00253D4D"/>
    <w:rsid w:val="00253EF1"/>
    <w:rsid w:val="00253F40"/>
    <w:rsid w:val="00254261"/>
    <w:rsid w:val="002542EF"/>
    <w:rsid w:val="0025449E"/>
    <w:rsid w:val="00254682"/>
    <w:rsid w:val="00254D4B"/>
    <w:rsid w:val="00255B63"/>
    <w:rsid w:val="00255F10"/>
    <w:rsid w:val="00256281"/>
    <w:rsid w:val="00256619"/>
    <w:rsid w:val="0025667A"/>
    <w:rsid w:val="002570BC"/>
    <w:rsid w:val="0025733C"/>
    <w:rsid w:val="002577F5"/>
    <w:rsid w:val="002603E0"/>
    <w:rsid w:val="00260629"/>
    <w:rsid w:val="00260690"/>
    <w:rsid w:val="00260853"/>
    <w:rsid w:val="00260858"/>
    <w:rsid w:val="00260A18"/>
    <w:rsid w:val="00260CAF"/>
    <w:rsid w:val="00261032"/>
    <w:rsid w:val="00261487"/>
    <w:rsid w:val="002615F3"/>
    <w:rsid w:val="002619A9"/>
    <w:rsid w:val="002622FE"/>
    <w:rsid w:val="00262541"/>
    <w:rsid w:val="00262985"/>
    <w:rsid w:val="00262A42"/>
    <w:rsid w:val="00262C85"/>
    <w:rsid w:val="00262FA8"/>
    <w:rsid w:val="002639ED"/>
    <w:rsid w:val="00263C59"/>
    <w:rsid w:val="00264022"/>
    <w:rsid w:val="0026427E"/>
    <w:rsid w:val="002646F9"/>
    <w:rsid w:val="00264E2A"/>
    <w:rsid w:val="00264E6A"/>
    <w:rsid w:val="00264F23"/>
    <w:rsid w:val="00264F6B"/>
    <w:rsid w:val="002650DD"/>
    <w:rsid w:val="00265935"/>
    <w:rsid w:val="002659EB"/>
    <w:rsid w:val="00265B71"/>
    <w:rsid w:val="00265F39"/>
    <w:rsid w:val="002660C2"/>
    <w:rsid w:val="00266275"/>
    <w:rsid w:val="0026665D"/>
    <w:rsid w:val="00266693"/>
    <w:rsid w:val="00266B87"/>
    <w:rsid w:val="00266C6D"/>
    <w:rsid w:val="002672F9"/>
    <w:rsid w:val="002673FE"/>
    <w:rsid w:val="00270165"/>
    <w:rsid w:val="0027039B"/>
    <w:rsid w:val="0027048B"/>
    <w:rsid w:val="002706A2"/>
    <w:rsid w:val="0027088C"/>
    <w:rsid w:val="00270A40"/>
    <w:rsid w:val="00270D6B"/>
    <w:rsid w:val="00270DF1"/>
    <w:rsid w:val="00271319"/>
    <w:rsid w:val="00271454"/>
    <w:rsid w:val="002714A0"/>
    <w:rsid w:val="002715FA"/>
    <w:rsid w:val="00271726"/>
    <w:rsid w:val="002719A7"/>
    <w:rsid w:val="00271B22"/>
    <w:rsid w:val="00271C59"/>
    <w:rsid w:val="00271FE4"/>
    <w:rsid w:val="0027223E"/>
    <w:rsid w:val="002726DE"/>
    <w:rsid w:val="002728E1"/>
    <w:rsid w:val="002729AE"/>
    <w:rsid w:val="00272AE0"/>
    <w:rsid w:val="00272B5E"/>
    <w:rsid w:val="00272D3E"/>
    <w:rsid w:val="00272DAD"/>
    <w:rsid w:val="0027309F"/>
    <w:rsid w:val="002730C6"/>
    <w:rsid w:val="00273347"/>
    <w:rsid w:val="00274060"/>
    <w:rsid w:val="002741A0"/>
    <w:rsid w:val="002742C8"/>
    <w:rsid w:val="00274641"/>
    <w:rsid w:val="00274676"/>
    <w:rsid w:val="00274BAC"/>
    <w:rsid w:val="0027513C"/>
    <w:rsid w:val="0027522C"/>
    <w:rsid w:val="002753F8"/>
    <w:rsid w:val="002755DB"/>
    <w:rsid w:val="002757AD"/>
    <w:rsid w:val="00275895"/>
    <w:rsid w:val="00275BB5"/>
    <w:rsid w:val="00275C54"/>
    <w:rsid w:val="00276288"/>
    <w:rsid w:val="002763AF"/>
    <w:rsid w:val="002764E2"/>
    <w:rsid w:val="0027665A"/>
    <w:rsid w:val="002766F2"/>
    <w:rsid w:val="002768E1"/>
    <w:rsid w:val="002769E3"/>
    <w:rsid w:val="00276B45"/>
    <w:rsid w:val="00277540"/>
    <w:rsid w:val="002775D7"/>
    <w:rsid w:val="0027787A"/>
    <w:rsid w:val="00277D18"/>
    <w:rsid w:val="00277D77"/>
    <w:rsid w:val="00277DE4"/>
    <w:rsid w:val="002800FC"/>
    <w:rsid w:val="00280266"/>
    <w:rsid w:val="002802E9"/>
    <w:rsid w:val="0028076E"/>
    <w:rsid w:val="00280F54"/>
    <w:rsid w:val="0028121A"/>
    <w:rsid w:val="00281813"/>
    <w:rsid w:val="002819C0"/>
    <w:rsid w:val="00281F0C"/>
    <w:rsid w:val="00282383"/>
    <w:rsid w:val="002823B2"/>
    <w:rsid w:val="00282558"/>
    <w:rsid w:val="00282BBD"/>
    <w:rsid w:val="00282D20"/>
    <w:rsid w:val="00282D84"/>
    <w:rsid w:val="002830B3"/>
    <w:rsid w:val="00283525"/>
    <w:rsid w:val="0028353B"/>
    <w:rsid w:val="00283772"/>
    <w:rsid w:val="00283817"/>
    <w:rsid w:val="0028392F"/>
    <w:rsid w:val="00283962"/>
    <w:rsid w:val="00283A59"/>
    <w:rsid w:val="00283DDD"/>
    <w:rsid w:val="00283DFB"/>
    <w:rsid w:val="00283F51"/>
    <w:rsid w:val="0028412A"/>
    <w:rsid w:val="00284328"/>
    <w:rsid w:val="002845CC"/>
    <w:rsid w:val="00284804"/>
    <w:rsid w:val="00284905"/>
    <w:rsid w:val="0028493D"/>
    <w:rsid w:val="00284AE9"/>
    <w:rsid w:val="00284D24"/>
    <w:rsid w:val="002852ED"/>
    <w:rsid w:val="002855A5"/>
    <w:rsid w:val="0028561B"/>
    <w:rsid w:val="00285F83"/>
    <w:rsid w:val="00285FCC"/>
    <w:rsid w:val="00286705"/>
    <w:rsid w:val="002867E0"/>
    <w:rsid w:val="00286D90"/>
    <w:rsid w:val="0028752A"/>
    <w:rsid w:val="00287620"/>
    <w:rsid w:val="0028762B"/>
    <w:rsid w:val="00287D51"/>
    <w:rsid w:val="00287D9C"/>
    <w:rsid w:val="00287E2E"/>
    <w:rsid w:val="0029006B"/>
    <w:rsid w:val="002909C7"/>
    <w:rsid w:val="00290B05"/>
    <w:rsid w:val="00290C4D"/>
    <w:rsid w:val="00290EA4"/>
    <w:rsid w:val="00290FFF"/>
    <w:rsid w:val="00291A1C"/>
    <w:rsid w:val="00291E12"/>
    <w:rsid w:val="00291F25"/>
    <w:rsid w:val="002921B7"/>
    <w:rsid w:val="0029271A"/>
    <w:rsid w:val="002928A3"/>
    <w:rsid w:val="00292EDD"/>
    <w:rsid w:val="0029357E"/>
    <w:rsid w:val="00293980"/>
    <w:rsid w:val="00294927"/>
    <w:rsid w:val="00295058"/>
    <w:rsid w:val="002950A0"/>
    <w:rsid w:val="002953AB"/>
    <w:rsid w:val="00295497"/>
    <w:rsid w:val="002956BF"/>
    <w:rsid w:val="00295C37"/>
    <w:rsid w:val="002961D1"/>
    <w:rsid w:val="00296233"/>
    <w:rsid w:val="002963DE"/>
    <w:rsid w:val="0029683F"/>
    <w:rsid w:val="00296E1F"/>
    <w:rsid w:val="002970FA"/>
    <w:rsid w:val="002974EB"/>
    <w:rsid w:val="002977B0"/>
    <w:rsid w:val="00297B19"/>
    <w:rsid w:val="00297E65"/>
    <w:rsid w:val="00297F27"/>
    <w:rsid w:val="00297FB5"/>
    <w:rsid w:val="002A001C"/>
    <w:rsid w:val="002A0259"/>
    <w:rsid w:val="002A04AE"/>
    <w:rsid w:val="002A0603"/>
    <w:rsid w:val="002A0684"/>
    <w:rsid w:val="002A0803"/>
    <w:rsid w:val="002A0BBC"/>
    <w:rsid w:val="002A0BCB"/>
    <w:rsid w:val="002A0C31"/>
    <w:rsid w:val="002A116F"/>
    <w:rsid w:val="002A121C"/>
    <w:rsid w:val="002A1770"/>
    <w:rsid w:val="002A1838"/>
    <w:rsid w:val="002A188E"/>
    <w:rsid w:val="002A1DA6"/>
    <w:rsid w:val="002A1F19"/>
    <w:rsid w:val="002A1F8B"/>
    <w:rsid w:val="002A2305"/>
    <w:rsid w:val="002A26C5"/>
    <w:rsid w:val="002A2AB7"/>
    <w:rsid w:val="002A2E09"/>
    <w:rsid w:val="002A2ED8"/>
    <w:rsid w:val="002A311F"/>
    <w:rsid w:val="002A328A"/>
    <w:rsid w:val="002A35C4"/>
    <w:rsid w:val="002A3718"/>
    <w:rsid w:val="002A3A4F"/>
    <w:rsid w:val="002A3B94"/>
    <w:rsid w:val="002A3C86"/>
    <w:rsid w:val="002A41B2"/>
    <w:rsid w:val="002A4237"/>
    <w:rsid w:val="002A4419"/>
    <w:rsid w:val="002A468B"/>
    <w:rsid w:val="002A4B4F"/>
    <w:rsid w:val="002A4C3E"/>
    <w:rsid w:val="002A4D3F"/>
    <w:rsid w:val="002A4F37"/>
    <w:rsid w:val="002A502A"/>
    <w:rsid w:val="002A5459"/>
    <w:rsid w:val="002A54DD"/>
    <w:rsid w:val="002A603B"/>
    <w:rsid w:val="002A6389"/>
    <w:rsid w:val="002A6661"/>
    <w:rsid w:val="002A681E"/>
    <w:rsid w:val="002A692F"/>
    <w:rsid w:val="002A697D"/>
    <w:rsid w:val="002A6C0B"/>
    <w:rsid w:val="002A7021"/>
    <w:rsid w:val="002A7498"/>
    <w:rsid w:val="002A76B6"/>
    <w:rsid w:val="002A79B5"/>
    <w:rsid w:val="002A7CCE"/>
    <w:rsid w:val="002B00EB"/>
    <w:rsid w:val="002B01AF"/>
    <w:rsid w:val="002B048D"/>
    <w:rsid w:val="002B04D9"/>
    <w:rsid w:val="002B0A85"/>
    <w:rsid w:val="002B0DA0"/>
    <w:rsid w:val="002B0F53"/>
    <w:rsid w:val="002B10B3"/>
    <w:rsid w:val="002B167A"/>
    <w:rsid w:val="002B170A"/>
    <w:rsid w:val="002B177A"/>
    <w:rsid w:val="002B1B39"/>
    <w:rsid w:val="002B1D09"/>
    <w:rsid w:val="002B23C3"/>
    <w:rsid w:val="002B249D"/>
    <w:rsid w:val="002B254D"/>
    <w:rsid w:val="002B283A"/>
    <w:rsid w:val="002B2899"/>
    <w:rsid w:val="002B294C"/>
    <w:rsid w:val="002B2D50"/>
    <w:rsid w:val="002B3559"/>
    <w:rsid w:val="002B3BC8"/>
    <w:rsid w:val="002B3DF9"/>
    <w:rsid w:val="002B4361"/>
    <w:rsid w:val="002B44F6"/>
    <w:rsid w:val="002B4804"/>
    <w:rsid w:val="002B4841"/>
    <w:rsid w:val="002B4938"/>
    <w:rsid w:val="002B4DD7"/>
    <w:rsid w:val="002B505A"/>
    <w:rsid w:val="002B512F"/>
    <w:rsid w:val="002B519E"/>
    <w:rsid w:val="002B55CF"/>
    <w:rsid w:val="002B6071"/>
    <w:rsid w:val="002B62CE"/>
    <w:rsid w:val="002B62D1"/>
    <w:rsid w:val="002B79F7"/>
    <w:rsid w:val="002B7BF6"/>
    <w:rsid w:val="002C06DD"/>
    <w:rsid w:val="002C0973"/>
    <w:rsid w:val="002C0E4D"/>
    <w:rsid w:val="002C0F9E"/>
    <w:rsid w:val="002C0FF2"/>
    <w:rsid w:val="002C14C2"/>
    <w:rsid w:val="002C1558"/>
    <w:rsid w:val="002C16FF"/>
    <w:rsid w:val="002C1827"/>
    <w:rsid w:val="002C1D6D"/>
    <w:rsid w:val="002C1FB6"/>
    <w:rsid w:val="002C243F"/>
    <w:rsid w:val="002C2496"/>
    <w:rsid w:val="002C26B8"/>
    <w:rsid w:val="002C2C95"/>
    <w:rsid w:val="002C2CED"/>
    <w:rsid w:val="002C34B9"/>
    <w:rsid w:val="002C384A"/>
    <w:rsid w:val="002C3C52"/>
    <w:rsid w:val="002C3D6C"/>
    <w:rsid w:val="002C3DC1"/>
    <w:rsid w:val="002C3F71"/>
    <w:rsid w:val="002C46A8"/>
    <w:rsid w:val="002C4848"/>
    <w:rsid w:val="002C4F2B"/>
    <w:rsid w:val="002C4FB3"/>
    <w:rsid w:val="002C5094"/>
    <w:rsid w:val="002C50C7"/>
    <w:rsid w:val="002C5848"/>
    <w:rsid w:val="002C58F7"/>
    <w:rsid w:val="002C59ED"/>
    <w:rsid w:val="002C6125"/>
    <w:rsid w:val="002C633D"/>
    <w:rsid w:val="002C63CC"/>
    <w:rsid w:val="002C66BA"/>
    <w:rsid w:val="002C6B47"/>
    <w:rsid w:val="002C6DB9"/>
    <w:rsid w:val="002C6ED0"/>
    <w:rsid w:val="002C715B"/>
    <w:rsid w:val="002C7681"/>
    <w:rsid w:val="002C7805"/>
    <w:rsid w:val="002C780F"/>
    <w:rsid w:val="002C7909"/>
    <w:rsid w:val="002C79E3"/>
    <w:rsid w:val="002D020B"/>
    <w:rsid w:val="002D0290"/>
    <w:rsid w:val="002D02B9"/>
    <w:rsid w:val="002D0311"/>
    <w:rsid w:val="002D0899"/>
    <w:rsid w:val="002D0A06"/>
    <w:rsid w:val="002D0C08"/>
    <w:rsid w:val="002D0D5F"/>
    <w:rsid w:val="002D1161"/>
    <w:rsid w:val="002D1D0B"/>
    <w:rsid w:val="002D29BD"/>
    <w:rsid w:val="002D2C20"/>
    <w:rsid w:val="002D2C8C"/>
    <w:rsid w:val="002D2D77"/>
    <w:rsid w:val="002D2DE7"/>
    <w:rsid w:val="002D304D"/>
    <w:rsid w:val="002D3266"/>
    <w:rsid w:val="002D32F1"/>
    <w:rsid w:val="002D345A"/>
    <w:rsid w:val="002D3574"/>
    <w:rsid w:val="002D369A"/>
    <w:rsid w:val="002D38AC"/>
    <w:rsid w:val="002D42D1"/>
    <w:rsid w:val="002D43A4"/>
    <w:rsid w:val="002D4DD1"/>
    <w:rsid w:val="002D4DFA"/>
    <w:rsid w:val="002D4EB4"/>
    <w:rsid w:val="002D5146"/>
    <w:rsid w:val="002D518C"/>
    <w:rsid w:val="002D51C4"/>
    <w:rsid w:val="002D54BD"/>
    <w:rsid w:val="002D54F9"/>
    <w:rsid w:val="002D5904"/>
    <w:rsid w:val="002D5AB8"/>
    <w:rsid w:val="002D5EB3"/>
    <w:rsid w:val="002D5F8B"/>
    <w:rsid w:val="002D6571"/>
    <w:rsid w:val="002D7165"/>
    <w:rsid w:val="002D72AC"/>
    <w:rsid w:val="002D75D0"/>
    <w:rsid w:val="002D7709"/>
    <w:rsid w:val="002D7845"/>
    <w:rsid w:val="002D79CE"/>
    <w:rsid w:val="002D79FA"/>
    <w:rsid w:val="002D7B31"/>
    <w:rsid w:val="002E033B"/>
    <w:rsid w:val="002E09A8"/>
    <w:rsid w:val="002E09B9"/>
    <w:rsid w:val="002E0ED6"/>
    <w:rsid w:val="002E13FC"/>
    <w:rsid w:val="002E1483"/>
    <w:rsid w:val="002E1661"/>
    <w:rsid w:val="002E16EF"/>
    <w:rsid w:val="002E176E"/>
    <w:rsid w:val="002E1F56"/>
    <w:rsid w:val="002E209D"/>
    <w:rsid w:val="002E27B2"/>
    <w:rsid w:val="002E28E3"/>
    <w:rsid w:val="002E2AE1"/>
    <w:rsid w:val="002E3162"/>
    <w:rsid w:val="002E354B"/>
    <w:rsid w:val="002E38C8"/>
    <w:rsid w:val="002E3FF4"/>
    <w:rsid w:val="002E4179"/>
    <w:rsid w:val="002E4221"/>
    <w:rsid w:val="002E47DF"/>
    <w:rsid w:val="002E4835"/>
    <w:rsid w:val="002E4931"/>
    <w:rsid w:val="002E4DBC"/>
    <w:rsid w:val="002E5417"/>
    <w:rsid w:val="002E5565"/>
    <w:rsid w:val="002E5746"/>
    <w:rsid w:val="002E5A47"/>
    <w:rsid w:val="002E5C56"/>
    <w:rsid w:val="002E5E27"/>
    <w:rsid w:val="002E5F5A"/>
    <w:rsid w:val="002E5FE4"/>
    <w:rsid w:val="002E6423"/>
    <w:rsid w:val="002E6818"/>
    <w:rsid w:val="002E6904"/>
    <w:rsid w:val="002E6A01"/>
    <w:rsid w:val="002E7B9B"/>
    <w:rsid w:val="002F05DF"/>
    <w:rsid w:val="002F0A9D"/>
    <w:rsid w:val="002F11ED"/>
    <w:rsid w:val="002F19EB"/>
    <w:rsid w:val="002F1A94"/>
    <w:rsid w:val="002F1B69"/>
    <w:rsid w:val="002F21CB"/>
    <w:rsid w:val="002F260E"/>
    <w:rsid w:val="002F2AB7"/>
    <w:rsid w:val="002F32D4"/>
    <w:rsid w:val="002F32E2"/>
    <w:rsid w:val="002F334B"/>
    <w:rsid w:val="002F3A60"/>
    <w:rsid w:val="002F409C"/>
    <w:rsid w:val="002F41D5"/>
    <w:rsid w:val="002F42F9"/>
    <w:rsid w:val="002F4E43"/>
    <w:rsid w:val="002F4EDB"/>
    <w:rsid w:val="002F51CD"/>
    <w:rsid w:val="002F520F"/>
    <w:rsid w:val="002F526A"/>
    <w:rsid w:val="002F5472"/>
    <w:rsid w:val="002F5572"/>
    <w:rsid w:val="002F5A70"/>
    <w:rsid w:val="002F5BC2"/>
    <w:rsid w:val="002F61E5"/>
    <w:rsid w:val="002F6275"/>
    <w:rsid w:val="002F63E4"/>
    <w:rsid w:val="002F6967"/>
    <w:rsid w:val="002F6B5C"/>
    <w:rsid w:val="002F6BDF"/>
    <w:rsid w:val="002F6BE3"/>
    <w:rsid w:val="002F6CC4"/>
    <w:rsid w:val="002F7533"/>
    <w:rsid w:val="002F7584"/>
    <w:rsid w:val="003003C5"/>
    <w:rsid w:val="0030052C"/>
    <w:rsid w:val="003006CF"/>
    <w:rsid w:val="0030076C"/>
    <w:rsid w:val="00300B2B"/>
    <w:rsid w:val="00300B60"/>
    <w:rsid w:val="00300B6A"/>
    <w:rsid w:val="00301545"/>
    <w:rsid w:val="00301ED1"/>
    <w:rsid w:val="00301EDC"/>
    <w:rsid w:val="00302117"/>
    <w:rsid w:val="003027F6"/>
    <w:rsid w:val="00302C3B"/>
    <w:rsid w:val="0030303A"/>
    <w:rsid w:val="003031D3"/>
    <w:rsid w:val="00303466"/>
    <w:rsid w:val="003034CA"/>
    <w:rsid w:val="00303726"/>
    <w:rsid w:val="003039B1"/>
    <w:rsid w:val="003039F9"/>
    <w:rsid w:val="00303D99"/>
    <w:rsid w:val="003040D0"/>
    <w:rsid w:val="0030475B"/>
    <w:rsid w:val="00304A6B"/>
    <w:rsid w:val="00304C9C"/>
    <w:rsid w:val="00304EFE"/>
    <w:rsid w:val="00304FA2"/>
    <w:rsid w:val="00304FFA"/>
    <w:rsid w:val="003050DE"/>
    <w:rsid w:val="003050F6"/>
    <w:rsid w:val="00305866"/>
    <w:rsid w:val="003058A7"/>
    <w:rsid w:val="003060F6"/>
    <w:rsid w:val="00306627"/>
    <w:rsid w:val="003066A8"/>
    <w:rsid w:val="00306C7F"/>
    <w:rsid w:val="00306CA4"/>
    <w:rsid w:val="003073EF"/>
    <w:rsid w:val="00307B87"/>
    <w:rsid w:val="00307BE3"/>
    <w:rsid w:val="00307EDA"/>
    <w:rsid w:val="00307FBC"/>
    <w:rsid w:val="00307FF5"/>
    <w:rsid w:val="0031008A"/>
    <w:rsid w:val="0031008D"/>
    <w:rsid w:val="00310AEF"/>
    <w:rsid w:val="00310B14"/>
    <w:rsid w:val="00310C41"/>
    <w:rsid w:val="00310E97"/>
    <w:rsid w:val="0031107B"/>
    <w:rsid w:val="00311500"/>
    <w:rsid w:val="00311620"/>
    <w:rsid w:val="00311865"/>
    <w:rsid w:val="003123B8"/>
    <w:rsid w:val="003124D7"/>
    <w:rsid w:val="00312979"/>
    <w:rsid w:val="00312C5D"/>
    <w:rsid w:val="00312F83"/>
    <w:rsid w:val="00312FE2"/>
    <w:rsid w:val="00313052"/>
    <w:rsid w:val="003130BF"/>
    <w:rsid w:val="003131BE"/>
    <w:rsid w:val="0031328B"/>
    <w:rsid w:val="003135CE"/>
    <w:rsid w:val="0031388B"/>
    <w:rsid w:val="003138E0"/>
    <w:rsid w:val="00313A38"/>
    <w:rsid w:val="00313C40"/>
    <w:rsid w:val="003144D5"/>
    <w:rsid w:val="0031466E"/>
    <w:rsid w:val="00314901"/>
    <w:rsid w:val="00314906"/>
    <w:rsid w:val="00314D07"/>
    <w:rsid w:val="00314FD8"/>
    <w:rsid w:val="00315061"/>
    <w:rsid w:val="00315291"/>
    <w:rsid w:val="0031552C"/>
    <w:rsid w:val="00315691"/>
    <w:rsid w:val="00315765"/>
    <w:rsid w:val="003157C3"/>
    <w:rsid w:val="00315915"/>
    <w:rsid w:val="003159E4"/>
    <w:rsid w:val="00315E9B"/>
    <w:rsid w:val="00315F78"/>
    <w:rsid w:val="00316003"/>
    <w:rsid w:val="0031616C"/>
    <w:rsid w:val="00316F14"/>
    <w:rsid w:val="00317003"/>
    <w:rsid w:val="00317263"/>
    <w:rsid w:val="00317887"/>
    <w:rsid w:val="00317C8C"/>
    <w:rsid w:val="00317DA9"/>
    <w:rsid w:val="00317E41"/>
    <w:rsid w:val="00320576"/>
    <w:rsid w:val="003208D9"/>
    <w:rsid w:val="00320EE3"/>
    <w:rsid w:val="00320FCF"/>
    <w:rsid w:val="003216AF"/>
    <w:rsid w:val="0032181F"/>
    <w:rsid w:val="00321926"/>
    <w:rsid w:val="00321E08"/>
    <w:rsid w:val="00322077"/>
    <w:rsid w:val="0032276B"/>
    <w:rsid w:val="00322856"/>
    <w:rsid w:val="00322C67"/>
    <w:rsid w:val="003234FD"/>
    <w:rsid w:val="00323521"/>
    <w:rsid w:val="003239C8"/>
    <w:rsid w:val="00323DE5"/>
    <w:rsid w:val="00323E69"/>
    <w:rsid w:val="00323E7D"/>
    <w:rsid w:val="00324575"/>
    <w:rsid w:val="00324C3E"/>
    <w:rsid w:val="00324C89"/>
    <w:rsid w:val="00324EC8"/>
    <w:rsid w:val="00325288"/>
    <w:rsid w:val="0032563F"/>
    <w:rsid w:val="00325946"/>
    <w:rsid w:val="0032658E"/>
    <w:rsid w:val="0032668D"/>
    <w:rsid w:val="00326A99"/>
    <w:rsid w:val="003271AB"/>
    <w:rsid w:val="00327427"/>
    <w:rsid w:val="0032777B"/>
    <w:rsid w:val="003279ED"/>
    <w:rsid w:val="00327ACE"/>
    <w:rsid w:val="00327B4E"/>
    <w:rsid w:val="00327B4F"/>
    <w:rsid w:val="00327BB2"/>
    <w:rsid w:val="00327D73"/>
    <w:rsid w:val="00327FDE"/>
    <w:rsid w:val="00330616"/>
    <w:rsid w:val="0033082A"/>
    <w:rsid w:val="003308A5"/>
    <w:rsid w:val="00330DCA"/>
    <w:rsid w:val="00330DCD"/>
    <w:rsid w:val="00330FAE"/>
    <w:rsid w:val="0033109F"/>
    <w:rsid w:val="003311AE"/>
    <w:rsid w:val="00331528"/>
    <w:rsid w:val="00331C25"/>
    <w:rsid w:val="00331CF8"/>
    <w:rsid w:val="00331DD0"/>
    <w:rsid w:val="00332086"/>
    <w:rsid w:val="0033209C"/>
    <w:rsid w:val="003321C3"/>
    <w:rsid w:val="0033221C"/>
    <w:rsid w:val="00332283"/>
    <w:rsid w:val="00332331"/>
    <w:rsid w:val="0033254E"/>
    <w:rsid w:val="0033295C"/>
    <w:rsid w:val="00332C62"/>
    <w:rsid w:val="00332D57"/>
    <w:rsid w:val="0033339B"/>
    <w:rsid w:val="00333A5E"/>
    <w:rsid w:val="00333F18"/>
    <w:rsid w:val="0033451D"/>
    <w:rsid w:val="00334A17"/>
    <w:rsid w:val="00335144"/>
    <w:rsid w:val="003356B1"/>
    <w:rsid w:val="003360F3"/>
    <w:rsid w:val="00337356"/>
    <w:rsid w:val="00337AB9"/>
    <w:rsid w:val="00337B04"/>
    <w:rsid w:val="00337D26"/>
    <w:rsid w:val="00337DF5"/>
    <w:rsid w:val="00340100"/>
    <w:rsid w:val="00340242"/>
    <w:rsid w:val="00340276"/>
    <w:rsid w:val="003402C5"/>
    <w:rsid w:val="00340BF8"/>
    <w:rsid w:val="0034112C"/>
    <w:rsid w:val="00341206"/>
    <w:rsid w:val="00341356"/>
    <w:rsid w:val="003413BF"/>
    <w:rsid w:val="00341448"/>
    <w:rsid w:val="003418AB"/>
    <w:rsid w:val="00342258"/>
    <w:rsid w:val="0034236E"/>
    <w:rsid w:val="003423E6"/>
    <w:rsid w:val="003424F0"/>
    <w:rsid w:val="003425B2"/>
    <w:rsid w:val="00342CC6"/>
    <w:rsid w:val="00342E72"/>
    <w:rsid w:val="0034315C"/>
    <w:rsid w:val="003436B4"/>
    <w:rsid w:val="003437E5"/>
    <w:rsid w:val="00343815"/>
    <w:rsid w:val="00343BD9"/>
    <w:rsid w:val="00343C74"/>
    <w:rsid w:val="00343FD1"/>
    <w:rsid w:val="00344100"/>
    <w:rsid w:val="003447F5"/>
    <w:rsid w:val="00344815"/>
    <w:rsid w:val="00344BED"/>
    <w:rsid w:val="00344DC2"/>
    <w:rsid w:val="00345031"/>
    <w:rsid w:val="00345435"/>
    <w:rsid w:val="00345880"/>
    <w:rsid w:val="00345B11"/>
    <w:rsid w:val="00345BBD"/>
    <w:rsid w:val="00345C33"/>
    <w:rsid w:val="00345EC5"/>
    <w:rsid w:val="00346258"/>
    <w:rsid w:val="00346672"/>
    <w:rsid w:val="003469EC"/>
    <w:rsid w:val="00346B2D"/>
    <w:rsid w:val="00346E64"/>
    <w:rsid w:val="00346FBB"/>
    <w:rsid w:val="003470FF"/>
    <w:rsid w:val="0034719C"/>
    <w:rsid w:val="00347332"/>
    <w:rsid w:val="003475BC"/>
    <w:rsid w:val="0034768D"/>
    <w:rsid w:val="0034771F"/>
    <w:rsid w:val="00347F32"/>
    <w:rsid w:val="00350009"/>
    <w:rsid w:val="0035011E"/>
    <w:rsid w:val="0035012A"/>
    <w:rsid w:val="0035040C"/>
    <w:rsid w:val="00350473"/>
    <w:rsid w:val="003506C2"/>
    <w:rsid w:val="003506E0"/>
    <w:rsid w:val="0035097B"/>
    <w:rsid w:val="00350A88"/>
    <w:rsid w:val="00350FDE"/>
    <w:rsid w:val="0035124F"/>
    <w:rsid w:val="003512A2"/>
    <w:rsid w:val="003514B6"/>
    <w:rsid w:val="0035164B"/>
    <w:rsid w:val="0035174B"/>
    <w:rsid w:val="0035178A"/>
    <w:rsid w:val="00351839"/>
    <w:rsid w:val="0035264D"/>
    <w:rsid w:val="00352825"/>
    <w:rsid w:val="00352A53"/>
    <w:rsid w:val="00352FD1"/>
    <w:rsid w:val="00353154"/>
    <w:rsid w:val="003531F6"/>
    <w:rsid w:val="003539FB"/>
    <w:rsid w:val="00353ADE"/>
    <w:rsid w:val="00353BB7"/>
    <w:rsid w:val="00353E25"/>
    <w:rsid w:val="00353E38"/>
    <w:rsid w:val="00353FA5"/>
    <w:rsid w:val="00354456"/>
    <w:rsid w:val="0035448B"/>
    <w:rsid w:val="00354810"/>
    <w:rsid w:val="00355481"/>
    <w:rsid w:val="00355CE4"/>
    <w:rsid w:val="00355FF7"/>
    <w:rsid w:val="003560DB"/>
    <w:rsid w:val="003565A4"/>
    <w:rsid w:val="00356A7D"/>
    <w:rsid w:val="00356AE0"/>
    <w:rsid w:val="00357BCF"/>
    <w:rsid w:val="00357CF6"/>
    <w:rsid w:val="00360096"/>
    <w:rsid w:val="00360112"/>
    <w:rsid w:val="003603DE"/>
    <w:rsid w:val="00360573"/>
    <w:rsid w:val="003609A1"/>
    <w:rsid w:val="00360AF4"/>
    <w:rsid w:val="00360E45"/>
    <w:rsid w:val="00361279"/>
    <w:rsid w:val="00361405"/>
    <w:rsid w:val="003617EF"/>
    <w:rsid w:val="00361A2C"/>
    <w:rsid w:val="00361AA4"/>
    <w:rsid w:val="00361B86"/>
    <w:rsid w:val="003628B4"/>
    <w:rsid w:val="00362C7A"/>
    <w:rsid w:val="00362F73"/>
    <w:rsid w:val="003630C8"/>
    <w:rsid w:val="00363B86"/>
    <w:rsid w:val="00363BFB"/>
    <w:rsid w:val="00363C37"/>
    <w:rsid w:val="00363DD5"/>
    <w:rsid w:val="00363EA7"/>
    <w:rsid w:val="003642B1"/>
    <w:rsid w:val="0036479F"/>
    <w:rsid w:val="003649D6"/>
    <w:rsid w:val="00364C06"/>
    <w:rsid w:val="00364EEB"/>
    <w:rsid w:val="0036502C"/>
    <w:rsid w:val="0036516E"/>
    <w:rsid w:val="00365622"/>
    <w:rsid w:val="003657E3"/>
    <w:rsid w:val="003658D9"/>
    <w:rsid w:val="0036595A"/>
    <w:rsid w:val="00365BF7"/>
    <w:rsid w:val="003660C4"/>
    <w:rsid w:val="003668EC"/>
    <w:rsid w:val="0036695B"/>
    <w:rsid w:val="00366CD0"/>
    <w:rsid w:val="00366D89"/>
    <w:rsid w:val="0036738B"/>
    <w:rsid w:val="00370208"/>
    <w:rsid w:val="00370275"/>
    <w:rsid w:val="00370464"/>
    <w:rsid w:val="00370589"/>
    <w:rsid w:val="003707DA"/>
    <w:rsid w:val="00370ADC"/>
    <w:rsid w:val="00370E98"/>
    <w:rsid w:val="0037105A"/>
    <w:rsid w:val="003713C9"/>
    <w:rsid w:val="00371433"/>
    <w:rsid w:val="00371510"/>
    <w:rsid w:val="00371551"/>
    <w:rsid w:val="0037165F"/>
    <w:rsid w:val="003716F1"/>
    <w:rsid w:val="00371A3B"/>
    <w:rsid w:val="00371C96"/>
    <w:rsid w:val="00371EDD"/>
    <w:rsid w:val="00372092"/>
    <w:rsid w:val="003722B8"/>
    <w:rsid w:val="003728EF"/>
    <w:rsid w:val="003729A2"/>
    <w:rsid w:val="00372B37"/>
    <w:rsid w:val="00372BD4"/>
    <w:rsid w:val="00372E64"/>
    <w:rsid w:val="00373283"/>
    <w:rsid w:val="00373551"/>
    <w:rsid w:val="00373C47"/>
    <w:rsid w:val="00373CD8"/>
    <w:rsid w:val="00374832"/>
    <w:rsid w:val="003748E6"/>
    <w:rsid w:val="00374927"/>
    <w:rsid w:val="00374AF8"/>
    <w:rsid w:val="00375124"/>
    <w:rsid w:val="00375212"/>
    <w:rsid w:val="003753F6"/>
    <w:rsid w:val="0037597F"/>
    <w:rsid w:val="003759A9"/>
    <w:rsid w:val="00375C62"/>
    <w:rsid w:val="00375DD9"/>
    <w:rsid w:val="00375E6F"/>
    <w:rsid w:val="00376047"/>
    <w:rsid w:val="00376110"/>
    <w:rsid w:val="003762D3"/>
    <w:rsid w:val="0037631D"/>
    <w:rsid w:val="00376D2E"/>
    <w:rsid w:val="00376E2C"/>
    <w:rsid w:val="003771EB"/>
    <w:rsid w:val="003776BB"/>
    <w:rsid w:val="0037775D"/>
    <w:rsid w:val="00377CDE"/>
    <w:rsid w:val="003805FD"/>
    <w:rsid w:val="0038081E"/>
    <w:rsid w:val="00380A66"/>
    <w:rsid w:val="00380FD2"/>
    <w:rsid w:val="00381069"/>
    <w:rsid w:val="0038128F"/>
    <w:rsid w:val="00381823"/>
    <w:rsid w:val="00381D85"/>
    <w:rsid w:val="00381E22"/>
    <w:rsid w:val="00381FAB"/>
    <w:rsid w:val="00382037"/>
    <w:rsid w:val="0038212D"/>
    <w:rsid w:val="003826E3"/>
    <w:rsid w:val="00382792"/>
    <w:rsid w:val="00382B7E"/>
    <w:rsid w:val="00382F7E"/>
    <w:rsid w:val="00383162"/>
    <w:rsid w:val="00383A33"/>
    <w:rsid w:val="00383B70"/>
    <w:rsid w:val="00383C7F"/>
    <w:rsid w:val="0038457E"/>
    <w:rsid w:val="0038496F"/>
    <w:rsid w:val="00384D4F"/>
    <w:rsid w:val="003850C8"/>
    <w:rsid w:val="003850F1"/>
    <w:rsid w:val="00385167"/>
    <w:rsid w:val="00385DA8"/>
    <w:rsid w:val="00386063"/>
    <w:rsid w:val="00386204"/>
    <w:rsid w:val="0038649A"/>
    <w:rsid w:val="0038654C"/>
    <w:rsid w:val="003866A1"/>
    <w:rsid w:val="00386A8D"/>
    <w:rsid w:val="00386DE3"/>
    <w:rsid w:val="00387EE6"/>
    <w:rsid w:val="0039012F"/>
    <w:rsid w:val="0039089F"/>
    <w:rsid w:val="00390ADC"/>
    <w:rsid w:val="00390D65"/>
    <w:rsid w:val="00390DEF"/>
    <w:rsid w:val="003910B3"/>
    <w:rsid w:val="003913E9"/>
    <w:rsid w:val="0039185C"/>
    <w:rsid w:val="003921F3"/>
    <w:rsid w:val="00392248"/>
    <w:rsid w:val="0039240A"/>
    <w:rsid w:val="00393135"/>
    <w:rsid w:val="0039327B"/>
    <w:rsid w:val="003936B4"/>
    <w:rsid w:val="003937DF"/>
    <w:rsid w:val="003939EC"/>
    <w:rsid w:val="00393CFA"/>
    <w:rsid w:val="00393D39"/>
    <w:rsid w:val="00394249"/>
    <w:rsid w:val="003944AF"/>
    <w:rsid w:val="00394A4B"/>
    <w:rsid w:val="00394A92"/>
    <w:rsid w:val="00394E72"/>
    <w:rsid w:val="0039512F"/>
    <w:rsid w:val="00395166"/>
    <w:rsid w:val="00395378"/>
    <w:rsid w:val="003958E3"/>
    <w:rsid w:val="00396CBF"/>
    <w:rsid w:val="00396F3C"/>
    <w:rsid w:val="0039706B"/>
    <w:rsid w:val="0039734F"/>
    <w:rsid w:val="00397968"/>
    <w:rsid w:val="00397C63"/>
    <w:rsid w:val="00397FAA"/>
    <w:rsid w:val="00397FC2"/>
    <w:rsid w:val="003A05EA"/>
    <w:rsid w:val="003A08B4"/>
    <w:rsid w:val="003A0A16"/>
    <w:rsid w:val="003A0BE3"/>
    <w:rsid w:val="003A0DAB"/>
    <w:rsid w:val="003A1288"/>
    <w:rsid w:val="003A1304"/>
    <w:rsid w:val="003A13B0"/>
    <w:rsid w:val="003A1952"/>
    <w:rsid w:val="003A1B9E"/>
    <w:rsid w:val="003A263D"/>
    <w:rsid w:val="003A279F"/>
    <w:rsid w:val="003A30D6"/>
    <w:rsid w:val="003A341A"/>
    <w:rsid w:val="003A355F"/>
    <w:rsid w:val="003A39FB"/>
    <w:rsid w:val="003A3A8F"/>
    <w:rsid w:val="003A3B5E"/>
    <w:rsid w:val="003A3D27"/>
    <w:rsid w:val="003A420F"/>
    <w:rsid w:val="003A4586"/>
    <w:rsid w:val="003A4A43"/>
    <w:rsid w:val="003A4A65"/>
    <w:rsid w:val="003A4AA2"/>
    <w:rsid w:val="003A4FE7"/>
    <w:rsid w:val="003A565B"/>
    <w:rsid w:val="003A5762"/>
    <w:rsid w:val="003A5862"/>
    <w:rsid w:val="003A5CBB"/>
    <w:rsid w:val="003A616A"/>
    <w:rsid w:val="003A6B0A"/>
    <w:rsid w:val="003A6B8B"/>
    <w:rsid w:val="003A6FA0"/>
    <w:rsid w:val="003A7B33"/>
    <w:rsid w:val="003A7F8C"/>
    <w:rsid w:val="003B01EC"/>
    <w:rsid w:val="003B06B1"/>
    <w:rsid w:val="003B07B7"/>
    <w:rsid w:val="003B0A48"/>
    <w:rsid w:val="003B0FDE"/>
    <w:rsid w:val="003B1136"/>
    <w:rsid w:val="003B1B24"/>
    <w:rsid w:val="003B2410"/>
    <w:rsid w:val="003B2699"/>
    <w:rsid w:val="003B2739"/>
    <w:rsid w:val="003B293C"/>
    <w:rsid w:val="003B2BC2"/>
    <w:rsid w:val="003B3072"/>
    <w:rsid w:val="003B3523"/>
    <w:rsid w:val="003B356D"/>
    <w:rsid w:val="003B3720"/>
    <w:rsid w:val="003B417B"/>
    <w:rsid w:val="003B41BC"/>
    <w:rsid w:val="003B453D"/>
    <w:rsid w:val="003B48A5"/>
    <w:rsid w:val="003B491A"/>
    <w:rsid w:val="003B49C3"/>
    <w:rsid w:val="003B4C45"/>
    <w:rsid w:val="003B4D3C"/>
    <w:rsid w:val="003B4D68"/>
    <w:rsid w:val="003B4E9E"/>
    <w:rsid w:val="003B50CD"/>
    <w:rsid w:val="003B55BE"/>
    <w:rsid w:val="003B5957"/>
    <w:rsid w:val="003B5B28"/>
    <w:rsid w:val="003B5C65"/>
    <w:rsid w:val="003B5E8D"/>
    <w:rsid w:val="003B618A"/>
    <w:rsid w:val="003B61F9"/>
    <w:rsid w:val="003B637D"/>
    <w:rsid w:val="003B66B8"/>
    <w:rsid w:val="003B6917"/>
    <w:rsid w:val="003B6E27"/>
    <w:rsid w:val="003B6F16"/>
    <w:rsid w:val="003B70EB"/>
    <w:rsid w:val="003B7BAA"/>
    <w:rsid w:val="003B7C8D"/>
    <w:rsid w:val="003C002B"/>
    <w:rsid w:val="003C0635"/>
    <w:rsid w:val="003C0775"/>
    <w:rsid w:val="003C07E8"/>
    <w:rsid w:val="003C0BE1"/>
    <w:rsid w:val="003C1102"/>
    <w:rsid w:val="003C1478"/>
    <w:rsid w:val="003C1A0A"/>
    <w:rsid w:val="003C1EC7"/>
    <w:rsid w:val="003C24E6"/>
    <w:rsid w:val="003C256F"/>
    <w:rsid w:val="003C2851"/>
    <w:rsid w:val="003C28B0"/>
    <w:rsid w:val="003C2A53"/>
    <w:rsid w:val="003C2B76"/>
    <w:rsid w:val="003C3712"/>
    <w:rsid w:val="003C395A"/>
    <w:rsid w:val="003C39B3"/>
    <w:rsid w:val="003C4309"/>
    <w:rsid w:val="003C431A"/>
    <w:rsid w:val="003C4538"/>
    <w:rsid w:val="003C45FC"/>
    <w:rsid w:val="003C5AAB"/>
    <w:rsid w:val="003C5AB3"/>
    <w:rsid w:val="003C5B31"/>
    <w:rsid w:val="003C64A2"/>
    <w:rsid w:val="003C659A"/>
    <w:rsid w:val="003C65B8"/>
    <w:rsid w:val="003C685E"/>
    <w:rsid w:val="003C6C60"/>
    <w:rsid w:val="003C6F76"/>
    <w:rsid w:val="003C741A"/>
    <w:rsid w:val="003C76D3"/>
    <w:rsid w:val="003C7830"/>
    <w:rsid w:val="003C7910"/>
    <w:rsid w:val="003C7953"/>
    <w:rsid w:val="003C7AE6"/>
    <w:rsid w:val="003D0005"/>
    <w:rsid w:val="003D004D"/>
    <w:rsid w:val="003D06A0"/>
    <w:rsid w:val="003D0A5C"/>
    <w:rsid w:val="003D0C9F"/>
    <w:rsid w:val="003D0D6C"/>
    <w:rsid w:val="003D0F8F"/>
    <w:rsid w:val="003D1354"/>
    <w:rsid w:val="003D159A"/>
    <w:rsid w:val="003D164C"/>
    <w:rsid w:val="003D2134"/>
    <w:rsid w:val="003D30FA"/>
    <w:rsid w:val="003D310C"/>
    <w:rsid w:val="003D316A"/>
    <w:rsid w:val="003D3306"/>
    <w:rsid w:val="003D3347"/>
    <w:rsid w:val="003D398A"/>
    <w:rsid w:val="003D3B15"/>
    <w:rsid w:val="003D3EFA"/>
    <w:rsid w:val="003D45FF"/>
    <w:rsid w:val="003D54C2"/>
    <w:rsid w:val="003D595B"/>
    <w:rsid w:val="003D5AA6"/>
    <w:rsid w:val="003D5AD2"/>
    <w:rsid w:val="003D5C32"/>
    <w:rsid w:val="003D5CB8"/>
    <w:rsid w:val="003D5F2C"/>
    <w:rsid w:val="003D6258"/>
    <w:rsid w:val="003D62F6"/>
    <w:rsid w:val="003D67EF"/>
    <w:rsid w:val="003D6C59"/>
    <w:rsid w:val="003D6E85"/>
    <w:rsid w:val="003D7109"/>
    <w:rsid w:val="003D7190"/>
    <w:rsid w:val="003D7B0B"/>
    <w:rsid w:val="003D7E02"/>
    <w:rsid w:val="003D7F9E"/>
    <w:rsid w:val="003D7FC5"/>
    <w:rsid w:val="003E00F9"/>
    <w:rsid w:val="003E062A"/>
    <w:rsid w:val="003E06A8"/>
    <w:rsid w:val="003E0F06"/>
    <w:rsid w:val="003E10AD"/>
    <w:rsid w:val="003E136B"/>
    <w:rsid w:val="003E1401"/>
    <w:rsid w:val="003E14DB"/>
    <w:rsid w:val="003E1741"/>
    <w:rsid w:val="003E175A"/>
    <w:rsid w:val="003E1815"/>
    <w:rsid w:val="003E1AC1"/>
    <w:rsid w:val="003E1EB7"/>
    <w:rsid w:val="003E1FDA"/>
    <w:rsid w:val="003E231B"/>
    <w:rsid w:val="003E2656"/>
    <w:rsid w:val="003E2ADA"/>
    <w:rsid w:val="003E2C0B"/>
    <w:rsid w:val="003E2C2C"/>
    <w:rsid w:val="003E2CE5"/>
    <w:rsid w:val="003E2F64"/>
    <w:rsid w:val="003E30CB"/>
    <w:rsid w:val="003E38D7"/>
    <w:rsid w:val="003E39E0"/>
    <w:rsid w:val="003E3B08"/>
    <w:rsid w:val="003E3CA5"/>
    <w:rsid w:val="003E44DD"/>
    <w:rsid w:val="003E4666"/>
    <w:rsid w:val="003E4D0E"/>
    <w:rsid w:val="003E4D80"/>
    <w:rsid w:val="003E51CF"/>
    <w:rsid w:val="003E550A"/>
    <w:rsid w:val="003E5545"/>
    <w:rsid w:val="003E58EA"/>
    <w:rsid w:val="003E60D1"/>
    <w:rsid w:val="003E60E4"/>
    <w:rsid w:val="003E61B4"/>
    <w:rsid w:val="003E624B"/>
    <w:rsid w:val="003E6875"/>
    <w:rsid w:val="003E6A5F"/>
    <w:rsid w:val="003E6DED"/>
    <w:rsid w:val="003E723B"/>
    <w:rsid w:val="003E7342"/>
    <w:rsid w:val="003E75BB"/>
    <w:rsid w:val="003E76EF"/>
    <w:rsid w:val="003E77F1"/>
    <w:rsid w:val="003E78BA"/>
    <w:rsid w:val="003E7BC9"/>
    <w:rsid w:val="003F0205"/>
    <w:rsid w:val="003F04A7"/>
    <w:rsid w:val="003F0588"/>
    <w:rsid w:val="003F05B8"/>
    <w:rsid w:val="003F068B"/>
    <w:rsid w:val="003F0830"/>
    <w:rsid w:val="003F08C2"/>
    <w:rsid w:val="003F0D22"/>
    <w:rsid w:val="003F0D7D"/>
    <w:rsid w:val="003F0EDD"/>
    <w:rsid w:val="003F0EF6"/>
    <w:rsid w:val="003F0FE9"/>
    <w:rsid w:val="003F1013"/>
    <w:rsid w:val="003F13E0"/>
    <w:rsid w:val="003F1830"/>
    <w:rsid w:val="003F18D1"/>
    <w:rsid w:val="003F1CB6"/>
    <w:rsid w:val="003F1D35"/>
    <w:rsid w:val="003F2034"/>
    <w:rsid w:val="003F22AB"/>
    <w:rsid w:val="003F22C3"/>
    <w:rsid w:val="003F23C6"/>
    <w:rsid w:val="003F250E"/>
    <w:rsid w:val="003F2927"/>
    <w:rsid w:val="003F2988"/>
    <w:rsid w:val="003F2B83"/>
    <w:rsid w:val="003F2E36"/>
    <w:rsid w:val="003F3423"/>
    <w:rsid w:val="003F39D6"/>
    <w:rsid w:val="003F3A85"/>
    <w:rsid w:val="003F3A9F"/>
    <w:rsid w:val="003F3E7E"/>
    <w:rsid w:val="003F3EB9"/>
    <w:rsid w:val="003F40AA"/>
    <w:rsid w:val="003F42F7"/>
    <w:rsid w:val="003F4A51"/>
    <w:rsid w:val="003F4AC3"/>
    <w:rsid w:val="003F4BE5"/>
    <w:rsid w:val="003F4E6F"/>
    <w:rsid w:val="003F5BB2"/>
    <w:rsid w:val="003F5C86"/>
    <w:rsid w:val="003F5CE2"/>
    <w:rsid w:val="003F5CE4"/>
    <w:rsid w:val="003F6170"/>
    <w:rsid w:val="003F67BC"/>
    <w:rsid w:val="003F6AD0"/>
    <w:rsid w:val="003F6C43"/>
    <w:rsid w:val="003F6EA8"/>
    <w:rsid w:val="003F7408"/>
    <w:rsid w:val="003F7579"/>
    <w:rsid w:val="003F75B1"/>
    <w:rsid w:val="003F791E"/>
    <w:rsid w:val="003F7A7C"/>
    <w:rsid w:val="003F7B42"/>
    <w:rsid w:val="003F7D0A"/>
    <w:rsid w:val="003F7D62"/>
    <w:rsid w:val="004001F1"/>
    <w:rsid w:val="00400466"/>
    <w:rsid w:val="00400687"/>
    <w:rsid w:val="00400775"/>
    <w:rsid w:val="004008BB"/>
    <w:rsid w:val="00400A2E"/>
    <w:rsid w:val="00400A63"/>
    <w:rsid w:val="00400A97"/>
    <w:rsid w:val="00400C72"/>
    <w:rsid w:val="004011F3"/>
    <w:rsid w:val="004016D1"/>
    <w:rsid w:val="00401BDD"/>
    <w:rsid w:val="00401C69"/>
    <w:rsid w:val="004020DE"/>
    <w:rsid w:val="004021FA"/>
    <w:rsid w:val="00402215"/>
    <w:rsid w:val="00402404"/>
    <w:rsid w:val="00402900"/>
    <w:rsid w:val="00402EE0"/>
    <w:rsid w:val="0040304D"/>
    <w:rsid w:val="00403289"/>
    <w:rsid w:val="004033D9"/>
    <w:rsid w:val="00404208"/>
    <w:rsid w:val="0040439A"/>
    <w:rsid w:val="00404931"/>
    <w:rsid w:val="004054AD"/>
    <w:rsid w:val="004054E4"/>
    <w:rsid w:val="00405A4A"/>
    <w:rsid w:val="00405B9C"/>
    <w:rsid w:val="00405D51"/>
    <w:rsid w:val="00405D7A"/>
    <w:rsid w:val="00405F72"/>
    <w:rsid w:val="0040690B"/>
    <w:rsid w:val="00406C80"/>
    <w:rsid w:val="004073B2"/>
    <w:rsid w:val="0040748E"/>
    <w:rsid w:val="0040753F"/>
    <w:rsid w:val="00407964"/>
    <w:rsid w:val="004102A4"/>
    <w:rsid w:val="0041097D"/>
    <w:rsid w:val="00410C49"/>
    <w:rsid w:val="0041108A"/>
    <w:rsid w:val="004110A7"/>
    <w:rsid w:val="004111F6"/>
    <w:rsid w:val="004112EA"/>
    <w:rsid w:val="00411379"/>
    <w:rsid w:val="00411732"/>
    <w:rsid w:val="0041229A"/>
    <w:rsid w:val="004124C1"/>
    <w:rsid w:val="00412630"/>
    <w:rsid w:val="0041270A"/>
    <w:rsid w:val="00412E46"/>
    <w:rsid w:val="00412F48"/>
    <w:rsid w:val="004133F4"/>
    <w:rsid w:val="00413550"/>
    <w:rsid w:val="004135C7"/>
    <w:rsid w:val="004141CD"/>
    <w:rsid w:val="00414301"/>
    <w:rsid w:val="004143F9"/>
    <w:rsid w:val="00414641"/>
    <w:rsid w:val="004146CF"/>
    <w:rsid w:val="00414893"/>
    <w:rsid w:val="00414C29"/>
    <w:rsid w:val="00414D5C"/>
    <w:rsid w:val="00414DC4"/>
    <w:rsid w:val="00414EFD"/>
    <w:rsid w:val="00414F86"/>
    <w:rsid w:val="004153CA"/>
    <w:rsid w:val="004155A9"/>
    <w:rsid w:val="00415885"/>
    <w:rsid w:val="004158F7"/>
    <w:rsid w:val="00415C51"/>
    <w:rsid w:val="00415EB1"/>
    <w:rsid w:val="004166CB"/>
    <w:rsid w:val="00416874"/>
    <w:rsid w:val="00416B06"/>
    <w:rsid w:val="0041700D"/>
    <w:rsid w:val="00417497"/>
    <w:rsid w:val="0041784E"/>
    <w:rsid w:val="0041790A"/>
    <w:rsid w:val="00417948"/>
    <w:rsid w:val="00417A23"/>
    <w:rsid w:val="00417C1E"/>
    <w:rsid w:val="00417C43"/>
    <w:rsid w:val="00417DC1"/>
    <w:rsid w:val="00417DC9"/>
    <w:rsid w:val="004203C1"/>
    <w:rsid w:val="00420509"/>
    <w:rsid w:val="00420589"/>
    <w:rsid w:val="00420746"/>
    <w:rsid w:val="00420BA7"/>
    <w:rsid w:val="00420F2E"/>
    <w:rsid w:val="00420F4C"/>
    <w:rsid w:val="004211EB"/>
    <w:rsid w:val="004213A3"/>
    <w:rsid w:val="00421BE4"/>
    <w:rsid w:val="0042241E"/>
    <w:rsid w:val="00422478"/>
    <w:rsid w:val="00422541"/>
    <w:rsid w:val="00422908"/>
    <w:rsid w:val="00422984"/>
    <w:rsid w:val="004229DB"/>
    <w:rsid w:val="004229E3"/>
    <w:rsid w:val="00422B09"/>
    <w:rsid w:val="00422D0D"/>
    <w:rsid w:val="00423472"/>
    <w:rsid w:val="004235F8"/>
    <w:rsid w:val="004237B6"/>
    <w:rsid w:val="00423819"/>
    <w:rsid w:val="0042398C"/>
    <w:rsid w:val="0042406D"/>
    <w:rsid w:val="004241E3"/>
    <w:rsid w:val="00424229"/>
    <w:rsid w:val="0042429B"/>
    <w:rsid w:val="004245CB"/>
    <w:rsid w:val="00424681"/>
    <w:rsid w:val="0042496F"/>
    <w:rsid w:val="00424B97"/>
    <w:rsid w:val="00424D8E"/>
    <w:rsid w:val="00424FA3"/>
    <w:rsid w:val="00425321"/>
    <w:rsid w:val="004254A5"/>
    <w:rsid w:val="00425BB4"/>
    <w:rsid w:val="00425F15"/>
    <w:rsid w:val="00425F67"/>
    <w:rsid w:val="00426555"/>
    <w:rsid w:val="00426D95"/>
    <w:rsid w:val="00426E29"/>
    <w:rsid w:val="0042739C"/>
    <w:rsid w:val="004277BC"/>
    <w:rsid w:val="004277D8"/>
    <w:rsid w:val="004277D9"/>
    <w:rsid w:val="004278EC"/>
    <w:rsid w:val="00427ACE"/>
    <w:rsid w:val="00430197"/>
    <w:rsid w:val="00430A5E"/>
    <w:rsid w:val="00430ABE"/>
    <w:rsid w:val="00430C7C"/>
    <w:rsid w:val="00430CB5"/>
    <w:rsid w:val="00430CFD"/>
    <w:rsid w:val="004319D7"/>
    <w:rsid w:val="00431F5D"/>
    <w:rsid w:val="00431F67"/>
    <w:rsid w:val="004326B2"/>
    <w:rsid w:val="0043285E"/>
    <w:rsid w:val="00432AEF"/>
    <w:rsid w:val="00432D0C"/>
    <w:rsid w:val="00432D0D"/>
    <w:rsid w:val="00432DD9"/>
    <w:rsid w:val="00432F90"/>
    <w:rsid w:val="00432FDB"/>
    <w:rsid w:val="00433380"/>
    <w:rsid w:val="0043370B"/>
    <w:rsid w:val="0043381C"/>
    <w:rsid w:val="00433965"/>
    <w:rsid w:val="0043399C"/>
    <w:rsid w:val="00433C14"/>
    <w:rsid w:val="00433C79"/>
    <w:rsid w:val="00433D34"/>
    <w:rsid w:val="004340C0"/>
    <w:rsid w:val="00434162"/>
    <w:rsid w:val="004346A2"/>
    <w:rsid w:val="004346C9"/>
    <w:rsid w:val="00434CBC"/>
    <w:rsid w:val="00434FF4"/>
    <w:rsid w:val="00435113"/>
    <w:rsid w:val="0043525B"/>
    <w:rsid w:val="00435275"/>
    <w:rsid w:val="00435383"/>
    <w:rsid w:val="00435B65"/>
    <w:rsid w:val="00436082"/>
    <w:rsid w:val="00436134"/>
    <w:rsid w:val="0043637B"/>
    <w:rsid w:val="00436836"/>
    <w:rsid w:val="00436BD4"/>
    <w:rsid w:val="00436ECB"/>
    <w:rsid w:val="00437385"/>
    <w:rsid w:val="00437706"/>
    <w:rsid w:val="00437B7F"/>
    <w:rsid w:val="00437D1D"/>
    <w:rsid w:val="0044024C"/>
    <w:rsid w:val="004405A6"/>
    <w:rsid w:val="00440ADE"/>
    <w:rsid w:val="00440B61"/>
    <w:rsid w:val="00440F20"/>
    <w:rsid w:val="0044122A"/>
    <w:rsid w:val="00441473"/>
    <w:rsid w:val="004415E2"/>
    <w:rsid w:val="00441642"/>
    <w:rsid w:val="004416D0"/>
    <w:rsid w:val="0044179B"/>
    <w:rsid w:val="00441EC0"/>
    <w:rsid w:val="00442209"/>
    <w:rsid w:val="00442348"/>
    <w:rsid w:val="004424CC"/>
    <w:rsid w:val="00442A55"/>
    <w:rsid w:val="00442B4D"/>
    <w:rsid w:val="0044323F"/>
    <w:rsid w:val="00443652"/>
    <w:rsid w:val="0044380C"/>
    <w:rsid w:val="00443C3B"/>
    <w:rsid w:val="00444F0F"/>
    <w:rsid w:val="00444F7C"/>
    <w:rsid w:val="00445817"/>
    <w:rsid w:val="00445AB3"/>
    <w:rsid w:val="00445BE7"/>
    <w:rsid w:val="00445D0A"/>
    <w:rsid w:val="004464A9"/>
    <w:rsid w:val="00446A73"/>
    <w:rsid w:val="00446C70"/>
    <w:rsid w:val="00446F9D"/>
    <w:rsid w:val="004471C3"/>
    <w:rsid w:val="00447225"/>
    <w:rsid w:val="0044732D"/>
    <w:rsid w:val="004478F6"/>
    <w:rsid w:val="00447B06"/>
    <w:rsid w:val="00447D28"/>
    <w:rsid w:val="00447EC8"/>
    <w:rsid w:val="00447EFB"/>
    <w:rsid w:val="00447FFD"/>
    <w:rsid w:val="00450364"/>
    <w:rsid w:val="004503F4"/>
    <w:rsid w:val="00450752"/>
    <w:rsid w:val="00450F22"/>
    <w:rsid w:val="00450F87"/>
    <w:rsid w:val="00451235"/>
    <w:rsid w:val="004515E4"/>
    <w:rsid w:val="00451730"/>
    <w:rsid w:val="0045193F"/>
    <w:rsid w:val="00451AFC"/>
    <w:rsid w:val="00451F0C"/>
    <w:rsid w:val="00452020"/>
    <w:rsid w:val="004522DB"/>
    <w:rsid w:val="00452338"/>
    <w:rsid w:val="0045251A"/>
    <w:rsid w:val="004525A0"/>
    <w:rsid w:val="004526DD"/>
    <w:rsid w:val="00452909"/>
    <w:rsid w:val="00453629"/>
    <w:rsid w:val="00453B94"/>
    <w:rsid w:val="00453D7F"/>
    <w:rsid w:val="00453F39"/>
    <w:rsid w:val="0045443A"/>
    <w:rsid w:val="00454453"/>
    <w:rsid w:val="00454C5D"/>
    <w:rsid w:val="0045505B"/>
    <w:rsid w:val="0045529E"/>
    <w:rsid w:val="0045530C"/>
    <w:rsid w:val="00455452"/>
    <w:rsid w:val="00455614"/>
    <w:rsid w:val="004558AE"/>
    <w:rsid w:val="00455ACD"/>
    <w:rsid w:val="00455D46"/>
    <w:rsid w:val="00455FD7"/>
    <w:rsid w:val="00456066"/>
    <w:rsid w:val="0045625D"/>
    <w:rsid w:val="0045631C"/>
    <w:rsid w:val="0045658E"/>
    <w:rsid w:val="004566A2"/>
    <w:rsid w:val="004576EF"/>
    <w:rsid w:val="004579E2"/>
    <w:rsid w:val="00457C9D"/>
    <w:rsid w:val="00460404"/>
    <w:rsid w:val="0046052F"/>
    <w:rsid w:val="004608C2"/>
    <w:rsid w:val="00461B7F"/>
    <w:rsid w:val="00461C49"/>
    <w:rsid w:val="00461D14"/>
    <w:rsid w:val="00461EA9"/>
    <w:rsid w:val="004621D5"/>
    <w:rsid w:val="00462469"/>
    <w:rsid w:val="004627AD"/>
    <w:rsid w:val="004628FF"/>
    <w:rsid w:val="00462C4F"/>
    <w:rsid w:val="00462CBA"/>
    <w:rsid w:val="00462E21"/>
    <w:rsid w:val="0046388E"/>
    <w:rsid w:val="0046393E"/>
    <w:rsid w:val="00463BF9"/>
    <w:rsid w:val="00463F33"/>
    <w:rsid w:val="004640D7"/>
    <w:rsid w:val="00464708"/>
    <w:rsid w:val="004647FF"/>
    <w:rsid w:val="0046490A"/>
    <w:rsid w:val="00464D5A"/>
    <w:rsid w:val="0046539E"/>
    <w:rsid w:val="0046544A"/>
    <w:rsid w:val="00465532"/>
    <w:rsid w:val="004655D5"/>
    <w:rsid w:val="004657D6"/>
    <w:rsid w:val="00465996"/>
    <w:rsid w:val="004659BE"/>
    <w:rsid w:val="00465DAE"/>
    <w:rsid w:val="00465E9F"/>
    <w:rsid w:val="00465F87"/>
    <w:rsid w:val="00466074"/>
    <w:rsid w:val="00466099"/>
    <w:rsid w:val="00466417"/>
    <w:rsid w:val="0046644D"/>
    <w:rsid w:val="0046653E"/>
    <w:rsid w:val="004667F7"/>
    <w:rsid w:val="00466A5A"/>
    <w:rsid w:val="00466DAF"/>
    <w:rsid w:val="00466F43"/>
    <w:rsid w:val="00467067"/>
    <w:rsid w:val="004673F3"/>
    <w:rsid w:val="00467430"/>
    <w:rsid w:val="004675F7"/>
    <w:rsid w:val="00470665"/>
    <w:rsid w:val="00471059"/>
    <w:rsid w:val="0047125B"/>
    <w:rsid w:val="004713DF"/>
    <w:rsid w:val="00471799"/>
    <w:rsid w:val="00471C7F"/>
    <w:rsid w:val="0047204F"/>
    <w:rsid w:val="0047237B"/>
    <w:rsid w:val="00472613"/>
    <w:rsid w:val="00472859"/>
    <w:rsid w:val="00472E47"/>
    <w:rsid w:val="00472EEB"/>
    <w:rsid w:val="00472FB1"/>
    <w:rsid w:val="0047378D"/>
    <w:rsid w:val="00473862"/>
    <w:rsid w:val="0047394B"/>
    <w:rsid w:val="00473E02"/>
    <w:rsid w:val="00474057"/>
    <w:rsid w:val="00474203"/>
    <w:rsid w:val="004748CD"/>
    <w:rsid w:val="00474BA6"/>
    <w:rsid w:val="00474BB4"/>
    <w:rsid w:val="00474CA9"/>
    <w:rsid w:val="00474EFB"/>
    <w:rsid w:val="00475284"/>
    <w:rsid w:val="004752ED"/>
    <w:rsid w:val="0047561A"/>
    <w:rsid w:val="0047568E"/>
    <w:rsid w:val="004758DC"/>
    <w:rsid w:val="00475A80"/>
    <w:rsid w:val="00475BC8"/>
    <w:rsid w:val="00475EF2"/>
    <w:rsid w:val="0047674B"/>
    <w:rsid w:val="00476ADD"/>
    <w:rsid w:val="00476C8F"/>
    <w:rsid w:val="00476EC2"/>
    <w:rsid w:val="00477097"/>
    <w:rsid w:val="004778E7"/>
    <w:rsid w:val="004779F6"/>
    <w:rsid w:val="00477CB3"/>
    <w:rsid w:val="00477E4C"/>
    <w:rsid w:val="00477EA1"/>
    <w:rsid w:val="00480014"/>
    <w:rsid w:val="004801EB"/>
    <w:rsid w:val="004802F2"/>
    <w:rsid w:val="004806FE"/>
    <w:rsid w:val="00480BBD"/>
    <w:rsid w:val="004810E1"/>
    <w:rsid w:val="004814D5"/>
    <w:rsid w:val="00481A59"/>
    <w:rsid w:val="00481ACB"/>
    <w:rsid w:val="00481EF6"/>
    <w:rsid w:val="004821A7"/>
    <w:rsid w:val="00482593"/>
    <w:rsid w:val="004826D6"/>
    <w:rsid w:val="004828F3"/>
    <w:rsid w:val="00482CDC"/>
    <w:rsid w:val="00482E0F"/>
    <w:rsid w:val="00482EC6"/>
    <w:rsid w:val="00483140"/>
    <w:rsid w:val="0048316C"/>
    <w:rsid w:val="004832B4"/>
    <w:rsid w:val="00483B2B"/>
    <w:rsid w:val="0048430A"/>
    <w:rsid w:val="00484E10"/>
    <w:rsid w:val="004856CD"/>
    <w:rsid w:val="00485907"/>
    <w:rsid w:val="0048605B"/>
    <w:rsid w:val="0048615D"/>
    <w:rsid w:val="004861EA"/>
    <w:rsid w:val="004866DF"/>
    <w:rsid w:val="00486718"/>
    <w:rsid w:val="00486824"/>
    <w:rsid w:val="00486C08"/>
    <w:rsid w:val="00487002"/>
    <w:rsid w:val="0048754D"/>
    <w:rsid w:val="0049012B"/>
    <w:rsid w:val="0049047F"/>
    <w:rsid w:val="00490578"/>
    <w:rsid w:val="00490665"/>
    <w:rsid w:val="00490B10"/>
    <w:rsid w:val="00491105"/>
    <w:rsid w:val="0049179B"/>
    <w:rsid w:val="004917FA"/>
    <w:rsid w:val="00491986"/>
    <w:rsid w:val="00492216"/>
    <w:rsid w:val="00492274"/>
    <w:rsid w:val="00492283"/>
    <w:rsid w:val="004924ED"/>
    <w:rsid w:val="004925C0"/>
    <w:rsid w:val="00492973"/>
    <w:rsid w:val="00492CAA"/>
    <w:rsid w:val="00492ED8"/>
    <w:rsid w:val="00492F57"/>
    <w:rsid w:val="00493517"/>
    <w:rsid w:val="0049358E"/>
    <w:rsid w:val="004937B5"/>
    <w:rsid w:val="004945F2"/>
    <w:rsid w:val="004946AD"/>
    <w:rsid w:val="004947DD"/>
    <w:rsid w:val="00494847"/>
    <w:rsid w:val="00494B1B"/>
    <w:rsid w:val="00494EB8"/>
    <w:rsid w:val="00495160"/>
    <w:rsid w:val="00495376"/>
    <w:rsid w:val="00495827"/>
    <w:rsid w:val="00495A7F"/>
    <w:rsid w:val="00495CE2"/>
    <w:rsid w:val="00495EBE"/>
    <w:rsid w:val="00495F76"/>
    <w:rsid w:val="00496A71"/>
    <w:rsid w:val="00496C0B"/>
    <w:rsid w:val="00496E7B"/>
    <w:rsid w:val="00497401"/>
    <w:rsid w:val="00497745"/>
    <w:rsid w:val="00497972"/>
    <w:rsid w:val="00497992"/>
    <w:rsid w:val="00497FFE"/>
    <w:rsid w:val="004A049A"/>
    <w:rsid w:val="004A0619"/>
    <w:rsid w:val="004A06E7"/>
    <w:rsid w:val="004A0A87"/>
    <w:rsid w:val="004A0DA7"/>
    <w:rsid w:val="004A0E6A"/>
    <w:rsid w:val="004A1292"/>
    <w:rsid w:val="004A199E"/>
    <w:rsid w:val="004A1A3D"/>
    <w:rsid w:val="004A1A6C"/>
    <w:rsid w:val="004A27C2"/>
    <w:rsid w:val="004A28C7"/>
    <w:rsid w:val="004A2D4A"/>
    <w:rsid w:val="004A312A"/>
    <w:rsid w:val="004A314C"/>
    <w:rsid w:val="004A3307"/>
    <w:rsid w:val="004A3566"/>
    <w:rsid w:val="004A3617"/>
    <w:rsid w:val="004A3D8D"/>
    <w:rsid w:val="004A3E63"/>
    <w:rsid w:val="004A4057"/>
    <w:rsid w:val="004A42F2"/>
    <w:rsid w:val="004A4687"/>
    <w:rsid w:val="004A4692"/>
    <w:rsid w:val="004A4AEA"/>
    <w:rsid w:val="004A4F5C"/>
    <w:rsid w:val="004A5301"/>
    <w:rsid w:val="004A5823"/>
    <w:rsid w:val="004A58C8"/>
    <w:rsid w:val="004A59B0"/>
    <w:rsid w:val="004A5B3A"/>
    <w:rsid w:val="004A5F39"/>
    <w:rsid w:val="004A612C"/>
    <w:rsid w:val="004A6554"/>
    <w:rsid w:val="004A65BE"/>
    <w:rsid w:val="004A65CA"/>
    <w:rsid w:val="004A6742"/>
    <w:rsid w:val="004A700B"/>
    <w:rsid w:val="004A7459"/>
    <w:rsid w:val="004A7671"/>
    <w:rsid w:val="004A7906"/>
    <w:rsid w:val="004A7930"/>
    <w:rsid w:val="004A7F48"/>
    <w:rsid w:val="004B008B"/>
    <w:rsid w:val="004B01C6"/>
    <w:rsid w:val="004B0313"/>
    <w:rsid w:val="004B05BC"/>
    <w:rsid w:val="004B08E8"/>
    <w:rsid w:val="004B0AEB"/>
    <w:rsid w:val="004B0B18"/>
    <w:rsid w:val="004B0B59"/>
    <w:rsid w:val="004B0DA9"/>
    <w:rsid w:val="004B0ECC"/>
    <w:rsid w:val="004B14E6"/>
    <w:rsid w:val="004B2222"/>
    <w:rsid w:val="004B23C0"/>
    <w:rsid w:val="004B26B5"/>
    <w:rsid w:val="004B27D9"/>
    <w:rsid w:val="004B3400"/>
    <w:rsid w:val="004B3619"/>
    <w:rsid w:val="004B3758"/>
    <w:rsid w:val="004B37DB"/>
    <w:rsid w:val="004B429B"/>
    <w:rsid w:val="004B4408"/>
    <w:rsid w:val="004B44B3"/>
    <w:rsid w:val="004B484E"/>
    <w:rsid w:val="004B4C46"/>
    <w:rsid w:val="004B4CA0"/>
    <w:rsid w:val="004B4D9A"/>
    <w:rsid w:val="004B4DF2"/>
    <w:rsid w:val="004B51B5"/>
    <w:rsid w:val="004B52A8"/>
    <w:rsid w:val="004B59FA"/>
    <w:rsid w:val="004B5B27"/>
    <w:rsid w:val="004B6242"/>
    <w:rsid w:val="004B63BB"/>
    <w:rsid w:val="004B6795"/>
    <w:rsid w:val="004B67C7"/>
    <w:rsid w:val="004B683F"/>
    <w:rsid w:val="004B6896"/>
    <w:rsid w:val="004B68D4"/>
    <w:rsid w:val="004B69CA"/>
    <w:rsid w:val="004B6B00"/>
    <w:rsid w:val="004B6D72"/>
    <w:rsid w:val="004B6FF3"/>
    <w:rsid w:val="004B70E0"/>
    <w:rsid w:val="004B731F"/>
    <w:rsid w:val="004B7808"/>
    <w:rsid w:val="004C03EA"/>
    <w:rsid w:val="004C05B0"/>
    <w:rsid w:val="004C082E"/>
    <w:rsid w:val="004C0C37"/>
    <w:rsid w:val="004C0C6C"/>
    <w:rsid w:val="004C0CC9"/>
    <w:rsid w:val="004C0D00"/>
    <w:rsid w:val="004C108E"/>
    <w:rsid w:val="004C11FE"/>
    <w:rsid w:val="004C13E6"/>
    <w:rsid w:val="004C145D"/>
    <w:rsid w:val="004C1870"/>
    <w:rsid w:val="004C1EE2"/>
    <w:rsid w:val="004C2046"/>
    <w:rsid w:val="004C2361"/>
    <w:rsid w:val="004C2558"/>
    <w:rsid w:val="004C27B6"/>
    <w:rsid w:val="004C2E21"/>
    <w:rsid w:val="004C2E36"/>
    <w:rsid w:val="004C32D1"/>
    <w:rsid w:val="004C3640"/>
    <w:rsid w:val="004C396E"/>
    <w:rsid w:val="004C3CC8"/>
    <w:rsid w:val="004C3D50"/>
    <w:rsid w:val="004C3E23"/>
    <w:rsid w:val="004C4269"/>
    <w:rsid w:val="004C43FD"/>
    <w:rsid w:val="004C444C"/>
    <w:rsid w:val="004C4DA7"/>
    <w:rsid w:val="004C4E0F"/>
    <w:rsid w:val="004C4F8F"/>
    <w:rsid w:val="004C53D5"/>
    <w:rsid w:val="004C53E9"/>
    <w:rsid w:val="004C5591"/>
    <w:rsid w:val="004C5666"/>
    <w:rsid w:val="004C589F"/>
    <w:rsid w:val="004C58B5"/>
    <w:rsid w:val="004C5B73"/>
    <w:rsid w:val="004C66DB"/>
    <w:rsid w:val="004C6994"/>
    <w:rsid w:val="004C6A2E"/>
    <w:rsid w:val="004C6BFF"/>
    <w:rsid w:val="004C6E26"/>
    <w:rsid w:val="004C7070"/>
    <w:rsid w:val="004C730B"/>
    <w:rsid w:val="004C7820"/>
    <w:rsid w:val="004C7822"/>
    <w:rsid w:val="004C7A60"/>
    <w:rsid w:val="004C7B8C"/>
    <w:rsid w:val="004C7DFE"/>
    <w:rsid w:val="004D0208"/>
    <w:rsid w:val="004D02B2"/>
    <w:rsid w:val="004D03E3"/>
    <w:rsid w:val="004D08D6"/>
    <w:rsid w:val="004D0A69"/>
    <w:rsid w:val="004D0C40"/>
    <w:rsid w:val="004D0F5E"/>
    <w:rsid w:val="004D1611"/>
    <w:rsid w:val="004D17DB"/>
    <w:rsid w:val="004D1A13"/>
    <w:rsid w:val="004D1D7F"/>
    <w:rsid w:val="004D1DAC"/>
    <w:rsid w:val="004D1ECD"/>
    <w:rsid w:val="004D256A"/>
    <w:rsid w:val="004D277F"/>
    <w:rsid w:val="004D2B61"/>
    <w:rsid w:val="004D2DDD"/>
    <w:rsid w:val="004D313A"/>
    <w:rsid w:val="004D34EF"/>
    <w:rsid w:val="004D395C"/>
    <w:rsid w:val="004D3ACB"/>
    <w:rsid w:val="004D3FCD"/>
    <w:rsid w:val="004D46DE"/>
    <w:rsid w:val="004D485F"/>
    <w:rsid w:val="004D4928"/>
    <w:rsid w:val="004D496E"/>
    <w:rsid w:val="004D498B"/>
    <w:rsid w:val="004D4D43"/>
    <w:rsid w:val="004D5150"/>
    <w:rsid w:val="004D533D"/>
    <w:rsid w:val="004D5491"/>
    <w:rsid w:val="004D5507"/>
    <w:rsid w:val="004D5762"/>
    <w:rsid w:val="004D57D1"/>
    <w:rsid w:val="004D5A00"/>
    <w:rsid w:val="004D5F97"/>
    <w:rsid w:val="004D62C5"/>
    <w:rsid w:val="004D69E3"/>
    <w:rsid w:val="004D6D02"/>
    <w:rsid w:val="004D6FF4"/>
    <w:rsid w:val="004D71D1"/>
    <w:rsid w:val="004D7324"/>
    <w:rsid w:val="004D74D1"/>
    <w:rsid w:val="004D7850"/>
    <w:rsid w:val="004D7B40"/>
    <w:rsid w:val="004D7BB3"/>
    <w:rsid w:val="004D7DAB"/>
    <w:rsid w:val="004D7F80"/>
    <w:rsid w:val="004E0D78"/>
    <w:rsid w:val="004E1F1C"/>
    <w:rsid w:val="004E2225"/>
    <w:rsid w:val="004E2371"/>
    <w:rsid w:val="004E2439"/>
    <w:rsid w:val="004E2885"/>
    <w:rsid w:val="004E3126"/>
    <w:rsid w:val="004E31CA"/>
    <w:rsid w:val="004E3592"/>
    <w:rsid w:val="004E36D2"/>
    <w:rsid w:val="004E3A83"/>
    <w:rsid w:val="004E3A8C"/>
    <w:rsid w:val="004E3B45"/>
    <w:rsid w:val="004E3DA3"/>
    <w:rsid w:val="004E4296"/>
    <w:rsid w:val="004E43AC"/>
    <w:rsid w:val="004E4458"/>
    <w:rsid w:val="004E4811"/>
    <w:rsid w:val="004E48A3"/>
    <w:rsid w:val="004E4B5A"/>
    <w:rsid w:val="004E4D65"/>
    <w:rsid w:val="004E5006"/>
    <w:rsid w:val="004E54C4"/>
    <w:rsid w:val="004E563F"/>
    <w:rsid w:val="004E594B"/>
    <w:rsid w:val="004E5CDC"/>
    <w:rsid w:val="004E606A"/>
    <w:rsid w:val="004E609C"/>
    <w:rsid w:val="004E639D"/>
    <w:rsid w:val="004E6614"/>
    <w:rsid w:val="004E6670"/>
    <w:rsid w:val="004E6705"/>
    <w:rsid w:val="004E686E"/>
    <w:rsid w:val="004E6AF8"/>
    <w:rsid w:val="004E6CB0"/>
    <w:rsid w:val="004E6D20"/>
    <w:rsid w:val="004E760F"/>
    <w:rsid w:val="004E7812"/>
    <w:rsid w:val="004E7F1B"/>
    <w:rsid w:val="004E7F2B"/>
    <w:rsid w:val="004F007F"/>
    <w:rsid w:val="004F00EC"/>
    <w:rsid w:val="004F041A"/>
    <w:rsid w:val="004F0677"/>
    <w:rsid w:val="004F073C"/>
    <w:rsid w:val="004F07AC"/>
    <w:rsid w:val="004F0BD3"/>
    <w:rsid w:val="004F0FFB"/>
    <w:rsid w:val="004F1107"/>
    <w:rsid w:val="004F117F"/>
    <w:rsid w:val="004F1235"/>
    <w:rsid w:val="004F127F"/>
    <w:rsid w:val="004F13F5"/>
    <w:rsid w:val="004F167D"/>
    <w:rsid w:val="004F1725"/>
    <w:rsid w:val="004F19D1"/>
    <w:rsid w:val="004F19F9"/>
    <w:rsid w:val="004F1CC3"/>
    <w:rsid w:val="004F25A1"/>
    <w:rsid w:val="004F2D33"/>
    <w:rsid w:val="004F2EC2"/>
    <w:rsid w:val="004F31FD"/>
    <w:rsid w:val="004F3C72"/>
    <w:rsid w:val="004F47AB"/>
    <w:rsid w:val="004F47FB"/>
    <w:rsid w:val="004F4C41"/>
    <w:rsid w:val="004F4F3F"/>
    <w:rsid w:val="004F510D"/>
    <w:rsid w:val="004F598A"/>
    <w:rsid w:val="004F5ADF"/>
    <w:rsid w:val="004F5C87"/>
    <w:rsid w:val="004F5C9B"/>
    <w:rsid w:val="004F5D06"/>
    <w:rsid w:val="004F6096"/>
    <w:rsid w:val="004F650A"/>
    <w:rsid w:val="004F67BD"/>
    <w:rsid w:val="004F6EC9"/>
    <w:rsid w:val="004F7715"/>
    <w:rsid w:val="004F788B"/>
    <w:rsid w:val="004F7A5C"/>
    <w:rsid w:val="0050021B"/>
    <w:rsid w:val="005003FB"/>
    <w:rsid w:val="00500675"/>
    <w:rsid w:val="0050097A"/>
    <w:rsid w:val="005009A8"/>
    <w:rsid w:val="00500D68"/>
    <w:rsid w:val="00500F58"/>
    <w:rsid w:val="005019ED"/>
    <w:rsid w:val="00501AC8"/>
    <w:rsid w:val="00501B88"/>
    <w:rsid w:val="00501DDA"/>
    <w:rsid w:val="00501E84"/>
    <w:rsid w:val="00502092"/>
    <w:rsid w:val="005022F9"/>
    <w:rsid w:val="0050254B"/>
    <w:rsid w:val="005029A1"/>
    <w:rsid w:val="0050303B"/>
    <w:rsid w:val="00503148"/>
    <w:rsid w:val="00503E10"/>
    <w:rsid w:val="00504051"/>
    <w:rsid w:val="00504099"/>
    <w:rsid w:val="00504527"/>
    <w:rsid w:val="00504C10"/>
    <w:rsid w:val="00504FE8"/>
    <w:rsid w:val="00505090"/>
    <w:rsid w:val="00505452"/>
    <w:rsid w:val="0050578D"/>
    <w:rsid w:val="00505B84"/>
    <w:rsid w:val="005062BB"/>
    <w:rsid w:val="00506965"/>
    <w:rsid w:val="00506BCD"/>
    <w:rsid w:val="00506C28"/>
    <w:rsid w:val="00506D3D"/>
    <w:rsid w:val="00506D57"/>
    <w:rsid w:val="00506E4B"/>
    <w:rsid w:val="00506FA0"/>
    <w:rsid w:val="00507601"/>
    <w:rsid w:val="005077D5"/>
    <w:rsid w:val="00507D8B"/>
    <w:rsid w:val="005103CA"/>
    <w:rsid w:val="005104DB"/>
    <w:rsid w:val="00510713"/>
    <w:rsid w:val="00510DB1"/>
    <w:rsid w:val="00510F21"/>
    <w:rsid w:val="0051129C"/>
    <w:rsid w:val="00511369"/>
    <w:rsid w:val="005117E2"/>
    <w:rsid w:val="00511876"/>
    <w:rsid w:val="00512133"/>
    <w:rsid w:val="005122F9"/>
    <w:rsid w:val="00512381"/>
    <w:rsid w:val="00512ACA"/>
    <w:rsid w:val="0051366A"/>
    <w:rsid w:val="005138DF"/>
    <w:rsid w:val="00513CE3"/>
    <w:rsid w:val="00513FE9"/>
    <w:rsid w:val="00514020"/>
    <w:rsid w:val="00514189"/>
    <w:rsid w:val="00514773"/>
    <w:rsid w:val="00514A9A"/>
    <w:rsid w:val="00514C0E"/>
    <w:rsid w:val="00514C3E"/>
    <w:rsid w:val="00515268"/>
    <w:rsid w:val="00515451"/>
    <w:rsid w:val="00515BEA"/>
    <w:rsid w:val="00516147"/>
    <w:rsid w:val="0051623B"/>
    <w:rsid w:val="00516770"/>
    <w:rsid w:val="0051685B"/>
    <w:rsid w:val="00516AB3"/>
    <w:rsid w:val="0051702C"/>
    <w:rsid w:val="00517660"/>
    <w:rsid w:val="0051786D"/>
    <w:rsid w:val="00517DAA"/>
    <w:rsid w:val="00517DFA"/>
    <w:rsid w:val="00517ECC"/>
    <w:rsid w:val="00520246"/>
    <w:rsid w:val="005202C6"/>
    <w:rsid w:val="0052086B"/>
    <w:rsid w:val="00521026"/>
    <w:rsid w:val="0052128F"/>
    <w:rsid w:val="00521349"/>
    <w:rsid w:val="00521734"/>
    <w:rsid w:val="00521A5A"/>
    <w:rsid w:val="00521B34"/>
    <w:rsid w:val="00521BEE"/>
    <w:rsid w:val="00521C10"/>
    <w:rsid w:val="00521E36"/>
    <w:rsid w:val="00521ED6"/>
    <w:rsid w:val="00522024"/>
    <w:rsid w:val="005222A9"/>
    <w:rsid w:val="00522442"/>
    <w:rsid w:val="005224F9"/>
    <w:rsid w:val="00522614"/>
    <w:rsid w:val="00522930"/>
    <w:rsid w:val="0052298F"/>
    <w:rsid w:val="00522C24"/>
    <w:rsid w:val="0052302A"/>
    <w:rsid w:val="00523681"/>
    <w:rsid w:val="00523A25"/>
    <w:rsid w:val="00523AC3"/>
    <w:rsid w:val="00523C72"/>
    <w:rsid w:val="00523FC9"/>
    <w:rsid w:val="0052416D"/>
    <w:rsid w:val="0052448F"/>
    <w:rsid w:val="00524558"/>
    <w:rsid w:val="00524FDC"/>
    <w:rsid w:val="005251FA"/>
    <w:rsid w:val="00525509"/>
    <w:rsid w:val="00525648"/>
    <w:rsid w:val="00525859"/>
    <w:rsid w:val="00525AC4"/>
    <w:rsid w:val="0052668E"/>
    <w:rsid w:val="00526A21"/>
    <w:rsid w:val="00526A67"/>
    <w:rsid w:val="00526DAC"/>
    <w:rsid w:val="00526E1A"/>
    <w:rsid w:val="00526F5D"/>
    <w:rsid w:val="0052736C"/>
    <w:rsid w:val="00527C08"/>
    <w:rsid w:val="00530068"/>
    <w:rsid w:val="00530635"/>
    <w:rsid w:val="00530C58"/>
    <w:rsid w:val="00530D5C"/>
    <w:rsid w:val="00530DE5"/>
    <w:rsid w:val="0053138C"/>
    <w:rsid w:val="00531965"/>
    <w:rsid w:val="0053197E"/>
    <w:rsid w:val="00531DCA"/>
    <w:rsid w:val="00532252"/>
    <w:rsid w:val="005324D3"/>
    <w:rsid w:val="0053268E"/>
    <w:rsid w:val="0053279E"/>
    <w:rsid w:val="0053281E"/>
    <w:rsid w:val="005328B5"/>
    <w:rsid w:val="00532CA9"/>
    <w:rsid w:val="00532E32"/>
    <w:rsid w:val="005332E2"/>
    <w:rsid w:val="00533372"/>
    <w:rsid w:val="00533415"/>
    <w:rsid w:val="005337D9"/>
    <w:rsid w:val="00533DE6"/>
    <w:rsid w:val="00534078"/>
    <w:rsid w:val="005340BB"/>
    <w:rsid w:val="00534107"/>
    <w:rsid w:val="00534237"/>
    <w:rsid w:val="00534363"/>
    <w:rsid w:val="0053450C"/>
    <w:rsid w:val="005345C5"/>
    <w:rsid w:val="00534C92"/>
    <w:rsid w:val="00534E6E"/>
    <w:rsid w:val="00534F18"/>
    <w:rsid w:val="00534FF3"/>
    <w:rsid w:val="005352F8"/>
    <w:rsid w:val="0053562E"/>
    <w:rsid w:val="0053565C"/>
    <w:rsid w:val="00535AFF"/>
    <w:rsid w:val="005363C9"/>
    <w:rsid w:val="00536580"/>
    <w:rsid w:val="005366F1"/>
    <w:rsid w:val="00536A3E"/>
    <w:rsid w:val="00536A50"/>
    <w:rsid w:val="00536E15"/>
    <w:rsid w:val="00536F37"/>
    <w:rsid w:val="00537007"/>
    <w:rsid w:val="00537094"/>
    <w:rsid w:val="005373BB"/>
    <w:rsid w:val="00537588"/>
    <w:rsid w:val="00537B4A"/>
    <w:rsid w:val="00540461"/>
    <w:rsid w:val="0054076D"/>
    <w:rsid w:val="00540CF3"/>
    <w:rsid w:val="00540D57"/>
    <w:rsid w:val="00540E6E"/>
    <w:rsid w:val="00540F0A"/>
    <w:rsid w:val="00541763"/>
    <w:rsid w:val="005418E9"/>
    <w:rsid w:val="00541CD6"/>
    <w:rsid w:val="0054211F"/>
    <w:rsid w:val="00542160"/>
    <w:rsid w:val="00542597"/>
    <w:rsid w:val="00542740"/>
    <w:rsid w:val="00542D43"/>
    <w:rsid w:val="005430B6"/>
    <w:rsid w:val="005434F7"/>
    <w:rsid w:val="0054357E"/>
    <w:rsid w:val="005436ED"/>
    <w:rsid w:val="00543F33"/>
    <w:rsid w:val="005443A8"/>
    <w:rsid w:val="00544786"/>
    <w:rsid w:val="00544847"/>
    <w:rsid w:val="00544A7C"/>
    <w:rsid w:val="00544D69"/>
    <w:rsid w:val="00544F20"/>
    <w:rsid w:val="00545396"/>
    <w:rsid w:val="0054547C"/>
    <w:rsid w:val="005455FC"/>
    <w:rsid w:val="00545679"/>
    <w:rsid w:val="00545E81"/>
    <w:rsid w:val="00546149"/>
    <w:rsid w:val="005463FC"/>
    <w:rsid w:val="00546627"/>
    <w:rsid w:val="0054663A"/>
    <w:rsid w:val="005466F0"/>
    <w:rsid w:val="005468B3"/>
    <w:rsid w:val="00546BE1"/>
    <w:rsid w:val="0054716B"/>
    <w:rsid w:val="005474A6"/>
    <w:rsid w:val="005479E5"/>
    <w:rsid w:val="00547B64"/>
    <w:rsid w:val="0055012A"/>
    <w:rsid w:val="005503BA"/>
    <w:rsid w:val="00550B8A"/>
    <w:rsid w:val="00550BE8"/>
    <w:rsid w:val="00550CB0"/>
    <w:rsid w:val="00550DCA"/>
    <w:rsid w:val="00550E1E"/>
    <w:rsid w:val="00550E1F"/>
    <w:rsid w:val="005511C8"/>
    <w:rsid w:val="00551234"/>
    <w:rsid w:val="00551332"/>
    <w:rsid w:val="00551921"/>
    <w:rsid w:val="005519F1"/>
    <w:rsid w:val="00551B2F"/>
    <w:rsid w:val="00551F3E"/>
    <w:rsid w:val="00552262"/>
    <w:rsid w:val="00552558"/>
    <w:rsid w:val="00552813"/>
    <w:rsid w:val="00552996"/>
    <w:rsid w:val="00552DDA"/>
    <w:rsid w:val="00552E17"/>
    <w:rsid w:val="00552F51"/>
    <w:rsid w:val="005531E9"/>
    <w:rsid w:val="00553A04"/>
    <w:rsid w:val="00553D25"/>
    <w:rsid w:val="00554209"/>
    <w:rsid w:val="00554851"/>
    <w:rsid w:val="005548D8"/>
    <w:rsid w:val="00554D32"/>
    <w:rsid w:val="00554D99"/>
    <w:rsid w:val="00554F27"/>
    <w:rsid w:val="00555169"/>
    <w:rsid w:val="005552D9"/>
    <w:rsid w:val="00555677"/>
    <w:rsid w:val="005557B9"/>
    <w:rsid w:val="00555B1D"/>
    <w:rsid w:val="00555BDC"/>
    <w:rsid w:val="00556169"/>
    <w:rsid w:val="005563E9"/>
    <w:rsid w:val="005566E1"/>
    <w:rsid w:val="00556720"/>
    <w:rsid w:val="0055682A"/>
    <w:rsid w:val="00556BDD"/>
    <w:rsid w:val="00556C3D"/>
    <w:rsid w:val="005572C2"/>
    <w:rsid w:val="0055769A"/>
    <w:rsid w:val="00557747"/>
    <w:rsid w:val="005578AC"/>
    <w:rsid w:val="00557EAC"/>
    <w:rsid w:val="00557F85"/>
    <w:rsid w:val="00560090"/>
    <w:rsid w:val="005600DA"/>
    <w:rsid w:val="00560407"/>
    <w:rsid w:val="00560849"/>
    <w:rsid w:val="005617F1"/>
    <w:rsid w:val="00561802"/>
    <w:rsid w:val="0056181F"/>
    <w:rsid w:val="005618F2"/>
    <w:rsid w:val="00561B33"/>
    <w:rsid w:val="00561C67"/>
    <w:rsid w:val="00561CDC"/>
    <w:rsid w:val="0056227E"/>
    <w:rsid w:val="00562411"/>
    <w:rsid w:val="005626B1"/>
    <w:rsid w:val="005626B7"/>
    <w:rsid w:val="005627FD"/>
    <w:rsid w:val="00562A93"/>
    <w:rsid w:val="00562CC0"/>
    <w:rsid w:val="00562DCC"/>
    <w:rsid w:val="00562FA2"/>
    <w:rsid w:val="00563071"/>
    <w:rsid w:val="00563595"/>
    <w:rsid w:val="005636F2"/>
    <w:rsid w:val="00563F13"/>
    <w:rsid w:val="00564055"/>
    <w:rsid w:val="00564B18"/>
    <w:rsid w:val="005652EF"/>
    <w:rsid w:val="00565482"/>
    <w:rsid w:val="0056587E"/>
    <w:rsid w:val="00565A24"/>
    <w:rsid w:val="00565B17"/>
    <w:rsid w:val="00565BC8"/>
    <w:rsid w:val="00565EC2"/>
    <w:rsid w:val="00566144"/>
    <w:rsid w:val="005664A3"/>
    <w:rsid w:val="00566619"/>
    <w:rsid w:val="005667FB"/>
    <w:rsid w:val="00566DC7"/>
    <w:rsid w:val="00566FF9"/>
    <w:rsid w:val="00567107"/>
    <w:rsid w:val="00567136"/>
    <w:rsid w:val="0056781A"/>
    <w:rsid w:val="0056782E"/>
    <w:rsid w:val="00567B11"/>
    <w:rsid w:val="00567B62"/>
    <w:rsid w:val="00567D82"/>
    <w:rsid w:val="00567F3E"/>
    <w:rsid w:val="00567FE9"/>
    <w:rsid w:val="005705DB"/>
    <w:rsid w:val="00570901"/>
    <w:rsid w:val="00570A28"/>
    <w:rsid w:val="00570C24"/>
    <w:rsid w:val="00570C9B"/>
    <w:rsid w:val="00570D07"/>
    <w:rsid w:val="00570D41"/>
    <w:rsid w:val="00571299"/>
    <w:rsid w:val="00571650"/>
    <w:rsid w:val="00571CD3"/>
    <w:rsid w:val="00571D10"/>
    <w:rsid w:val="0057299E"/>
    <w:rsid w:val="00572B3D"/>
    <w:rsid w:val="00573176"/>
    <w:rsid w:val="00573222"/>
    <w:rsid w:val="005734A2"/>
    <w:rsid w:val="005734C1"/>
    <w:rsid w:val="005735A5"/>
    <w:rsid w:val="005735F9"/>
    <w:rsid w:val="0057369E"/>
    <w:rsid w:val="00573BF3"/>
    <w:rsid w:val="00573FEA"/>
    <w:rsid w:val="0057447F"/>
    <w:rsid w:val="005747C1"/>
    <w:rsid w:val="00574B5E"/>
    <w:rsid w:val="00574D76"/>
    <w:rsid w:val="00574D8B"/>
    <w:rsid w:val="00574ED4"/>
    <w:rsid w:val="005757CE"/>
    <w:rsid w:val="00575C11"/>
    <w:rsid w:val="00575ECB"/>
    <w:rsid w:val="00576675"/>
    <w:rsid w:val="005767E7"/>
    <w:rsid w:val="00576BCA"/>
    <w:rsid w:val="005773D1"/>
    <w:rsid w:val="005776D0"/>
    <w:rsid w:val="00577D1B"/>
    <w:rsid w:val="00580088"/>
    <w:rsid w:val="00580412"/>
    <w:rsid w:val="00580496"/>
    <w:rsid w:val="005804A2"/>
    <w:rsid w:val="005807E5"/>
    <w:rsid w:val="00581421"/>
    <w:rsid w:val="005816B5"/>
    <w:rsid w:val="0058192A"/>
    <w:rsid w:val="00581C64"/>
    <w:rsid w:val="00581D17"/>
    <w:rsid w:val="00581D4F"/>
    <w:rsid w:val="00581E60"/>
    <w:rsid w:val="00581EB9"/>
    <w:rsid w:val="00581FC7"/>
    <w:rsid w:val="0058224C"/>
    <w:rsid w:val="00582669"/>
    <w:rsid w:val="005829D2"/>
    <w:rsid w:val="00582BAA"/>
    <w:rsid w:val="00582F1F"/>
    <w:rsid w:val="00583095"/>
    <w:rsid w:val="00583608"/>
    <w:rsid w:val="00583A74"/>
    <w:rsid w:val="005840AC"/>
    <w:rsid w:val="005843CC"/>
    <w:rsid w:val="005844A3"/>
    <w:rsid w:val="005847EC"/>
    <w:rsid w:val="005849FE"/>
    <w:rsid w:val="00584BC5"/>
    <w:rsid w:val="00584CE2"/>
    <w:rsid w:val="00584D9A"/>
    <w:rsid w:val="00585295"/>
    <w:rsid w:val="00585436"/>
    <w:rsid w:val="00586419"/>
    <w:rsid w:val="0058655E"/>
    <w:rsid w:val="005866BF"/>
    <w:rsid w:val="005866EC"/>
    <w:rsid w:val="00586B03"/>
    <w:rsid w:val="0058774A"/>
    <w:rsid w:val="005877A3"/>
    <w:rsid w:val="00587923"/>
    <w:rsid w:val="00587A30"/>
    <w:rsid w:val="00587BB3"/>
    <w:rsid w:val="00587F0D"/>
    <w:rsid w:val="00590560"/>
    <w:rsid w:val="00590603"/>
    <w:rsid w:val="005907FE"/>
    <w:rsid w:val="00590B46"/>
    <w:rsid w:val="00591031"/>
    <w:rsid w:val="005911DC"/>
    <w:rsid w:val="0059132C"/>
    <w:rsid w:val="005915C4"/>
    <w:rsid w:val="005915F5"/>
    <w:rsid w:val="00591BE5"/>
    <w:rsid w:val="00591C55"/>
    <w:rsid w:val="00592175"/>
    <w:rsid w:val="00592886"/>
    <w:rsid w:val="00592907"/>
    <w:rsid w:val="005933CF"/>
    <w:rsid w:val="005933F7"/>
    <w:rsid w:val="00593752"/>
    <w:rsid w:val="00593AC4"/>
    <w:rsid w:val="00593E3E"/>
    <w:rsid w:val="00594127"/>
    <w:rsid w:val="0059453E"/>
    <w:rsid w:val="00594669"/>
    <w:rsid w:val="0059473C"/>
    <w:rsid w:val="0059482F"/>
    <w:rsid w:val="0059496A"/>
    <w:rsid w:val="005951EC"/>
    <w:rsid w:val="00595326"/>
    <w:rsid w:val="0059568D"/>
    <w:rsid w:val="00595B13"/>
    <w:rsid w:val="00595BDB"/>
    <w:rsid w:val="00595EB6"/>
    <w:rsid w:val="005961CC"/>
    <w:rsid w:val="00596513"/>
    <w:rsid w:val="00596C8E"/>
    <w:rsid w:val="00597511"/>
    <w:rsid w:val="005975A6"/>
    <w:rsid w:val="00597832"/>
    <w:rsid w:val="005A00E8"/>
    <w:rsid w:val="005A01EE"/>
    <w:rsid w:val="005A037A"/>
    <w:rsid w:val="005A03C8"/>
    <w:rsid w:val="005A03F4"/>
    <w:rsid w:val="005A0622"/>
    <w:rsid w:val="005A0FE3"/>
    <w:rsid w:val="005A1058"/>
    <w:rsid w:val="005A1311"/>
    <w:rsid w:val="005A14B2"/>
    <w:rsid w:val="005A1C42"/>
    <w:rsid w:val="005A1D31"/>
    <w:rsid w:val="005A22CE"/>
    <w:rsid w:val="005A2609"/>
    <w:rsid w:val="005A2A75"/>
    <w:rsid w:val="005A2B72"/>
    <w:rsid w:val="005A2E71"/>
    <w:rsid w:val="005A38DD"/>
    <w:rsid w:val="005A3AB6"/>
    <w:rsid w:val="005A3B4F"/>
    <w:rsid w:val="005A3E18"/>
    <w:rsid w:val="005A4228"/>
    <w:rsid w:val="005A4560"/>
    <w:rsid w:val="005A4AAB"/>
    <w:rsid w:val="005A540F"/>
    <w:rsid w:val="005A5C0F"/>
    <w:rsid w:val="005A5D65"/>
    <w:rsid w:val="005A5EFC"/>
    <w:rsid w:val="005A5F79"/>
    <w:rsid w:val="005A620F"/>
    <w:rsid w:val="005A633B"/>
    <w:rsid w:val="005A658B"/>
    <w:rsid w:val="005A6733"/>
    <w:rsid w:val="005A6D70"/>
    <w:rsid w:val="005A6E1B"/>
    <w:rsid w:val="005A6E6F"/>
    <w:rsid w:val="005A6F69"/>
    <w:rsid w:val="005A6FA8"/>
    <w:rsid w:val="005A704F"/>
    <w:rsid w:val="005A7174"/>
    <w:rsid w:val="005A724F"/>
    <w:rsid w:val="005A73D4"/>
    <w:rsid w:val="005A7661"/>
    <w:rsid w:val="005A7C10"/>
    <w:rsid w:val="005A7CC3"/>
    <w:rsid w:val="005A7EDA"/>
    <w:rsid w:val="005A7FB7"/>
    <w:rsid w:val="005A7FEF"/>
    <w:rsid w:val="005B01C2"/>
    <w:rsid w:val="005B01ED"/>
    <w:rsid w:val="005B03E8"/>
    <w:rsid w:val="005B04C3"/>
    <w:rsid w:val="005B0534"/>
    <w:rsid w:val="005B06CE"/>
    <w:rsid w:val="005B0882"/>
    <w:rsid w:val="005B0939"/>
    <w:rsid w:val="005B0B50"/>
    <w:rsid w:val="005B0BA2"/>
    <w:rsid w:val="005B0D6E"/>
    <w:rsid w:val="005B1A6E"/>
    <w:rsid w:val="005B1BD6"/>
    <w:rsid w:val="005B1D38"/>
    <w:rsid w:val="005B1DA6"/>
    <w:rsid w:val="005B2480"/>
    <w:rsid w:val="005B2843"/>
    <w:rsid w:val="005B2A42"/>
    <w:rsid w:val="005B2B45"/>
    <w:rsid w:val="005B2DC6"/>
    <w:rsid w:val="005B2E6A"/>
    <w:rsid w:val="005B31A4"/>
    <w:rsid w:val="005B3484"/>
    <w:rsid w:val="005B35E5"/>
    <w:rsid w:val="005B3BBB"/>
    <w:rsid w:val="005B42ED"/>
    <w:rsid w:val="005B44B0"/>
    <w:rsid w:val="005B47D3"/>
    <w:rsid w:val="005B4F46"/>
    <w:rsid w:val="005B4FCC"/>
    <w:rsid w:val="005B559A"/>
    <w:rsid w:val="005B5E17"/>
    <w:rsid w:val="005B5F72"/>
    <w:rsid w:val="005B627D"/>
    <w:rsid w:val="005B6576"/>
    <w:rsid w:val="005B699C"/>
    <w:rsid w:val="005B69D1"/>
    <w:rsid w:val="005B6BB5"/>
    <w:rsid w:val="005B6DF0"/>
    <w:rsid w:val="005B707D"/>
    <w:rsid w:val="005B7A01"/>
    <w:rsid w:val="005B7C32"/>
    <w:rsid w:val="005B7C93"/>
    <w:rsid w:val="005B7EBB"/>
    <w:rsid w:val="005C03D8"/>
    <w:rsid w:val="005C05D1"/>
    <w:rsid w:val="005C0A7D"/>
    <w:rsid w:val="005C0AAC"/>
    <w:rsid w:val="005C0BB0"/>
    <w:rsid w:val="005C0DCA"/>
    <w:rsid w:val="005C0F1E"/>
    <w:rsid w:val="005C11AC"/>
    <w:rsid w:val="005C12E9"/>
    <w:rsid w:val="005C1380"/>
    <w:rsid w:val="005C16B1"/>
    <w:rsid w:val="005C19E0"/>
    <w:rsid w:val="005C1AAF"/>
    <w:rsid w:val="005C1D37"/>
    <w:rsid w:val="005C1DCD"/>
    <w:rsid w:val="005C1E54"/>
    <w:rsid w:val="005C2040"/>
    <w:rsid w:val="005C20C3"/>
    <w:rsid w:val="005C22A5"/>
    <w:rsid w:val="005C26DF"/>
    <w:rsid w:val="005C2912"/>
    <w:rsid w:val="005C2D5E"/>
    <w:rsid w:val="005C3106"/>
    <w:rsid w:val="005C375E"/>
    <w:rsid w:val="005C383D"/>
    <w:rsid w:val="005C3875"/>
    <w:rsid w:val="005C3D54"/>
    <w:rsid w:val="005C3FB6"/>
    <w:rsid w:val="005C416B"/>
    <w:rsid w:val="005C43E4"/>
    <w:rsid w:val="005C4535"/>
    <w:rsid w:val="005C49C8"/>
    <w:rsid w:val="005C4A1D"/>
    <w:rsid w:val="005C4B3C"/>
    <w:rsid w:val="005C4B52"/>
    <w:rsid w:val="005C4C67"/>
    <w:rsid w:val="005C4EF7"/>
    <w:rsid w:val="005C4F3E"/>
    <w:rsid w:val="005C51A2"/>
    <w:rsid w:val="005C5425"/>
    <w:rsid w:val="005C549E"/>
    <w:rsid w:val="005C59B6"/>
    <w:rsid w:val="005C5A7F"/>
    <w:rsid w:val="005C5B4E"/>
    <w:rsid w:val="005C5F39"/>
    <w:rsid w:val="005C6062"/>
    <w:rsid w:val="005C6266"/>
    <w:rsid w:val="005C654E"/>
    <w:rsid w:val="005C711F"/>
    <w:rsid w:val="005C7198"/>
    <w:rsid w:val="005C71B3"/>
    <w:rsid w:val="005C73EF"/>
    <w:rsid w:val="005C7663"/>
    <w:rsid w:val="005C7A1B"/>
    <w:rsid w:val="005C7A59"/>
    <w:rsid w:val="005C7CC9"/>
    <w:rsid w:val="005D009E"/>
    <w:rsid w:val="005D03D6"/>
    <w:rsid w:val="005D05C7"/>
    <w:rsid w:val="005D0682"/>
    <w:rsid w:val="005D075C"/>
    <w:rsid w:val="005D090C"/>
    <w:rsid w:val="005D0A95"/>
    <w:rsid w:val="005D0C1F"/>
    <w:rsid w:val="005D0C42"/>
    <w:rsid w:val="005D157B"/>
    <w:rsid w:val="005D17BC"/>
    <w:rsid w:val="005D1E36"/>
    <w:rsid w:val="005D20DE"/>
    <w:rsid w:val="005D25A6"/>
    <w:rsid w:val="005D2A7E"/>
    <w:rsid w:val="005D3389"/>
    <w:rsid w:val="005D350B"/>
    <w:rsid w:val="005D38E0"/>
    <w:rsid w:val="005D39DF"/>
    <w:rsid w:val="005D4335"/>
    <w:rsid w:val="005D446D"/>
    <w:rsid w:val="005D4954"/>
    <w:rsid w:val="005D5893"/>
    <w:rsid w:val="005D5C06"/>
    <w:rsid w:val="005D6668"/>
    <w:rsid w:val="005D67A5"/>
    <w:rsid w:val="005D6801"/>
    <w:rsid w:val="005D68CF"/>
    <w:rsid w:val="005D6BEF"/>
    <w:rsid w:val="005D70D8"/>
    <w:rsid w:val="005D75AA"/>
    <w:rsid w:val="005D7DCD"/>
    <w:rsid w:val="005D7E42"/>
    <w:rsid w:val="005E00FF"/>
    <w:rsid w:val="005E0535"/>
    <w:rsid w:val="005E0BF1"/>
    <w:rsid w:val="005E0FC9"/>
    <w:rsid w:val="005E172E"/>
    <w:rsid w:val="005E175A"/>
    <w:rsid w:val="005E1DCA"/>
    <w:rsid w:val="005E20C7"/>
    <w:rsid w:val="005E294C"/>
    <w:rsid w:val="005E2985"/>
    <w:rsid w:val="005E2DE5"/>
    <w:rsid w:val="005E2E89"/>
    <w:rsid w:val="005E309D"/>
    <w:rsid w:val="005E336C"/>
    <w:rsid w:val="005E3397"/>
    <w:rsid w:val="005E360A"/>
    <w:rsid w:val="005E371A"/>
    <w:rsid w:val="005E3C21"/>
    <w:rsid w:val="005E3FA8"/>
    <w:rsid w:val="005E41D3"/>
    <w:rsid w:val="005E44A4"/>
    <w:rsid w:val="005E485E"/>
    <w:rsid w:val="005E4ADF"/>
    <w:rsid w:val="005E4B83"/>
    <w:rsid w:val="005E5977"/>
    <w:rsid w:val="005E5AC9"/>
    <w:rsid w:val="005E5DB1"/>
    <w:rsid w:val="005E660F"/>
    <w:rsid w:val="005E68B0"/>
    <w:rsid w:val="005E696C"/>
    <w:rsid w:val="005E6B21"/>
    <w:rsid w:val="005E74DE"/>
    <w:rsid w:val="005E7C21"/>
    <w:rsid w:val="005E7F41"/>
    <w:rsid w:val="005F08B7"/>
    <w:rsid w:val="005F0C49"/>
    <w:rsid w:val="005F0EEA"/>
    <w:rsid w:val="005F133C"/>
    <w:rsid w:val="005F13AD"/>
    <w:rsid w:val="005F16B9"/>
    <w:rsid w:val="005F1AC3"/>
    <w:rsid w:val="005F1E34"/>
    <w:rsid w:val="005F1EFF"/>
    <w:rsid w:val="005F2177"/>
    <w:rsid w:val="005F2414"/>
    <w:rsid w:val="005F2423"/>
    <w:rsid w:val="005F2566"/>
    <w:rsid w:val="005F28E7"/>
    <w:rsid w:val="005F28F9"/>
    <w:rsid w:val="005F29DC"/>
    <w:rsid w:val="005F2A73"/>
    <w:rsid w:val="005F2C22"/>
    <w:rsid w:val="005F2EF1"/>
    <w:rsid w:val="005F2F1C"/>
    <w:rsid w:val="005F2F21"/>
    <w:rsid w:val="005F38D1"/>
    <w:rsid w:val="005F38FC"/>
    <w:rsid w:val="005F3995"/>
    <w:rsid w:val="005F3CA0"/>
    <w:rsid w:val="005F3EBE"/>
    <w:rsid w:val="005F3F52"/>
    <w:rsid w:val="005F442F"/>
    <w:rsid w:val="005F46EC"/>
    <w:rsid w:val="005F500A"/>
    <w:rsid w:val="005F5236"/>
    <w:rsid w:val="005F570A"/>
    <w:rsid w:val="005F5E18"/>
    <w:rsid w:val="005F60FA"/>
    <w:rsid w:val="005F61CA"/>
    <w:rsid w:val="005F63B6"/>
    <w:rsid w:val="005F646E"/>
    <w:rsid w:val="005F65B8"/>
    <w:rsid w:val="005F69F2"/>
    <w:rsid w:val="005F7BCE"/>
    <w:rsid w:val="006000A9"/>
    <w:rsid w:val="00600E54"/>
    <w:rsid w:val="0060103C"/>
    <w:rsid w:val="00601084"/>
    <w:rsid w:val="00601148"/>
    <w:rsid w:val="00601532"/>
    <w:rsid w:val="00601819"/>
    <w:rsid w:val="00601900"/>
    <w:rsid w:val="00601AFD"/>
    <w:rsid w:val="0060215B"/>
    <w:rsid w:val="00602226"/>
    <w:rsid w:val="00602679"/>
    <w:rsid w:val="0060267F"/>
    <w:rsid w:val="00602757"/>
    <w:rsid w:val="006028CF"/>
    <w:rsid w:val="00602A13"/>
    <w:rsid w:val="00602A73"/>
    <w:rsid w:val="00602A85"/>
    <w:rsid w:val="00602BC0"/>
    <w:rsid w:val="00602BEA"/>
    <w:rsid w:val="00602CD2"/>
    <w:rsid w:val="0060391A"/>
    <w:rsid w:val="00603A73"/>
    <w:rsid w:val="00603BF9"/>
    <w:rsid w:val="00603D47"/>
    <w:rsid w:val="00603DE0"/>
    <w:rsid w:val="00603F8A"/>
    <w:rsid w:val="00604F30"/>
    <w:rsid w:val="00605030"/>
    <w:rsid w:val="00605AE6"/>
    <w:rsid w:val="00605CC0"/>
    <w:rsid w:val="00605D14"/>
    <w:rsid w:val="00605D20"/>
    <w:rsid w:val="00606B58"/>
    <w:rsid w:val="00606D36"/>
    <w:rsid w:val="00606DA8"/>
    <w:rsid w:val="00606F22"/>
    <w:rsid w:val="00607DDD"/>
    <w:rsid w:val="00607E26"/>
    <w:rsid w:val="0061013D"/>
    <w:rsid w:val="006107D1"/>
    <w:rsid w:val="00611154"/>
    <w:rsid w:val="00611284"/>
    <w:rsid w:val="00612565"/>
    <w:rsid w:val="006125E1"/>
    <w:rsid w:val="00612965"/>
    <w:rsid w:val="00612E2C"/>
    <w:rsid w:val="00612F9E"/>
    <w:rsid w:val="00613438"/>
    <w:rsid w:val="006137E4"/>
    <w:rsid w:val="00613922"/>
    <w:rsid w:val="006139AC"/>
    <w:rsid w:val="00613B50"/>
    <w:rsid w:val="00613F56"/>
    <w:rsid w:val="00614209"/>
    <w:rsid w:val="0061427A"/>
    <w:rsid w:val="006144DC"/>
    <w:rsid w:val="00614AB1"/>
    <w:rsid w:val="00614B39"/>
    <w:rsid w:val="00614B43"/>
    <w:rsid w:val="006150E3"/>
    <w:rsid w:val="006157D6"/>
    <w:rsid w:val="00615A0B"/>
    <w:rsid w:val="006161CB"/>
    <w:rsid w:val="00616395"/>
    <w:rsid w:val="006166FA"/>
    <w:rsid w:val="006167E8"/>
    <w:rsid w:val="006167FA"/>
    <w:rsid w:val="00616C77"/>
    <w:rsid w:val="00616D57"/>
    <w:rsid w:val="00616E1F"/>
    <w:rsid w:val="006171B0"/>
    <w:rsid w:val="006173DC"/>
    <w:rsid w:val="006179E9"/>
    <w:rsid w:val="00617EE7"/>
    <w:rsid w:val="006202CC"/>
    <w:rsid w:val="0062064F"/>
    <w:rsid w:val="00620E5C"/>
    <w:rsid w:val="006211C5"/>
    <w:rsid w:val="0062131C"/>
    <w:rsid w:val="006214E9"/>
    <w:rsid w:val="00621671"/>
    <w:rsid w:val="006217DD"/>
    <w:rsid w:val="00621844"/>
    <w:rsid w:val="0062189A"/>
    <w:rsid w:val="00621A0D"/>
    <w:rsid w:val="00621BFD"/>
    <w:rsid w:val="00621C9C"/>
    <w:rsid w:val="00621DF3"/>
    <w:rsid w:val="006220E6"/>
    <w:rsid w:val="006222F6"/>
    <w:rsid w:val="0062243F"/>
    <w:rsid w:val="0062261A"/>
    <w:rsid w:val="00622E07"/>
    <w:rsid w:val="00622FE9"/>
    <w:rsid w:val="0062353F"/>
    <w:rsid w:val="006236B3"/>
    <w:rsid w:val="0062389F"/>
    <w:rsid w:val="006239D5"/>
    <w:rsid w:val="00623DE1"/>
    <w:rsid w:val="00623ECC"/>
    <w:rsid w:val="00623F1C"/>
    <w:rsid w:val="00623FB6"/>
    <w:rsid w:val="006240DC"/>
    <w:rsid w:val="00624751"/>
    <w:rsid w:val="00624860"/>
    <w:rsid w:val="00624C77"/>
    <w:rsid w:val="00624ED2"/>
    <w:rsid w:val="00624EEA"/>
    <w:rsid w:val="006250D5"/>
    <w:rsid w:val="006252CF"/>
    <w:rsid w:val="0062547B"/>
    <w:rsid w:val="006254DB"/>
    <w:rsid w:val="0062564E"/>
    <w:rsid w:val="00625764"/>
    <w:rsid w:val="00625830"/>
    <w:rsid w:val="006258BB"/>
    <w:rsid w:val="00625A5F"/>
    <w:rsid w:val="00625F5B"/>
    <w:rsid w:val="00626112"/>
    <w:rsid w:val="006263B4"/>
    <w:rsid w:val="0062695A"/>
    <w:rsid w:val="00626BF9"/>
    <w:rsid w:val="00626C0D"/>
    <w:rsid w:val="00626EF1"/>
    <w:rsid w:val="00627539"/>
    <w:rsid w:val="0062777E"/>
    <w:rsid w:val="00630635"/>
    <w:rsid w:val="00630BA3"/>
    <w:rsid w:val="00630C26"/>
    <w:rsid w:val="00630ECC"/>
    <w:rsid w:val="00631340"/>
    <w:rsid w:val="00631537"/>
    <w:rsid w:val="00631913"/>
    <w:rsid w:val="00631B42"/>
    <w:rsid w:val="00632121"/>
    <w:rsid w:val="006321DC"/>
    <w:rsid w:val="00632217"/>
    <w:rsid w:val="006326E5"/>
    <w:rsid w:val="00632740"/>
    <w:rsid w:val="00632B77"/>
    <w:rsid w:val="00632C03"/>
    <w:rsid w:val="00632EA7"/>
    <w:rsid w:val="0063300A"/>
    <w:rsid w:val="00633024"/>
    <w:rsid w:val="006330AE"/>
    <w:rsid w:val="0063343B"/>
    <w:rsid w:val="006339C0"/>
    <w:rsid w:val="00633AF3"/>
    <w:rsid w:val="00633C67"/>
    <w:rsid w:val="0063476C"/>
    <w:rsid w:val="00634E8A"/>
    <w:rsid w:val="00634FBC"/>
    <w:rsid w:val="00635153"/>
    <w:rsid w:val="006353F7"/>
    <w:rsid w:val="00635501"/>
    <w:rsid w:val="00635771"/>
    <w:rsid w:val="0063590B"/>
    <w:rsid w:val="00635919"/>
    <w:rsid w:val="00635A5B"/>
    <w:rsid w:val="00635C9F"/>
    <w:rsid w:val="00636225"/>
    <w:rsid w:val="00636375"/>
    <w:rsid w:val="0063665C"/>
    <w:rsid w:val="00636691"/>
    <w:rsid w:val="00636907"/>
    <w:rsid w:val="00636929"/>
    <w:rsid w:val="00636B8F"/>
    <w:rsid w:val="0063721B"/>
    <w:rsid w:val="00637436"/>
    <w:rsid w:val="00637B02"/>
    <w:rsid w:val="00637F6C"/>
    <w:rsid w:val="0064071F"/>
    <w:rsid w:val="00640DF2"/>
    <w:rsid w:val="00640EEB"/>
    <w:rsid w:val="006411A0"/>
    <w:rsid w:val="00641349"/>
    <w:rsid w:val="00641819"/>
    <w:rsid w:val="00641D2A"/>
    <w:rsid w:val="00641E91"/>
    <w:rsid w:val="00642003"/>
    <w:rsid w:val="00642013"/>
    <w:rsid w:val="00642162"/>
    <w:rsid w:val="006424AA"/>
    <w:rsid w:val="0064252E"/>
    <w:rsid w:val="0064258F"/>
    <w:rsid w:val="00642816"/>
    <w:rsid w:val="00642865"/>
    <w:rsid w:val="006429F5"/>
    <w:rsid w:val="00642C21"/>
    <w:rsid w:val="00642D64"/>
    <w:rsid w:val="00642E90"/>
    <w:rsid w:val="0064353B"/>
    <w:rsid w:val="00643603"/>
    <w:rsid w:val="0064371E"/>
    <w:rsid w:val="0064384A"/>
    <w:rsid w:val="0064386A"/>
    <w:rsid w:val="00644830"/>
    <w:rsid w:val="00644C4D"/>
    <w:rsid w:val="00644F24"/>
    <w:rsid w:val="006450B0"/>
    <w:rsid w:val="00645400"/>
    <w:rsid w:val="00645851"/>
    <w:rsid w:val="00645D64"/>
    <w:rsid w:val="00646460"/>
    <w:rsid w:val="0064681F"/>
    <w:rsid w:val="00646A24"/>
    <w:rsid w:val="00646BB0"/>
    <w:rsid w:val="00646D41"/>
    <w:rsid w:val="00646E2B"/>
    <w:rsid w:val="00647124"/>
    <w:rsid w:val="00647163"/>
    <w:rsid w:val="00647324"/>
    <w:rsid w:val="00647528"/>
    <w:rsid w:val="00647927"/>
    <w:rsid w:val="00647AC2"/>
    <w:rsid w:val="00647D04"/>
    <w:rsid w:val="0065023A"/>
    <w:rsid w:val="00650433"/>
    <w:rsid w:val="0065062B"/>
    <w:rsid w:val="006507E2"/>
    <w:rsid w:val="006509C0"/>
    <w:rsid w:val="006509D0"/>
    <w:rsid w:val="00650B40"/>
    <w:rsid w:val="00651096"/>
    <w:rsid w:val="006510EA"/>
    <w:rsid w:val="006511BD"/>
    <w:rsid w:val="006512EB"/>
    <w:rsid w:val="006512ED"/>
    <w:rsid w:val="006512EE"/>
    <w:rsid w:val="00651750"/>
    <w:rsid w:val="00651E2B"/>
    <w:rsid w:val="00652129"/>
    <w:rsid w:val="00652151"/>
    <w:rsid w:val="006521A5"/>
    <w:rsid w:val="00652272"/>
    <w:rsid w:val="0065247D"/>
    <w:rsid w:val="00652663"/>
    <w:rsid w:val="00652982"/>
    <w:rsid w:val="006530B7"/>
    <w:rsid w:val="00653242"/>
    <w:rsid w:val="006534AE"/>
    <w:rsid w:val="006536D9"/>
    <w:rsid w:val="00653829"/>
    <w:rsid w:val="006538F6"/>
    <w:rsid w:val="00653EA1"/>
    <w:rsid w:val="0065433C"/>
    <w:rsid w:val="0065440D"/>
    <w:rsid w:val="00654576"/>
    <w:rsid w:val="006545CD"/>
    <w:rsid w:val="006550B3"/>
    <w:rsid w:val="006552E2"/>
    <w:rsid w:val="00655395"/>
    <w:rsid w:val="00655A9C"/>
    <w:rsid w:val="006563D6"/>
    <w:rsid w:val="00657150"/>
    <w:rsid w:val="0065741E"/>
    <w:rsid w:val="00657B62"/>
    <w:rsid w:val="00657EA4"/>
    <w:rsid w:val="0066028A"/>
    <w:rsid w:val="0066084B"/>
    <w:rsid w:val="006608A2"/>
    <w:rsid w:val="006609F2"/>
    <w:rsid w:val="00660B3B"/>
    <w:rsid w:val="00660E72"/>
    <w:rsid w:val="006611C5"/>
    <w:rsid w:val="0066130A"/>
    <w:rsid w:val="0066142A"/>
    <w:rsid w:val="00661999"/>
    <w:rsid w:val="00661EE4"/>
    <w:rsid w:val="00661F79"/>
    <w:rsid w:val="00662074"/>
    <w:rsid w:val="006620CA"/>
    <w:rsid w:val="00662610"/>
    <w:rsid w:val="006626F5"/>
    <w:rsid w:val="00662A87"/>
    <w:rsid w:val="00662A91"/>
    <w:rsid w:val="00662BBB"/>
    <w:rsid w:val="00662D24"/>
    <w:rsid w:val="00662E4A"/>
    <w:rsid w:val="00663061"/>
    <w:rsid w:val="00663063"/>
    <w:rsid w:val="0066345E"/>
    <w:rsid w:val="00663587"/>
    <w:rsid w:val="0066387F"/>
    <w:rsid w:val="00663F0D"/>
    <w:rsid w:val="0066407A"/>
    <w:rsid w:val="0066462A"/>
    <w:rsid w:val="006647B9"/>
    <w:rsid w:val="00664FF0"/>
    <w:rsid w:val="0066523D"/>
    <w:rsid w:val="006655CC"/>
    <w:rsid w:val="006656D0"/>
    <w:rsid w:val="0066592F"/>
    <w:rsid w:val="00665D02"/>
    <w:rsid w:val="00665D74"/>
    <w:rsid w:val="00665D93"/>
    <w:rsid w:val="00665DE9"/>
    <w:rsid w:val="00666120"/>
    <w:rsid w:val="006664CB"/>
    <w:rsid w:val="00666604"/>
    <w:rsid w:val="006667E6"/>
    <w:rsid w:val="00666853"/>
    <w:rsid w:val="006669F0"/>
    <w:rsid w:val="006671E4"/>
    <w:rsid w:val="00667309"/>
    <w:rsid w:val="00667681"/>
    <w:rsid w:val="00667ED4"/>
    <w:rsid w:val="0067016A"/>
    <w:rsid w:val="00670359"/>
    <w:rsid w:val="00670E3F"/>
    <w:rsid w:val="00670E80"/>
    <w:rsid w:val="00670F31"/>
    <w:rsid w:val="00671026"/>
    <w:rsid w:val="00671838"/>
    <w:rsid w:val="00671E97"/>
    <w:rsid w:val="00671FB0"/>
    <w:rsid w:val="0067240F"/>
    <w:rsid w:val="00672767"/>
    <w:rsid w:val="00672ACD"/>
    <w:rsid w:val="006730DA"/>
    <w:rsid w:val="006733B9"/>
    <w:rsid w:val="00673434"/>
    <w:rsid w:val="00673471"/>
    <w:rsid w:val="00673691"/>
    <w:rsid w:val="00673987"/>
    <w:rsid w:val="00673CB7"/>
    <w:rsid w:val="00673CD8"/>
    <w:rsid w:val="00674061"/>
    <w:rsid w:val="00674235"/>
    <w:rsid w:val="006745C5"/>
    <w:rsid w:val="0067470E"/>
    <w:rsid w:val="00674881"/>
    <w:rsid w:val="00674A07"/>
    <w:rsid w:val="00674DC7"/>
    <w:rsid w:val="006750B2"/>
    <w:rsid w:val="006754C3"/>
    <w:rsid w:val="00675902"/>
    <w:rsid w:val="006759E5"/>
    <w:rsid w:val="00675BAD"/>
    <w:rsid w:val="00675E47"/>
    <w:rsid w:val="00675EB9"/>
    <w:rsid w:val="0067601D"/>
    <w:rsid w:val="006760ED"/>
    <w:rsid w:val="00676132"/>
    <w:rsid w:val="006763FD"/>
    <w:rsid w:val="0067651D"/>
    <w:rsid w:val="006769B1"/>
    <w:rsid w:val="00676AE2"/>
    <w:rsid w:val="00676DE8"/>
    <w:rsid w:val="00676F42"/>
    <w:rsid w:val="00676F53"/>
    <w:rsid w:val="006770A0"/>
    <w:rsid w:val="00677D3A"/>
    <w:rsid w:val="00677E94"/>
    <w:rsid w:val="006803CF"/>
    <w:rsid w:val="0068047F"/>
    <w:rsid w:val="0068096A"/>
    <w:rsid w:val="00680A1C"/>
    <w:rsid w:val="00680AEA"/>
    <w:rsid w:val="00680B40"/>
    <w:rsid w:val="00680F3F"/>
    <w:rsid w:val="006811DC"/>
    <w:rsid w:val="00681243"/>
    <w:rsid w:val="00681A79"/>
    <w:rsid w:val="00681E82"/>
    <w:rsid w:val="00681EA8"/>
    <w:rsid w:val="006821ED"/>
    <w:rsid w:val="00682242"/>
    <w:rsid w:val="0068239D"/>
    <w:rsid w:val="006824A7"/>
    <w:rsid w:val="0068267F"/>
    <w:rsid w:val="0068271E"/>
    <w:rsid w:val="00682C9D"/>
    <w:rsid w:val="00682D44"/>
    <w:rsid w:val="00682DE1"/>
    <w:rsid w:val="00682E7F"/>
    <w:rsid w:val="00683080"/>
    <w:rsid w:val="00683531"/>
    <w:rsid w:val="0068379D"/>
    <w:rsid w:val="00683BA7"/>
    <w:rsid w:val="00683C08"/>
    <w:rsid w:val="00683F37"/>
    <w:rsid w:val="00684015"/>
    <w:rsid w:val="00684594"/>
    <w:rsid w:val="0068468B"/>
    <w:rsid w:val="0068476F"/>
    <w:rsid w:val="00684B80"/>
    <w:rsid w:val="00685087"/>
    <w:rsid w:val="006853F7"/>
    <w:rsid w:val="00685560"/>
    <w:rsid w:val="0068589E"/>
    <w:rsid w:val="00685986"/>
    <w:rsid w:val="00685B04"/>
    <w:rsid w:val="00685B90"/>
    <w:rsid w:val="00685EFD"/>
    <w:rsid w:val="00686479"/>
    <w:rsid w:val="0068655C"/>
    <w:rsid w:val="006865EB"/>
    <w:rsid w:val="0068665C"/>
    <w:rsid w:val="00686AD7"/>
    <w:rsid w:val="00686B5F"/>
    <w:rsid w:val="00686D12"/>
    <w:rsid w:val="006870E8"/>
    <w:rsid w:val="006875CE"/>
    <w:rsid w:val="00687600"/>
    <w:rsid w:val="0068768A"/>
    <w:rsid w:val="0068779F"/>
    <w:rsid w:val="00690196"/>
    <w:rsid w:val="006901F2"/>
    <w:rsid w:val="006903F4"/>
    <w:rsid w:val="00690640"/>
    <w:rsid w:val="006906AA"/>
    <w:rsid w:val="00690852"/>
    <w:rsid w:val="00690EB2"/>
    <w:rsid w:val="00690FBD"/>
    <w:rsid w:val="00691184"/>
    <w:rsid w:val="006913E5"/>
    <w:rsid w:val="00691414"/>
    <w:rsid w:val="0069154A"/>
    <w:rsid w:val="006915B7"/>
    <w:rsid w:val="006915B8"/>
    <w:rsid w:val="006917EF"/>
    <w:rsid w:val="00691840"/>
    <w:rsid w:val="00691A34"/>
    <w:rsid w:val="00691E0B"/>
    <w:rsid w:val="00691F2F"/>
    <w:rsid w:val="00692067"/>
    <w:rsid w:val="00692157"/>
    <w:rsid w:val="0069219E"/>
    <w:rsid w:val="0069233B"/>
    <w:rsid w:val="006923D2"/>
    <w:rsid w:val="00692402"/>
    <w:rsid w:val="00692916"/>
    <w:rsid w:val="00692923"/>
    <w:rsid w:val="00692DEB"/>
    <w:rsid w:val="006930E1"/>
    <w:rsid w:val="006931BE"/>
    <w:rsid w:val="00693200"/>
    <w:rsid w:val="00693208"/>
    <w:rsid w:val="0069323B"/>
    <w:rsid w:val="006936FA"/>
    <w:rsid w:val="00693A19"/>
    <w:rsid w:val="00693B6F"/>
    <w:rsid w:val="00693E24"/>
    <w:rsid w:val="00694202"/>
    <w:rsid w:val="00694396"/>
    <w:rsid w:val="0069468D"/>
    <w:rsid w:val="006946D6"/>
    <w:rsid w:val="006947D2"/>
    <w:rsid w:val="00694AF6"/>
    <w:rsid w:val="00694E61"/>
    <w:rsid w:val="00695351"/>
    <w:rsid w:val="00695963"/>
    <w:rsid w:val="00695F6B"/>
    <w:rsid w:val="006965EB"/>
    <w:rsid w:val="00696876"/>
    <w:rsid w:val="006968E2"/>
    <w:rsid w:val="00696B31"/>
    <w:rsid w:val="00696E25"/>
    <w:rsid w:val="00696E6A"/>
    <w:rsid w:val="006974A7"/>
    <w:rsid w:val="00697ACD"/>
    <w:rsid w:val="00697DF2"/>
    <w:rsid w:val="00697E21"/>
    <w:rsid w:val="00697FF9"/>
    <w:rsid w:val="006A0008"/>
    <w:rsid w:val="006A0425"/>
    <w:rsid w:val="006A0880"/>
    <w:rsid w:val="006A0E62"/>
    <w:rsid w:val="006A0EA8"/>
    <w:rsid w:val="006A1132"/>
    <w:rsid w:val="006A1250"/>
    <w:rsid w:val="006A15A0"/>
    <w:rsid w:val="006A15F1"/>
    <w:rsid w:val="006A1721"/>
    <w:rsid w:val="006A18EC"/>
    <w:rsid w:val="006A1EAF"/>
    <w:rsid w:val="006A1FA9"/>
    <w:rsid w:val="006A212A"/>
    <w:rsid w:val="006A2545"/>
    <w:rsid w:val="006A263B"/>
    <w:rsid w:val="006A2B46"/>
    <w:rsid w:val="006A3239"/>
    <w:rsid w:val="006A3508"/>
    <w:rsid w:val="006A37F2"/>
    <w:rsid w:val="006A3A49"/>
    <w:rsid w:val="006A3BDA"/>
    <w:rsid w:val="006A3CEF"/>
    <w:rsid w:val="006A3E64"/>
    <w:rsid w:val="006A44B1"/>
    <w:rsid w:val="006A46DB"/>
    <w:rsid w:val="006A4A8A"/>
    <w:rsid w:val="006A5278"/>
    <w:rsid w:val="006A52E5"/>
    <w:rsid w:val="006A55E8"/>
    <w:rsid w:val="006A5B98"/>
    <w:rsid w:val="006A5D1F"/>
    <w:rsid w:val="006A6013"/>
    <w:rsid w:val="006A65D7"/>
    <w:rsid w:val="006A6913"/>
    <w:rsid w:val="006A6AA0"/>
    <w:rsid w:val="006A6AA1"/>
    <w:rsid w:val="006A6E06"/>
    <w:rsid w:val="006A7032"/>
    <w:rsid w:val="006A7395"/>
    <w:rsid w:val="006A76D0"/>
    <w:rsid w:val="006A791C"/>
    <w:rsid w:val="006A795B"/>
    <w:rsid w:val="006A7EB3"/>
    <w:rsid w:val="006A7F46"/>
    <w:rsid w:val="006B00B6"/>
    <w:rsid w:val="006B05F7"/>
    <w:rsid w:val="006B0662"/>
    <w:rsid w:val="006B074C"/>
    <w:rsid w:val="006B07E7"/>
    <w:rsid w:val="006B0A96"/>
    <w:rsid w:val="006B0B25"/>
    <w:rsid w:val="006B0E2E"/>
    <w:rsid w:val="006B10FB"/>
    <w:rsid w:val="006B1115"/>
    <w:rsid w:val="006B117E"/>
    <w:rsid w:val="006B12D6"/>
    <w:rsid w:val="006B1730"/>
    <w:rsid w:val="006B1A52"/>
    <w:rsid w:val="006B1AFC"/>
    <w:rsid w:val="006B1CB1"/>
    <w:rsid w:val="006B1DE5"/>
    <w:rsid w:val="006B2040"/>
    <w:rsid w:val="006B211A"/>
    <w:rsid w:val="006B2126"/>
    <w:rsid w:val="006B220D"/>
    <w:rsid w:val="006B2617"/>
    <w:rsid w:val="006B265E"/>
    <w:rsid w:val="006B283A"/>
    <w:rsid w:val="006B2A9E"/>
    <w:rsid w:val="006B2BCE"/>
    <w:rsid w:val="006B2DC6"/>
    <w:rsid w:val="006B2F10"/>
    <w:rsid w:val="006B2FAC"/>
    <w:rsid w:val="006B3096"/>
    <w:rsid w:val="006B3116"/>
    <w:rsid w:val="006B3370"/>
    <w:rsid w:val="006B3A62"/>
    <w:rsid w:val="006B3CDA"/>
    <w:rsid w:val="006B3D13"/>
    <w:rsid w:val="006B3D58"/>
    <w:rsid w:val="006B3FFF"/>
    <w:rsid w:val="006B442C"/>
    <w:rsid w:val="006B45C1"/>
    <w:rsid w:val="006B4700"/>
    <w:rsid w:val="006B47B5"/>
    <w:rsid w:val="006B485A"/>
    <w:rsid w:val="006B4AE7"/>
    <w:rsid w:val="006B4CBF"/>
    <w:rsid w:val="006B5185"/>
    <w:rsid w:val="006B5354"/>
    <w:rsid w:val="006B53E5"/>
    <w:rsid w:val="006B5444"/>
    <w:rsid w:val="006B5677"/>
    <w:rsid w:val="006B5BC5"/>
    <w:rsid w:val="006B5D12"/>
    <w:rsid w:val="006B5D46"/>
    <w:rsid w:val="006B5DAD"/>
    <w:rsid w:val="006B6391"/>
    <w:rsid w:val="006B7727"/>
    <w:rsid w:val="006B7831"/>
    <w:rsid w:val="006B79C7"/>
    <w:rsid w:val="006B79F1"/>
    <w:rsid w:val="006B7B03"/>
    <w:rsid w:val="006B7E5D"/>
    <w:rsid w:val="006B7E89"/>
    <w:rsid w:val="006B7F4F"/>
    <w:rsid w:val="006B7FAB"/>
    <w:rsid w:val="006C0160"/>
    <w:rsid w:val="006C03AC"/>
    <w:rsid w:val="006C07D1"/>
    <w:rsid w:val="006C0951"/>
    <w:rsid w:val="006C0B37"/>
    <w:rsid w:val="006C0C37"/>
    <w:rsid w:val="006C0C92"/>
    <w:rsid w:val="006C0FE5"/>
    <w:rsid w:val="006C0FFA"/>
    <w:rsid w:val="006C106A"/>
    <w:rsid w:val="006C11F4"/>
    <w:rsid w:val="006C1DED"/>
    <w:rsid w:val="006C250C"/>
    <w:rsid w:val="006C27E2"/>
    <w:rsid w:val="006C2D90"/>
    <w:rsid w:val="006C2DCC"/>
    <w:rsid w:val="006C309F"/>
    <w:rsid w:val="006C3C43"/>
    <w:rsid w:val="006C418B"/>
    <w:rsid w:val="006C4B53"/>
    <w:rsid w:val="006C51AA"/>
    <w:rsid w:val="006C611C"/>
    <w:rsid w:val="006C61BA"/>
    <w:rsid w:val="006C642A"/>
    <w:rsid w:val="006C6671"/>
    <w:rsid w:val="006C6902"/>
    <w:rsid w:val="006C6C31"/>
    <w:rsid w:val="006C6D23"/>
    <w:rsid w:val="006C6E81"/>
    <w:rsid w:val="006C6EDE"/>
    <w:rsid w:val="006C6EE9"/>
    <w:rsid w:val="006C7043"/>
    <w:rsid w:val="006C743D"/>
    <w:rsid w:val="006C755F"/>
    <w:rsid w:val="006C7B3B"/>
    <w:rsid w:val="006D059C"/>
    <w:rsid w:val="006D0A72"/>
    <w:rsid w:val="006D0BB5"/>
    <w:rsid w:val="006D0D18"/>
    <w:rsid w:val="006D0D3C"/>
    <w:rsid w:val="006D143E"/>
    <w:rsid w:val="006D1E06"/>
    <w:rsid w:val="006D1FA7"/>
    <w:rsid w:val="006D236D"/>
    <w:rsid w:val="006D23FC"/>
    <w:rsid w:val="006D2557"/>
    <w:rsid w:val="006D275C"/>
    <w:rsid w:val="006D351F"/>
    <w:rsid w:val="006D3E05"/>
    <w:rsid w:val="006D3F5A"/>
    <w:rsid w:val="006D40AF"/>
    <w:rsid w:val="006D42D0"/>
    <w:rsid w:val="006D454C"/>
    <w:rsid w:val="006D4634"/>
    <w:rsid w:val="006D4780"/>
    <w:rsid w:val="006D47C1"/>
    <w:rsid w:val="006D490F"/>
    <w:rsid w:val="006D4D26"/>
    <w:rsid w:val="006D5ABF"/>
    <w:rsid w:val="006D6278"/>
    <w:rsid w:val="006D665D"/>
    <w:rsid w:val="006D6F9A"/>
    <w:rsid w:val="006D7011"/>
    <w:rsid w:val="006D713A"/>
    <w:rsid w:val="006D7715"/>
    <w:rsid w:val="006D788F"/>
    <w:rsid w:val="006D78A1"/>
    <w:rsid w:val="006E0740"/>
    <w:rsid w:val="006E0C58"/>
    <w:rsid w:val="006E0D14"/>
    <w:rsid w:val="006E12EE"/>
    <w:rsid w:val="006E13D8"/>
    <w:rsid w:val="006E1556"/>
    <w:rsid w:val="006E164D"/>
    <w:rsid w:val="006E1A22"/>
    <w:rsid w:val="006E1B7E"/>
    <w:rsid w:val="006E2136"/>
    <w:rsid w:val="006E25A1"/>
    <w:rsid w:val="006E26F8"/>
    <w:rsid w:val="006E281F"/>
    <w:rsid w:val="006E2B4B"/>
    <w:rsid w:val="006E2BF1"/>
    <w:rsid w:val="006E2F0A"/>
    <w:rsid w:val="006E3436"/>
    <w:rsid w:val="006E3572"/>
    <w:rsid w:val="006E3843"/>
    <w:rsid w:val="006E3A27"/>
    <w:rsid w:val="006E3A2B"/>
    <w:rsid w:val="006E3CDC"/>
    <w:rsid w:val="006E44EA"/>
    <w:rsid w:val="006E4716"/>
    <w:rsid w:val="006E4CC7"/>
    <w:rsid w:val="006E4D81"/>
    <w:rsid w:val="006E4EC9"/>
    <w:rsid w:val="006E4F09"/>
    <w:rsid w:val="006E5212"/>
    <w:rsid w:val="006E58C0"/>
    <w:rsid w:val="006E599E"/>
    <w:rsid w:val="006E5A16"/>
    <w:rsid w:val="006E5CFD"/>
    <w:rsid w:val="006E6017"/>
    <w:rsid w:val="006E672C"/>
    <w:rsid w:val="006E6C9F"/>
    <w:rsid w:val="006E72F7"/>
    <w:rsid w:val="006E73D6"/>
    <w:rsid w:val="006E787E"/>
    <w:rsid w:val="006E78A8"/>
    <w:rsid w:val="006E7C2D"/>
    <w:rsid w:val="006E7C4B"/>
    <w:rsid w:val="006E7D29"/>
    <w:rsid w:val="006E7D54"/>
    <w:rsid w:val="006F01AC"/>
    <w:rsid w:val="006F059C"/>
    <w:rsid w:val="006F0643"/>
    <w:rsid w:val="006F0CF3"/>
    <w:rsid w:val="006F1121"/>
    <w:rsid w:val="006F1513"/>
    <w:rsid w:val="006F184A"/>
    <w:rsid w:val="006F18FE"/>
    <w:rsid w:val="006F199F"/>
    <w:rsid w:val="006F1C79"/>
    <w:rsid w:val="006F2152"/>
    <w:rsid w:val="006F22A3"/>
    <w:rsid w:val="006F27A7"/>
    <w:rsid w:val="006F289C"/>
    <w:rsid w:val="006F2908"/>
    <w:rsid w:val="006F301F"/>
    <w:rsid w:val="006F3175"/>
    <w:rsid w:val="006F3351"/>
    <w:rsid w:val="006F36A7"/>
    <w:rsid w:val="006F3C7E"/>
    <w:rsid w:val="006F471F"/>
    <w:rsid w:val="006F4BDF"/>
    <w:rsid w:val="006F4F4F"/>
    <w:rsid w:val="006F4FC7"/>
    <w:rsid w:val="006F59BA"/>
    <w:rsid w:val="006F5A36"/>
    <w:rsid w:val="006F6BF9"/>
    <w:rsid w:val="006F7153"/>
    <w:rsid w:val="006F75CE"/>
    <w:rsid w:val="006F7627"/>
    <w:rsid w:val="006F7841"/>
    <w:rsid w:val="006F795B"/>
    <w:rsid w:val="006F7DE7"/>
    <w:rsid w:val="00700BCE"/>
    <w:rsid w:val="0070106C"/>
    <w:rsid w:val="0070178F"/>
    <w:rsid w:val="00701AB7"/>
    <w:rsid w:val="00701B9A"/>
    <w:rsid w:val="00701C3F"/>
    <w:rsid w:val="00701D2B"/>
    <w:rsid w:val="00702194"/>
    <w:rsid w:val="00702DB0"/>
    <w:rsid w:val="007031D5"/>
    <w:rsid w:val="00703209"/>
    <w:rsid w:val="00703396"/>
    <w:rsid w:val="0070352F"/>
    <w:rsid w:val="007036AC"/>
    <w:rsid w:val="00703ACF"/>
    <w:rsid w:val="00703C13"/>
    <w:rsid w:val="007045B5"/>
    <w:rsid w:val="007046DD"/>
    <w:rsid w:val="00704786"/>
    <w:rsid w:val="00704906"/>
    <w:rsid w:val="00704C1D"/>
    <w:rsid w:val="00704CB6"/>
    <w:rsid w:val="00704D72"/>
    <w:rsid w:val="00704E2A"/>
    <w:rsid w:val="0070550D"/>
    <w:rsid w:val="00705997"/>
    <w:rsid w:val="00705AFF"/>
    <w:rsid w:val="007061D2"/>
    <w:rsid w:val="007062D4"/>
    <w:rsid w:val="007063BD"/>
    <w:rsid w:val="00706587"/>
    <w:rsid w:val="00706702"/>
    <w:rsid w:val="00706BC9"/>
    <w:rsid w:val="00706BFB"/>
    <w:rsid w:val="00706F56"/>
    <w:rsid w:val="00707239"/>
    <w:rsid w:val="007072B3"/>
    <w:rsid w:val="00707480"/>
    <w:rsid w:val="007075D0"/>
    <w:rsid w:val="0070763C"/>
    <w:rsid w:val="00707681"/>
    <w:rsid w:val="00707CAD"/>
    <w:rsid w:val="00707E5B"/>
    <w:rsid w:val="00707ED2"/>
    <w:rsid w:val="0071005A"/>
    <w:rsid w:val="00710698"/>
    <w:rsid w:val="00710732"/>
    <w:rsid w:val="00710BC0"/>
    <w:rsid w:val="00710C23"/>
    <w:rsid w:val="00710CCE"/>
    <w:rsid w:val="0071117D"/>
    <w:rsid w:val="00711225"/>
    <w:rsid w:val="0071126A"/>
    <w:rsid w:val="00711342"/>
    <w:rsid w:val="00711856"/>
    <w:rsid w:val="0071195B"/>
    <w:rsid w:val="007119E1"/>
    <w:rsid w:val="00711D1E"/>
    <w:rsid w:val="00712147"/>
    <w:rsid w:val="00712375"/>
    <w:rsid w:val="00712455"/>
    <w:rsid w:val="007124F3"/>
    <w:rsid w:val="00712526"/>
    <w:rsid w:val="007129D7"/>
    <w:rsid w:val="00712B32"/>
    <w:rsid w:val="00712B74"/>
    <w:rsid w:val="00712E2A"/>
    <w:rsid w:val="00712EDD"/>
    <w:rsid w:val="00713115"/>
    <w:rsid w:val="007131CE"/>
    <w:rsid w:val="007131E9"/>
    <w:rsid w:val="00713420"/>
    <w:rsid w:val="00713597"/>
    <w:rsid w:val="00713A61"/>
    <w:rsid w:val="00713B34"/>
    <w:rsid w:val="00713C61"/>
    <w:rsid w:val="007140DE"/>
    <w:rsid w:val="00714A0D"/>
    <w:rsid w:val="00714A74"/>
    <w:rsid w:val="00714C65"/>
    <w:rsid w:val="00714DC1"/>
    <w:rsid w:val="007150C1"/>
    <w:rsid w:val="00715197"/>
    <w:rsid w:val="00715275"/>
    <w:rsid w:val="0071527E"/>
    <w:rsid w:val="00715636"/>
    <w:rsid w:val="00715A68"/>
    <w:rsid w:val="00715E88"/>
    <w:rsid w:val="0071611B"/>
    <w:rsid w:val="00716486"/>
    <w:rsid w:val="0071698E"/>
    <w:rsid w:val="00717177"/>
    <w:rsid w:val="00717560"/>
    <w:rsid w:val="0071764E"/>
    <w:rsid w:val="0071772B"/>
    <w:rsid w:val="00717A22"/>
    <w:rsid w:val="00717C58"/>
    <w:rsid w:val="0072003F"/>
    <w:rsid w:val="007202E4"/>
    <w:rsid w:val="00720879"/>
    <w:rsid w:val="00720D03"/>
    <w:rsid w:val="00721542"/>
    <w:rsid w:val="0072168C"/>
    <w:rsid w:val="00721831"/>
    <w:rsid w:val="0072190D"/>
    <w:rsid w:val="00721B22"/>
    <w:rsid w:val="00721F9A"/>
    <w:rsid w:val="00721FD7"/>
    <w:rsid w:val="007220FD"/>
    <w:rsid w:val="00722206"/>
    <w:rsid w:val="0072230D"/>
    <w:rsid w:val="007225FF"/>
    <w:rsid w:val="00722A95"/>
    <w:rsid w:val="00722A96"/>
    <w:rsid w:val="00722B8A"/>
    <w:rsid w:val="00722F05"/>
    <w:rsid w:val="0072328B"/>
    <w:rsid w:val="0072350F"/>
    <w:rsid w:val="00724430"/>
    <w:rsid w:val="00724AE2"/>
    <w:rsid w:val="00724BEC"/>
    <w:rsid w:val="00724CEE"/>
    <w:rsid w:val="00724F8F"/>
    <w:rsid w:val="00725BC2"/>
    <w:rsid w:val="00726249"/>
    <w:rsid w:val="0072626D"/>
    <w:rsid w:val="007262FE"/>
    <w:rsid w:val="007263B3"/>
    <w:rsid w:val="0072640A"/>
    <w:rsid w:val="007269E6"/>
    <w:rsid w:val="00726A8D"/>
    <w:rsid w:val="00726B68"/>
    <w:rsid w:val="00727831"/>
    <w:rsid w:val="007279BE"/>
    <w:rsid w:val="0073029A"/>
    <w:rsid w:val="00730605"/>
    <w:rsid w:val="00730B3A"/>
    <w:rsid w:val="007313E9"/>
    <w:rsid w:val="00731694"/>
    <w:rsid w:val="00731809"/>
    <w:rsid w:val="00731924"/>
    <w:rsid w:val="0073192A"/>
    <w:rsid w:val="00732038"/>
    <w:rsid w:val="0073240A"/>
    <w:rsid w:val="0073246E"/>
    <w:rsid w:val="0073258F"/>
    <w:rsid w:val="00732897"/>
    <w:rsid w:val="007337D5"/>
    <w:rsid w:val="007339A3"/>
    <w:rsid w:val="00733B88"/>
    <w:rsid w:val="00733BC5"/>
    <w:rsid w:val="00733C6E"/>
    <w:rsid w:val="007342AB"/>
    <w:rsid w:val="00734755"/>
    <w:rsid w:val="00734810"/>
    <w:rsid w:val="00734CCA"/>
    <w:rsid w:val="00734D10"/>
    <w:rsid w:val="00734FFD"/>
    <w:rsid w:val="00735AE8"/>
    <w:rsid w:val="00735C23"/>
    <w:rsid w:val="00736448"/>
    <w:rsid w:val="007365EE"/>
    <w:rsid w:val="00736699"/>
    <w:rsid w:val="00736D1D"/>
    <w:rsid w:val="00736DD5"/>
    <w:rsid w:val="00736E47"/>
    <w:rsid w:val="00736F3F"/>
    <w:rsid w:val="007376F7"/>
    <w:rsid w:val="0073783E"/>
    <w:rsid w:val="007378CD"/>
    <w:rsid w:val="007378FD"/>
    <w:rsid w:val="00737BFF"/>
    <w:rsid w:val="00737D80"/>
    <w:rsid w:val="007403F2"/>
    <w:rsid w:val="00740539"/>
    <w:rsid w:val="007406DA"/>
    <w:rsid w:val="007407BD"/>
    <w:rsid w:val="00740A39"/>
    <w:rsid w:val="00740AC0"/>
    <w:rsid w:val="00740AEF"/>
    <w:rsid w:val="00740BE3"/>
    <w:rsid w:val="00740DBC"/>
    <w:rsid w:val="00740E26"/>
    <w:rsid w:val="0074130A"/>
    <w:rsid w:val="0074144C"/>
    <w:rsid w:val="0074179E"/>
    <w:rsid w:val="00741904"/>
    <w:rsid w:val="00741B2C"/>
    <w:rsid w:val="00741FF4"/>
    <w:rsid w:val="007422E2"/>
    <w:rsid w:val="00742967"/>
    <w:rsid w:val="00742AF9"/>
    <w:rsid w:val="00742B23"/>
    <w:rsid w:val="00742BBF"/>
    <w:rsid w:val="00742FEA"/>
    <w:rsid w:val="007430B0"/>
    <w:rsid w:val="007430B9"/>
    <w:rsid w:val="007430C2"/>
    <w:rsid w:val="007430F7"/>
    <w:rsid w:val="007431AC"/>
    <w:rsid w:val="00743696"/>
    <w:rsid w:val="00743A7F"/>
    <w:rsid w:val="00743C70"/>
    <w:rsid w:val="00743D2A"/>
    <w:rsid w:val="00743E76"/>
    <w:rsid w:val="00743FBC"/>
    <w:rsid w:val="0074401C"/>
    <w:rsid w:val="00744112"/>
    <w:rsid w:val="0074485E"/>
    <w:rsid w:val="00744A5F"/>
    <w:rsid w:val="00744C78"/>
    <w:rsid w:val="00744F82"/>
    <w:rsid w:val="0074526A"/>
    <w:rsid w:val="00745479"/>
    <w:rsid w:val="00745A3B"/>
    <w:rsid w:val="00745B7B"/>
    <w:rsid w:val="00745F64"/>
    <w:rsid w:val="00746587"/>
    <w:rsid w:val="0074674B"/>
    <w:rsid w:val="00746B20"/>
    <w:rsid w:val="00746B5D"/>
    <w:rsid w:val="00746D71"/>
    <w:rsid w:val="0074721C"/>
    <w:rsid w:val="00747251"/>
    <w:rsid w:val="00747697"/>
    <w:rsid w:val="0074782D"/>
    <w:rsid w:val="00747AEC"/>
    <w:rsid w:val="00747DAA"/>
    <w:rsid w:val="00747ED3"/>
    <w:rsid w:val="007503CF"/>
    <w:rsid w:val="0075055E"/>
    <w:rsid w:val="0075077E"/>
    <w:rsid w:val="0075083E"/>
    <w:rsid w:val="00750B0E"/>
    <w:rsid w:val="00750BDD"/>
    <w:rsid w:val="00751365"/>
    <w:rsid w:val="00751713"/>
    <w:rsid w:val="0075183D"/>
    <w:rsid w:val="007518B4"/>
    <w:rsid w:val="007518BC"/>
    <w:rsid w:val="00751A00"/>
    <w:rsid w:val="00751CF9"/>
    <w:rsid w:val="00751D11"/>
    <w:rsid w:val="00751F99"/>
    <w:rsid w:val="00751FF8"/>
    <w:rsid w:val="0075210E"/>
    <w:rsid w:val="00752484"/>
    <w:rsid w:val="00752771"/>
    <w:rsid w:val="00752C92"/>
    <w:rsid w:val="00753163"/>
    <w:rsid w:val="00753310"/>
    <w:rsid w:val="0075357C"/>
    <w:rsid w:val="00753585"/>
    <w:rsid w:val="0075386E"/>
    <w:rsid w:val="007538A4"/>
    <w:rsid w:val="00753BB3"/>
    <w:rsid w:val="0075436C"/>
    <w:rsid w:val="007544F4"/>
    <w:rsid w:val="007549B4"/>
    <w:rsid w:val="00754A46"/>
    <w:rsid w:val="00754A94"/>
    <w:rsid w:val="00755075"/>
    <w:rsid w:val="007550D1"/>
    <w:rsid w:val="007555E4"/>
    <w:rsid w:val="00755944"/>
    <w:rsid w:val="00755A18"/>
    <w:rsid w:val="00755A8A"/>
    <w:rsid w:val="00755FE1"/>
    <w:rsid w:val="007560BD"/>
    <w:rsid w:val="00756439"/>
    <w:rsid w:val="0075683C"/>
    <w:rsid w:val="00756A35"/>
    <w:rsid w:val="00756DC8"/>
    <w:rsid w:val="00756DF9"/>
    <w:rsid w:val="00756F9E"/>
    <w:rsid w:val="007570F4"/>
    <w:rsid w:val="007573EA"/>
    <w:rsid w:val="0075749E"/>
    <w:rsid w:val="00757522"/>
    <w:rsid w:val="007575C6"/>
    <w:rsid w:val="007578F1"/>
    <w:rsid w:val="0075799C"/>
    <w:rsid w:val="007579B7"/>
    <w:rsid w:val="007579D1"/>
    <w:rsid w:val="00757A6A"/>
    <w:rsid w:val="00757E2F"/>
    <w:rsid w:val="007600E6"/>
    <w:rsid w:val="007600F7"/>
    <w:rsid w:val="00760538"/>
    <w:rsid w:val="007607F3"/>
    <w:rsid w:val="0076087F"/>
    <w:rsid w:val="007608AE"/>
    <w:rsid w:val="00760E54"/>
    <w:rsid w:val="00760EDD"/>
    <w:rsid w:val="00761016"/>
    <w:rsid w:val="00761038"/>
    <w:rsid w:val="0076114B"/>
    <w:rsid w:val="007612EF"/>
    <w:rsid w:val="007613F5"/>
    <w:rsid w:val="007618E0"/>
    <w:rsid w:val="00761C18"/>
    <w:rsid w:val="00762099"/>
    <w:rsid w:val="00762159"/>
    <w:rsid w:val="0076233B"/>
    <w:rsid w:val="007625C6"/>
    <w:rsid w:val="0076272E"/>
    <w:rsid w:val="00762A69"/>
    <w:rsid w:val="00763231"/>
    <w:rsid w:val="0076387B"/>
    <w:rsid w:val="00763881"/>
    <w:rsid w:val="00764076"/>
    <w:rsid w:val="007640C7"/>
    <w:rsid w:val="007645B2"/>
    <w:rsid w:val="007645EE"/>
    <w:rsid w:val="0076468F"/>
    <w:rsid w:val="00764A03"/>
    <w:rsid w:val="00764BB9"/>
    <w:rsid w:val="00764BE5"/>
    <w:rsid w:val="00764DD9"/>
    <w:rsid w:val="0076519C"/>
    <w:rsid w:val="0076566A"/>
    <w:rsid w:val="007662BE"/>
    <w:rsid w:val="0076637D"/>
    <w:rsid w:val="00766F6A"/>
    <w:rsid w:val="0076734F"/>
    <w:rsid w:val="007673C8"/>
    <w:rsid w:val="0076752E"/>
    <w:rsid w:val="00767791"/>
    <w:rsid w:val="00767EA1"/>
    <w:rsid w:val="0077024C"/>
    <w:rsid w:val="007704E6"/>
    <w:rsid w:val="00770662"/>
    <w:rsid w:val="007707E7"/>
    <w:rsid w:val="007708E8"/>
    <w:rsid w:val="00770916"/>
    <w:rsid w:val="00770BCC"/>
    <w:rsid w:val="0077109F"/>
    <w:rsid w:val="007713F3"/>
    <w:rsid w:val="00771459"/>
    <w:rsid w:val="00771904"/>
    <w:rsid w:val="00771F65"/>
    <w:rsid w:val="00772509"/>
    <w:rsid w:val="007726D6"/>
    <w:rsid w:val="0077285E"/>
    <w:rsid w:val="00772902"/>
    <w:rsid w:val="0077297C"/>
    <w:rsid w:val="007729DA"/>
    <w:rsid w:val="007731B8"/>
    <w:rsid w:val="00773521"/>
    <w:rsid w:val="00774339"/>
    <w:rsid w:val="0077476A"/>
    <w:rsid w:val="00774A34"/>
    <w:rsid w:val="00774DB1"/>
    <w:rsid w:val="00774E12"/>
    <w:rsid w:val="00775328"/>
    <w:rsid w:val="0077576F"/>
    <w:rsid w:val="0077581A"/>
    <w:rsid w:val="00775B45"/>
    <w:rsid w:val="00776026"/>
    <w:rsid w:val="0077624D"/>
    <w:rsid w:val="0077628B"/>
    <w:rsid w:val="00776666"/>
    <w:rsid w:val="00777367"/>
    <w:rsid w:val="0077749D"/>
    <w:rsid w:val="00777887"/>
    <w:rsid w:val="007779EE"/>
    <w:rsid w:val="00777D10"/>
    <w:rsid w:val="00777D8C"/>
    <w:rsid w:val="00780062"/>
    <w:rsid w:val="0078012F"/>
    <w:rsid w:val="007807AE"/>
    <w:rsid w:val="007807D5"/>
    <w:rsid w:val="00780A2D"/>
    <w:rsid w:val="00780B9E"/>
    <w:rsid w:val="00780F46"/>
    <w:rsid w:val="00780FDE"/>
    <w:rsid w:val="00781213"/>
    <w:rsid w:val="0078142E"/>
    <w:rsid w:val="00781A58"/>
    <w:rsid w:val="00781CDC"/>
    <w:rsid w:val="0078216A"/>
    <w:rsid w:val="0078252E"/>
    <w:rsid w:val="007825D6"/>
    <w:rsid w:val="00782F1B"/>
    <w:rsid w:val="00782F44"/>
    <w:rsid w:val="00782FFB"/>
    <w:rsid w:val="007831DA"/>
    <w:rsid w:val="00783357"/>
    <w:rsid w:val="00783D68"/>
    <w:rsid w:val="00783EE7"/>
    <w:rsid w:val="0078410F"/>
    <w:rsid w:val="00784321"/>
    <w:rsid w:val="00784350"/>
    <w:rsid w:val="0078443D"/>
    <w:rsid w:val="007851B7"/>
    <w:rsid w:val="0078534F"/>
    <w:rsid w:val="00785513"/>
    <w:rsid w:val="00785A30"/>
    <w:rsid w:val="00785A42"/>
    <w:rsid w:val="00785A4C"/>
    <w:rsid w:val="00785B69"/>
    <w:rsid w:val="00785CBD"/>
    <w:rsid w:val="00785CF1"/>
    <w:rsid w:val="007860BF"/>
    <w:rsid w:val="00786189"/>
    <w:rsid w:val="00786256"/>
    <w:rsid w:val="0078631A"/>
    <w:rsid w:val="007866BF"/>
    <w:rsid w:val="007868C0"/>
    <w:rsid w:val="00786E68"/>
    <w:rsid w:val="00787114"/>
    <w:rsid w:val="00787971"/>
    <w:rsid w:val="007879A8"/>
    <w:rsid w:val="007879ED"/>
    <w:rsid w:val="00787C41"/>
    <w:rsid w:val="00787FB9"/>
    <w:rsid w:val="00790749"/>
    <w:rsid w:val="00790B31"/>
    <w:rsid w:val="00790CB6"/>
    <w:rsid w:val="00790D62"/>
    <w:rsid w:val="00791064"/>
    <w:rsid w:val="0079144E"/>
    <w:rsid w:val="00791CBD"/>
    <w:rsid w:val="00791E54"/>
    <w:rsid w:val="00792483"/>
    <w:rsid w:val="00792706"/>
    <w:rsid w:val="00792C13"/>
    <w:rsid w:val="00792F65"/>
    <w:rsid w:val="00793606"/>
    <w:rsid w:val="00793843"/>
    <w:rsid w:val="00793B1B"/>
    <w:rsid w:val="00793D5A"/>
    <w:rsid w:val="00793EAF"/>
    <w:rsid w:val="00793FC5"/>
    <w:rsid w:val="00794025"/>
    <w:rsid w:val="00794185"/>
    <w:rsid w:val="007946A1"/>
    <w:rsid w:val="007947E5"/>
    <w:rsid w:val="00794ABE"/>
    <w:rsid w:val="00794BE7"/>
    <w:rsid w:val="00794DDF"/>
    <w:rsid w:val="00795714"/>
    <w:rsid w:val="007958E3"/>
    <w:rsid w:val="007960BF"/>
    <w:rsid w:val="007962AD"/>
    <w:rsid w:val="00796584"/>
    <w:rsid w:val="0079681E"/>
    <w:rsid w:val="0079684A"/>
    <w:rsid w:val="00796B06"/>
    <w:rsid w:val="00796D98"/>
    <w:rsid w:val="0079718D"/>
    <w:rsid w:val="007971E0"/>
    <w:rsid w:val="007974A8"/>
    <w:rsid w:val="007975D3"/>
    <w:rsid w:val="007977F8"/>
    <w:rsid w:val="00797A2D"/>
    <w:rsid w:val="00797DF0"/>
    <w:rsid w:val="00797EE9"/>
    <w:rsid w:val="007A0540"/>
    <w:rsid w:val="007A082E"/>
    <w:rsid w:val="007A092D"/>
    <w:rsid w:val="007A0D27"/>
    <w:rsid w:val="007A1365"/>
    <w:rsid w:val="007A13F4"/>
    <w:rsid w:val="007A1508"/>
    <w:rsid w:val="007A1515"/>
    <w:rsid w:val="007A1750"/>
    <w:rsid w:val="007A1B74"/>
    <w:rsid w:val="007A1CC9"/>
    <w:rsid w:val="007A1D91"/>
    <w:rsid w:val="007A1EE5"/>
    <w:rsid w:val="007A1F0D"/>
    <w:rsid w:val="007A238F"/>
    <w:rsid w:val="007A23E4"/>
    <w:rsid w:val="007A2520"/>
    <w:rsid w:val="007A27E6"/>
    <w:rsid w:val="007A2921"/>
    <w:rsid w:val="007A2A4B"/>
    <w:rsid w:val="007A2FB5"/>
    <w:rsid w:val="007A324C"/>
    <w:rsid w:val="007A3255"/>
    <w:rsid w:val="007A382C"/>
    <w:rsid w:val="007A427C"/>
    <w:rsid w:val="007A42CA"/>
    <w:rsid w:val="007A45E9"/>
    <w:rsid w:val="007A461D"/>
    <w:rsid w:val="007A4C14"/>
    <w:rsid w:val="007A4E7D"/>
    <w:rsid w:val="007A4FA0"/>
    <w:rsid w:val="007A5305"/>
    <w:rsid w:val="007A531C"/>
    <w:rsid w:val="007A5369"/>
    <w:rsid w:val="007A53B3"/>
    <w:rsid w:val="007A58E9"/>
    <w:rsid w:val="007A5978"/>
    <w:rsid w:val="007A59D0"/>
    <w:rsid w:val="007A5A6B"/>
    <w:rsid w:val="007A5EAB"/>
    <w:rsid w:val="007A60C4"/>
    <w:rsid w:val="007A620C"/>
    <w:rsid w:val="007A6860"/>
    <w:rsid w:val="007A6D1D"/>
    <w:rsid w:val="007A70B9"/>
    <w:rsid w:val="007A7544"/>
    <w:rsid w:val="007A7A3B"/>
    <w:rsid w:val="007A7C0F"/>
    <w:rsid w:val="007B0132"/>
    <w:rsid w:val="007B059E"/>
    <w:rsid w:val="007B05E5"/>
    <w:rsid w:val="007B0707"/>
    <w:rsid w:val="007B146B"/>
    <w:rsid w:val="007B1702"/>
    <w:rsid w:val="007B193C"/>
    <w:rsid w:val="007B19DB"/>
    <w:rsid w:val="007B1F16"/>
    <w:rsid w:val="007B1F3F"/>
    <w:rsid w:val="007B3304"/>
    <w:rsid w:val="007B33FC"/>
    <w:rsid w:val="007B38F4"/>
    <w:rsid w:val="007B3931"/>
    <w:rsid w:val="007B3E93"/>
    <w:rsid w:val="007B3EBB"/>
    <w:rsid w:val="007B3F43"/>
    <w:rsid w:val="007B401F"/>
    <w:rsid w:val="007B4022"/>
    <w:rsid w:val="007B41CB"/>
    <w:rsid w:val="007B4549"/>
    <w:rsid w:val="007B4575"/>
    <w:rsid w:val="007B4D42"/>
    <w:rsid w:val="007B4E6B"/>
    <w:rsid w:val="007B4F3C"/>
    <w:rsid w:val="007B51B5"/>
    <w:rsid w:val="007B5208"/>
    <w:rsid w:val="007B5734"/>
    <w:rsid w:val="007B5995"/>
    <w:rsid w:val="007B5B3E"/>
    <w:rsid w:val="007B5CC1"/>
    <w:rsid w:val="007B5D9E"/>
    <w:rsid w:val="007B6146"/>
    <w:rsid w:val="007B68E1"/>
    <w:rsid w:val="007B6EB8"/>
    <w:rsid w:val="007B7016"/>
    <w:rsid w:val="007B7A36"/>
    <w:rsid w:val="007B7ECD"/>
    <w:rsid w:val="007C03BD"/>
    <w:rsid w:val="007C04E1"/>
    <w:rsid w:val="007C0512"/>
    <w:rsid w:val="007C0580"/>
    <w:rsid w:val="007C10D8"/>
    <w:rsid w:val="007C12F2"/>
    <w:rsid w:val="007C144E"/>
    <w:rsid w:val="007C17B3"/>
    <w:rsid w:val="007C1809"/>
    <w:rsid w:val="007C1D6E"/>
    <w:rsid w:val="007C1DCE"/>
    <w:rsid w:val="007C1F08"/>
    <w:rsid w:val="007C20DA"/>
    <w:rsid w:val="007C2180"/>
    <w:rsid w:val="007C2528"/>
    <w:rsid w:val="007C2958"/>
    <w:rsid w:val="007C2D3C"/>
    <w:rsid w:val="007C2EFD"/>
    <w:rsid w:val="007C3529"/>
    <w:rsid w:val="007C40F4"/>
    <w:rsid w:val="007C470D"/>
    <w:rsid w:val="007C4C03"/>
    <w:rsid w:val="007C4FE9"/>
    <w:rsid w:val="007C5334"/>
    <w:rsid w:val="007C547A"/>
    <w:rsid w:val="007C563B"/>
    <w:rsid w:val="007C5E50"/>
    <w:rsid w:val="007C6483"/>
    <w:rsid w:val="007C689D"/>
    <w:rsid w:val="007C7113"/>
    <w:rsid w:val="007C72C2"/>
    <w:rsid w:val="007C73F9"/>
    <w:rsid w:val="007C7428"/>
    <w:rsid w:val="007C7E8D"/>
    <w:rsid w:val="007D0657"/>
    <w:rsid w:val="007D06C3"/>
    <w:rsid w:val="007D0DED"/>
    <w:rsid w:val="007D106F"/>
    <w:rsid w:val="007D10E5"/>
    <w:rsid w:val="007D16E0"/>
    <w:rsid w:val="007D1715"/>
    <w:rsid w:val="007D2008"/>
    <w:rsid w:val="007D2328"/>
    <w:rsid w:val="007D2596"/>
    <w:rsid w:val="007D27EA"/>
    <w:rsid w:val="007D2846"/>
    <w:rsid w:val="007D2ADD"/>
    <w:rsid w:val="007D2C00"/>
    <w:rsid w:val="007D2C0B"/>
    <w:rsid w:val="007D2E9F"/>
    <w:rsid w:val="007D312D"/>
    <w:rsid w:val="007D32BF"/>
    <w:rsid w:val="007D34A3"/>
    <w:rsid w:val="007D36A2"/>
    <w:rsid w:val="007D36F1"/>
    <w:rsid w:val="007D3EBA"/>
    <w:rsid w:val="007D4129"/>
    <w:rsid w:val="007D4467"/>
    <w:rsid w:val="007D4671"/>
    <w:rsid w:val="007D488E"/>
    <w:rsid w:val="007D4A91"/>
    <w:rsid w:val="007D4CE6"/>
    <w:rsid w:val="007D4E3D"/>
    <w:rsid w:val="007D4F1E"/>
    <w:rsid w:val="007D5189"/>
    <w:rsid w:val="007D562D"/>
    <w:rsid w:val="007D59F8"/>
    <w:rsid w:val="007D5FB2"/>
    <w:rsid w:val="007D666F"/>
    <w:rsid w:val="007D6B84"/>
    <w:rsid w:val="007D6C36"/>
    <w:rsid w:val="007D71EA"/>
    <w:rsid w:val="007D7431"/>
    <w:rsid w:val="007D74B3"/>
    <w:rsid w:val="007D7985"/>
    <w:rsid w:val="007D7A38"/>
    <w:rsid w:val="007D7D47"/>
    <w:rsid w:val="007D7DF0"/>
    <w:rsid w:val="007D7E0C"/>
    <w:rsid w:val="007D7EEA"/>
    <w:rsid w:val="007E017F"/>
    <w:rsid w:val="007E1B5F"/>
    <w:rsid w:val="007E1C0A"/>
    <w:rsid w:val="007E1C9F"/>
    <w:rsid w:val="007E1F1D"/>
    <w:rsid w:val="007E226A"/>
    <w:rsid w:val="007E28C7"/>
    <w:rsid w:val="007E2952"/>
    <w:rsid w:val="007E30E0"/>
    <w:rsid w:val="007E30F3"/>
    <w:rsid w:val="007E3365"/>
    <w:rsid w:val="007E34F2"/>
    <w:rsid w:val="007E389D"/>
    <w:rsid w:val="007E3974"/>
    <w:rsid w:val="007E3E4D"/>
    <w:rsid w:val="007E4204"/>
    <w:rsid w:val="007E4379"/>
    <w:rsid w:val="007E438C"/>
    <w:rsid w:val="007E44F1"/>
    <w:rsid w:val="007E48B1"/>
    <w:rsid w:val="007E4A74"/>
    <w:rsid w:val="007E536B"/>
    <w:rsid w:val="007E53CE"/>
    <w:rsid w:val="007E58D8"/>
    <w:rsid w:val="007E5E36"/>
    <w:rsid w:val="007E5F25"/>
    <w:rsid w:val="007E6215"/>
    <w:rsid w:val="007E6562"/>
    <w:rsid w:val="007E688A"/>
    <w:rsid w:val="007E6C99"/>
    <w:rsid w:val="007E6CBD"/>
    <w:rsid w:val="007E6F97"/>
    <w:rsid w:val="007E72EA"/>
    <w:rsid w:val="007E73CE"/>
    <w:rsid w:val="007E7494"/>
    <w:rsid w:val="007E76DC"/>
    <w:rsid w:val="007E77AC"/>
    <w:rsid w:val="007E7860"/>
    <w:rsid w:val="007E794A"/>
    <w:rsid w:val="007E79AE"/>
    <w:rsid w:val="007E7EED"/>
    <w:rsid w:val="007F0259"/>
    <w:rsid w:val="007F0375"/>
    <w:rsid w:val="007F0518"/>
    <w:rsid w:val="007F05BA"/>
    <w:rsid w:val="007F08F5"/>
    <w:rsid w:val="007F142D"/>
    <w:rsid w:val="007F1558"/>
    <w:rsid w:val="007F15D7"/>
    <w:rsid w:val="007F1980"/>
    <w:rsid w:val="007F1EE6"/>
    <w:rsid w:val="007F23A9"/>
    <w:rsid w:val="007F2476"/>
    <w:rsid w:val="007F2596"/>
    <w:rsid w:val="007F296B"/>
    <w:rsid w:val="007F2B77"/>
    <w:rsid w:val="007F2BEA"/>
    <w:rsid w:val="007F2C1B"/>
    <w:rsid w:val="007F2CA6"/>
    <w:rsid w:val="007F2D48"/>
    <w:rsid w:val="007F2E57"/>
    <w:rsid w:val="007F2E84"/>
    <w:rsid w:val="007F2F6A"/>
    <w:rsid w:val="007F2FB9"/>
    <w:rsid w:val="007F30A7"/>
    <w:rsid w:val="007F330F"/>
    <w:rsid w:val="007F3753"/>
    <w:rsid w:val="007F3908"/>
    <w:rsid w:val="007F39C4"/>
    <w:rsid w:val="007F3C9D"/>
    <w:rsid w:val="007F3D71"/>
    <w:rsid w:val="007F408C"/>
    <w:rsid w:val="007F476A"/>
    <w:rsid w:val="007F4C3D"/>
    <w:rsid w:val="007F518F"/>
    <w:rsid w:val="007F54E5"/>
    <w:rsid w:val="007F5571"/>
    <w:rsid w:val="007F5FD4"/>
    <w:rsid w:val="007F68FE"/>
    <w:rsid w:val="007F70CD"/>
    <w:rsid w:val="007F7306"/>
    <w:rsid w:val="007F7699"/>
    <w:rsid w:val="007F77AE"/>
    <w:rsid w:val="007F7A04"/>
    <w:rsid w:val="007F7AAD"/>
    <w:rsid w:val="007F7BBD"/>
    <w:rsid w:val="007F7D7D"/>
    <w:rsid w:val="007F7EB9"/>
    <w:rsid w:val="0080061B"/>
    <w:rsid w:val="00800773"/>
    <w:rsid w:val="008010CD"/>
    <w:rsid w:val="00801C6F"/>
    <w:rsid w:val="00801F21"/>
    <w:rsid w:val="00801FBC"/>
    <w:rsid w:val="008021B8"/>
    <w:rsid w:val="008023A9"/>
    <w:rsid w:val="008024FA"/>
    <w:rsid w:val="00802635"/>
    <w:rsid w:val="00802708"/>
    <w:rsid w:val="00802A12"/>
    <w:rsid w:val="00802BBB"/>
    <w:rsid w:val="00802F6E"/>
    <w:rsid w:val="00803133"/>
    <w:rsid w:val="008033AA"/>
    <w:rsid w:val="008034FD"/>
    <w:rsid w:val="008037EB"/>
    <w:rsid w:val="00803888"/>
    <w:rsid w:val="00803AA3"/>
    <w:rsid w:val="0080424D"/>
    <w:rsid w:val="008045C1"/>
    <w:rsid w:val="008048F1"/>
    <w:rsid w:val="00804995"/>
    <w:rsid w:val="008049B6"/>
    <w:rsid w:val="008049C9"/>
    <w:rsid w:val="00804F21"/>
    <w:rsid w:val="00804FB8"/>
    <w:rsid w:val="00805034"/>
    <w:rsid w:val="00805671"/>
    <w:rsid w:val="00805F89"/>
    <w:rsid w:val="008061EB"/>
    <w:rsid w:val="008069D8"/>
    <w:rsid w:val="00806F8D"/>
    <w:rsid w:val="00807EE8"/>
    <w:rsid w:val="0081005C"/>
    <w:rsid w:val="008100EC"/>
    <w:rsid w:val="00810107"/>
    <w:rsid w:val="008101F8"/>
    <w:rsid w:val="008102AD"/>
    <w:rsid w:val="008102D3"/>
    <w:rsid w:val="008104C5"/>
    <w:rsid w:val="008106D4"/>
    <w:rsid w:val="00810931"/>
    <w:rsid w:val="00810BB9"/>
    <w:rsid w:val="00810C49"/>
    <w:rsid w:val="00810D6A"/>
    <w:rsid w:val="008113BB"/>
    <w:rsid w:val="00811400"/>
    <w:rsid w:val="0081199C"/>
    <w:rsid w:val="00811F88"/>
    <w:rsid w:val="0081204C"/>
    <w:rsid w:val="0081213E"/>
    <w:rsid w:val="008122CB"/>
    <w:rsid w:val="008125DC"/>
    <w:rsid w:val="00812C94"/>
    <w:rsid w:val="0081333E"/>
    <w:rsid w:val="008136FB"/>
    <w:rsid w:val="00813873"/>
    <w:rsid w:val="00813B24"/>
    <w:rsid w:val="00813CDE"/>
    <w:rsid w:val="00813DF9"/>
    <w:rsid w:val="0081433C"/>
    <w:rsid w:val="008145BF"/>
    <w:rsid w:val="00814DAE"/>
    <w:rsid w:val="00815368"/>
    <w:rsid w:val="0081538D"/>
    <w:rsid w:val="00815427"/>
    <w:rsid w:val="00815521"/>
    <w:rsid w:val="00815822"/>
    <w:rsid w:val="00815A67"/>
    <w:rsid w:val="00815FEC"/>
    <w:rsid w:val="0081684A"/>
    <w:rsid w:val="00816DB5"/>
    <w:rsid w:val="00816FD6"/>
    <w:rsid w:val="0081720A"/>
    <w:rsid w:val="008178D5"/>
    <w:rsid w:val="00817A32"/>
    <w:rsid w:val="00817C09"/>
    <w:rsid w:val="00817D66"/>
    <w:rsid w:val="00817E2A"/>
    <w:rsid w:val="00817FA2"/>
    <w:rsid w:val="00817FF3"/>
    <w:rsid w:val="008202DF"/>
    <w:rsid w:val="0082039E"/>
    <w:rsid w:val="008207DA"/>
    <w:rsid w:val="00820948"/>
    <w:rsid w:val="00820AEC"/>
    <w:rsid w:val="00820E88"/>
    <w:rsid w:val="00821228"/>
    <w:rsid w:val="0082150D"/>
    <w:rsid w:val="00821727"/>
    <w:rsid w:val="00821796"/>
    <w:rsid w:val="0082180C"/>
    <w:rsid w:val="008219A4"/>
    <w:rsid w:val="00821A40"/>
    <w:rsid w:val="00822183"/>
    <w:rsid w:val="00822267"/>
    <w:rsid w:val="00822A13"/>
    <w:rsid w:val="00822BA2"/>
    <w:rsid w:val="00822DDB"/>
    <w:rsid w:val="00823025"/>
    <w:rsid w:val="00823091"/>
    <w:rsid w:val="0082322E"/>
    <w:rsid w:val="0082350E"/>
    <w:rsid w:val="00824937"/>
    <w:rsid w:val="00824CFB"/>
    <w:rsid w:val="00824E9C"/>
    <w:rsid w:val="00824EB5"/>
    <w:rsid w:val="00825453"/>
    <w:rsid w:val="0082558E"/>
    <w:rsid w:val="008255CC"/>
    <w:rsid w:val="008255D6"/>
    <w:rsid w:val="00825714"/>
    <w:rsid w:val="008258FB"/>
    <w:rsid w:val="00825947"/>
    <w:rsid w:val="00825B31"/>
    <w:rsid w:val="00825CC5"/>
    <w:rsid w:val="0082637A"/>
    <w:rsid w:val="00826CA9"/>
    <w:rsid w:val="00826DEA"/>
    <w:rsid w:val="00826EA8"/>
    <w:rsid w:val="00826F99"/>
    <w:rsid w:val="00827053"/>
    <w:rsid w:val="0082706B"/>
    <w:rsid w:val="008278E7"/>
    <w:rsid w:val="00827AF7"/>
    <w:rsid w:val="0083034B"/>
    <w:rsid w:val="008304B7"/>
    <w:rsid w:val="008304E9"/>
    <w:rsid w:val="00830567"/>
    <w:rsid w:val="00830EDF"/>
    <w:rsid w:val="00830FA3"/>
    <w:rsid w:val="00831248"/>
    <w:rsid w:val="008312C4"/>
    <w:rsid w:val="008315AC"/>
    <w:rsid w:val="0083191F"/>
    <w:rsid w:val="00831B80"/>
    <w:rsid w:val="00831E6B"/>
    <w:rsid w:val="008322E7"/>
    <w:rsid w:val="00832467"/>
    <w:rsid w:val="00832559"/>
    <w:rsid w:val="00832A35"/>
    <w:rsid w:val="00833C77"/>
    <w:rsid w:val="008345F6"/>
    <w:rsid w:val="00834A14"/>
    <w:rsid w:val="00834AD5"/>
    <w:rsid w:val="00834B4C"/>
    <w:rsid w:val="00834C94"/>
    <w:rsid w:val="00834E71"/>
    <w:rsid w:val="0083510B"/>
    <w:rsid w:val="00835336"/>
    <w:rsid w:val="008354C0"/>
    <w:rsid w:val="0083592C"/>
    <w:rsid w:val="00835990"/>
    <w:rsid w:val="00835B92"/>
    <w:rsid w:val="008361BC"/>
    <w:rsid w:val="008366D4"/>
    <w:rsid w:val="008366E3"/>
    <w:rsid w:val="00836988"/>
    <w:rsid w:val="00836BC9"/>
    <w:rsid w:val="00836D19"/>
    <w:rsid w:val="00836DA2"/>
    <w:rsid w:val="00836E3A"/>
    <w:rsid w:val="00837311"/>
    <w:rsid w:val="008373FD"/>
    <w:rsid w:val="0083742D"/>
    <w:rsid w:val="008378A0"/>
    <w:rsid w:val="00837D2B"/>
    <w:rsid w:val="00840016"/>
    <w:rsid w:val="00840157"/>
    <w:rsid w:val="00840FB9"/>
    <w:rsid w:val="008410C1"/>
    <w:rsid w:val="008411A5"/>
    <w:rsid w:val="008411AA"/>
    <w:rsid w:val="0084126F"/>
    <w:rsid w:val="00841274"/>
    <w:rsid w:val="008412C3"/>
    <w:rsid w:val="00841549"/>
    <w:rsid w:val="0084166D"/>
    <w:rsid w:val="00841741"/>
    <w:rsid w:val="00841ECE"/>
    <w:rsid w:val="0084212C"/>
    <w:rsid w:val="00842483"/>
    <w:rsid w:val="00842587"/>
    <w:rsid w:val="008426B9"/>
    <w:rsid w:val="0084276B"/>
    <w:rsid w:val="00842893"/>
    <w:rsid w:val="00842A06"/>
    <w:rsid w:val="00842ABA"/>
    <w:rsid w:val="00842AF3"/>
    <w:rsid w:val="00842D8D"/>
    <w:rsid w:val="00843389"/>
    <w:rsid w:val="00843484"/>
    <w:rsid w:val="00843C7A"/>
    <w:rsid w:val="008441FB"/>
    <w:rsid w:val="00844236"/>
    <w:rsid w:val="0084424B"/>
    <w:rsid w:val="00844370"/>
    <w:rsid w:val="008443B5"/>
    <w:rsid w:val="008443C8"/>
    <w:rsid w:val="0084449F"/>
    <w:rsid w:val="008444E7"/>
    <w:rsid w:val="00844ADB"/>
    <w:rsid w:val="00844B02"/>
    <w:rsid w:val="00844C63"/>
    <w:rsid w:val="0084531B"/>
    <w:rsid w:val="008454D7"/>
    <w:rsid w:val="0084573B"/>
    <w:rsid w:val="00845A0F"/>
    <w:rsid w:val="00845B13"/>
    <w:rsid w:val="00845E8C"/>
    <w:rsid w:val="00845EAC"/>
    <w:rsid w:val="00846083"/>
    <w:rsid w:val="00846471"/>
    <w:rsid w:val="008466DA"/>
    <w:rsid w:val="008468C6"/>
    <w:rsid w:val="00846D29"/>
    <w:rsid w:val="008473FF"/>
    <w:rsid w:val="00847A6D"/>
    <w:rsid w:val="00847C49"/>
    <w:rsid w:val="00847D89"/>
    <w:rsid w:val="00847E90"/>
    <w:rsid w:val="00847F8A"/>
    <w:rsid w:val="008500A0"/>
    <w:rsid w:val="0085026D"/>
    <w:rsid w:val="0085069F"/>
    <w:rsid w:val="00850E7F"/>
    <w:rsid w:val="00850FA9"/>
    <w:rsid w:val="0085107E"/>
    <w:rsid w:val="00851096"/>
    <w:rsid w:val="00851D1E"/>
    <w:rsid w:val="0085231D"/>
    <w:rsid w:val="0085245D"/>
    <w:rsid w:val="00852ED9"/>
    <w:rsid w:val="008531F7"/>
    <w:rsid w:val="0085323D"/>
    <w:rsid w:val="00853E91"/>
    <w:rsid w:val="00854278"/>
    <w:rsid w:val="008543C0"/>
    <w:rsid w:val="008544AA"/>
    <w:rsid w:val="008548E7"/>
    <w:rsid w:val="00854C1F"/>
    <w:rsid w:val="00854F2E"/>
    <w:rsid w:val="0085526E"/>
    <w:rsid w:val="008555D1"/>
    <w:rsid w:val="00855DCA"/>
    <w:rsid w:val="00855FFA"/>
    <w:rsid w:val="00856769"/>
    <w:rsid w:val="00856875"/>
    <w:rsid w:val="00856C69"/>
    <w:rsid w:val="0085735C"/>
    <w:rsid w:val="008573ED"/>
    <w:rsid w:val="00857A54"/>
    <w:rsid w:val="008603C9"/>
    <w:rsid w:val="008604F8"/>
    <w:rsid w:val="00860A3C"/>
    <w:rsid w:val="00860CEB"/>
    <w:rsid w:val="00860FB3"/>
    <w:rsid w:val="00861226"/>
    <w:rsid w:val="0086124E"/>
    <w:rsid w:val="008614E1"/>
    <w:rsid w:val="0086185A"/>
    <w:rsid w:val="008619B7"/>
    <w:rsid w:val="008619D3"/>
    <w:rsid w:val="00861C06"/>
    <w:rsid w:val="00861C18"/>
    <w:rsid w:val="00861FFD"/>
    <w:rsid w:val="0086206D"/>
    <w:rsid w:val="00862327"/>
    <w:rsid w:val="008627C0"/>
    <w:rsid w:val="0086282C"/>
    <w:rsid w:val="00862AC2"/>
    <w:rsid w:val="00862D73"/>
    <w:rsid w:val="00862E92"/>
    <w:rsid w:val="0086315F"/>
    <w:rsid w:val="00863BC4"/>
    <w:rsid w:val="00864020"/>
    <w:rsid w:val="00864136"/>
    <w:rsid w:val="0086449D"/>
    <w:rsid w:val="0086463A"/>
    <w:rsid w:val="00864A08"/>
    <w:rsid w:val="00864A69"/>
    <w:rsid w:val="00864AFF"/>
    <w:rsid w:val="00864B94"/>
    <w:rsid w:val="008650BC"/>
    <w:rsid w:val="008655CB"/>
    <w:rsid w:val="00865A10"/>
    <w:rsid w:val="00865F28"/>
    <w:rsid w:val="0086606E"/>
    <w:rsid w:val="00866EB2"/>
    <w:rsid w:val="0086727A"/>
    <w:rsid w:val="008672D5"/>
    <w:rsid w:val="0087034C"/>
    <w:rsid w:val="00870AD1"/>
    <w:rsid w:val="00870DF6"/>
    <w:rsid w:val="00870F6A"/>
    <w:rsid w:val="00871727"/>
    <w:rsid w:val="008717AD"/>
    <w:rsid w:val="00871B60"/>
    <w:rsid w:val="00871C33"/>
    <w:rsid w:val="00871E70"/>
    <w:rsid w:val="00871F23"/>
    <w:rsid w:val="00872001"/>
    <w:rsid w:val="00872123"/>
    <w:rsid w:val="008723C3"/>
    <w:rsid w:val="0087253D"/>
    <w:rsid w:val="008729DA"/>
    <w:rsid w:val="00872AFE"/>
    <w:rsid w:val="00872C34"/>
    <w:rsid w:val="00872F9B"/>
    <w:rsid w:val="00873059"/>
    <w:rsid w:val="0087314D"/>
    <w:rsid w:val="00873687"/>
    <w:rsid w:val="0087371F"/>
    <w:rsid w:val="008740ED"/>
    <w:rsid w:val="00874142"/>
    <w:rsid w:val="008744A2"/>
    <w:rsid w:val="00874542"/>
    <w:rsid w:val="008746C8"/>
    <w:rsid w:val="00874D9C"/>
    <w:rsid w:val="0087511B"/>
    <w:rsid w:val="00875761"/>
    <w:rsid w:val="00875C06"/>
    <w:rsid w:val="00875E2B"/>
    <w:rsid w:val="0087614F"/>
    <w:rsid w:val="00876151"/>
    <w:rsid w:val="008762BE"/>
    <w:rsid w:val="00876473"/>
    <w:rsid w:val="008767D5"/>
    <w:rsid w:val="00876A81"/>
    <w:rsid w:val="00876C81"/>
    <w:rsid w:val="00876D0A"/>
    <w:rsid w:val="00876FD7"/>
    <w:rsid w:val="008770AD"/>
    <w:rsid w:val="00877A12"/>
    <w:rsid w:val="00877A66"/>
    <w:rsid w:val="00877B75"/>
    <w:rsid w:val="00877E49"/>
    <w:rsid w:val="00877F5F"/>
    <w:rsid w:val="008800CC"/>
    <w:rsid w:val="0088028E"/>
    <w:rsid w:val="00880398"/>
    <w:rsid w:val="008804D5"/>
    <w:rsid w:val="00880823"/>
    <w:rsid w:val="00880CCE"/>
    <w:rsid w:val="0088129C"/>
    <w:rsid w:val="00881423"/>
    <w:rsid w:val="00881931"/>
    <w:rsid w:val="00882743"/>
    <w:rsid w:val="008827D5"/>
    <w:rsid w:val="00882897"/>
    <w:rsid w:val="008828FA"/>
    <w:rsid w:val="00882BD4"/>
    <w:rsid w:val="00882BEC"/>
    <w:rsid w:val="00882DBD"/>
    <w:rsid w:val="008835E4"/>
    <w:rsid w:val="00883851"/>
    <w:rsid w:val="00883C95"/>
    <w:rsid w:val="00883E2F"/>
    <w:rsid w:val="008846D3"/>
    <w:rsid w:val="00884735"/>
    <w:rsid w:val="008847C5"/>
    <w:rsid w:val="00884E6B"/>
    <w:rsid w:val="00885029"/>
    <w:rsid w:val="008854FF"/>
    <w:rsid w:val="00885937"/>
    <w:rsid w:val="00885F94"/>
    <w:rsid w:val="00886F66"/>
    <w:rsid w:val="00887110"/>
    <w:rsid w:val="0088733C"/>
    <w:rsid w:val="0088770F"/>
    <w:rsid w:val="00887A63"/>
    <w:rsid w:val="00887C54"/>
    <w:rsid w:val="00887C96"/>
    <w:rsid w:val="00890662"/>
    <w:rsid w:val="0089085F"/>
    <w:rsid w:val="008908F4"/>
    <w:rsid w:val="00890AD2"/>
    <w:rsid w:val="00890EED"/>
    <w:rsid w:val="00891429"/>
    <w:rsid w:val="0089142A"/>
    <w:rsid w:val="008918AD"/>
    <w:rsid w:val="00891A78"/>
    <w:rsid w:val="00891C4B"/>
    <w:rsid w:val="00891DE8"/>
    <w:rsid w:val="00891E06"/>
    <w:rsid w:val="0089221F"/>
    <w:rsid w:val="00892440"/>
    <w:rsid w:val="008924A1"/>
    <w:rsid w:val="00892CA9"/>
    <w:rsid w:val="00892E3F"/>
    <w:rsid w:val="00892F27"/>
    <w:rsid w:val="00893156"/>
    <w:rsid w:val="0089331C"/>
    <w:rsid w:val="0089392F"/>
    <w:rsid w:val="008943EB"/>
    <w:rsid w:val="00894C0E"/>
    <w:rsid w:val="00894ED9"/>
    <w:rsid w:val="00895588"/>
    <w:rsid w:val="00895B1A"/>
    <w:rsid w:val="00896327"/>
    <w:rsid w:val="008963EC"/>
    <w:rsid w:val="00896657"/>
    <w:rsid w:val="00896835"/>
    <w:rsid w:val="00896918"/>
    <w:rsid w:val="00896A02"/>
    <w:rsid w:val="00896C42"/>
    <w:rsid w:val="00896CED"/>
    <w:rsid w:val="008972F0"/>
    <w:rsid w:val="00897506"/>
    <w:rsid w:val="008979F2"/>
    <w:rsid w:val="008A09E4"/>
    <w:rsid w:val="008A0A25"/>
    <w:rsid w:val="008A0C97"/>
    <w:rsid w:val="008A11A6"/>
    <w:rsid w:val="008A11AC"/>
    <w:rsid w:val="008A138E"/>
    <w:rsid w:val="008A1438"/>
    <w:rsid w:val="008A156F"/>
    <w:rsid w:val="008A1C50"/>
    <w:rsid w:val="008A1D20"/>
    <w:rsid w:val="008A1F75"/>
    <w:rsid w:val="008A2200"/>
    <w:rsid w:val="008A239B"/>
    <w:rsid w:val="008A23A3"/>
    <w:rsid w:val="008A244F"/>
    <w:rsid w:val="008A24B4"/>
    <w:rsid w:val="008A295E"/>
    <w:rsid w:val="008A2964"/>
    <w:rsid w:val="008A2C78"/>
    <w:rsid w:val="008A2CC2"/>
    <w:rsid w:val="008A2F1E"/>
    <w:rsid w:val="008A2F9A"/>
    <w:rsid w:val="008A3001"/>
    <w:rsid w:val="008A32D0"/>
    <w:rsid w:val="008A3388"/>
    <w:rsid w:val="008A3477"/>
    <w:rsid w:val="008A34FC"/>
    <w:rsid w:val="008A36F0"/>
    <w:rsid w:val="008A3D5B"/>
    <w:rsid w:val="008A3D6C"/>
    <w:rsid w:val="008A3F6F"/>
    <w:rsid w:val="008A40E4"/>
    <w:rsid w:val="008A433D"/>
    <w:rsid w:val="008A4415"/>
    <w:rsid w:val="008A4AD1"/>
    <w:rsid w:val="008A4F34"/>
    <w:rsid w:val="008A50A6"/>
    <w:rsid w:val="008A522A"/>
    <w:rsid w:val="008A541F"/>
    <w:rsid w:val="008A5469"/>
    <w:rsid w:val="008A5BDC"/>
    <w:rsid w:val="008A5E88"/>
    <w:rsid w:val="008A5F1B"/>
    <w:rsid w:val="008A6054"/>
    <w:rsid w:val="008A6ABF"/>
    <w:rsid w:val="008A6CD5"/>
    <w:rsid w:val="008A7597"/>
    <w:rsid w:val="008A761F"/>
    <w:rsid w:val="008A7989"/>
    <w:rsid w:val="008A7B3C"/>
    <w:rsid w:val="008A7F64"/>
    <w:rsid w:val="008A7FA1"/>
    <w:rsid w:val="008B03A5"/>
    <w:rsid w:val="008B0A2D"/>
    <w:rsid w:val="008B0F92"/>
    <w:rsid w:val="008B16E6"/>
    <w:rsid w:val="008B17BD"/>
    <w:rsid w:val="008B1CF6"/>
    <w:rsid w:val="008B2115"/>
    <w:rsid w:val="008B21E9"/>
    <w:rsid w:val="008B25D6"/>
    <w:rsid w:val="008B28A4"/>
    <w:rsid w:val="008B2D96"/>
    <w:rsid w:val="008B362C"/>
    <w:rsid w:val="008B363F"/>
    <w:rsid w:val="008B36C2"/>
    <w:rsid w:val="008B379B"/>
    <w:rsid w:val="008B37C1"/>
    <w:rsid w:val="008B395A"/>
    <w:rsid w:val="008B39C1"/>
    <w:rsid w:val="008B423E"/>
    <w:rsid w:val="008B429D"/>
    <w:rsid w:val="008B477D"/>
    <w:rsid w:val="008B4791"/>
    <w:rsid w:val="008B481B"/>
    <w:rsid w:val="008B4C90"/>
    <w:rsid w:val="008B4CBB"/>
    <w:rsid w:val="008B5012"/>
    <w:rsid w:val="008B50D6"/>
    <w:rsid w:val="008B51FB"/>
    <w:rsid w:val="008B556F"/>
    <w:rsid w:val="008B5899"/>
    <w:rsid w:val="008B60CC"/>
    <w:rsid w:val="008B614F"/>
    <w:rsid w:val="008B660B"/>
    <w:rsid w:val="008B6AB0"/>
    <w:rsid w:val="008B6B3F"/>
    <w:rsid w:val="008B7658"/>
    <w:rsid w:val="008B7768"/>
    <w:rsid w:val="008B7871"/>
    <w:rsid w:val="008B7A49"/>
    <w:rsid w:val="008C01E8"/>
    <w:rsid w:val="008C04B2"/>
    <w:rsid w:val="008C0B33"/>
    <w:rsid w:val="008C0DD8"/>
    <w:rsid w:val="008C0E21"/>
    <w:rsid w:val="008C102D"/>
    <w:rsid w:val="008C1085"/>
    <w:rsid w:val="008C1B23"/>
    <w:rsid w:val="008C1B40"/>
    <w:rsid w:val="008C1D65"/>
    <w:rsid w:val="008C276D"/>
    <w:rsid w:val="008C2AD5"/>
    <w:rsid w:val="008C30DC"/>
    <w:rsid w:val="008C3DD6"/>
    <w:rsid w:val="008C4581"/>
    <w:rsid w:val="008C4D2F"/>
    <w:rsid w:val="008C57B7"/>
    <w:rsid w:val="008C586F"/>
    <w:rsid w:val="008C5B5C"/>
    <w:rsid w:val="008C600C"/>
    <w:rsid w:val="008C60CC"/>
    <w:rsid w:val="008C6A4C"/>
    <w:rsid w:val="008C6B08"/>
    <w:rsid w:val="008C6B15"/>
    <w:rsid w:val="008C7391"/>
    <w:rsid w:val="008C756D"/>
    <w:rsid w:val="008C7B37"/>
    <w:rsid w:val="008C7BDD"/>
    <w:rsid w:val="008C7CDF"/>
    <w:rsid w:val="008C7D1D"/>
    <w:rsid w:val="008C7E83"/>
    <w:rsid w:val="008D02BC"/>
    <w:rsid w:val="008D0363"/>
    <w:rsid w:val="008D0628"/>
    <w:rsid w:val="008D068E"/>
    <w:rsid w:val="008D07D4"/>
    <w:rsid w:val="008D0943"/>
    <w:rsid w:val="008D0A23"/>
    <w:rsid w:val="008D0FF6"/>
    <w:rsid w:val="008D1236"/>
    <w:rsid w:val="008D1956"/>
    <w:rsid w:val="008D1A75"/>
    <w:rsid w:val="008D1A7C"/>
    <w:rsid w:val="008D20ED"/>
    <w:rsid w:val="008D22B7"/>
    <w:rsid w:val="008D22D5"/>
    <w:rsid w:val="008D2624"/>
    <w:rsid w:val="008D273E"/>
    <w:rsid w:val="008D2982"/>
    <w:rsid w:val="008D2AF6"/>
    <w:rsid w:val="008D2B48"/>
    <w:rsid w:val="008D2C90"/>
    <w:rsid w:val="008D2EB1"/>
    <w:rsid w:val="008D35DD"/>
    <w:rsid w:val="008D4A64"/>
    <w:rsid w:val="008D4DCB"/>
    <w:rsid w:val="008D4ED9"/>
    <w:rsid w:val="008D56D7"/>
    <w:rsid w:val="008D5924"/>
    <w:rsid w:val="008D5BAD"/>
    <w:rsid w:val="008D6135"/>
    <w:rsid w:val="008D6308"/>
    <w:rsid w:val="008D65F8"/>
    <w:rsid w:val="008D6AB2"/>
    <w:rsid w:val="008D6B91"/>
    <w:rsid w:val="008D6D18"/>
    <w:rsid w:val="008D74C6"/>
    <w:rsid w:val="008D75A7"/>
    <w:rsid w:val="008D76BE"/>
    <w:rsid w:val="008D77B5"/>
    <w:rsid w:val="008D78D4"/>
    <w:rsid w:val="008D7942"/>
    <w:rsid w:val="008D7FB3"/>
    <w:rsid w:val="008E01D2"/>
    <w:rsid w:val="008E03FC"/>
    <w:rsid w:val="008E05CE"/>
    <w:rsid w:val="008E079F"/>
    <w:rsid w:val="008E0B7F"/>
    <w:rsid w:val="008E0EA0"/>
    <w:rsid w:val="008E0F3E"/>
    <w:rsid w:val="008E0F70"/>
    <w:rsid w:val="008E119D"/>
    <w:rsid w:val="008E121D"/>
    <w:rsid w:val="008E131A"/>
    <w:rsid w:val="008E14B4"/>
    <w:rsid w:val="008E1556"/>
    <w:rsid w:val="008E1623"/>
    <w:rsid w:val="008E1E89"/>
    <w:rsid w:val="008E24E7"/>
    <w:rsid w:val="008E2603"/>
    <w:rsid w:val="008E2B1E"/>
    <w:rsid w:val="008E33A7"/>
    <w:rsid w:val="008E38BD"/>
    <w:rsid w:val="008E3A81"/>
    <w:rsid w:val="008E3D13"/>
    <w:rsid w:val="008E40F5"/>
    <w:rsid w:val="008E4150"/>
    <w:rsid w:val="008E4348"/>
    <w:rsid w:val="008E45B3"/>
    <w:rsid w:val="008E4A8A"/>
    <w:rsid w:val="008E4CB0"/>
    <w:rsid w:val="008E4CE7"/>
    <w:rsid w:val="008E4E0F"/>
    <w:rsid w:val="008E5346"/>
    <w:rsid w:val="008E53B7"/>
    <w:rsid w:val="008E5416"/>
    <w:rsid w:val="008E5839"/>
    <w:rsid w:val="008E5B6D"/>
    <w:rsid w:val="008E5BB2"/>
    <w:rsid w:val="008E5E34"/>
    <w:rsid w:val="008E600B"/>
    <w:rsid w:val="008E60DC"/>
    <w:rsid w:val="008E66BA"/>
    <w:rsid w:val="008E6A6C"/>
    <w:rsid w:val="008E708E"/>
    <w:rsid w:val="008E7425"/>
    <w:rsid w:val="008E7565"/>
    <w:rsid w:val="008E7668"/>
    <w:rsid w:val="008E772E"/>
    <w:rsid w:val="008E7CA7"/>
    <w:rsid w:val="008F000E"/>
    <w:rsid w:val="008F01EE"/>
    <w:rsid w:val="008F02DB"/>
    <w:rsid w:val="008F0504"/>
    <w:rsid w:val="008F05C1"/>
    <w:rsid w:val="008F0892"/>
    <w:rsid w:val="008F0B68"/>
    <w:rsid w:val="008F12E4"/>
    <w:rsid w:val="008F139D"/>
    <w:rsid w:val="008F1861"/>
    <w:rsid w:val="008F1A0B"/>
    <w:rsid w:val="008F1C08"/>
    <w:rsid w:val="008F1C5D"/>
    <w:rsid w:val="008F1F7D"/>
    <w:rsid w:val="008F1FB9"/>
    <w:rsid w:val="008F2518"/>
    <w:rsid w:val="008F259E"/>
    <w:rsid w:val="008F26F8"/>
    <w:rsid w:val="008F2703"/>
    <w:rsid w:val="008F2782"/>
    <w:rsid w:val="008F308E"/>
    <w:rsid w:val="008F3686"/>
    <w:rsid w:val="008F36AD"/>
    <w:rsid w:val="008F393D"/>
    <w:rsid w:val="008F3AEC"/>
    <w:rsid w:val="008F3B79"/>
    <w:rsid w:val="008F3CBF"/>
    <w:rsid w:val="008F4130"/>
    <w:rsid w:val="008F48D5"/>
    <w:rsid w:val="008F4B62"/>
    <w:rsid w:val="008F5357"/>
    <w:rsid w:val="008F5E96"/>
    <w:rsid w:val="008F6359"/>
    <w:rsid w:val="008F6579"/>
    <w:rsid w:val="008F6639"/>
    <w:rsid w:val="008F702D"/>
    <w:rsid w:val="008F70B8"/>
    <w:rsid w:val="008F7A03"/>
    <w:rsid w:val="008F7D4C"/>
    <w:rsid w:val="0090060C"/>
    <w:rsid w:val="00900693"/>
    <w:rsid w:val="009006BA"/>
    <w:rsid w:val="00900BC5"/>
    <w:rsid w:val="009011E2"/>
    <w:rsid w:val="00901381"/>
    <w:rsid w:val="009015A6"/>
    <w:rsid w:val="009017F5"/>
    <w:rsid w:val="00901BA0"/>
    <w:rsid w:val="00901EA0"/>
    <w:rsid w:val="00901F50"/>
    <w:rsid w:val="009024E1"/>
    <w:rsid w:val="009025FA"/>
    <w:rsid w:val="009029CF"/>
    <w:rsid w:val="00902CD4"/>
    <w:rsid w:val="00902EEF"/>
    <w:rsid w:val="009031A1"/>
    <w:rsid w:val="00903417"/>
    <w:rsid w:val="00903617"/>
    <w:rsid w:val="009038B2"/>
    <w:rsid w:val="00903AD9"/>
    <w:rsid w:val="00904034"/>
    <w:rsid w:val="00904146"/>
    <w:rsid w:val="00904185"/>
    <w:rsid w:val="0090488C"/>
    <w:rsid w:val="00904A6C"/>
    <w:rsid w:val="00905405"/>
    <w:rsid w:val="00905672"/>
    <w:rsid w:val="009058C0"/>
    <w:rsid w:val="00905B1C"/>
    <w:rsid w:val="00905DE0"/>
    <w:rsid w:val="00906227"/>
    <w:rsid w:val="00906282"/>
    <w:rsid w:val="009063E3"/>
    <w:rsid w:val="00906490"/>
    <w:rsid w:val="009069ED"/>
    <w:rsid w:val="00906C12"/>
    <w:rsid w:val="009071F5"/>
    <w:rsid w:val="009074AF"/>
    <w:rsid w:val="0090789E"/>
    <w:rsid w:val="00907A4F"/>
    <w:rsid w:val="00907C25"/>
    <w:rsid w:val="00910020"/>
    <w:rsid w:val="009105A4"/>
    <w:rsid w:val="00910BFC"/>
    <w:rsid w:val="00910CDD"/>
    <w:rsid w:val="00910E69"/>
    <w:rsid w:val="00911793"/>
    <w:rsid w:val="00911A84"/>
    <w:rsid w:val="00911BC0"/>
    <w:rsid w:val="00911CBF"/>
    <w:rsid w:val="00912114"/>
    <w:rsid w:val="0091256A"/>
    <w:rsid w:val="00912639"/>
    <w:rsid w:val="00912A0C"/>
    <w:rsid w:val="00912A20"/>
    <w:rsid w:val="00912ADF"/>
    <w:rsid w:val="00912BCD"/>
    <w:rsid w:val="00912C4D"/>
    <w:rsid w:val="00912DFE"/>
    <w:rsid w:val="00912F4D"/>
    <w:rsid w:val="00912FCB"/>
    <w:rsid w:val="0091315D"/>
    <w:rsid w:val="00913C66"/>
    <w:rsid w:val="00914352"/>
    <w:rsid w:val="009143DC"/>
    <w:rsid w:val="00914852"/>
    <w:rsid w:val="00914A29"/>
    <w:rsid w:val="00914E7B"/>
    <w:rsid w:val="0091510B"/>
    <w:rsid w:val="0091531A"/>
    <w:rsid w:val="00915661"/>
    <w:rsid w:val="00915667"/>
    <w:rsid w:val="00915734"/>
    <w:rsid w:val="00915A47"/>
    <w:rsid w:val="00916095"/>
    <w:rsid w:val="0091662F"/>
    <w:rsid w:val="009167C8"/>
    <w:rsid w:val="009168CE"/>
    <w:rsid w:val="009169F5"/>
    <w:rsid w:val="00916EDF"/>
    <w:rsid w:val="00917263"/>
    <w:rsid w:val="00917368"/>
    <w:rsid w:val="009173E4"/>
    <w:rsid w:val="0091796A"/>
    <w:rsid w:val="009202D8"/>
    <w:rsid w:val="00920809"/>
    <w:rsid w:val="00920BDE"/>
    <w:rsid w:val="00920C35"/>
    <w:rsid w:val="0092102E"/>
    <w:rsid w:val="009211BD"/>
    <w:rsid w:val="009214A8"/>
    <w:rsid w:val="009216D9"/>
    <w:rsid w:val="00921B13"/>
    <w:rsid w:val="00921CF8"/>
    <w:rsid w:val="00921D59"/>
    <w:rsid w:val="009225CB"/>
    <w:rsid w:val="00922C9B"/>
    <w:rsid w:val="009233FC"/>
    <w:rsid w:val="0092378D"/>
    <w:rsid w:val="00923869"/>
    <w:rsid w:val="009239C6"/>
    <w:rsid w:val="00923B5B"/>
    <w:rsid w:val="00923D1D"/>
    <w:rsid w:val="00923E51"/>
    <w:rsid w:val="00923F48"/>
    <w:rsid w:val="00924076"/>
    <w:rsid w:val="009243CC"/>
    <w:rsid w:val="009246E0"/>
    <w:rsid w:val="00924753"/>
    <w:rsid w:val="00924B40"/>
    <w:rsid w:val="00924CE1"/>
    <w:rsid w:val="009251ED"/>
    <w:rsid w:val="00925531"/>
    <w:rsid w:val="00925723"/>
    <w:rsid w:val="00925898"/>
    <w:rsid w:val="00925A45"/>
    <w:rsid w:val="00925DFD"/>
    <w:rsid w:val="0092619D"/>
    <w:rsid w:val="00926B4D"/>
    <w:rsid w:val="00926E65"/>
    <w:rsid w:val="00926FEE"/>
    <w:rsid w:val="0092748E"/>
    <w:rsid w:val="0092750B"/>
    <w:rsid w:val="00927732"/>
    <w:rsid w:val="0092777F"/>
    <w:rsid w:val="009301F8"/>
    <w:rsid w:val="00930834"/>
    <w:rsid w:val="00930D5A"/>
    <w:rsid w:val="00930EF2"/>
    <w:rsid w:val="00931749"/>
    <w:rsid w:val="00931AA5"/>
    <w:rsid w:val="00931D11"/>
    <w:rsid w:val="00931EF8"/>
    <w:rsid w:val="009321C9"/>
    <w:rsid w:val="00932462"/>
    <w:rsid w:val="00932636"/>
    <w:rsid w:val="00932A25"/>
    <w:rsid w:val="00932BB6"/>
    <w:rsid w:val="00932BED"/>
    <w:rsid w:val="00932C8C"/>
    <w:rsid w:val="00932F0A"/>
    <w:rsid w:val="0093301B"/>
    <w:rsid w:val="0093304E"/>
    <w:rsid w:val="00933366"/>
    <w:rsid w:val="0093361B"/>
    <w:rsid w:val="009338F3"/>
    <w:rsid w:val="00933925"/>
    <w:rsid w:val="00933956"/>
    <w:rsid w:val="00933988"/>
    <w:rsid w:val="009339D8"/>
    <w:rsid w:val="00933D0A"/>
    <w:rsid w:val="00933F97"/>
    <w:rsid w:val="0093404A"/>
    <w:rsid w:val="00934491"/>
    <w:rsid w:val="00934579"/>
    <w:rsid w:val="00934599"/>
    <w:rsid w:val="009345BD"/>
    <w:rsid w:val="00934682"/>
    <w:rsid w:val="00934ADD"/>
    <w:rsid w:val="00934FA9"/>
    <w:rsid w:val="009351F7"/>
    <w:rsid w:val="009354E0"/>
    <w:rsid w:val="009356BD"/>
    <w:rsid w:val="0093594C"/>
    <w:rsid w:val="00935999"/>
    <w:rsid w:val="00936018"/>
    <w:rsid w:val="00936352"/>
    <w:rsid w:val="009367E3"/>
    <w:rsid w:val="009368B3"/>
    <w:rsid w:val="0093690A"/>
    <w:rsid w:val="00936BA2"/>
    <w:rsid w:val="00936D6F"/>
    <w:rsid w:val="00937262"/>
    <w:rsid w:val="009373A0"/>
    <w:rsid w:val="0093750D"/>
    <w:rsid w:val="009376E8"/>
    <w:rsid w:val="009404FA"/>
    <w:rsid w:val="00940656"/>
    <w:rsid w:val="00940917"/>
    <w:rsid w:val="009409B3"/>
    <w:rsid w:val="00940FF6"/>
    <w:rsid w:val="00941258"/>
    <w:rsid w:val="00941281"/>
    <w:rsid w:val="00941310"/>
    <w:rsid w:val="00941372"/>
    <w:rsid w:val="009415FE"/>
    <w:rsid w:val="0094195F"/>
    <w:rsid w:val="009419C4"/>
    <w:rsid w:val="00941DF9"/>
    <w:rsid w:val="00942677"/>
    <w:rsid w:val="0094272B"/>
    <w:rsid w:val="0094282C"/>
    <w:rsid w:val="00942CC3"/>
    <w:rsid w:val="00942D08"/>
    <w:rsid w:val="009430B0"/>
    <w:rsid w:val="00943652"/>
    <w:rsid w:val="0094378F"/>
    <w:rsid w:val="009438D3"/>
    <w:rsid w:val="00943AF4"/>
    <w:rsid w:val="00943B8B"/>
    <w:rsid w:val="009440F5"/>
    <w:rsid w:val="0094492B"/>
    <w:rsid w:val="00944E08"/>
    <w:rsid w:val="00945710"/>
    <w:rsid w:val="00945B70"/>
    <w:rsid w:val="00945F12"/>
    <w:rsid w:val="009460D5"/>
    <w:rsid w:val="00946222"/>
    <w:rsid w:val="009467EA"/>
    <w:rsid w:val="00946D34"/>
    <w:rsid w:val="00946F10"/>
    <w:rsid w:val="00946FDF"/>
    <w:rsid w:val="0094713F"/>
    <w:rsid w:val="0094729C"/>
    <w:rsid w:val="00947649"/>
    <w:rsid w:val="00947922"/>
    <w:rsid w:val="009500FC"/>
    <w:rsid w:val="0095096A"/>
    <w:rsid w:val="00950E16"/>
    <w:rsid w:val="009510C3"/>
    <w:rsid w:val="009515FC"/>
    <w:rsid w:val="00951784"/>
    <w:rsid w:val="009519A0"/>
    <w:rsid w:val="00951ABA"/>
    <w:rsid w:val="0095223A"/>
    <w:rsid w:val="0095235E"/>
    <w:rsid w:val="009524C3"/>
    <w:rsid w:val="00952576"/>
    <w:rsid w:val="009526A5"/>
    <w:rsid w:val="00952881"/>
    <w:rsid w:val="00952999"/>
    <w:rsid w:val="00952CFE"/>
    <w:rsid w:val="00953427"/>
    <w:rsid w:val="0095343B"/>
    <w:rsid w:val="00953809"/>
    <w:rsid w:val="009538F4"/>
    <w:rsid w:val="009539AF"/>
    <w:rsid w:val="00953DE2"/>
    <w:rsid w:val="00953E08"/>
    <w:rsid w:val="00953E2E"/>
    <w:rsid w:val="00953F47"/>
    <w:rsid w:val="00954852"/>
    <w:rsid w:val="00954A6E"/>
    <w:rsid w:val="00954CD3"/>
    <w:rsid w:val="00954E34"/>
    <w:rsid w:val="00954E55"/>
    <w:rsid w:val="00954EFD"/>
    <w:rsid w:val="00954F4D"/>
    <w:rsid w:val="00955274"/>
    <w:rsid w:val="00955372"/>
    <w:rsid w:val="00955935"/>
    <w:rsid w:val="00955DC7"/>
    <w:rsid w:val="00955EE2"/>
    <w:rsid w:val="00955F5F"/>
    <w:rsid w:val="0095610E"/>
    <w:rsid w:val="00956202"/>
    <w:rsid w:val="00956737"/>
    <w:rsid w:val="00956955"/>
    <w:rsid w:val="009569D0"/>
    <w:rsid w:val="00956A2E"/>
    <w:rsid w:val="00956E19"/>
    <w:rsid w:val="00956E5D"/>
    <w:rsid w:val="00957319"/>
    <w:rsid w:val="00957614"/>
    <w:rsid w:val="00957667"/>
    <w:rsid w:val="009576C8"/>
    <w:rsid w:val="009579C8"/>
    <w:rsid w:val="00960739"/>
    <w:rsid w:val="0096077A"/>
    <w:rsid w:val="00960988"/>
    <w:rsid w:val="00960CDF"/>
    <w:rsid w:val="00960E45"/>
    <w:rsid w:val="0096115F"/>
    <w:rsid w:val="00961274"/>
    <w:rsid w:val="00961403"/>
    <w:rsid w:val="0096193E"/>
    <w:rsid w:val="00961CB1"/>
    <w:rsid w:val="00961D4E"/>
    <w:rsid w:val="00962051"/>
    <w:rsid w:val="0096238D"/>
    <w:rsid w:val="009624EF"/>
    <w:rsid w:val="00962529"/>
    <w:rsid w:val="0096294A"/>
    <w:rsid w:val="00962ACA"/>
    <w:rsid w:val="00962C81"/>
    <w:rsid w:val="00962FBB"/>
    <w:rsid w:val="00963B57"/>
    <w:rsid w:val="00963B77"/>
    <w:rsid w:val="0096488E"/>
    <w:rsid w:val="009649FC"/>
    <w:rsid w:val="00964B94"/>
    <w:rsid w:val="00964D88"/>
    <w:rsid w:val="00964EC9"/>
    <w:rsid w:val="009652D4"/>
    <w:rsid w:val="0096560F"/>
    <w:rsid w:val="0096568B"/>
    <w:rsid w:val="009659CB"/>
    <w:rsid w:val="00965AC5"/>
    <w:rsid w:val="00965B3F"/>
    <w:rsid w:val="00965E62"/>
    <w:rsid w:val="009660E9"/>
    <w:rsid w:val="009662C8"/>
    <w:rsid w:val="009663D4"/>
    <w:rsid w:val="0096656B"/>
    <w:rsid w:val="0096665B"/>
    <w:rsid w:val="00966BCE"/>
    <w:rsid w:val="00966D68"/>
    <w:rsid w:val="00966FA1"/>
    <w:rsid w:val="009675BD"/>
    <w:rsid w:val="00967668"/>
    <w:rsid w:val="00967847"/>
    <w:rsid w:val="0096788D"/>
    <w:rsid w:val="00967B59"/>
    <w:rsid w:val="00967C9E"/>
    <w:rsid w:val="00967CA8"/>
    <w:rsid w:val="00967FB3"/>
    <w:rsid w:val="0097001D"/>
    <w:rsid w:val="00970201"/>
    <w:rsid w:val="0097069A"/>
    <w:rsid w:val="00970923"/>
    <w:rsid w:val="0097092C"/>
    <w:rsid w:val="00970D61"/>
    <w:rsid w:val="00970E49"/>
    <w:rsid w:val="00970E8D"/>
    <w:rsid w:val="00971118"/>
    <w:rsid w:val="00971350"/>
    <w:rsid w:val="009714D9"/>
    <w:rsid w:val="009716E8"/>
    <w:rsid w:val="00971A7C"/>
    <w:rsid w:val="00971C5E"/>
    <w:rsid w:val="00971D3D"/>
    <w:rsid w:val="00971EF5"/>
    <w:rsid w:val="00972046"/>
    <w:rsid w:val="0097223B"/>
    <w:rsid w:val="00972849"/>
    <w:rsid w:val="00972BAA"/>
    <w:rsid w:val="0097308D"/>
    <w:rsid w:val="009730BD"/>
    <w:rsid w:val="009730E3"/>
    <w:rsid w:val="0097313C"/>
    <w:rsid w:val="009731A1"/>
    <w:rsid w:val="0097338B"/>
    <w:rsid w:val="00973896"/>
    <w:rsid w:val="00973A6A"/>
    <w:rsid w:val="00973D24"/>
    <w:rsid w:val="00973D66"/>
    <w:rsid w:val="00973DF4"/>
    <w:rsid w:val="00973E8A"/>
    <w:rsid w:val="00973EAC"/>
    <w:rsid w:val="00973EFC"/>
    <w:rsid w:val="0097465D"/>
    <w:rsid w:val="009748AA"/>
    <w:rsid w:val="00974916"/>
    <w:rsid w:val="00974ABC"/>
    <w:rsid w:val="00974E48"/>
    <w:rsid w:val="00974FC7"/>
    <w:rsid w:val="00975397"/>
    <w:rsid w:val="009753D7"/>
    <w:rsid w:val="00975995"/>
    <w:rsid w:val="00975A79"/>
    <w:rsid w:val="00975FAD"/>
    <w:rsid w:val="009766C2"/>
    <w:rsid w:val="0097680E"/>
    <w:rsid w:val="00976966"/>
    <w:rsid w:val="00976B64"/>
    <w:rsid w:val="00976F7B"/>
    <w:rsid w:val="009770B7"/>
    <w:rsid w:val="00977257"/>
    <w:rsid w:val="00977893"/>
    <w:rsid w:val="00977AD2"/>
    <w:rsid w:val="00977B9C"/>
    <w:rsid w:val="00977CE6"/>
    <w:rsid w:val="00980407"/>
    <w:rsid w:val="00980B72"/>
    <w:rsid w:val="00980E8F"/>
    <w:rsid w:val="00980F16"/>
    <w:rsid w:val="009810ED"/>
    <w:rsid w:val="00981624"/>
    <w:rsid w:val="0098162F"/>
    <w:rsid w:val="00981987"/>
    <w:rsid w:val="00981AF9"/>
    <w:rsid w:val="00981CDE"/>
    <w:rsid w:val="00981F78"/>
    <w:rsid w:val="00982148"/>
    <w:rsid w:val="00982ACB"/>
    <w:rsid w:val="00982C6B"/>
    <w:rsid w:val="00982CC0"/>
    <w:rsid w:val="00982DFB"/>
    <w:rsid w:val="00983052"/>
    <w:rsid w:val="009831FF"/>
    <w:rsid w:val="00983949"/>
    <w:rsid w:val="00983ADE"/>
    <w:rsid w:val="00983D92"/>
    <w:rsid w:val="0098438F"/>
    <w:rsid w:val="009844A7"/>
    <w:rsid w:val="009844CE"/>
    <w:rsid w:val="0098450A"/>
    <w:rsid w:val="00984C22"/>
    <w:rsid w:val="00984CB1"/>
    <w:rsid w:val="00984DFB"/>
    <w:rsid w:val="0098545B"/>
    <w:rsid w:val="00985A83"/>
    <w:rsid w:val="00985B20"/>
    <w:rsid w:val="00985F0F"/>
    <w:rsid w:val="00986249"/>
    <w:rsid w:val="009867E7"/>
    <w:rsid w:val="0098698B"/>
    <w:rsid w:val="009869F9"/>
    <w:rsid w:val="00986C99"/>
    <w:rsid w:val="00986F6C"/>
    <w:rsid w:val="00987423"/>
    <w:rsid w:val="00987CC9"/>
    <w:rsid w:val="00987ECB"/>
    <w:rsid w:val="0099036F"/>
    <w:rsid w:val="00990731"/>
    <w:rsid w:val="00990CAB"/>
    <w:rsid w:val="00990E91"/>
    <w:rsid w:val="009912E8"/>
    <w:rsid w:val="009919EB"/>
    <w:rsid w:val="00991C30"/>
    <w:rsid w:val="00991F03"/>
    <w:rsid w:val="00991F97"/>
    <w:rsid w:val="009921A5"/>
    <w:rsid w:val="00992CE0"/>
    <w:rsid w:val="00992F7B"/>
    <w:rsid w:val="0099303E"/>
    <w:rsid w:val="0099323F"/>
    <w:rsid w:val="00993463"/>
    <w:rsid w:val="0099347F"/>
    <w:rsid w:val="00993525"/>
    <w:rsid w:val="00993598"/>
    <w:rsid w:val="00993775"/>
    <w:rsid w:val="00993A8D"/>
    <w:rsid w:val="00993B24"/>
    <w:rsid w:val="00993CDE"/>
    <w:rsid w:val="0099448F"/>
    <w:rsid w:val="0099496D"/>
    <w:rsid w:val="00994A3A"/>
    <w:rsid w:val="00994D96"/>
    <w:rsid w:val="00994DE0"/>
    <w:rsid w:val="00994F82"/>
    <w:rsid w:val="00995352"/>
    <w:rsid w:val="0099543B"/>
    <w:rsid w:val="009955C3"/>
    <w:rsid w:val="0099566E"/>
    <w:rsid w:val="00995F0B"/>
    <w:rsid w:val="00995F65"/>
    <w:rsid w:val="0099605D"/>
    <w:rsid w:val="0099626B"/>
    <w:rsid w:val="009962F7"/>
    <w:rsid w:val="0099656C"/>
    <w:rsid w:val="00996690"/>
    <w:rsid w:val="00996A35"/>
    <w:rsid w:val="00997164"/>
    <w:rsid w:val="0099744D"/>
    <w:rsid w:val="00997464"/>
    <w:rsid w:val="0099767C"/>
    <w:rsid w:val="00997A47"/>
    <w:rsid w:val="00997BAF"/>
    <w:rsid w:val="009A0418"/>
    <w:rsid w:val="009A0564"/>
    <w:rsid w:val="009A08E2"/>
    <w:rsid w:val="009A1451"/>
    <w:rsid w:val="009A17E1"/>
    <w:rsid w:val="009A1CF2"/>
    <w:rsid w:val="009A1DE3"/>
    <w:rsid w:val="009A1FA7"/>
    <w:rsid w:val="009A20B2"/>
    <w:rsid w:val="009A20E0"/>
    <w:rsid w:val="009A2271"/>
    <w:rsid w:val="009A37F8"/>
    <w:rsid w:val="009A3B83"/>
    <w:rsid w:val="009A3DFB"/>
    <w:rsid w:val="009A3FDA"/>
    <w:rsid w:val="009A4335"/>
    <w:rsid w:val="009A4B6A"/>
    <w:rsid w:val="009A4D46"/>
    <w:rsid w:val="009A526E"/>
    <w:rsid w:val="009A5775"/>
    <w:rsid w:val="009A5C96"/>
    <w:rsid w:val="009A5D52"/>
    <w:rsid w:val="009A5F2C"/>
    <w:rsid w:val="009A631E"/>
    <w:rsid w:val="009A64FE"/>
    <w:rsid w:val="009A6777"/>
    <w:rsid w:val="009A6C5F"/>
    <w:rsid w:val="009A6CBE"/>
    <w:rsid w:val="009A6F4D"/>
    <w:rsid w:val="009A7401"/>
    <w:rsid w:val="009A7451"/>
    <w:rsid w:val="009A75DD"/>
    <w:rsid w:val="009A7896"/>
    <w:rsid w:val="009B0C13"/>
    <w:rsid w:val="009B1038"/>
    <w:rsid w:val="009B1301"/>
    <w:rsid w:val="009B154D"/>
    <w:rsid w:val="009B1562"/>
    <w:rsid w:val="009B1C8A"/>
    <w:rsid w:val="009B210A"/>
    <w:rsid w:val="009B22CE"/>
    <w:rsid w:val="009B23D1"/>
    <w:rsid w:val="009B2AFF"/>
    <w:rsid w:val="009B33F9"/>
    <w:rsid w:val="009B340B"/>
    <w:rsid w:val="009B3863"/>
    <w:rsid w:val="009B387F"/>
    <w:rsid w:val="009B38E4"/>
    <w:rsid w:val="009B3AD7"/>
    <w:rsid w:val="009B3F09"/>
    <w:rsid w:val="009B41F1"/>
    <w:rsid w:val="009B42A0"/>
    <w:rsid w:val="009B495C"/>
    <w:rsid w:val="009B4E85"/>
    <w:rsid w:val="009B53B4"/>
    <w:rsid w:val="009B54C8"/>
    <w:rsid w:val="009B5672"/>
    <w:rsid w:val="009B5D1F"/>
    <w:rsid w:val="009B5E2B"/>
    <w:rsid w:val="009B600E"/>
    <w:rsid w:val="009B6020"/>
    <w:rsid w:val="009B627E"/>
    <w:rsid w:val="009B6325"/>
    <w:rsid w:val="009B6389"/>
    <w:rsid w:val="009B6728"/>
    <w:rsid w:val="009B6B83"/>
    <w:rsid w:val="009B7227"/>
    <w:rsid w:val="009B733E"/>
    <w:rsid w:val="009B79CD"/>
    <w:rsid w:val="009B7A82"/>
    <w:rsid w:val="009B7BA8"/>
    <w:rsid w:val="009B7D0D"/>
    <w:rsid w:val="009C01FA"/>
    <w:rsid w:val="009C028C"/>
    <w:rsid w:val="009C039C"/>
    <w:rsid w:val="009C03B2"/>
    <w:rsid w:val="009C086C"/>
    <w:rsid w:val="009C0B39"/>
    <w:rsid w:val="009C0BC0"/>
    <w:rsid w:val="009C0D26"/>
    <w:rsid w:val="009C0E81"/>
    <w:rsid w:val="009C12A5"/>
    <w:rsid w:val="009C15D2"/>
    <w:rsid w:val="009C1679"/>
    <w:rsid w:val="009C1736"/>
    <w:rsid w:val="009C1923"/>
    <w:rsid w:val="009C1B3E"/>
    <w:rsid w:val="009C1CC2"/>
    <w:rsid w:val="009C1FCA"/>
    <w:rsid w:val="009C200F"/>
    <w:rsid w:val="009C21F1"/>
    <w:rsid w:val="009C28C3"/>
    <w:rsid w:val="009C291E"/>
    <w:rsid w:val="009C2A27"/>
    <w:rsid w:val="009C2F5F"/>
    <w:rsid w:val="009C307C"/>
    <w:rsid w:val="009C3483"/>
    <w:rsid w:val="009C37CB"/>
    <w:rsid w:val="009C3838"/>
    <w:rsid w:val="009C39FB"/>
    <w:rsid w:val="009C3B9C"/>
    <w:rsid w:val="009C4169"/>
    <w:rsid w:val="009C4207"/>
    <w:rsid w:val="009C42A4"/>
    <w:rsid w:val="009C4303"/>
    <w:rsid w:val="009C4525"/>
    <w:rsid w:val="009C45CC"/>
    <w:rsid w:val="009C5698"/>
    <w:rsid w:val="009C5EA9"/>
    <w:rsid w:val="009C6073"/>
    <w:rsid w:val="009C61CB"/>
    <w:rsid w:val="009C62FE"/>
    <w:rsid w:val="009C679A"/>
    <w:rsid w:val="009C688E"/>
    <w:rsid w:val="009C69CE"/>
    <w:rsid w:val="009C6A99"/>
    <w:rsid w:val="009C6BEE"/>
    <w:rsid w:val="009C6CED"/>
    <w:rsid w:val="009C6F4A"/>
    <w:rsid w:val="009C7168"/>
    <w:rsid w:val="009C72AE"/>
    <w:rsid w:val="009C746F"/>
    <w:rsid w:val="009C7697"/>
    <w:rsid w:val="009C799B"/>
    <w:rsid w:val="009C7A02"/>
    <w:rsid w:val="009C7B3D"/>
    <w:rsid w:val="009C7FFA"/>
    <w:rsid w:val="009D00E9"/>
    <w:rsid w:val="009D0206"/>
    <w:rsid w:val="009D02F8"/>
    <w:rsid w:val="009D0717"/>
    <w:rsid w:val="009D0C99"/>
    <w:rsid w:val="009D0DCE"/>
    <w:rsid w:val="009D17BF"/>
    <w:rsid w:val="009D1A9B"/>
    <w:rsid w:val="009D2065"/>
    <w:rsid w:val="009D22D2"/>
    <w:rsid w:val="009D23F4"/>
    <w:rsid w:val="009D2605"/>
    <w:rsid w:val="009D2802"/>
    <w:rsid w:val="009D2870"/>
    <w:rsid w:val="009D2D3F"/>
    <w:rsid w:val="009D2F79"/>
    <w:rsid w:val="009D303A"/>
    <w:rsid w:val="009D304D"/>
    <w:rsid w:val="009D34DB"/>
    <w:rsid w:val="009D37C5"/>
    <w:rsid w:val="009D3B49"/>
    <w:rsid w:val="009D3C85"/>
    <w:rsid w:val="009D4362"/>
    <w:rsid w:val="009D4796"/>
    <w:rsid w:val="009D49A0"/>
    <w:rsid w:val="009D4A83"/>
    <w:rsid w:val="009D4CF1"/>
    <w:rsid w:val="009D52BE"/>
    <w:rsid w:val="009D5369"/>
    <w:rsid w:val="009D54C5"/>
    <w:rsid w:val="009D5A48"/>
    <w:rsid w:val="009D6021"/>
    <w:rsid w:val="009D639E"/>
    <w:rsid w:val="009D6713"/>
    <w:rsid w:val="009D6864"/>
    <w:rsid w:val="009D6970"/>
    <w:rsid w:val="009D69DE"/>
    <w:rsid w:val="009D706E"/>
    <w:rsid w:val="009D7921"/>
    <w:rsid w:val="009D79D1"/>
    <w:rsid w:val="009D7D7D"/>
    <w:rsid w:val="009D7DDF"/>
    <w:rsid w:val="009D7F0E"/>
    <w:rsid w:val="009E0000"/>
    <w:rsid w:val="009E0267"/>
    <w:rsid w:val="009E03EA"/>
    <w:rsid w:val="009E0462"/>
    <w:rsid w:val="009E0723"/>
    <w:rsid w:val="009E079F"/>
    <w:rsid w:val="009E086E"/>
    <w:rsid w:val="009E0989"/>
    <w:rsid w:val="009E0C63"/>
    <w:rsid w:val="009E12F1"/>
    <w:rsid w:val="009E15DE"/>
    <w:rsid w:val="009E1764"/>
    <w:rsid w:val="009E1969"/>
    <w:rsid w:val="009E1AF6"/>
    <w:rsid w:val="009E1FBD"/>
    <w:rsid w:val="009E22FD"/>
    <w:rsid w:val="009E234F"/>
    <w:rsid w:val="009E2561"/>
    <w:rsid w:val="009E2717"/>
    <w:rsid w:val="009E29F1"/>
    <w:rsid w:val="009E2CB5"/>
    <w:rsid w:val="009E2CD7"/>
    <w:rsid w:val="009E2FD1"/>
    <w:rsid w:val="009E32D8"/>
    <w:rsid w:val="009E3737"/>
    <w:rsid w:val="009E37E2"/>
    <w:rsid w:val="009E3851"/>
    <w:rsid w:val="009E388B"/>
    <w:rsid w:val="009E38AF"/>
    <w:rsid w:val="009E3B58"/>
    <w:rsid w:val="009E4C01"/>
    <w:rsid w:val="009E4EE6"/>
    <w:rsid w:val="009E55F1"/>
    <w:rsid w:val="009E57AC"/>
    <w:rsid w:val="009E5C72"/>
    <w:rsid w:val="009E5E58"/>
    <w:rsid w:val="009E5EC6"/>
    <w:rsid w:val="009E649E"/>
    <w:rsid w:val="009E6F79"/>
    <w:rsid w:val="009E6F86"/>
    <w:rsid w:val="009E78AC"/>
    <w:rsid w:val="009E7A74"/>
    <w:rsid w:val="009E7F00"/>
    <w:rsid w:val="009F01C0"/>
    <w:rsid w:val="009F0B21"/>
    <w:rsid w:val="009F0F53"/>
    <w:rsid w:val="009F0F5B"/>
    <w:rsid w:val="009F1389"/>
    <w:rsid w:val="009F1397"/>
    <w:rsid w:val="009F16F2"/>
    <w:rsid w:val="009F1AF0"/>
    <w:rsid w:val="009F1B9F"/>
    <w:rsid w:val="009F1DAB"/>
    <w:rsid w:val="009F1E4F"/>
    <w:rsid w:val="009F1F68"/>
    <w:rsid w:val="009F23AF"/>
    <w:rsid w:val="009F2BD6"/>
    <w:rsid w:val="009F3828"/>
    <w:rsid w:val="009F3BA9"/>
    <w:rsid w:val="009F3F31"/>
    <w:rsid w:val="009F4267"/>
    <w:rsid w:val="009F42F8"/>
    <w:rsid w:val="009F4708"/>
    <w:rsid w:val="009F4742"/>
    <w:rsid w:val="009F4786"/>
    <w:rsid w:val="009F47A8"/>
    <w:rsid w:val="009F4D47"/>
    <w:rsid w:val="009F4DC3"/>
    <w:rsid w:val="009F5291"/>
    <w:rsid w:val="009F52A9"/>
    <w:rsid w:val="009F54A0"/>
    <w:rsid w:val="009F57D7"/>
    <w:rsid w:val="009F5F9E"/>
    <w:rsid w:val="009F6030"/>
    <w:rsid w:val="009F60FE"/>
    <w:rsid w:val="009F612F"/>
    <w:rsid w:val="009F616A"/>
    <w:rsid w:val="009F63C8"/>
    <w:rsid w:val="009F65E6"/>
    <w:rsid w:val="009F6946"/>
    <w:rsid w:val="009F695F"/>
    <w:rsid w:val="009F6B64"/>
    <w:rsid w:val="009F6CE2"/>
    <w:rsid w:val="009F7054"/>
    <w:rsid w:val="009F78E3"/>
    <w:rsid w:val="009F7BA2"/>
    <w:rsid w:val="009F7C31"/>
    <w:rsid w:val="009F7EFD"/>
    <w:rsid w:val="00A00118"/>
    <w:rsid w:val="00A003AE"/>
    <w:rsid w:val="00A00656"/>
    <w:rsid w:val="00A00810"/>
    <w:rsid w:val="00A008CC"/>
    <w:rsid w:val="00A00A30"/>
    <w:rsid w:val="00A01A61"/>
    <w:rsid w:val="00A01CD9"/>
    <w:rsid w:val="00A0272F"/>
    <w:rsid w:val="00A0283C"/>
    <w:rsid w:val="00A02B9B"/>
    <w:rsid w:val="00A033B1"/>
    <w:rsid w:val="00A0350B"/>
    <w:rsid w:val="00A036A1"/>
    <w:rsid w:val="00A0405B"/>
    <w:rsid w:val="00A04280"/>
    <w:rsid w:val="00A045A3"/>
    <w:rsid w:val="00A04A59"/>
    <w:rsid w:val="00A04B82"/>
    <w:rsid w:val="00A05761"/>
    <w:rsid w:val="00A05CC7"/>
    <w:rsid w:val="00A05E47"/>
    <w:rsid w:val="00A05EE7"/>
    <w:rsid w:val="00A0629D"/>
    <w:rsid w:val="00A06455"/>
    <w:rsid w:val="00A06813"/>
    <w:rsid w:val="00A0699F"/>
    <w:rsid w:val="00A06B71"/>
    <w:rsid w:val="00A06BF4"/>
    <w:rsid w:val="00A06CF2"/>
    <w:rsid w:val="00A06D7E"/>
    <w:rsid w:val="00A06D88"/>
    <w:rsid w:val="00A06DF9"/>
    <w:rsid w:val="00A0776B"/>
    <w:rsid w:val="00A07A67"/>
    <w:rsid w:val="00A07A7F"/>
    <w:rsid w:val="00A07BE1"/>
    <w:rsid w:val="00A10531"/>
    <w:rsid w:val="00A107E5"/>
    <w:rsid w:val="00A10905"/>
    <w:rsid w:val="00A10BF9"/>
    <w:rsid w:val="00A10D5F"/>
    <w:rsid w:val="00A11116"/>
    <w:rsid w:val="00A11234"/>
    <w:rsid w:val="00A1126C"/>
    <w:rsid w:val="00A1156E"/>
    <w:rsid w:val="00A11C7A"/>
    <w:rsid w:val="00A11FE4"/>
    <w:rsid w:val="00A124B3"/>
    <w:rsid w:val="00A125F7"/>
    <w:rsid w:val="00A12A6D"/>
    <w:rsid w:val="00A13052"/>
    <w:rsid w:val="00A135BA"/>
    <w:rsid w:val="00A13604"/>
    <w:rsid w:val="00A13614"/>
    <w:rsid w:val="00A13C6B"/>
    <w:rsid w:val="00A140BC"/>
    <w:rsid w:val="00A14275"/>
    <w:rsid w:val="00A14432"/>
    <w:rsid w:val="00A14C86"/>
    <w:rsid w:val="00A14D37"/>
    <w:rsid w:val="00A14F5E"/>
    <w:rsid w:val="00A14FD3"/>
    <w:rsid w:val="00A154B6"/>
    <w:rsid w:val="00A15F29"/>
    <w:rsid w:val="00A15F49"/>
    <w:rsid w:val="00A16312"/>
    <w:rsid w:val="00A1634E"/>
    <w:rsid w:val="00A165B0"/>
    <w:rsid w:val="00A16AD6"/>
    <w:rsid w:val="00A16ADD"/>
    <w:rsid w:val="00A16BE5"/>
    <w:rsid w:val="00A16C12"/>
    <w:rsid w:val="00A16C2A"/>
    <w:rsid w:val="00A16FB7"/>
    <w:rsid w:val="00A170C0"/>
    <w:rsid w:val="00A17170"/>
    <w:rsid w:val="00A17650"/>
    <w:rsid w:val="00A176C0"/>
    <w:rsid w:val="00A17760"/>
    <w:rsid w:val="00A17A59"/>
    <w:rsid w:val="00A17AB3"/>
    <w:rsid w:val="00A17D89"/>
    <w:rsid w:val="00A17FBC"/>
    <w:rsid w:val="00A200FF"/>
    <w:rsid w:val="00A20136"/>
    <w:rsid w:val="00A20671"/>
    <w:rsid w:val="00A20AC0"/>
    <w:rsid w:val="00A20BD3"/>
    <w:rsid w:val="00A20C31"/>
    <w:rsid w:val="00A21302"/>
    <w:rsid w:val="00A21A42"/>
    <w:rsid w:val="00A21D75"/>
    <w:rsid w:val="00A22432"/>
    <w:rsid w:val="00A228EB"/>
    <w:rsid w:val="00A2296B"/>
    <w:rsid w:val="00A229CB"/>
    <w:rsid w:val="00A23199"/>
    <w:rsid w:val="00A236C3"/>
    <w:rsid w:val="00A23A82"/>
    <w:rsid w:val="00A23DA3"/>
    <w:rsid w:val="00A23E16"/>
    <w:rsid w:val="00A23FA0"/>
    <w:rsid w:val="00A24123"/>
    <w:rsid w:val="00A244B4"/>
    <w:rsid w:val="00A24872"/>
    <w:rsid w:val="00A24AA0"/>
    <w:rsid w:val="00A251F7"/>
    <w:rsid w:val="00A25E67"/>
    <w:rsid w:val="00A26167"/>
    <w:rsid w:val="00A270D2"/>
    <w:rsid w:val="00A27155"/>
    <w:rsid w:val="00A27271"/>
    <w:rsid w:val="00A27285"/>
    <w:rsid w:val="00A2777C"/>
    <w:rsid w:val="00A2783B"/>
    <w:rsid w:val="00A27B0A"/>
    <w:rsid w:val="00A27DC4"/>
    <w:rsid w:val="00A30643"/>
    <w:rsid w:val="00A306CA"/>
    <w:rsid w:val="00A30B87"/>
    <w:rsid w:val="00A30DC2"/>
    <w:rsid w:val="00A30DCB"/>
    <w:rsid w:val="00A310F3"/>
    <w:rsid w:val="00A31A30"/>
    <w:rsid w:val="00A323EB"/>
    <w:rsid w:val="00A32C45"/>
    <w:rsid w:val="00A3302A"/>
    <w:rsid w:val="00A334DE"/>
    <w:rsid w:val="00A33508"/>
    <w:rsid w:val="00A3398C"/>
    <w:rsid w:val="00A33A55"/>
    <w:rsid w:val="00A33BFD"/>
    <w:rsid w:val="00A34400"/>
    <w:rsid w:val="00A3457E"/>
    <w:rsid w:val="00A348C3"/>
    <w:rsid w:val="00A3494B"/>
    <w:rsid w:val="00A34A7C"/>
    <w:rsid w:val="00A34FD3"/>
    <w:rsid w:val="00A34FE5"/>
    <w:rsid w:val="00A35486"/>
    <w:rsid w:val="00A3572E"/>
    <w:rsid w:val="00A35D15"/>
    <w:rsid w:val="00A3624F"/>
    <w:rsid w:val="00A36706"/>
    <w:rsid w:val="00A36796"/>
    <w:rsid w:val="00A36799"/>
    <w:rsid w:val="00A367CE"/>
    <w:rsid w:val="00A3693A"/>
    <w:rsid w:val="00A36E51"/>
    <w:rsid w:val="00A37120"/>
    <w:rsid w:val="00A373E8"/>
    <w:rsid w:val="00A37525"/>
    <w:rsid w:val="00A37997"/>
    <w:rsid w:val="00A37A85"/>
    <w:rsid w:val="00A4127F"/>
    <w:rsid w:val="00A4176E"/>
    <w:rsid w:val="00A418B1"/>
    <w:rsid w:val="00A421CB"/>
    <w:rsid w:val="00A425CF"/>
    <w:rsid w:val="00A426ED"/>
    <w:rsid w:val="00A42875"/>
    <w:rsid w:val="00A42891"/>
    <w:rsid w:val="00A42D56"/>
    <w:rsid w:val="00A42E4F"/>
    <w:rsid w:val="00A4316E"/>
    <w:rsid w:val="00A43888"/>
    <w:rsid w:val="00A43929"/>
    <w:rsid w:val="00A43F8D"/>
    <w:rsid w:val="00A441F1"/>
    <w:rsid w:val="00A44308"/>
    <w:rsid w:val="00A4493A"/>
    <w:rsid w:val="00A449C6"/>
    <w:rsid w:val="00A4538C"/>
    <w:rsid w:val="00A45873"/>
    <w:rsid w:val="00A45B2E"/>
    <w:rsid w:val="00A45F93"/>
    <w:rsid w:val="00A46891"/>
    <w:rsid w:val="00A4689F"/>
    <w:rsid w:val="00A468A5"/>
    <w:rsid w:val="00A469EB"/>
    <w:rsid w:val="00A46B3C"/>
    <w:rsid w:val="00A46FCD"/>
    <w:rsid w:val="00A475F0"/>
    <w:rsid w:val="00A47D87"/>
    <w:rsid w:val="00A47FF6"/>
    <w:rsid w:val="00A501F0"/>
    <w:rsid w:val="00A50A41"/>
    <w:rsid w:val="00A51160"/>
    <w:rsid w:val="00A511A8"/>
    <w:rsid w:val="00A51466"/>
    <w:rsid w:val="00A516B9"/>
    <w:rsid w:val="00A519F0"/>
    <w:rsid w:val="00A521B3"/>
    <w:rsid w:val="00A5230A"/>
    <w:rsid w:val="00A526EF"/>
    <w:rsid w:val="00A527DF"/>
    <w:rsid w:val="00A52833"/>
    <w:rsid w:val="00A52D20"/>
    <w:rsid w:val="00A52D37"/>
    <w:rsid w:val="00A52E71"/>
    <w:rsid w:val="00A53138"/>
    <w:rsid w:val="00A5321F"/>
    <w:rsid w:val="00A533DA"/>
    <w:rsid w:val="00A53643"/>
    <w:rsid w:val="00A537AC"/>
    <w:rsid w:val="00A53C1E"/>
    <w:rsid w:val="00A5422D"/>
    <w:rsid w:val="00A5427C"/>
    <w:rsid w:val="00A54291"/>
    <w:rsid w:val="00A542E4"/>
    <w:rsid w:val="00A555FA"/>
    <w:rsid w:val="00A558FC"/>
    <w:rsid w:val="00A55D36"/>
    <w:rsid w:val="00A565E0"/>
    <w:rsid w:val="00A56DD7"/>
    <w:rsid w:val="00A56F0C"/>
    <w:rsid w:val="00A56F4A"/>
    <w:rsid w:val="00A57271"/>
    <w:rsid w:val="00A57671"/>
    <w:rsid w:val="00A57C57"/>
    <w:rsid w:val="00A57F4D"/>
    <w:rsid w:val="00A6004E"/>
    <w:rsid w:val="00A60141"/>
    <w:rsid w:val="00A601C0"/>
    <w:rsid w:val="00A60252"/>
    <w:rsid w:val="00A602D7"/>
    <w:rsid w:val="00A60408"/>
    <w:rsid w:val="00A6066B"/>
    <w:rsid w:val="00A6072C"/>
    <w:rsid w:val="00A60816"/>
    <w:rsid w:val="00A60F03"/>
    <w:rsid w:val="00A60FCC"/>
    <w:rsid w:val="00A61044"/>
    <w:rsid w:val="00A612A9"/>
    <w:rsid w:val="00A61B61"/>
    <w:rsid w:val="00A61B7A"/>
    <w:rsid w:val="00A61C4D"/>
    <w:rsid w:val="00A61D3F"/>
    <w:rsid w:val="00A6232F"/>
    <w:rsid w:val="00A62460"/>
    <w:rsid w:val="00A624F6"/>
    <w:rsid w:val="00A626CF"/>
    <w:rsid w:val="00A62A0A"/>
    <w:rsid w:val="00A62AEC"/>
    <w:rsid w:val="00A62B51"/>
    <w:rsid w:val="00A62C89"/>
    <w:rsid w:val="00A62F18"/>
    <w:rsid w:val="00A630B9"/>
    <w:rsid w:val="00A63945"/>
    <w:rsid w:val="00A63B9A"/>
    <w:rsid w:val="00A64153"/>
    <w:rsid w:val="00A64375"/>
    <w:rsid w:val="00A64502"/>
    <w:rsid w:val="00A6494D"/>
    <w:rsid w:val="00A64AC3"/>
    <w:rsid w:val="00A65EF4"/>
    <w:rsid w:val="00A66010"/>
    <w:rsid w:val="00A6633E"/>
    <w:rsid w:val="00A663FA"/>
    <w:rsid w:val="00A66935"/>
    <w:rsid w:val="00A66D39"/>
    <w:rsid w:val="00A66D44"/>
    <w:rsid w:val="00A6719D"/>
    <w:rsid w:val="00A671AE"/>
    <w:rsid w:val="00A6724F"/>
    <w:rsid w:val="00A6748E"/>
    <w:rsid w:val="00A6794B"/>
    <w:rsid w:val="00A67B0C"/>
    <w:rsid w:val="00A67B69"/>
    <w:rsid w:val="00A67BB1"/>
    <w:rsid w:val="00A67DFB"/>
    <w:rsid w:val="00A67E4A"/>
    <w:rsid w:val="00A7024A"/>
    <w:rsid w:val="00A708E8"/>
    <w:rsid w:val="00A709E0"/>
    <w:rsid w:val="00A70C80"/>
    <w:rsid w:val="00A70E20"/>
    <w:rsid w:val="00A70F54"/>
    <w:rsid w:val="00A71003"/>
    <w:rsid w:val="00A71765"/>
    <w:rsid w:val="00A7190F"/>
    <w:rsid w:val="00A72240"/>
    <w:rsid w:val="00A7258E"/>
    <w:rsid w:val="00A7262F"/>
    <w:rsid w:val="00A7289E"/>
    <w:rsid w:val="00A72DC9"/>
    <w:rsid w:val="00A7304B"/>
    <w:rsid w:val="00A73070"/>
    <w:rsid w:val="00A73374"/>
    <w:rsid w:val="00A7342F"/>
    <w:rsid w:val="00A73452"/>
    <w:rsid w:val="00A739F6"/>
    <w:rsid w:val="00A73DF4"/>
    <w:rsid w:val="00A73EE8"/>
    <w:rsid w:val="00A73F11"/>
    <w:rsid w:val="00A73F1C"/>
    <w:rsid w:val="00A745E4"/>
    <w:rsid w:val="00A74705"/>
    <w:rsid w:val="00A749C3"/>
    <w:rsid w:val="00A74AE9"/>
    <w:rsid w:val="00A75171"/>
    <w:rsid w:val="00A75345"/>
    <w:rsid w:val="00A75668"/>
    <w:rsid w:val="00A75702"/>
    <w:rsid w:val="00A75CAF"/>
    <w:rsid w:val="00A75F09"/>
    <w:rsid w:val="00A760AE"/>
    <w:rsid w:val="00A76262"/>
    <w:rsid w:val="00A766E2"/>
    <w:rsid w:val="00A769A5"/>
    <w:rsid w:val="00A76EC1"/>
    <w:rsid w:val="00A76FBF"/>
    <w:rsid w:val="00A77319"/>
    <w:rsid w:val="00A774D1"/>
    <w:rsid w:val="00A77A06"/>
    <w:rsid w:val="00A77A33"/>
    <w:rsid w:val="00A8001E"/>
    <w:rsid w:val="00A800D7"/>
    <w:rsid w:val="00A807EA"/>
    <w:rsid w:val="00A809FA"/>
    <w:rsid w:val="00A80BBE"/>
    <w:rsid w:val="00A80D6F"/>
    <w:rsid w:val="00A811E5"/>
    <w:rsid w:val="00A812B5"/>
    <w:rsid w:val="00A812FB"/>
    <w:rsid w:val="00A8156A"/>
    <w:rsid w:val="00A8166C"/>
    <w:rsid w:val="00A81678"/>
    <w:rsid w:val="00A816B3"/>
    <w:rsid w:val="00A81997"/>
    <w:rsid w:val="00A81BDF"/>
    <w:rsid w:val="00A81CF7"/>
    <w:rsid w:val="00A81D50"/>
    <w:rsid w:val="00A81D9B"/>
    <w:rsid w:val="00A82C01"/>
    <w:rsid w:val="00A82C73"/>
    <w:rsid w:val="00A83B9C"/>
    <w:rsid w:val="00A83C91"/>
    <w:rsid w:val="00A83E91"/>
    <w:rsid w:val="00A841EF"/>
    <w:rsid w:val="00A84506"/>
    <w:rsid w:val="00A8476A"/>
    <w:rsid w:val="00A8482E"/>
    <w:rsid w:val="00A84A93"/>
    <w:rsid w:val="00A84B94"/>
    <w:rsid w:val="00A84D37"/>
    <w:rsid w:val="00A851DE"/>
    <w:rsid w:val="00A853C3"/>
    <w:rsid w:val="00A85401"/>
    <w:rsid w:val="00A85BD9"/>
    <w:rsid w:val="00A85C1E"/>
    <w:rsid w:val="00A860FC"/>
    <w:rsid w:val="00A8658F"/>
    <w:rsid w:val="00A86624"/>
    <w:rsid w:val="00A86687"/>
    <w:rsid w:val="00A86AF2"/>
    <w:rsid w:val="00A86B0A"/>
    <w:rsid w:val="00A86BD4"/>
    <w:rsid w:val="00A86EEF"/>
    <w:rsid w:val="00A8750F"/>
    <w:rsid w:val="00A87674"/>
    <w:rsid w:val="00A877B0"/>
    <w:rsid w:val="00A878C9"/>
    <w:rsid w:val="00A87945"/>
    <w:rsid w:val="00A87ACA"/>
    <w:rsid w:val="00A87CB6"/>
    <w:rsid w:val="00A87D67"/>
    <w:rsid w:val="00A9020D"/>
    <w:rsid w:val="00A906B6"/>
    <w:rsid w:val="00A90AA1"/>
    <w:rsid w:val="00A90AFB"/>
    <w:rsid w:val="00A90D00"/>
    <w:rsid w:val="00A90D77"/>
    <w:rsid w:val="00A90D97"/>
    <w:rsid w:val="00A9134B"/>
    <w:rsid w:val="00A913EE"/>
    <w:rsid w:val="00A9146D"/>
    <w:rsid w:val="00A915CD"/>
    <w:rsid w:val="00A91B9C"/>
    <w:rsid w:val="00A91D51"/>
    <w:rsid w:val="00A91E0D"/>
    <w:rsid w:val="00A91F95"/>
    <w:rsid w:val="00A9259B"/>
    <w:rsid w:val="00A9299D"/>
    <w:rsid w:val="00A92E01"/>
    <w:rsid w:val="00A937E4"/>
    <w:rsid w:val="00A93A73"/>
    <w:rsid w:val="00A93CF2"/>
    <w:rsid w:val="00A93E36"/>
    <w:rsid w:val="00A94B05"/>
    <w:rsid w:val="00A94BB1"/>
    <w:rsid w:val="00A94E30"/>
    <w:rsid w:val="00A94EEF"/>
    <w:rsid w:val="00A95209"/>
    <w:rsid w:val="00A95647"/>
    <w:rsid w:val="00A95E2D"/>
    <w:rsid w:val="00A9671F"/>
    <w:rsid w:val="00A968D0"/>
    <w:rsid w:val="00A96AEA"/>
    <w:rsid w:val="00A96C89"/>
    <w:rsid w:val="00A96D27"/>
    <w:rsid w:val="00A9769B"/>
    <w:rsid w:val="00A97FE8"/>
    <w:rsid w:val="00AA0007"/>
    <w:rsid w:val="00AA05A4"/>
    <w:rsid w:val="00AA0B5C"/>
    <w:rsid w:val="00AA0DD8"/>
    <w:rsid w:val="00AA0F02"/>
    <w:rsid w:val="00AA138F"/>
    <w:rsid w:val="00AA13C1"/>
    <w:rsid w:val="00AA1BF7"/>
    <w:rsid w:val="00AA1CDD"/>
    <w:rsid w:val="00AA27DC"/>
    <w:rsid w:val="00AA2CBB"/>
    <w:rsid w:val="00AA2E74"/>
    <w:rsid w:val="00AA2F97"/>
    <w:rsid w:val="00AA301F"/>
    <w:rsid w:val="00AA30A0"/>
    <w:rsid w:val="00AA31F4"/>
    <w:rsid w:val="00AA33BE"/>
    <w:rsid w:val="00AA358C"/>
    <w:rsid w:val="00AA35ED"/>
    <w:rsid w:val="00AA4AA2"/>
    <w:rsid w:val="00AA4B2C"/>
    <w:rsid w:val="00AA4ED3"/>
    <w:rsid w:val="00AA5360"/>
    <w:rsid w:val="00AA54EF"/>
    <w:rsid w:val="00AA5692"/>
    <w:rsid w:val="00AA578A"/>
    <w:rsid w:val="00AA5921"/>
    <w:rsid w:val="00AA5B22"/>
    <w:rsid w:val="00AA64B7"/>
    <w:rsid w:val="00AA6BE0"/>
    <w:rsid w:val="00AA6BE2"/>
    <w:rsid w:val="00AA6CED"/>
    <w:rsid w:val="00AA6D4F"/>
    <w:rsid w:val="00AA72D0"/>
    <w:rsid w:val="00AA75BC"/>
    <w:rsid w:val="00AA763E"/>
    <w:rsid w:val="00AA76A2"/>
    <w:rsid w:val="00AA76EF"/>
    <w:rsid w:val="00AA7841"/>
    <w:rsid w:val="00AA79F7"/>
    <w:rsid w:val="00AA7CFF"/>
    <w:rsid w:val="00AB03B4"/>
    <w:rsid w:val="00AB06AE"/>
    <w:rsid w:val="00AB0873"/>
    <w:rsid w:val="00AB0975"/>
    <w:rsid w:val="00AB0A79"/>
    <w:rsid w:val="00AB0B4C"/>
    <w:rsid w:val="00AB0BB7"/>
    <w:rsid w:val="00AB0D7D"/>
    <w:rsid w:val="00AB0EC4"/>
    <w:rsid w:val="00AB11FE"/>
    <w:rsid w:val="00AB12F1"/>
    <w:rsid w:val="00AB1373"/>
    <w:rsid w:val="00AB1519"/>
    <w:rsid w:val="00AB16E6"/>
    <w:rsid w:val="00AB1762"/>
    <w:rsid w:val="00AB17FC"/>
    <w:rsid w:val="00AB187D"/>
    <w:rsid w:val="00AB1B9B"/>
    <w:rsid w:val="00AB1E10"/>
    <w:rsid w:val="00AB2039"/>
    <w:rsid w:val="00AB210C"/>
    <w:rsid w:val="00AB2151"/>
    <w:rsid w:val="00AB224C"/>
    <w:rsid w:val="00AB2A0D"/>
    <w:rsid w:val="00AB2BAB"/>
    <w:rsid w:val="00AB2FCA"/>
    <w:rsid w:val="00AB33DB"/>
    <w:rsid w:val="00AB357D"/>
    <w:rsid w:val="00AB3658"/>
    <w:rsid w:val="00AB4264"/>
    <w:rsid w:val="00AB433C"/>
    <w:rsid w:val="00AB4A50"/>
    <w:rsid w:val="00AB4BC7"/>
    <w:rsid w:val="00AB5223"/>
    <w:rsid w:val="00AB52A1"/>
    <w:rsid w:val="00AB5961"/>
    <w:rsid w:val="00AB5B7E"/>
    <w:rsid w:val="00AB63B4"/>
    <w:rsid w:val="00AB6701"/>
    <w:rsid w:val="00AB67F0"/>
    <w:rsid w:val="00AB6894"/>
    <w:rsid w:val="00AB6978"/>
    <w:rsid w:val="00AB6EB3"/>
    <w:rsid w:val="00AB7202"/>
    <w:rsid w:val="00AB76D0"/>
    <w:rsid w:val="00AB7762"/>
    <w:rsid w:val="00AB78AD"/>
    <w:rsid w:val="00AB794B"/>
    <w:rsid w:val="00AB7B0E"/>
    <w:rsid w:val="00AB7D62"/>
    <w:rsid w:val="00AB7DFF"/>
    <w:rsid w:val="00AC0170"/>
    <w:rsid w:val="00AC03E2"/>
    <w:rsid w:val="00AC03FC"/>
    <w:rsid w:val="00AC0471"/>
    <w:rsid w:val="00AC05C8"/>
    <w:rsid w:val="00AC072D"/>
    <w:rsid w:val="00AC089D"/>
    <w:rsid w:val="00AC0D25"/>
    <w:rsid w:val="00AC1015"/>
    <w:rsid w:val="00AC1838"/>
    <w:rsid w:val="00AC1A2D"/>
    <w:rsid w:val="00AC1BCD"/>
    <w:rsid w:val="00AC2794"/>
    <w:rsid w:val="00AC2FD3"/>
    <w:rsid w:val="00AC3371"/>
    <w:rsid w:val="00AC33AD"/>
    <w:rsid w:val="00AC376C"/>
    <w:rsid w:val="00AC4029"/>
    <w:rsid w:val="00AC426C"/>
    <w:rsid w:val="00AC4541"/>
    <w:rsid w:val="00AC4729"/>
    <w:rsid w:val="00AC495F"/>
    <w:rsid w:val="00AC4A3B"/>
    <w:rsid w:val="00AC4D24"/>
    <w:rsid w:val="00AC4E19"/>
    <w:rsid w:val="00AC52C2"/>
    <w:rsid w:val="00AC5661"/>
    <w:rsid w:val="00AC583E"/>
    <w:rsid w:val="00AC58CD"/>
    <w:rsid w:val="00AC617F"/>
    <w:rsid w:val="00AC6209"/>
    <w:rsid w:val="00AC6712"/>
    <w:rsid w:val="00AC6726"/>
    <w:rsid w:val="00AC68FB"/>
    <w:rsid w:val="00AC691F"/>
    <w:rsid w:val="00AC693C"/>
    <w:rsid w:val="00AC69F6"/>
    <w:rsid w:val="00AC6B77"/>
    <w:rsid w:val="00AC74D5"/>
    <w:rsid w:val="00AC75E1"/>
    <w:rsid w:val="00AC770C"/>
    <w:rsid w:val="00AC791F"/>
    <w:rsid w:val="00AC7B01"/>
    <w:rsid w:val="00AC7F4D"/>
    <w:rsid w:val="00AD0279"/>
    <w:rsid w:val="00AD0420"/>
    <w:rsid w:val="00AD05BB"/>
    <w:rsid w:val="00AD08D7"/>
    <w:rsid w:val="00AD0B03"/>
    <w:rsid w:val="00AD0B85"/>
    <w:rsid w:val="00AD0BC8"/>
    <w:rsid w:val="00AD0E1A"/>
    <w:rsid w:val="00AD0FC1"/>
    <w:rsid w:val="00AD10E8"/>
    <w:rsid w:val="00AD144D"/>
    <w:rsid w:val="00AD1718"/>
    <w:rsid w:val="00AD20AF"/>
    <w:rsid w:val="00AD21C6"/>
    <w:rsid w:val="00AD2567"/>
    <w:rsid w:val="00AD25A8"/>
    <w:rsid w:val="00AD2A6B"/>
    <w:rsid w:val="00AD2ABC"/>
    <w:rsid w:val="00AD2C05"/>
    <w:rsid w:val="00AD2CBE"/>
    <w:rsid w:val="00AD2E86"/>
    <w:rsid w:val="00AD3147"/>
    <w:rsid w:val="00AD3297"/>
    <w:rsid w:val="00AD379D"/>
    <w:rsid w:val="00AD381B"/>
    <w:rsid w:val="00AD3BB8"/>
    <w:rsid w:val="00AD3E07"/>
    <w:rsid w:val="00AD3EEB"/>
    <w:rsid w:val="00AD3FA0"/>
    <w:rsid w:val="00AD40BC"/>
    <w:rsid w:val="00AD4812"/>
    <w:rsid w:val="00AD4CD5"/>
    <w:rsid w:val="00AD4D03"/>
    <w:rsid w:val="00AD6091"/>
    <w:rsid w:val="00AD6351"/>
    <w:rsid w:val="00AD667F"/>
    <w:rsid w:val="00AD6797"/>
    <w:rsid w:val="00AD68E2"/>
    <w:rsid w:val="00AD6DF8"/>
    <w:rsid w:val="00AD6E87"/>
    <w:rsid w:val="00AD6EFA"/>
    <w:rsid w:val="00AD73F9"/>
    <w:rsid w:val="00AD7DCF"/>
    <w:rsid w:val="00AD7F36"/>
    <w:rsid w:val="00AE061A"/>
    <w:rsid w:val="00AE06B2"/>
    <w:rsid w:val="00AE10FE"/>
    <w:rsid w:val="00AE176D"/>
    <w:rsid w:val="00AE1DF5"/>
    <w:rsid w:val="00AE1F68"/>
    <w:rsid w:val="00AE2037"/>
    <w:rsid w:val="00AE263B"/>
    <w:rsid w:val="00AE2A44"/>
    <w:rsid w:val="00AE2C6A"/>
    <w:rsid w:val="00AE2D3D"/>
    <w:rsid w:val="00AE2DA3"/>
    <w:rsid w:val="00AE2EDD"/>
    <w:rsid w:val="00AE3221"/>
    <w:rsid w:val="00AE3556"/>
    <w:rsid w:val="00AE361C"/>
    <w:rsid w:val="00AE379B"/>
    <w:rsid w:val="00AE3D51"/>
    <w:rsid w:val="00AE4570"/>
    <w:rsid w:val="00AE46A6"/>
    <w:rsid w:val="00AE48A1"/>
    <w:rsid w:val="00AE4C63"/>
    <w:rsid w:val="00AE4D51"/>
    <w:rsid w:val="00AE50D2"/>
    <w:rsid w:val="00AE5650"/>
    <w:rsid w:val="00AE573B"/>
    <w:rsid w:val="00AE5B47"/>
    <w:rsid w:val="00AE6164"/>
    <w:rsid w:val="00AE647F"/>
    <w:rsid w:val="00AE648A"/>
    <w:rsid w:val="00AE6526"/>
    <w:rsid w:val="00AE6935"/>
    <w:rsid w:val="00AE6DE3"/>
    <w:rsid w:val="00AE6FB0"/>
    <w:rsid w:val="00AE70AB"/>
    <w:rsid w:val="00AE7172"/>
    <w:rsid w:val="00AE72A3"/>
    <w:rsid w:val="00AE7324"/>
    <w:rsid w:val="00AE739C"/>
    <w:rsid w:val="00AE7753"/>
    <w:rsid w:val="00AE79A1"/>
    <w:rsid w:val="00AE7CBF"/>
    <w:rsid w:val="00AF0141"/>
    <w:rsid w:val="00AF05B5"/>
    <w:rsid w:val="00AF05C1"/>
    <w:rsid w:val="00AF0B29"/>
    <w:rsid w:val="00AF1338"/>
    <w:rsid w:val="00AF1386"/>
    <w:rsid w:val="00AF15C9"/>
    <w:rsid w:val="00AF163A"/>
    <w:rsid w:val="00AF18BC"/>
    <w:rsid w:val="00AF199B"/>
    <w:rsid w:val="00AF1D85"/>
    <w:rsid w:val="00AF1E6B"/>
    <w:rsid w:val="00AF1EBD"/>
    <w:rsid w:val="00AF218C"/>
    <w:rsid w:val="00AF21D7"/>
    <w:rsid w:val="00AF23B3"/>
    <w:rsid w:val="00AF2581"/>
    <w:rsid w:val="00AF2653"/>
    <w:rsid w:val="00AF2D8C"/>
    <w:rsid w:val="00AF3189"/>
    <w:rsid w:val="00AF35C7"/>
    <w:rsid w:val="00AF391F"/>
    <w:rsid w:val="00AF3AF6"/>
    <w:rsid w:val="00AF3D90"/>
    <w:rsid w:val="00AF3DC4"/>
    <w:rsid w:val="00AF4137"/>
    <w:rsid w:val="00AF434D"/>
    <w:rsid w:val="00AF473C"/>
    <w:rsid w:val="00AF4892"/>
    <w:rsid w:val="00AF5A1A"/>
    <w:rsid w:val="00AF5E89"/>
    <w:rsid w:val="00AF6131"/>
    <w:rsid w:val="00AF6877"/>
    <w:rsid w:val="00AF6DF8"/>
    <w:rsid w:val="00AF705B"/>
    <w:rsid w:val="00AF75BB"/>
    <w:rsid w:val="00AF7DCF"/>
    <w:rsid w:val="00B001C9"/>
    <w:rsid w:val="00B00515"/>
    <w:rsid w:val="00B0055A"/>
    <w:rsid w:val="00B00615"/>
    <w:rsid w:val="00B007CC"/>
    <w:rsid w:val="00B009D2"/>
    <w:rsid w:val="00B00AD1"/>
    <w:rsid w:val="00B00B27"/>
    <w:rsid w:val="00B00E08"/>
    <w:rsid w:val="00B00EA5"/>
    <w:rsid w:val="00B00F4A"/>
    <w:rsid w:val="00B0194A"/>
    <w:rsid w:val="00B01AC8"/>
    <w:rsid w:val="00B01FE6"/>
    <w:rsid w:val="00B02160"/>
    <w:rsid w:val="00B021D7"/>
    <w:rsid w:val="00B0232D"/>
    <w:rsid w:val="00B024B5"/>
    <w:rsid w:val="00B02537"/>
    <w:rsid w:val="00B03CCE"/>
    <w:rsid w:val="00B0422F"/>
    <w:rsid w:val="00B04408"/>
    <w:rsid w:val="00B0471E"/>
    <w:rsid w:val="00B04912"/>
    <w:rsid w:val="00B04B05"/>
    <w:rsid w:val="00B04B8A"/>
    <w:rsid w:val="00B050C5"/>
    <w:rsid w:val="00B0572F"/>
    <w:rsid w:val="00B05991"/>
    <w:rsid w:val="00B05F89"/>
    <w:rsid w:val="00B06168"/>
    <w:rsid w:val="00B061A9"/>
    <w:rsid w:val="00B061F9"/>
    <w:rsid w:val="00B0635D"/>
    <w:rsid w:val="00B064B9"/>
    <w:rsid w:val="00B0692E"/>
    <w:rsid w:val="00B06AFA"/>
    <w:rsid w:val="00B06C5F"/>
    <w:rsid w:val="00B06D83"/>
    <w:rsid w:val="00B06E38"/>
    <w:rsid w:val="00B07222"/>
    <w:rsid w:val="00B0726D"/>
    <w:rsid w:val="00B076B2"/>
    <w:rsid w:val="00B07AC0"/>
    <w:rsid w:val="00B07B9F"/>
    <w:rsid w:val="00B07CF9"/>
    <w:rsid w:val="00B10351"/>
    <w:rsid w:val="00B106F5"/>
    <w:rsid w:val="00B10D39"/>
    <w:rsid w:val="00B10ECB"/>
    <w:rsid w:val="00B10EF1"/>
    <w:rsid w:val="00B112E9"/>
    <w:rsid w:val="00B1164F"/>
    <w:rsid w:val="00B11721"/>
    <w:rsid w:val="00B11B18"/>
    <w:rsid w:val="00B11C1C"/>
    <w:rsid w:val="00B12001"/>
    <w:rsid w:val="00B1211D"/>
    <w:rsid w:val="00B12143"/>
    <w:rsid w:val="00B122A4"/>
    <w:rsid w:val="00B1260C"/>
    <w:rsid w:val="00B1266D"/>
    <w:rsid w:val="00B12865"/>
    <w:rsid w:val="00B1287B"/>
    <w:rsid w:val="00B12CFB"/>
    <w:rsid w:val="00B12DD2"/>
    <w:rsid w:val="00B13420"/>
    <w:rsid w:val="00B1347E"/>
    <w:rsid w:val="00B1348C"/>
    <w:rsid w:val="00B134EA"/>
    <w:rsid w:val="00B138F5"/>
    <w:rsid w:val="00B13957"/>
    <w:rsid w:val="00B13E31"/>
    <w:rsid w:val="00B145C9"/>
    <w:rsid w:val="00B1466E"/>
    <w:rsid w:val="00B14988"/>
    <w:rsid w:val="00B14B83"/>
    <w:rsid w:val="00B1502B"/>
    <w:rsid w:val="00B153B1"/>
    <w:rsid w:val="00B15477"/>
    <w:rsid w:val="00B15511"/>
    <w:rsid w:val="00B15B64"/>
    <w:rsid w:val="00B15CB9"/>
    <w:rsid w:val="00B16290"/>
    <w:rsid w:val="00B1638B"/>
    <w:rsid w:val="00B1676F"/>
    <w:rsid w:val="00B16A38"/>
    <w:rsid w:val="00B16A97"/>
    <w:rsid w:val="00B17292"/>
    <w:rsid w:val="00B1764E"/>
    <w:rsid w:val="00B179BC"/>
    <w:rsid w:val="00B205FA"/>
    <w:rsid w:val="00B2064B"/>
    <w:rsid w:val="00B206A5"/>
    <w:rsid w:val="00B207FA"/>
    <w:rsid w:val="00B20818"/>
    <w:rsid w:val="00B20ABC"/>
    <w:rsid w:val="00B20CBE"/>
    <w:rsid w:val="00B20FDA"/>
    <w:rsid w:val="00B212EB"/>
    <w:rsid w:val="00B21626"/>
    <w:rsid w:val="00B216B2"/>
    <w:rsid w:val="00B216B3"/>
    <w:rsid w:val="00B217A2"/>
    <w:rsid w:val="00B22628"/>
    <w:rsid w:val="00B228B3"/>
    <w:rsid w:val="00B2298A"/>
    <w:rsid w:val="00B22F45"/>
    <w:rsid w:val="00B2309D"/>
    <w:rsid w:val="00B23300"/>
    <w:rsid w:val="00B233DC"/>
    <w:rsid w:val="00B236A6"/>
    <w:rsid w:val="00B23879"/>
    <w:rsid w:val="00B23B61"/>
    <w:rsid w:val="00B23D2C"/>
    <w:rsid w:val="00B24111"/>
    <w:rsid w:val="00B241AB"/>
    <w:rsid w:val="00B244D3"/>
    <w:rsid w:val="00B24903"/>
    <w:rsid w:val="00B24D9A"/>
    <w:rsid w:val="00B25324"/>
    <w:rsid w:val="00B25950"/>
    <w:rsid w:val="00B25AA7"/>
    <w:rsid w:val="00B25D09"/>
    <w:rsid w:val="00B25D21"/>
    <w:rsid w:val="00B25E80"/>
    <w:rsid w:val="00B25EE9"/>
    <w:rsid w:val="00B267CE"/>
    <w:rsid w:val="00B26A57"/>
    <w:rsid w:val="00B26AE6"/>
    <w:rsid w:val="00B26B7F"/>
    <w:rsid w:val="00B26BE3"/>
    <w:rsid w:val="00B273E9"/>
    <w:rsid w:val="00B27E2C"/>
    <w:rsid w:val="00B301A9"/>
    <w:rsid w:val="00B30392"/>
    <w:rsid w:val="00B303B8"/>
    <w:rsid w:val="00B304AE"/>
    <w:rsid w:val="00B30501"/>
    <w:rsid w:val="00B30534"/>
    <w:rsid w:val="00B308B7"/>
    <w:rsid w:val="00B30AE6"/>
    <w:rsid w:val="00B30D53"/>
    <w:rsid w:val="00B30EB8"/>
    <w:rsid w:val="00B3104A"/>
    <w:rsid w:val="00B3106A"/>
    <w:rsid w:val="00B31187"/>
    <w:rsid w:val="00B3122C"/>
    <w:rsid w:val="00B31231"/>
    <w:rsid w:val="00B317AF"/>
    <w:rsid w:val="00B318F0"/>
    <w:rsid w:val="00B31B02"/>
    <w:rsid w:val="00B31C2A"/>
    <w:rsid w:val="00B31DB6"/>
    <w:rsid w:val="00B3254A"/>
    <w:rsid w:val="00B3297B"/>
    <w:rsid w:val="00B32AA9"/>
    <w:rsid w:val="00B32BAD"/>
    <w:rsid w:val="00B32EC3"/>
    <w:rsid w:val="00B3350C"/>
    <w:rsid w:val="00B338BF"/>
    <w:rsid w:val="00B338E6"/>
    <w:rsid w:val="00B33946"/>
    <w:rsid w:val="00B342B0"/>
    <w:rsid w:val="00B3445B"/>
    <w:rsid w:val="00B34739"/>
    <w:rsid w:val="00B34D47"/>
    <w:rsid w:val="00B354AA"/>
    <w:rsid w:val="00B355E4"/>
    <w:rsid w:val="00B3562B"/>
    <w:rsid w:val="00B359AB"/>
    <w:rsid w:val="00B35F4C"/>
    <w:rsid w:val="00B36377"/>
    <w:rsid w:val="00B3669C"/>
    <w:rsid w:val="00B36943"/>
    <w:rsid w:val="00B36D9A"/>
    <w:rsid w:val="00B37580"/>
    <w:rsid w:val="00B3761D"/>
    <w:rsid w:val="00B376C3"/>
    <w:rsid w:val="00B37E6D"/>
    <w:rsid w:val="00B403B6"/>
    <w:rsid w:val="00B4056A"/>
    <w:rsid w:val="00B40842"/>
    <w:rsid w:val="00B408A0"/>
    <w:rsid w:val="00B40BD3"/>
    <w:rsid w:val="00B41B2F"/>
    <w:rsid w:val="00B41D0D"/>
    <w:rsid w:val="00B41F8E"/>
    <w:rsid w:val="00B42189"/>
    <w:rsid w:val="00B4243A"/>
    <w:rsid w:val="00B426A4"/>
    <w:rsid w:val="00B42749"/>
    <w:rsid w:val="00B429D9"/>
    <w:rsid w:val="00B42C56"/>
    <w:rsid w:val="00B42D11"/>
    <w:rsid w:val="00B42E26"/>
    <w:rsid w:val="00B42FC6"/>
    <w:rsid w:val="00B43B0E"/>
    <w:rsid w:val="00B43EA9"/>
    <w:rsid w:val="00B43FB7"/>
    <w:rsid w:val="00B446EE"/>
    <w:rsid w:val="00B448B9"/>
    <w:rsid w:val="00B44B39"/>
    <w:rsid w:val="00B44BD6"/>
    <w:rsid w:val="00B451B2"/>
    <w:rsid w:val="00B45748"/>
    <w:rsid w:val="00B458E9"/>
    <w:rsid w:val="00B45EC7"/>
    <w:rsid w:val="00B45F06"/>
    <w:rsid w:val="00B46AE0"/>
    <w:rsid w:val="00B46B0A"/>
    <w:rsid w:val="00B46BD0"/>
    <w:rsid w:val="00B46BF0"/>
    <w:rsid w:val="00B471EC"/>
    <w:rsid w:val="00B474D9"/>
    <w:rsid w:val="00B477C7"/>
    <w:rsid w:val="00B47BF5"/>
    <w:rsid w:val="00B47CD5"/>
    <w:rsid w:val="00B47CD8"/>
    <w:rsid w:val="00B47FAC"/>
    <w:rsid w:val="00B5014E"/>
    <w:rsid w:val="00B505B8"/>
    <w:rsid w:val="00B50ADD"/>
    <w:rsid w:val="00B50D53"/>
    <w:rsid w:val="00B511EF"/>
    <w:rsid w:val="00B515FC"/>
    <w:rsid w:val="00B51B60"/>
    <w:rsid w:val="00B51C0C"/>
    <w:rsid w:val="00B51CC4"/>
    <w:rsid w:val="00B51F57"/>
    <w:rsid w:val="00B52062"/>
    <w:rsid w:val="00B521D8"/>
    <w:rsid w:val="00B52F1B"/>
    <w:rsid w:val="00B53205"/>
    <w:rsid w:val="00B539FE"/>
    <w:rsid w:val="00B53A67"/>
    <w:rsid w:val="00B53B66"/>
    <w:rsid w:val="00B544F3"/>
    <w:rsid w:val="00B54FCB"/>
    <w:rsid w:val="00B5501F"/>
    <w:rsid w:val="00B553A9"/>
    <w:rsid w:val="00B55792"/>
    <w:rsid w:val="00B55ADB"/>
    <w:rsid w:val="00B55C4D"/>
    <w:rsid w:val="00B56186"/>
    <w:rsid w:val="00B564B7"/>
    <w:rsid w:val="00B567EB"/>
    <w:rsid w:val="00B5729C"/>
    <w:rsid w:val="00B574A7"/>
    <w:rsid w:val="00B575D9"/>
    <w:rsid w:val="00B576E8"/>
    <w:rsid w:val="00B57884"/>
    <w:rsid w:val="00B57B08"/>
    <w:rsid w:val="00B57B81"/>
    <w:rsid w:val="00B57D1A"/>
    <w:rsid w:val="00B57E28"/>
    <w:rsid w:val="00B601BD"/>
    <w:rsid w:val="00B603EC"/>
    <w:rsid w:val="00B606E8"/>
    <w:rsid w:val="00B606EB"/>
    <w:rsid w:val="00B60977"/>
    <w:rsid w:val="00B609E4"/>
    <w:rsid w:val="00B60B9F"/>
    <w:rsid w:val="00B60BC1"/>
    <w:rsid w:val="00B60DF8"/>
    <w:rsid w:val="00B61141"/>
    <w:rsid w:val="00B611DA"/>
    <w:rsid w:val="00B61515"/>
    <w:rsid w:val="00B61BB5"/>
    <w:rsid w:val="00B61C87"/>
    <w:rsid w:val="00B61C97"/>
    <w:rsid w:val="00B61E97"/>
    <w:rsid w:val="00B62010"/>
    <w:rsid w:val="00B6288F"/>
    <w:rsid w:val="00B62A4E"/>
    <w:rsid w:val="00B62B41"/>
    <w:rsid w:val="00B62D98"/>
    <w:rsid w:val="00B62FB6"/>
    <w:rsid w:val="00B63308"/>
    <w:rsid w:val="00B6340A"/>
    <w:rsid w:val="00B63421"/>
    <w:rsid w:val="00B6342B"/>
    <w:rsid w:val="00B634A1"/>
    <w:rsid w:val="00B63D50"/>
    <w:rsid w:val="00B63D76"/>
    <w:rsid w:val="00B642A9"/>
    <w:rsid w:val="00B64315"/>
    <w:rsid w:val="00B64544"/>
    <w:rsid w:val="00B64893"/>
    <w:rsid w:val="00B64B17"/>
    <w:rsid w:val="00B652AC"/>
    <w:rsid w:val="00B65956"/>
    <w:rsid w:val="00B6629B"/>
    <w:rsid w:val="00B6635A"/>
    <w:rsid w:val="00B66604"/>
    <w:rsid w:val="00B66881"/>
    <w:rsid w:val="00B66DBD"/>
    <w:rsid w:val="00B672B1"/>
    <w:rsid w:val="00B67376"/>
    <w:rsid w:val="00B67584"/>
    <w:rsid w:val="00B67B09"/>
    <w:rsid w:val="00B67B7A"/>
    <w:rsid w:val="00B67FDD"/>
    <w:rsid w:val="00B70041"/>
    <w:rsid w:val="00B7006D"/>
    <w:rsid w:val="00B70269"/>
    <w:rsid w:val="00B70330"/>
    <w:rsid w:val="00B705F1"/>
    <w:rsid w:val="00B70846"/>
    <w:rsid w:val="00B70896"/>
    <w:rsid w:val="00B708D2"/>
    <w:rsid w:val="00B70AF1"/>
    <w:rsid w:val="00B70AFB"/>
    <w:rsid w:val="00B71194"/>
    <w:rsid w:val="00B7123A"/>
    <w:rsid w:val="00B712AF"/>
    <w:rsid w:val="00B71536"/>
    <w:rsid w:val="00B71C81"/>
    <w:rsid w:val="00B72234"/>
    <w:rsid w:val="00B72835"/>
    <w:rsid w:val="00B72A91"/>
    <w:rsid w:val="00B72B94"/>
    <w:rsid w:val="00B73195"/>
    <w:rsid w:val="00B7376F"/>
    <w:rsid w:val="00B73897"/>
    <w:rsid w:val="00B73980"/>
    <w:rsid w:val="00B73EAE"/>
    <w:rsid w:val="00B73F68"/>
    <w:rsid w:val="00B743CC"/>
    <w:rsid w:val="00B744DF"/>
    <w:rsid w:val="00B74AEF"/>
    <w:rsid w:val="00B74BE7"/>
    <w:rsid w:val="00B74D65"/>
    <w:rsid w:val="00B755A1"/>
    <w:rsid w:val="00B75782"/>
    <w:rsid w:val="00B757FD"/>
    <w:rsid w:val="00B7597A"/>
    <w:rsid w:val="00B75B4C"/>
    <w:rsid w:val="00B75B7A"/>
    <w:rsid w:val="00B75D96"/>
    <w:rsid w:val="00B75D99"/>
    <w:rsid w:val="00B75F11"/>
    <w:rsid w:val="00B76AE3"/>
    <w:rsid w:val="00B76AF2"/>
    <w:rsid w:val="00B76DC3"/>
    <w:rsid w:val="00B76F7C"/>
    <w:rsid w:val="00B77142"/>
    <w:rsid w:val="00B7718C"/>
    <w:rsid w:val="00B77334"/>
    <w:rsid w:val="00B77F1B"/>
    <w:rsid w:val="00B802CC"/>
    <w:rsid w:val="00B804D2"/>
    <w:rsid w:val="00B8068D"/>
    <w:rsid w:val="00B806BF"/>
    <w:rsid w:val="00B80D3D"/>
    <w:rsid w:val="00B80ED3"/>
    <w:rsid w:val="00B810B4"/>
    <w:rsid w:val="00B814A8"/>
    <w:rsid w:val="00B818B4"/>
    <w:rsid w:val="00B81EFA"/>
    <w:rsid w:val="00B81F64"/>
    <w:rsid w:val="00B8276D"/>
    <w:rsid w:val="00B82C7D"/>
    <w:rsid w:val="00B83CDC"/>
    <w:rsid w:val="00B844A9"/>
    <w:rsid w:val="00B845FC"/>
    <w:rsid w:val="00B8471E"/>
    <w:rsid w:val="00B8475F"/>
    <w:rsid w:val="00B8477F"/>
    <w:rsid w:val="00B84A44"/>
    <w:rsid w:val="00B84B93"/>
    <w:rsid w:val="00B84ED5"/>
    <w:rsid w:val="00B8528C"/>
    <w:rsid w:val="00B853A3"/>
    <w:rsid w:val="00B855F0"/>
    <w:rsid w:val="00B856BF"/>
    <w:rsid w:val="00B856CF"/>
    <w:rsid w:val="00B85F67"/>
    <w:rsid w:val="00B860F2"/>
    <w:rsid w:val="00B86340"/>
    <w:rsid w:val="00B8661B"/>
    <w:rsid w:val="00B86CB1"/>
    <w:rsid w:val="00B86E48"/>
    <w:rsid w:val="00B8731B"/>
    <w:rsid w:val="00B87878"/>
    <w:rsid w:val="00B8789B"/>
    <w:rsid w:val="00B879BB"/>
    <w:rsid w:val="00B87A44"/>
    <w:rsid w:val="00B87E2B"/>
    <w:rsid w:val="00B90225"/>
    <w:rsid w:val="00B902CF"/>
    <w:rsid w:val="00B9086C"/>
    <w:rsid w:val="00B90ADF"/>
    <w:rsid w:val="00B90D71"/>
    <w:rsid w:val="00B90E48"/>
    <w:rsid w:val="00B91F84"/>
    <w:rsid w:val="00B91FC4"/>
    <w:rsid w:val="00B9210F"/>
    <w:rsid w:val="00B927E9"/>
    <w:rsid w:val="00B92AB8"/>
    <w:rsid w:val="00B92AD4"/>
    <w:rsid w:val="00B92B06"/>
    <w:rsid w:val="00B9304F"/>
    <w:rsid w:val="00B93422"/>
    <w:rsid w:val="00B93499"/>
    <w:rsid w:val="00B93A50"/>
    <w:rsid w:val="00B93C0D"/>
    <w:rsid w:val="00B93C78"/>
    <w:rsid w:val="00B93E73"/>
    <w:rsid w:val="00B9435C"/>
    <w:rsid w:val="00B943DC"/>
    <w:rsid w:val="00B9457C"/>
    <w:rsid w:val="00B946F7"/>
    <w:rsid w:val="00B94B02"/>
    <w:rsid w:val="00B95000"/>
    <w:rsid w:val="00B951CA"/>
    <w:rsid w:val="00B953B4"/>
    <w:rsid w:val="00B956D7"/>
    <w:rsid w:val="00B95A42"/>
    <w:rsid w:val="00B95A5B"/>
    <w:rsid w:val="00B96116"/>
    <w:rsid w:val="00B9626B"/>
    <w:rsid w:val="00B963B9"/>
    <w:rsid w:val="00B969F0"/>
    <w:rsid w:val="00B96AB1"/>
    <w:rsid w:val="00B97316"/>
    <w:rsid w:val="00B9748C"/>
    <w:rsid w:val="00BA0460"/>
    <w:rsid w:val="00BA051F"/>
    <w:rsid w:val="00BA066D"/>
    <w:rsid w:val="00BA0728"/>
    <w:rsid w:val="00BA098A"/>
    <w:rsid w:val="00BA0B79"/>
    <w:rsid w:val="00BA0D5D"/>
    <w:rsid w:val="00BA0F7A"/>
    <w:rsid w:val="00BA0F96"/>
    <w:rsid w:val="00BA14C4"/>
    <w:rsid w:val="00BA154F"/>
    <w:rsid w:val="00BA156B"/>
    <w:rsid w:val="00BA1BE8"/>
    <w:rsid w:val="00BA1F4E"/>
    <w:rsid w:val="00BA2095"/>
    <w:rsid w:val="00BA2188"/>
    <w:rsid w:val="00BA2A1E"/>
    <w:rsid w:val="00BA2E06"/>
    <w:rsid w:val="00BA31F8"/>
    <w:rsid w:val="00BA3331"/>
    <w:rsid w:val="00BA3557"/>
    <w:rsid w:val="00BA390F"/>
    <w:rsid w:val="00BA4401"/>
    <w:rsid w:val="00BA457C"/>
    <w:rsid w:val="00BA4702"/>
    <w:rsid w:val="00BA47F7"/>
    <w:rsid w:val="00BA4B7B"/>
    <w:rsid w:val="00BA4F80"/>
    <w:rsid w:val="00BA500A"/>
    <w:rsid w:val="00BA50BC"/>
    <w:rsid w:val="00BA5388"/>
    <w:rsid w:val="00BA5964"/>
    <w:rsid w:val="00BA5BD5"/>
    <w:rsid w:val="00BA5D40"/>
    <w:rsid w:val="00BA60FF"/>
    <w:rsid w:val="00BA611F"/>
    <w:rsid w:val="00BA62EE"/>
    <w:rsid w:val="00BA656C"/>
    <w:rsid w:val="00BA666B"/>
    <w:rsid w:val="00BA6A11"/>
    <w:rsid w:val="00BA6D73"/>
    <w:rsid w:val="00BA702B"/>
    <w:rsid w:val="00BA72DE"/>
    <w:rsid w:val="00BA7907"/>
    <w:rsid w:val="00BA7A71"/>
    <w:rsid w:val="00BB0020"/>
    <w:rsid w:val="00BB0210"/>
    <w:rsid w:val="00BB0254"/>
    <w:rsid w:val="00BB04FF"/>
    <w:rsid w:val="00BB0625"/>
    <w:rsid w:val="00BB19DC"/>
    <w:rsid w:val="00BB1B87"/>
    <w:rsid w:val="00BB1C86"/>
    <w:rsid w:val="00BB1DDE"/>
    <w:rsid w:val="00BB1FDE"/>
    <w:rsid w:val="00BB2130"/>
    <w:rsid w:val="00BB2153"/>
    <w:rsid w:val="00BB21C5"/>
    <w:rsid w:val="00BB2250"/>
    <w:rsid w:val="00BB2416"/>
    <w:rsid w:val="00BB2515"/>
    <w:rsid w:val="00BB25E9"/>
    <w:rsid w:val="00BB27F0"/>
    <w:rsid w:val="00BB285B"/>
    <w:rsid w:val="00BB2F45"/>
    <w:rsid w:val="00BB2F7F"/>
    <w:rsid w:val="00BB33FE"/>
    <w:rsid w:val="00BB3838"/>
    <w:rsid w:val="00BB3D55"/>
    <w:rsid w:val="00BB3F7E"/>
    <w:rsid w:val="00BB4151"/>
    <w:rsid w:val="00BB426B"/>
    <w:rsid w:val="00BB46AC"/>
    <w:rsid w:val="00BB4E2E"/>
    <w:rsid w:val="00BB54CE"/>
    <w:rsid w:val="00BB5A11"/>
    <w:rsid w:val="00BB5A49"/>
    <w:rsid w:val="00BB5C7D"/>
    <w:rsid w:val="00BB5D54"/>
    <w:rsid w:val="00BB6111"/>
    <w:rsid w:val="00BB629E"/>
    <w:rsid w:val="00BB6C7E"/>
    <w:rsid w:val="00BB707E"/>
    <w:rsid w:val="00BB719C"/>
    <w:rsid w:val="00BB71C3"/>
    <w:rsid w:val="00BB76E5"/>
    <w:rsid w:val="00BB7E05"/>
    <w:rsid w:val="00BC0481"/>
    <w:rsid w:val="00BC0A70"/>
    <w:rsid w:val="00BC0C31"/>
    <w:rsid w:val="00BC0D22"/>
    <w:rsid w:val="00BC0D52"/>
    <w:rsid w:val="00BC0EBF"/>
    <w:rsid w:val="00BC1309"/>
    <w:rsid w:val="00BC137E"/>
    <w:rsid w:val="00BC146A"/>
    <w:rsid w:val="00BC1496"/>
    <w:rsid w:val="00BC167E"/>
    <w:rsid w:val="00BC1690"/>
    <w:rsid w:val="00BC16B0"/>
    <w:rsid w:val="00BC1924"/>
    <w:rsid w:val="00BC1A52"/>
    <w:rsid w:val="00BC1F40"/>
    <w:rsid w:val="00BC21F9"/>
    <w:rsid w:val="00BC2362"/>
    <w:rsid w:val="00BC25A0"/>
    <w:rsid w:val="00BC2BFA"/>
    <w:rsid w:val="00BC2C7F"/>
    <w:rsid w:val="00BC3177"/>
    <w:rsid w:val="00BC3790"/>
    <w:rsid w:val="00BC38B2"/>
    <w:rsid w:val="00BC3924"/>
    <w:rsid w:val="00BC3FFC"/>
    <w:rsid w:val="00BC421F"/>
    <w:rsid w:val="00BC42EF"/>
    <w:rsid w:val="00BC4BB3"/>
    <w:rsid w:val="00BC4CF3"/>
    <w:rsid w:val="00BC4EA8"/>
    <w:rsid w:val="00BC4EF2"/>
    <w:rsid w:val="00BC4F29"/>
    <w:rsid w:val="00BC5121"/>
    <w:rsid w:val="00BC5271"/>
    <w:rsid w:val="00BC596F"/>
    <w:rsid w:val="00BC5979"/>
    <w:rsid w:val="00BC59C8"/>
    <w:rsid w:val="00BC5C25"/>
    <w:rsid w:val="00BC5E94"/>
    <w:rsid w:val="00BC5F6F"/>
    <w:rsid w:val="00BC621B"/>
    <w:rsid w:val="00BC699F"/>
    <w:rsid w:val="00BC6BBC"/>
    <w:rsid w:val="00BC6CFE"/>
    <w:rsid w:val="00BC7067"/>
    <w:rsid w:val="00BC7496"/>
    <w:rsid w:val="00BC76CF"/>
    <w:rsid w:val="00BC7A01"/>
    <w:rsid w:val="00BC7A08"/>
    <w:rsid w:val="00BD0384"/>
    <w:rsid w:val="00BD07D4"/>
    <w:rsid w:val="00BD0878"/>
    <w:rsid w:val="00BD097B"/>
    <w:rsid w:val="00BD0A05"/>
    <w:rsid w:val="00BD0A6C"/>
    <w:rsid w:val="00BD0E74"/>
    <w:rsid w:val="00BD0F05"/>
    <w:rsid w:val="00BD1078"/>
    <w:rsid w:val="00BD126E"/>
    <w:rsid w:val="00BD1562"/>
    <w:rsid w:val="00BD1570"/>
    <w:rsid w:val="00BD1D2C"/>
    <w:rsid w:val="00BD1DAA"/>
    <w:rsid w:val="00BD1EF8"/>
    <w:rsid w:val="00BD1FC5"/>
    <w:rsid w:val="00BD239C"/>
    <w:rsid w:val="00BD2988"/>
    <w:rsid w:val="00BD2AA3"/>
    <w:rsid w:val="00BD2F5A"/>
    <w:rsid w:val="00BD2F8E"/>
    <w:rsid w:val="00BD3036"/>
    <w:rsid w:val="00BD3056"/>
    <w:rsid w:val="00BD34D6"/>
    <w:rsid w:val="00BD372D"/>
    <w:rsid w:val="00BD3C86"/>
    <w:rsid w:val="00BD48D4"/>
    <w:rsid w:val="00BD4924"/>
    <w:rsid w:val="00BD4A0A"/>
    <w:rsid w:val="00BD4C2B"/>
    <w:rsid w:val="00BD4CC0"/>
    <w:rsid w:val="00BD4E37"/>
    <w:rsid w:val="00BD4F55"/>
    <w:rsid w:val="00BD532F"/>
    <w:rsid w:val="00BD5553"/>
    <w:rsid w:val="00BD56D3"/>
    <w:rsid w:val="00BD5B9C"/>
    <w:rsid w:val="00BD67CF"/>
    <w:rsid w:val="00BD6952"/>
    <w:rsid w:val="00BD697E"/>
    <w:rsid w:val="00BD6AF3"/>
    <w:rsid w:val="00BD6C9C"/>
    <w:rsid w:val="00BD6D22"/>
    <w:rsid w:val="00BD6FCB"/>
    <w:rsid w:val="00BD70FD"/>
    <w:rsid w:val="00BD7274"/>
    <w:rsid w:val="00BD728A"/>
    <w:rsid w:val="00BD7B9A"/>
    <w:rsid w:val="00BD7D1E"/>
    <w:rsid w:val="00BD7D2F"/>
    <w:rsid w:val="00BD7F59"/>
    <w:rsid w:val="00BD7F7B"/>
    <w:rsid w:val="00BE1668"/>
    <w:rsid w:val="00BE1914"/>
    <w:rsid w:val="00BE196B"/>
    <w:rsid w:val="00BE1CB6"/>
    <w:rsid w:val="00BE275D"/>
    <w:rsid w:val="00BE29AF"/>
    <w:rsid w:val="00BE2A7E"/>
    <w:rsid w:val="00BE2C1B"/>
    <w:rsid w:val="00BE2C2F"/>
    <w:rsid w:val="00BE3125"/>
    <w:rsid w:val="00BE3348"/>
    <w:rsid w:val="00BE335E"/>
    <w:rsid w:val="00BE3522"/>
    <w:rsid w:val="00BE3531"/>
    <w:rsid w:val="00BE3845"/>
    <w:rsid w:val="00BE4692"/>
    <w:rsid w:val="00BE470A"/>
    <w:rsid w:val="00BE5439"/>
    <w:rsid w:val="00BE545A"/>
    <w:rsid w:val="00BE595E"/>
    <w:rsid w:val="00BE5972"/>
    <w:rsid w:val="00BE5F4C"/>
    <w:rsid w:val="00BE6124"/>
    <w:rsid w:val="00BE6264"/>
    <w:rsid w:val="00BE6553"/>
    <w:rsid w:val="00BE660E"/>
    <w:rsid w:val="00BE69F2"/>
    <w:rsid w:val="00BE6DCB"/>
    <w:rsid w:val="00BE6EF9"/>
    <w:rsid w:val="00BE7730"/>
    <w:rsid w:val="00BE7EFA"/>
    <w:rsid w:val="00BE7F7D"/>
    <w:rsid w:val="00BF00D0"/>
    <w:rsid w:val="00BF0230"/>
    <w:rsid w:val="00BF0698"/>
    <w:rsid w:val="00BF07D8"/>
    <w:rsid w:val="00BF0884"/>
    <w:rsid w:val="00BF0B3E"/>
    <w:rsid w:val="00BF0BF8"/>
    <w:rsid w:val="00BF1399"/>
    <w:rsid w:val="00BF187C"/>
    <w:rsid w:val="00BF1C34"/>
    <w:rsid w:val="00BF1DEA"/>
    <w:rsid w:val="00BF2033"/>
    <w:rsid w:val="00BF2274"/>
    <w:rsid w:val="00BF24EA"/>
    <w:rsid w:val="00BF2902"/>
    <w:rsid w:val="00BF290C"/>
    <w:rsid w:val="00BF2CA1"/>
    <w:rsid w:val="00BF2E89"/>
    <w:rsid w:val="00BF2FD6"/>
    <w:rsid w:val="00BF302D"/>
    <w:rsid w:val="00BF3225"/>
    <w:rsid w:val="00BF371E"/>
    <w:rsid w:val="00BF3AE6"/>
    <w:rsid w:val="00BF3D1A"/>
    <w:rsid w:val="00BF4079"/>
    <w:rsid w:val="00BF43DC"/>
    <w:rsid w:val="00BF455B"/>
    <w:rsid w:val="00BF4685"/>
    <w:rsid w:val="00BF488F"/>
    <w:rsid w:val="00BF49B5"/>
    <w:rsid w:val="00BF4A2A"/>
    <w:rsid w:val="00BF4CE5"/>
    <w:rsid w:val="00BF4F67"/>
    <w:rsid w:val="00BF500F"/>
    <w:rsid w:val="00BF5163"/>
    <w:rsid w:val="00BF520D"/>
    <w:rsid w:val="00BF5570"/>
    <w:rsid w:val="00BF5667"/>
    <w:rsid w:val="00BF566B"/>
    <w:rsid w:val="00BF577C"/>
    <w:rsid w:val="00BF58E5"/>
    <w:rsid w:val="00BF593C"/>
    <w:rsid w:val="00BF5B27"/>
    <w:rsid w:val="00BF5EC0"/>
    <w:rsid w:val="00BF5F36"/>
    <w:rsid w:val="00BF62CB"/>
    <w:rsid w:val="00BF6472"/>
    <w:rsid w:val="00BF69C6"/>
    <w:rsid w:val="00BF6A35"/>
    <w:rsid w:val="00BF6ACD"/>
    <w:rsid w:val="00BF6BE0"/>
    <w:rsid w:val="00BF6C64"/>
    <w:rsid w:val="00BF6F7B"/>
    <w:rsid w:val="00BF717F"/>
    <w:rsid w:val="00BF76D8"/>
    <w:rsid w:val="00BF780D"/>
    <w:rsid w:val="00BF79D7"/>
    <w:rsid w:val="00BF7BE3"/>
    <w:rsid w:val="00BF7CAC"/>
    <w:rsid w:val="00C00AF2"/>
    <w:rsid w:val="00C00F9D"/>
    <w:rsid w:val="00C015F7"/>
    <w:rsid w:val="00C01797"/>
    <w:rsid w:val="00C01AE4"/>
    <w:rsid w:val="00C01CDC"/>
    <w:rsid w:val="00C0212C"/>
    <w:rsid w:val="00C02180"/>
    <w:rsid w:val="00C027C5"/>
    <w:rsid w:val="00C027F6"/>
    <w:rsid w:val="00C02B14"/>
    <w:rsid w:val="00C03393"/>
    <w:rsid w:val="00C03819"/>
    <w:rsid w:val="00C03DC3"/>
    <w:rsid w:val="00C0488E"/>
    <w:rsid w:val="00C04DA3"/>
    <w:rsid w:val="00C050DD"/>
    <w:rsid w:val="00C05101"/>
    <w:rsid w:val="00C051DB"/>
    <w:rsid w:val="00C056AA"/>
    <w:rsid w:val="00C05755"/>
    <w:rsid w:val="00C05DC6"/>
    <w:rsid w:val="00C05F22"/>
    <w:rsid w:val="00C05FA5"/>
    <w:rsid w:val="00C05FAD"/>
    <w:rsid w:val="00C0614B"/>
    <w:rsid w:val="00C0677E"/>
    <w:rsid w:val="00C069D4"/>
    <w:rsid w:val="00C06B6D"/>
    <w:rsid w:val="00C06CE9"/>
    <w:rsid w:val="00C06FDD"/>
    <w:rsid w:val="00C07179"/>
    <w:rsid w:val="00C07697"/>
    <w:rsid w:val="00C07847"/>
    <w:rsid w:val="00C07A17"/>
    <w:rsid w:val="00C07B05"/>
    <w:rsid w:val="00C07F32"/>
    <w:rsid w:val="00C101DC"/>
    <w:rsid w:val="00C102AC"/>
    <w:rsid w:val="00C10481"/>
    <w:rsid w:val="00C1096A"/>
    <w:rsid w:val="00C10B37"/>
    <w:rsid w:val="00C10F78"/>
    <w:rsid w:val="00C11405"/>
    <w:rsid w:val="00C11627"/>
    <w:rsid w:val="00C119B6"/>
    <w:rsid w:val="00C11A70"/>
    <w:rsid w:val="00C11EC3"/>
    <w:rsid w:val="00C11FC8"/>
    <w:rsid w:val="00C123FE"/>
    <w:rsid w:val="00C13035"/>
    <w:rsid w:val="00C13717"/>
    <w:rsid w:val="00C137DA"/>
    <w:rsid w:val="00C13B89"/>
    <w:rsid w:val="00C13D5F"/>
    <w:rsid w:val="00C1406B"/>
    <w:rsid w:val="00C14505"/>
    <w:rsid w:val="00C145B0"/>
    <w:rsid w:val="00C14C66"/>
    <w:rsid w:val="00C15267"/>
    <w:rsid w:val="00C1539C"/>
    <w:rsid w:val="00C15738"/>
    <w:rsid w:val="00C15795"/>
    <w:rsid w:val="00C159A7"/>
    <w:rsid w:val="00C15A53"/>
    <w:rsid w:val="00C165B3"/>
    <w:rsid w:val="00C16606"/>
    <w:rsid w:val="00C169E6"/>
    <w:rsid w:val="00C16A7E"/>
    <w:rsid w:val="00C16A93"/>
    <w:rsid w:val="00C16C62"/>
    <w:rsid w:val="00C16C98"/>
    <w:rsid w:val="00C16F7E"/>
    <w:rsid w:val="00C1752B"/>
    <w:rsid w:val="00C1783D"/>
    <w:rsid w:val="00C17A8C"/>
    <w:rsid w:val="00C17D28"/>
    <w:rsid w:val="00C17FAC"/>
    <w:rsid w:val="00C20752"/>
    <w:rsid w:val="00C20A65"/>
    <w:rsid w:val="00C20BE8"/>
    <w:rsid w:val="00C20E31"/>
    <w:rsid w:val="00C20F91"/>
    <w:rsid w:val="00C21273"/>
    <w:rsid w:val="00C212C6"/>
    <w:rsid w:val="00C21393"/>
    <w:rsid w:val="00C213FA"/>
    <w:rsid w:val="00C2165D"/>
    <w:rsid w:val="00C216D0"/>
    <w:rsid w:val="00C21BE8"/>
    <w:rsid w:val="00C21E78"/>
    <w:rsid w:val="00C21F5B"/>
    <w:rsid w:val="00C21FAA"/>
    <w:rsid w:val="00C227D1"/>
    <w:rsid w:val="00C227F3"/>
    <w:rsid w:val="00C229AC"/>
    <w:rsid w:val="00C22C2F"/>
    <w:rsid w:val="00C22D7D"/>
    <w:rsid w:val="00C22F5A"/>
    <w:rsid w:val="00C23267"/>
    <w:rsid w:val="00C239BC"/>
    <w:rsid w:val="00C23ACB"/>
    <w:rsid w:val="00C23C6B"/>
    <w:rsid w:val="00C23D49"/>
    <w:rsid w:val="00C242BE"/>
    <w:rsid w:val="00C244C5"/>
    <w:rsid w:val="00C2453D"/>
    <w:rsid w:val="00C24547"/>
    <w:rsid w:val="00C2465B"/>
    <w:rsid w:val="00C24B27"/>
    <w:rsid w:val="00C24E72"/>
    <w:rsid w:val="00C25029"/>
    <w:rsid w:val="00C251B3"/>
    <w:rsid w:val="00C25851"/>
    <w:rsid w:val="00C25955"/>
    <w:rsid w:val="00C25DC8"/>
    <w:rsid w:val="00C25DF2"/>
    <w:rsid w:val="00C25E53"/>
    <w:rsid w:val="00C26044"/>
    <w:rsid w:val="00C261C4"/>
    <w:rsid w:val="00C2627D"/>
    <w:rsid w:val="00C266EA"/>
    <w:rsid w:val="00C26D93"/>
    <w:rsid w:val="00C26DE4"/>
    <w:rsid w:val="00C2735C"/>
    <w:rsid w:val="00C2738B"/>
    <w:rsid w:val="00C27BEA"/>
    <w:rsid w:val="00C27F54"/>
    <w:rsid w:val="00C30522"/>
    <w:rsid w:val="00C30618"/>
    <w:rsid w:val="00C30789"/>
    <w:rsid w:val="00C3082F"/>
    <w:rsid w:val="00C31163"/>
    <w:rsid w:val="00C31197"/>
    <w:rsid w:val="00C315D5"/>
    <w:rsid w:val="00C31714"/>
    <w:rsid w:val="00C31AD4"/>
    <w:rsid w:val="00C31B7C"/>
    <w:rsid w:val="00C31D10"/>
    <w:rsid w:val="00C32CAF"/>
    <w:rsid w:val="00C32F58"/>
    <w:rsid w:val="00C32F8F"/>
    <w:rsid w:val="00C33088"/>
    <w:rsid w:val="00C33315"/>
    <w:rsid w:val="00C334BB"/>
    <w:rsid w:val="00C335AC"/>
    <w:rsid w:val="00C33743"/>
    <w:rsid w:val="00C339A9"/>
    <w:rsid w:val="00C33A3A"/>
    <w:rsid w:val="00C33B72"/>
    <w:rsid w:val="00C33E8E"/>
    <w:rsid w:val="00C33F26"/>
    <w:rsid w:val="00C33FFF"/>
    <w:rsid w:val="00C341ED"/>
    <w:rsid w:val="00C343C6"/>
    <w:rsid w:val="00C343EA"/>
    <w:rsid w:val="00C34430"/>
    <w:rsid w:val="00C3454F"/>
    <w:rsid w:val="00C34B5F"/>
    <w:rsid w:val="00C34EB3"/>
    <w:rsid w:val="00C350CB"/>
    <w:rsid w:val="00C35686"/>
    <w:rsid w:val="00C359C0"/>
    <w:rsid w:val="00C35AF4"/>
    <w:rsid w:val="00C35C97"/>
    <w:rsid w:val="00C35CDF"/>
    <w:rsid w:val="00C35D5B"/>
    <w:rsid w:val="00C35DB7"/>
    <w:rsid w:val="00C36479"/>
    <w:rsid w:val="00C3655F"/>
    <w:rsid w:val="00C3679F"/>
    <w:rsid w:val="00C36FE4"/>
    <w:rsid w:val="00C37011"/>
    <w:rsid w:val="00C37041"/>
    <w:rsid w:val="00C37123"/>
    <w:rsid w:val="00C37227"/>
    <w:rsid w:val="00C3773E"/>
    <w:rsid w:val="00C377CE"/>
    <w:rsid w:val="00C37EA3"/>
    <w:rsid w:val="00C4001B"/>
    <w:rsid w:val="00C400DE"/>
    <w:rsid w:val="00C400E9"/>
    <w:rsid w:val="00C401CB"/>
    <w:rsid w:val="00C4091D"/>
    <w:rsid w:val="00C40971"/>
    <w:rsid w:val="00C409B0"/>
    <w:rsid w:val="00C40CE1"/>
    <w:rsid w:val="00C40D9E"/>
    <w:rsid w:val="00C411F2"/>
    <w:rsid w:val="00C41334"/>
    <w:rsid w:val="00C41747"/>
    <w:rsid w:val="00C41778"/>
    <w:rsid w:val="00C41E74"/>
    <w:rsid w:val="00C4234E"/>
    <w:rsid w:val="00C42360"/>
    <w:rsid w:val="00C423A6"/>
    <w:rsid w:val="00C4247D"/>
    <w:rsid w:val="00C424B9"/>
    <w:rsid w:val="00C42523"/>
    <w:rsid w:val="00C42ED4"/>
    <w:rsid w:val="00C430B0"/>
    <w:rsid w:val="00C432AA"/>
    <w:rsid w:val="00C449D0"/>
    <w:rsid w:val="00C44A72"/>
    <w:rsid w:val="00C44AF4"/>
    <w:rsid w:val="00C44C1A"/>
    <w:rsid w:val="00C44CEE"/>
    <w:rsid w:val="00C45215"/>
    <w:rsid w:val="00C45330"/>
    <w:rsid w:val="00C45CC4"/>
    <w:rsid w:val="00C460A2"/>
    <w:rsid w:val="00C4623B"/>
    <w:rsid w:val="00C465F2"/>
    <w:rsid w:val="00C466EA"/>
    <w:rsid w:val="00C4673E"/>
    <w:rsid w:val="00C46895"/>
    <w:rsid w:val="00C46D3D"/>
    <w:rsid w:val="00C46E01"/>
    <w:rsid w:val="00C4704E"/>
    <w:rsid w:val="00C471E5"/>
    <w:rsid w:val="00C47257"/>
    <w:rsid w:val="00C472B2"/>
    <w:rsid w:val="00C473A5"/>
    <w:rsid w:val="00C47680"/>
    <w:rsid w:val="00C47699"/>
    <w:rsid w:val="00C4799E"/>
    <w:rsid w:val="00C47A07"/>
    <w:rsid w:val="00C47CC2"/>
    <w:rsid w:val="00C47DFE"/>
    <w:rsid w:val="00C50143"/>
    <w:rsid w:val="00C502C2"/>
    <w:rsid w:val="00C50E12"/>
    <w:rsid w:val="00C50E27"/>
    <w:rsid w:val="00C50F5A"/>
    <w:rsid w:val="00C50F5C"/>
    <w:rsid w:val="00C51796"/>
    <w:rsid w:val="00C5183C"/>
    <w:rsid w:val="00C51E64"/>
    <w:rsid w:val="00C521C1"/>
    <w:rsid w:val="00C52729"/>
    <w:rsid w:val="00C52AF2"/>
    <w:rsid w:val="00C52F3C"/>
    <w:rsid w:val="00C532C3"/>
    <w:rsid w:val="00C5379C"/>
    <w:rsid w:val="00C53F8F"/>
    <w:rsid w:val="00C550AA"/>
    <w:rsid w:val="00C55589"/>
    <w:rsid w:val="00C5559F"/>
    <w:rsid w:val="00C556C9"/>
    <w:rsid w:val="00C55929"/>
    <w:rsid w:val="00C55F69"/>
    <w:rsid w:val="00C56777"/>
    <w:rsid w:val="00C569F5"/>
    <w:rsid w:val="00C56BE1"/>
    <w:rsid w:val="00C56CEF"/>
    <w:rsid w:val="00C56FDA"/>
    <w:rsid w:val="00C570D2"/>
    <w:rsid w:val="00C57388"/>
    <w:rsid w:val="00C5749B"/>
    <w:rsid w:val="00C57625"/>
    <w:rsid w:val="00C57859"/>
    <w:rsid w:val="00C57A55"/>
    <w:rsid w:val="00C601F9"/>
    <w:rsid w:val="00C603B9"/>
    <w:rsid w:val="00C604BF"/>
    <w:rsid w:val="00C60DDA"/>
    <w:rsid w:val="00C61130"/>
    <w:rsid w:val="00C612DC"/>
    <w:rsid w:val="00C613E4"/>
    <w:rsid w:val="00C61704"/>
    <w:rsid w:val="00C61C82"/>
    <w:rsid w:val="00C62071"/>
    <w:rsid w:val="00C620E3"/>
    <w:rsid w:val="00C6238E"/>
    <w:rsid w:val="00C623E8"/>
    <w:rsid w:val="00C62741"/>
    <w:rsid w:val="00C6288A"/>
    <w:rsid w:val="00C6295F"/>
    <w:rsid w:val="00C62F68"/>
    <w:rsid w:val="00C62F87"/>
    <w:rsid w:val="00C63498"/>
    <w:rsid w:val="00C63525"/>
    <w:rsid w:val="00C635A8"/>
    <w:rsid w:val="00C635D8"/>
    <w:rsid w:val="00C63D9B"/>
    <w:rsid w:val="00C63FF4"/>
    <w:rsid w:val="00C64315"/>
    <w:rsid w:val="00C6432E"/>
    <w:rsid w:val="00C64364"/>
    <w:rsid w:val="00C64509"/>
    <w:rsid w:val="00C64667"/>
    <w:rsid w:val="00C64870"/>
    <w:rsid w:val="00C64960"/>
    <w:rsid w:val="00C64B05"/>
    <w:rsid w:val="00C64B30"/>
    <w:rsid w:val="00C64D3D"/>
    <w:rsid w:val="00C65163"/>
    <w:rsid w:val="00C65405"/>
    <w:rsid w:val="00C656A4"/>
    <w:rsid w:val="00C661A7"/>
    <w:rsid w:val="00C6661F"/>
    <w:rsid w:val="00C666D3"/>
    <w:rsid w:val="00C66774"/>
    <w:rsid w:val="00C6681B"/>
    <w:rsid w:val="00C66897"/>
    <w:rsid w:val="00C66A38"/>
    <w:rsid w:val="00C66DE1"/>
    <w:rsid w:val="00C67168"/>
    <w:rsid w:val="00C672C4"/>
    <w:rsid w:val="00C67494"/>
    <w:rsid w:val="00C679C5"/>
    <w:rsid w:val="00C701D7"/>
    <w:rsid w:val="00C70277"/>
    <w:rsid w:val="00C70294"/>
    <w:rsid w:val="00C704BB"/>
    <w:rsid w:val="00C70559"/>
    <w:rsid w:val="00C707BF"/>
    <w:rsid w:val="00C70ED2"/>
    <w:rsid w:val="00C7106B"/>
    <w:rsid w:val="00C71145"/>
    <w:rsid w:val="00C71165"/>
    <w:rsid w:val="00C71200"/>
    <w:rsid w:val="00C7124F"/>
    <w:rsid w:val="00C7126A"/>
    <w:rsid w:val="00C71283"/>
    <w:rsid w:val="00C7177A"/>
    <w:rsid w:val="00C718C2"/>
    <w:rsid w:val="00C71D7C"/>
    <w:rsid w:val="00C71EAE"/>
    <w:rsid w:val="00C71F0D"/>
    <w:rsid w:val="00C71F17"/>
    <w:rsid w:val="00C726D3"/>
    <w:rsid w:val="00C72FEC"/>
    <w:rsid w:val="00C73B0C"/>
    <w:rsid w:val="00C73C58"/>
    <w:rsid w:val="00C73DA9"/>
    <w:rsid w:val="00C746F2"/>
    <w:rsid w:val="00C7470E"/>
    <w:rsid w:val="00C74780"/>
    <w:rsid w:val="00C752C9"/>
    <w:rsid w:val="00C75812"/>
    <w:rsid w:val="00C7589F"/>
    <w:rsid w:val="00C75A7E"/>
    <w:rsid w:val="00C75B2D"/>
    <w:rsid w:val="00C75B7B"/>
    <w:rsid w:val="00C760A2"/>
    <w:rsid w:val="00C765C8"/>
    <w:rsid w:val="00C76637"/>
    <w:rsid w:val="00C7698F"/>
    <w:rsid w:val="00C769F6"/>
    <w:rsid w:val="00C76A3F"/>
    <w:rsid w:val="00C76A95"/>
    <w:rsid w:val="00C76D60"/>
    <w:rsid w:val="00C7712D"/>
    <w:rsid w:val="00C77426"/>
    <w:rsid w:val="00C77959"/>
    <w:rsid w:val="00C7795A"/>
    <w:rsid w:val="00C779E4"/>
    <w:rsid w:val="00C77BAF"/>
    <w:rsid w:val="00C77BEC"/>
    <w:rsid w:val="00C77E85"/>
    <w:rsid w:val="00C802ED"/>
    <w:rsid w:val="00C80464"/>
    <w:rsid w:val="00C807F5"/>
    <w:rsid w:val="00C8081B"/>
    <w:rsid w:val="00C80A22"/>
    <w:rsid w:val="00C80B51"/>
    <w:rsid w:val="00C80BD9"/>
    <w:rsid w:val="00C80C93"/>
    <w:rsid w:val="00C80CE8"/>
    <w:rsid w:val="00C80DA1"/>
    <w:rsid w:val="00C80DDB"/>
    <w:rsid w:val="00C80E45"/>
    <w:rsid w:val="00C80F59"/>
    <w:rsid w:val="00C80FFD"/>
    <w:rsid w:val="00C811A8"/>
    <w:rsid w:val="00C81863"/>
    <w:rsid w:val="00C81A09"/>
    <w:rsid w:val="00C82109"/>
    <w:rsid w:val="00C82311"/>
    <w:rsid w:val="00C8251D"/>
    <w:rsid w:val="00C8263E"/>
    <w:rsid w:val="00C82701"/>
    <w:rsid w:val="00C82DBA"/>
    <w:rsid w:val="00C837D4"/>
    <w:rsid w:val="00C83EB5"/>
    <w:rsid w:val="00C840C1"/>
    <w:rsid w:val="00C8445B"/>
    <w:rsid w:val="00C846A8"/>
    <w:rsid w:val="00C84774"/>
    <w:rsid w:val="00C8490A"/>
    <w:rsid w:val="00C84A5D"/>
    <w:rsid w:val="00C84AA3"/>
    <w:rsid w:val="00C84FA3"/>
    <w:rsid w:val="00C84FF5"/>
    <w:rsid w:val="00C8514C"/>
    <w:rsid w:val="00C8625F"/>
    <w:rsid w:val="00C865EA"/>
    <w:rsid w:val="00C8685A"/>
    <w:rsid w:val="00C86C4F"/>
    <w:rsid w:val="00C86D74"/>
    <w:rsid w:val="00C8702B"/>
    <w:rsid w:val="00C873BC"/>
    <w:rsid w:val="00C875A3"/>
    <w:rsid w:val="00C875FA"/>
    <w:rsid w:val="00C87AB0"/>
    <w:rsid w:val="00C87F5E"/>
    <w:rsid w:val="00C87FC1"/>
    <w:rsid w:val="00C90159"/>
    <w:rsid w:val="00C904E5"/>
    <w:rsid w:val="00C905F0"/>
    <w:rsid w:val="00C9063F"/>
    <w:rsid w:val="00C90647"/>
    <w:rsid w:val="00C909B6"/>
    <w:rsid w:val="00C90CC3"/>
    <w:rsid w:val="00C9125A"/>
    <w:rsid w:val="00C91513"/>
    <w:rsid w:val="00C916B6"/>
    <w:rsid w:val="00C917B6"/>
    <w:rsid w:val="00C91ADC"/>
    <w:rsid w:val="00C92323"/>
    <w:rsid w:val="00C92ADC"/>
    <w:rsid w:val="00C92B9B"/>
    <w:rsid w:val="00C93270"/>
    <w:rsid w:val="00C939FA"/>
    <w:rsid w:val="00C93B79"/>
    <w:rsid w:val="00C93E8C"/>
    <w:rsid w:val="00C93F4F"/>
    <w:rsid w:val="00C94150"/>
    <w:rsid w:val="00C947F1"/>
    <w:rsid w:val="00C948F2"/>
    <w:rsid w:val="00C94E67"/>
    <w:rsid w:val="00C9509B"/>
    <w:rsid w:val="00C9532A"/>
    <w:rsid w:val="00C95B33"/>
    <w:rsid w:val="00C95C07"/>
    <w:rsid w:val="00C961C1"/>
    <w:rsid w:val="00C962AD"/>
    <w:rsid w:val="00C969AA"/>
    <w:rsid w:val="00C96A93"/>
    <w:rsid w:val="00C96FD0"/>
    <w:rsid w:val="00C971CE"/>
    <w:rsid w:val="00C972B8"/>
    <w:rsid w:val="00C972E2"/>
    <w:rsid w:val="00C973FD"/>
    <w:rsid w:val="00C974B7"/>
    <w:rsid w:val="00C97572"/>
    <w:rsid w:val="00C979EF"/>
    <w:rsid w:val="00C97A32"/>
    <w:rsid w:val="00C97D5E"/>
    <w:rsid w:val="00C97E3F"/>
    <w:rsid w:val="00CA0169"/>
    <w:rsid w:val="00CA03BE"/>
    <w:rsid w:val="00CA0584"/>
    <w:rsid w:val="00CA067F"/>
    <w:rsid w:val="00CA08A3"/>
    <w:rsid w:val="00CA0B5A"/>
    <w:rsid w:val="00CA14AF"/>
    <w:rsid w:val="00CA1578"/>
    <w:rsid w:val="00CA1659"/>
    <w:rsid w:val="00CA1A47"/>
    <w:rsid w:val="00CA1A4F"/>
    <w:rsid w:val="00CA1D08"/>
    <w:rsid w:val="00CA1DCA"/>
    <w:rsid w:val="00CA1F3A"/>
    <w:rsid w:val="00CA1FEA"/>
    <w:rsid w:val="00CA21CF"/>
    <w:rsid w:val="00CA33F6"/>
    <w:rsid w:val="00CA3F6E"/>
    <w:rsid w:val="00CA4241"/>
    <w:rsid w:val="00CA42A6"/>
    <w:rsid w:val="00CA45DE"/>
    <w:rsid w:val="00CA46C2"/>
    <w:rsid w:val="00CA46CC"/>
    <w:rsid w:val="00CA46DC"/>
    <w:rsid w:val="00CA4C74"/>
    <w:rsid w:val="00CA53C2"/>
    <w:rsid w:val="00CA5720"/>
    <w:rsid w:val="00CA5F3B"/>
    <w:rsid w:val="00CA63EF"/>
    <w:rsid w:val="00CA6409"/>
    <w:rsid w:val="00CA6439"/>
    <w:rsid w:val="00CA659B"/>
    <w:rsid w:val="00CA67B2"/>
    <w:rsid w:val="00CA68F5"/>
    <w:rsid w:val="00CA68FB"/>
    <w:rsid w:val="00CA6982"/>
    <w:rsid w:val="00CA69E7"/>
    <w:rsid w:val="00CA6BCA"/>
    <w:rsid w:val="00CA7050"/>
    <w:rsid w:val="00CA7E1F"/>
    <w:rsid w:val="00CA7E80"/>
    <w:rsid w:val="00CA7FAE"/>
    <w:rsid w:val="00CB031E"/>
    <w:rsid w:val="00CB0399"/>
    <w:rsid w:val="00CB0A28"/>
    <w:rsid w:val="00CB0B9A"/>
    <w:rsid w:val="00CB0F8B"/>
    <w:rsid w:val="00CB112F"/>
    <w:rsid w:val="00CB141A"/>
    <w:rsid w:val="00CB1F6C"/>
    <w:rsid w:val="00CB201C"/>
    <w:rsid w:val="00CB20CC"/>
    <w:rsid w:val="00CB2229"/>
    <w:rsid w:val="00CB22AF"/>
    <w:rsid w:val="00CB2765"/>
    <w:rsid w:val="00CB28DE"/>
    <w:rsid w:val="00CB2903"/>
    <w:rsid w:val="00CB2959"/>
    <w:rsid w:val="00CB2B2C"/>
    <w:rsid w:val="00CB2C31"/>
    <w:rsid w:val="00CB2D00"/>
    <w:rsid w:val="00CB304D"/>
    <w:rsid w:val="00CB33AE"/>
    <w:rsid w:val="00CB352C"/>
    <w:rsid w:val="00CB3A43"/>
    <w:rsid w:val="00CB434A"/>
    <w:rsid w:val="00CB4515"/>
    <w:rsid w:val="00CB46FE"/>
    <w:rsid w:val="00CB49F5"/>
    <w:rsid w:val="00CB4B77"/>
    <w:rsid w:val="00CB5333"/>
    <w:rsid w:val="00CB53F1"/>
    <w:rsid w:val="00CB5A76"/>
    <w:rsid w:val="00CB5B7A"/>
    <w:rsid w:val="00CB61F2"/>
    <w:rsid w:val="00CB65EA"/>
    <w:rsid w:val="00CB6693"/>
    <w:rsid w:val="00CB68AD"/>
    <w:rsid w:val="00CB6952"/>
    <w:rsid w:val="00CB7D7E"/>
    <w:rsid w:val="00CB7EEF"/>
    <w:rsid w:val="00CC0219"/>
    <w:rsid w:val="00CC0702"/>
    <w:rsid w:val="00CC07F8"/>
    <w:rsid w:val="00CC0A5E"/>
    <w:rsid w:val="00CC0D76"/>
    <w:rsid w:val="00CC0E6E"/>
    <w:rsid w:val="00CC0EB6"/>
    <w:rsid w:val="00CC0F41"/>
    <w:rsid w:val="00CC1264"/>
    <w:rsid w:val="00CC127C"/>
    <w:rsid w:val="00CC205F"/>
    <w:rsid w:val="00CC2147"/>
    <w:rsid w:val="00CC2397"/>
    <w:rsid w:val="00CC254D"/>
    <w:rsid w:val="00CC25C2"/>
    <w:rsid w:val="00CC2716"/>
    <w:rsid w:val="00CC2D7F"/>
    <w:rsid w:val="00CC33F6"/>
    <w:rsid w:val="00CC388D"/>
    <w:rsid w:val="00CC3C5A"/>
    <w:rsid w:val="00CC426F"/>
    <w:rsid w:val="00CC43B4"/>
    <w:rsid w:val="00CC454A"/>
    <w:rsid w:val="00CC49BF"/>
    <w:rsid w:val="00CC4A36"/>
    <w:rsid w:val="00CC4BB8"/>
    <w:rsid w:val="00CC4CB4"/>
    <w:rsid w:val="00CC511C"/>
    <w:rsid w:val="00CC51E0"/>
    <w:rsid w:val="00CC5285"/>
    <w:rsid w:val="00CC5345"/>
    <w:rsid w:val="00CC5496"/>
    <w:rsid w:val="00CC584B"/>
    <w:rsid w:val="00CC586C"/>
    <w:rsid w:val="00CC5C8C"/>
    <w:rsid w:val="00CC5CE7"/>
    <w:rsid w:val="00CC649D"/>
    <w:rsid w:val="00CC6BAE"/>
    <w:rsid w:val="00CC6E51"/>
    <w:rsid w:val="00CC6F1B"/>
    <w:rsid w:val="00CC713F"/>
    <w:rsid w:val="00CC77BE"/>
    <w:rsid w:val="00CC7800"/>
    <w:rsid w:val="00CC7836"/>
    <w:rsid w:val="00CC7868"/>
    <w:rsid w:val="00CD0214"/>
    <w:rsid w:val="00CD04F8"/>
    <w:rsid w:val="00CD05F2"/>
    <w:rsid w:val="00CD06FE"/>
    <w:rsid w:val="00CD0C39"/>
    <w:rsid w:val="00CD0CD3"/>
    <w:rsid w:val="00CD1940"/>
    <w:rsid w:val="00CD1B3E"/>
    <w:rsid w:val="00CD1DD0"/>
    <w:rsid w:val="00CD1E96"/>
    <w:rsid w:val="00CD2196"/>
    <w:rsid w:val="00CD2804"/>
    <w:rsid w:val="00CD2891"/>
    <w:rsid w:val="00CD2CBE"/>
    <w:rsid w:val="00CD2D43"/>
    <w:rsid w:val="00CD2F7F"/>
    <w:rsid w:val="00CD30A6"/>
    <w:rsid w:val="00CD3199"/>
    <w:rsid w:val="00CD37DA"/>
    <w:rsid w:val="00CD3820"/>
    <w:rsid w:val="00CD3BBB"/>
    <w:rsid w:val="00CD3D22"/>
    <w:rsid w:val="00CD3D4E"/>
    <w:rsid w:val="00CD3DF0"/>
    <w:rsid w:val="00CD3F7D"/>
    <w:rsid w:val="00CD44A8"/>
    <w:rsid w:val="00CD4AC4"/>
    <w:rsid w:val="00CD4B6F"/>
    <w:rsid w:val="00CD4C92"/>
    <w:rsid w:val="00CD4CEA"/>
    <w:rsid w:val="00CD4CEC"/>
    <w:rsid w:val="00CD51B7"/>
    <w:rsid w:val="00CD52FE"/>
    <w:rsid w:val="00CD53DA"/>
    <w:rsid w:val="00CD550B"/>
    <w:rsid w:val="00CD581B"/>
    <w:rsid w:val="00CD5A54"/>
    <w:rsid w:val="00CD5C1B"/>
    <w:rsid w:val="00CD63C6"/>
    <w:rsid w:val="00CD6414"/>
    <w:rsid w:val="00CD654E"/>
    <w:rsid w:val="00CD669B"/>
    <w:rsid w:val="00CD71E4"/>
    <w:rsid w:val="00CD7217"/>
    <w:rsid w:val="00CD72BD"/>
    <w:rsid w:val="00CD72E2"/>
    <w:rsid w:val="00CD78F0"/>
    <w:rsid w:val="00CD7A86"/>
    <w:rsid w:val="00CD7AC9"/>
    <w:rsid w:val="00CD7CED"/>
    <w:rsid w:val="00CE02B9"/>
    <w:rsid w:val="00CE02E5"/>
    <w:rsid w:val="00CE06FD"/>
    <w:rsid w:val="00CE119B"/>
    <w:rsid w:val="00CE19FC"/>
    <w:rsid w:val="00CE1D71"/>
    <w:rsid w:val="00CE1E4F"/>
    <w:rsid w:val="00CE2358"/>
    <w:rsid w:val="00CE263A"/>
    <w:rsid w:val="00CE2723"/>
    <w:rsid w:val="00CE2BCF"/>
    <w:rsid w:val="00CE2EB8"/>
    <w:rsid w:val="00CE30A1"/>
    <w:rsid w:val="00CE3524"/>
    <w:rsid w:val="00CE36A0"/>
    <w:rsid w:val="00CE39A0"/>
    <w:rsid w:val="00CE39E8"/>
    <w:rsid w:val="00CE3A41"/>
    <w:rsid w:val="00CE3DB1"/>
    <w:rsid w:val="00CE3EE7"/>
    <w:rsid w:val="00CE3F6F"/>
    <w:rsid w:val="00CE40E9"/>
    <w:rsid w:val="00CE45DB"/>
    <w:rsid w:val="00CE46E8"/>
    <w:rsid w:val="00CE47CE"/>
    <w:rsid w:val="00CE4CF4"/>
    <w:rsid w:val="00CE5190"/>
    <w:rsid w:val="00CE55AB"/>
    <w:rsid w:val="00CE5901"/>
    <w:rsid w:val="00CE59D5"/>
    <w:rsid w:val="00CE5EDA"/>
    <w:rsid w:val="00CE5FF4"/>
    <w:rsid w:val="00CE66AF"/>
    <w:rsid w:val="00CE72B0"/>
    <w:rsid w:val="00CE73C9"/>
    <w:rsid w:val="00CE74AF"/>
    <w:rsid w:val="00CE7775"/>
    <w:rsid w:val="00CE7869"/>
    <w:rsid w:val="00CE7922"/>
    <w:rsid w:val="00CF085A"/>
    <w:rsid w:val="00CF0C77"/>
    <w:rsid w:val="00CF0EF2"/>
    <w:rsid w:val="00CF0F60"/>
    <w:rsid w:val="00CF1446"/>
    <w:rsid w:val="00CF15E9"/>
    <w:rsid w:val="00CF1950"/>
    <w:rsid w:val="00CF1A66"/>
    <w:rsid w:val="00CF1E42"/>
    <w:rsid w:val="00CF250A"/>
    <w:rsid w:val="00CF27BB"/>
    <w:rsid w:val="00CF2B46"/>
    <w:rsid w:val="00CF30C8"/>
    <w:rsid w:val="00CF3168"/>
    <w:rsid w:val="00CF3237"/>
    <w:rsid w:val="00CF3539"/>
    <w:rsid w:val="00CF3B49"/>
    <w:rsid w:val="00CF4362"/>
    <w:rsid w:val="00CF4373"/>
    <w:rsid w:val="00CF485A"/>
    <w:rsid w:val="00CF4D08"/>
    <w:rsid w:val="00CF5104"/>
    <w:rsid w:val="00CF5135"/>
    <w:rsid w:val="00CF5346"/>
    <w:rsid w:val="00CF5442"/>
    <w:rsid w:val="00CF5A8F"/>
    <w:rsid w:val="00CF63C7"/>
    <w:rsid w:val="00CF63F3"/>
    <w:rsid w:val="00CF650F"/>
    <w:rsid w:val="00CF69BA"/>
    <w:rsid w:val="00CF6CE9"/>
    <w:rsid w:val="00CF7065"/>
    <w:rsid w:val="00CF71A8"/>
    <w:rsid w:val="00CF799B"/>
    <w:rsid w:val="00CF7B76"/>
    <w:rsid w:val="00CF7BBF"/>
    <w:rsid w:val="00CF7D6C"/>
    <w:rsid w:val="00CF7F12"/>
    <w:rsid w:val="00D003A9"/>
    <w:rsid w:val="00D005C3"/>
    <w:rsid w:val="00D00C24"/>
    <w:rsid w:val="00D00C85"/>
    <w:rsid w:val="00D0168B"/>
    <w:rsid w:val="00D019BA"/>
    <w:rsid w:val="00D01BF9"/>
    <w:rsid w:val="00D029FC"/>
    <w:rsid w:val="00D02BD9"/>
    <w:rsid w:val="00D02CF0"/>
    <w:rsid w:val="00D02E45"/>
    <w:rsid w:val="00D03087"/>
    <w:rsid w:val="00D033A9"/>
    <w:rsid w:val="00D034F9"/>
    <w:rsid w:val="00D039E9"/>
    <w:rsid w:val="00D03EDB"/>
    <w:rsid w:val="00D04059"/>
    <w:rsid w:val="00D04475"/>
    <w:rsid w:val="00D0454E"/>
    <w:rsid w:val="00D04C4A"/>
    <w:rsid w:val="00D050B1"/>
    <w:rsid w:val="00D0537A"/>
    <w:rsid w:val="00D05AEB"/>
    <w:rsid w:val="00D05B46"/>
    <w:rsid w:val="00D06567"/>
    <w:rsid w:val="00D065C7"/>
    <w:rsid w:val="00D06BAA"/>
    <w:rsid w:val="00D06C26"/>
    <w:rsid w:val="00D06C47"/>
    <w:rsid w:val="00D076DD"/>
    <w:rsid w:val="00D07783"/>
    <w:rsid w:val="00D077AF"/>
    <w:rsid w:val="00D077C7"/>
    <w:rsid w:val="00D07879"/>
    <w:rsid w:val="00D079F5"/>
    <w:rsid w:val="00D07C03"/>
    <w:rsid w:val="00D100E8"/>
    <w:rsid w:val="00D105DF"/>
    <w:rsid w:val="00D10A71"/>
    <w:rsid w:val="00D10CA9"/>
    <w:rsid w:val="00D1100F"/>
    <w:rsid w:val="00D1106D"/>
    <w:rsid w:val="00D116B9"/>
    <w:rsid w:val="00D118C5"/>
    <w:rsid w:val="00D12282"/>
    <w:rsid w:val="00D12450"/>
    <w:rsid w:val="00D128E4"/>
    <w:rsid w:val="00D129E2"/>
    <w:rsid w:val="00D12A00"/>
    <w:rsid w:val="00D12A7F"/>
    <w:rsid w:val="00D12C35"/>
    <w:rsid w:val="00D12C76"/>
    <w:rsid w:val="00D12E47"/>
    <w:rsid w:val="00D1316E"/>
    <w:rsid w:val="00D132C9"/>
    <w:rsid w:val="00D13E29"/>
    <w:rsid w:val="00D13EEA"/>
    <w:rsid w:val="00D1425B"/>
    <w:rsid w:val="00D142E0"/>
    <w:rsid w:val="00D14335"/>
    <w:rsid w:val="00D1459D"/>
    <w:rsid w:val="00D1498D"/>
    <w:rsid w:val="00D14E5C"/>
    <w:rsid w:val="00D14EE3"/>
    <w:rsid w:val="00D1550C"/>
    <w:rsid w:val="00D15C2E"/>
    <w:rsid w:val="00D15DBD"/>
    <w:rsid w:val="00D15FC2"/>
    <w:rsid w:val="00D162CD"/>
    <w:rsid w:val="00D16703"/>
    <w:rsid w:val="00D16BD7"/>
    <w:rsid w:val="00D17060"/>
    <w:rsid w:val="00D17066"/>
    <w:rsid w:val="00D17108"/>
    <w:rsid w:val="00D17121"/>
    <w:rsid w:val="00D17342"/>
    <w:rsid w:val="00D17545"/>
    <w:rsid w:val="00D1769E"/>
    <w:rsid w:val="00D1770F"/>
    <w:rsid w:val="00D17A06"/>
    <w:rsid w:val="00D17AA6"/>
    <w:rsid w:val="00D17EEA"/>
    <w:rsid w:val="00D17F22"/>
    <w:rsid w:val="00D2037C"/>
    <w:rsid w:val="00D2039B"/>
    <w:rsid w:val="00D203CF"/>
    <w:rsid w:val="00D208B3"/>
    <w:rsid w:val="00D20942"/>
    <w:rsid w:val="00D20FD7"/>
    <w:rsid w:val="00D211C3"/>
    <w:rsid w:val="00D211E1"/>
    <w:rsid w:val="00D21CC1"/>
    <w:rsid w:val="00D21E29"/>
    <w:rsid w:val="00D21F55"/>
    <w:rsid w:val="00D21F8B"/>
    <w:rsid w:val="00D21F91"/>
    <w:rsid w:val="00D22236"/>
    <w:rsid w:val="00D2287E"/>
    <w:rsid w:val="00D22D51"/>
    <w:rsid w:val="00D22F16"/>
    <w:rsid w:val="00D235FD"/>
    <w:rsid w:val="00D23607"/>
    <w:rsid w:val="00D23C79"/>
    <w:rsid w:val="00D23CBB"/>
    <w:rsid w:val="00D23D4E"/>
    <w:rsid w:val="00D243BD"/>
    <w:rsid w:val="00D2440F"/>
    <w:rsid w:val="00D2486B"/>
    <w:rsid w:val="00D25024"/>
    <w:rsid w:val="00D2573D"/>
    <w:rsid w:val="00D25CBC"/>
    <w:rsid w:val="00D260CD"/>
    <w:rsid w:val="00D26678"/>
    <w:rsid w:val="00D266F9"/>
    <w:rsid w:val="00D26C97"/>
    <w:rsid w:val="00D26E72"/>
    <w:rsid w:val="00D27068"/>
    <w:rsid w:val="00D27B8B"/>
    <w:rsid w:val="00D302C0"/>
    <w:rsid w:val="00D30397"/>
    <w:rsid w:val="00D30678"/>
    <w:rsid w:val="00D30CC0"/>
    <w:rsid w:val="00D315C0"/>
    <w:rsid w:val="00D3171A"/>
    <w:rsid w:val="00D321C0"/>
    <w:rsid w:val="00D32308"/>
    <w:rsid w:val="00D325E5"/>
    <w:rsid w:val="00D3286B"/>
    <w:rsid w:val="00D32A5C"/>
    <w:rsid w:val="00D33422"/>
    <w:rsid w:val="00D33A7D"/>
    <w:rsid w:val="00D33B37"/>
    <w:rsid w:val="00D33C87"/>
    <w:rsid w:val="00D33F5A"/>
    <w:rsid w:val="00D3418E"/>
    <w:rsid w:val="00D346D3"/>
    <w:rsid w:val="00D34F97"/>
    <w:rsid w:val="00D35035"/>
    <w:rsid w:val="00D3594B"/>
    <w:rsid w:val="00D35A9A"/>
    <w:rsid w:val="00D363B0"/>
    <w:rsid w:val="00D363EB"/>
    <w:rsid w:val="00D369EF"/>
    <w:rsid w:val="00D36ADD"/>
    <w:rsid w:val="00D37231"/>
    <w:rsid w:val="00D37448"/>
    <w:rsid w:val="00D37538"/>
    <w:rsid w:val="00D37601"/>
    <w:rsid w:val="00D37891"/>
    <w:rsid w:val="00D37A51"/>
    <w:rsid w:val="00D37C38"/>
    <w:rsid w:val="00D40015"/>
    <w:rsid w:val="00D40882"/>
    <w:rsid w:val="00D40984"/>
    <w:rsid w:val="00D40C7C"/>
    <w:rsid w:val="00D40D13"/>
    <w:rsid w:val="00D40F40"/>
    <w:rsid w:val="00D41380"/>
    <w:rsid w:val="00D4165B"/>
    <w:rsid w:val="00D418B2"/>
    <w:rsid w:val="00D41985"/>
    <w:rsid w:val="00D41FA5"/>
    <w:rsid w:val="00D4221B"/>
    <w:rsid w:val="00D424CF"/>
    <w:rsid w:val="00D425F5"/>
    <w:rsid w:val="00D427E2"/>
    <w:rsid w:val="00D4297A"/>
    <w:rsid w:val="00D42B93"/>
    <w:rsid w:val="00D42C6A"/>
    <w:rsid w:val="00D42D5E"/>
    <w:rsid w:val="00D43062"/>
    <w:rsid w:val="00D4313E"/>
    <w:rsid w:val="00D4327B"/>
    <w:rsid w:val="00D43406"/>
    <w:rsid w:val="00D4365A"/>
    <w:rsid w:val="00D43ACE"/>
    <w:rsid w:val="00D448D3"/>
    <w:rsid w:val="00D4496D"/>
    <w:rsid w:val="00D449A2"/>
    <w:rsid w:val="00D44B62"/>
    <w:rsid w:val="00D44D0B"/>
    <w:rsid w:val="00D44EAF"/>
    <w:rsid w:val="00D44ED5"/>
    <w:rsid w:val="00D45094"/>
    <w:rsid w:val="00D454B0"/>
    <w:rsid w:val="00D45532"/>
    <w:rsid w:val="00D45697"/>
    <w:rsid w:val="00D458CC"/>
    <w:rsid w:val="00D459BF"/>
    <w:rsid w:val="00D45A29"/>
    <w:rsid w:val="00D45A57"/>
    <w:rsid w:val="00D45AA3"/>
    <w:rsid w:val="00D46531"/>
    <w:rsid w:val="00D4708E"/>
    <w:rsid w:val="00D47215"/>
    <w:rsid w:val="00D472F8"/>
    <w:rsid w:val="00D477AE"/>
    <w:rsid w:val="00D47D41"/>
    <w:rsid w:val="00D5002D"/>
    <w:rsid w:val="00D50061"/>
    <w:rsid w:val="00D500DC"/>
    <w:rsid w:val="00D50357"/>
    <w:rsid w:val="00D514CC"/>
    <w:rsid w:val="00D514F2"/>
    <w:rsid w:val="00D51A89"/>
    <w:rsid w:val="00D51AFC"/>
    <w:rsid w:val="00D51D88"/>
    <w:rsid w:val="00D520DF"/>
    <w:rsid w:val="00D52330"/>
    <w:rsid w:val="00D524BF"/>
    <w:rsid w:val="00D52584"/>
    <w:rsid w:val="00D526E8"/>
    <w:rsid w:val="00D52778"/>
    <w:rsid w:val="00D52916"/>
    <w:rsid w:val="00D52BA1"/>
    <w:rsid w:val="00D52CA1"/>
    <w:rsid w:val="00D530DE"/>
    <w:rsid w:val="00D53157"/>
    <w:rsid w:val="00D53245"/>
    <w:rsid w:val="00D53401"/>
    <w:rsid w:val="00D53710"/>
    <w:rsid w:val="00D5387D"/>
    <w:rsid w:val="00D53912"/>
    <w:rsid w:val="00D539D1"/>
    <w:rsid w:val="00D53B52"/>
    <w:rsid w:val="00D53BE5"/>
    <w:rsid w:val="00D53E65"/>
    <w:rsid w:val="00D54B52"/>
    <w:rsid w:val="00D54C2F"/>
    <w:rsid w:val="00D54C8E"/>
    <w:rsid w:val="00D5533F"/>
    <w:rsid w:val="00D55496"/>
    <w:rsid w:val="00D55626"/>
    <w:rsid w:val="00D55741"/>
    <w:rsid w:val="00D5580F"/>
    <w:rsid w:val="00D55D5D"/>
    <w:rsid w:val="00D55D71"/>
    <w:rsid w:val="00D55DBB"/>
    <w:rsid w:val="00D55F64"/>
    <w:rsid w:val="00D562FF"/>
    <w:rsid w:val="00D5646F"/>
    <w:rsid w:val="00D5669E"/>
    <w:rsid w:val="00D56DB8"/>
    <w:rsid w:val="00D5705A"/>
    <w:rsid w:val="00D572FE"/>
    <w:rsid w:val="00D57677"/>
    <w:rsid w:val="00D578EC"/>
    <w:rsid w:val="00D57F8C"/>
    <w:rsid w:val="00D6051B"/>
    <w:rsid w:val="00D60D09"/>
    <w:rsid w:val="00D610B4"/>
    <w:rsid w:val="00D61139"/>
    <w:rsid w:val="00D613CD"/>
    <w:rsid w:val="00D61D4C"/>
    <w:rsid w:val="00D61E1A"/>
    <w:rsid w:val="00D62478"/>
    <w:rsid w:val="00D62893"/>
    <w:rsid w:val="00D62D02"/>
    <w:rsid w:val="00D62D1A"/>
    <w:rsid w:val="00D62ED3"/>
    <w:rsid w:val="00D6331F"/>
    <w:rsid w:val="00D63767"/>
    <w:rsid w:val="00D63942"/>
    <w:rsid w:val="00D63DD6"/>
    <w:rsid w:val="00D63E43"/>
    <w:rsid w:val="00D63F05"/>
    <w:rsid w:val="00D64894"/>
    <w:rsid w:val="00D64A5E"/>
    <w:rsid w:val="00D64C2D"/>
    <w:rsid w:val="00D65151"/>
    <w:rsid w:val="00D6533A"/>
    <w:rsid w:val="00D65527"/>
    <w:rsid w:val="00D655AC"/>
    <w:rsid w:val="00D6592F"/>
    <w:rsid w:val="00D65BAA"/>
    <w:rsid w:val="00D66C0C"/>
    <w:rsid w:val="00D66C98"/>
    <w:rsid w:val="00D66EA6"/>
    <w:rsid w:val="00D670A8"/>
    <w:rsid w:val="00D6715C"/>
    <w:rsid w:val="00D672BB"/>
    <w:rsid w:val="00D67A36"/>
    <w:rsid w:val="00D67E37"/>
    <w:rsid w:val="00D70588"/>
    <w:rsid w:val="00D706A3"/>
    <w:rsid w:val="00D70813"/>
    <w:rsid w:val="00D70C41"/>
    <w:rsid w:val="00D71102"/>
    <w:rsid w:val="00D7156A"/>
    <w:rsid w:val="00D715BA"/>
    <w:rsid w:val="00D716DA"/>
    <w:rsid w:val="00D718E6"/>
    <w:rsid w:val="00D71DF0"/>
    <w:rsid w:val="00D71E99"/>
    <w:rsid w:val="00D71F55"/>
    <w:rsid w:val="00D720E6"/>
    <w:rsid w:val="00D721A9"/>
    <w:rsid w:val="00D72432"/>
    <w:rsid w:val="00D72499"/>
    <w:rsid w:val="00D72C25"/>
    <w:rsid w:val="00D72F3C"/>
    <w:rsid w:val="00D7331E"/>
    <w:rsid w:val="00D735F1"/>
    <w:rsid w:val="00D73667"/>
    <w:rsid w:val="00D73A5D"/>
    <w:rsid w:val="00D73A79"/>
    <w:rsid w:val="00D742A0"/>
    <w:rsid w:val="00D74365"/>
    <w:rsid w:val="00D74531"/>
    <w:rsid w:val="00D74E82"/>
    <w:rsid w:val="00D74F54"/>
    <w:rsid w:val="00D753D2"/>
    <w:rsid w:val="00D754E6"/>
    <w:rsid w:val="00D75594"/>
    <w:rsid w:val="00D75A4D"/>
    <w:rsid w:val="00D75BB1"/>
    <w:rsid w:val="00D75BBA"/>
    <w:rsid w:val="00D75C98"/>
    <w:rsid w:val="00D75CE0"/>
    <w:rsid w:val="00D75FBE"/>
    <w:rsid w:val="00D7602F"/>
    <w:rsid w:val="00D7645A"/>
    <w:rsid w:val="00D76746"/>
    <w:rsid w:val="00D76884"/>
    <w:rsid w:val="00D7738C"/>
    <w:rsid w:val="00D7742C"/>
    <w:rsid w:val="00D77452"/>
    <w:rsid w:val="00D775E1"/>
    <w:rsid w:val="00D77682"/>
    <w:rsid w:val="00D77690"/>
    <w:rsid w:val="00D776F5"/>
    <w:rsid w:val="00D77A48"/>
    <w:rsid w:val="00D77B51"/>
    <w:rsid w:val="00D8038E"/>
    <w:rsid w:val="00D804C0"/>
    <w:rsid w:val="00D80991"/>
    <w:rsid w:val="00D80BDB"/>
    <w:rsid w:val="00D80D10"/>
    <w:rsid w:val="00D8118D"/>
    <w:rsid w:val="00D8165F"/>
    <w:rsid w:val="00D81718"/>
    <w:rsid w:val="00D8184D"/>
    <w:rsid w:val="00D81C46"/>
    <w:rsid w:val="00D820C7"/>
    <w:rsid w:val="00D823AB"/>
    <w:rsid w:val="00D82523"/>
    <w:rsid w:val="00D82616"/>
    <w:rsid w:val="00D82C17"/>
    <w:rsid w:val="00D82C6B"/>
    <w:rsid w:val="00D82E73"/>
    <w:rsid w:val="00D82F59"/>
    <w:rsid w:val="00D83B39"/>
    <w:rsid w:val="00D83B9D"/>
    <w:rsid w:val="00D83C9F"/>
    <w:rsid w:val="00D8424E"/>
    <w:rsid w:val="00D8439B"/>
    <w:rsid w:val="00D84946"/>
    <w:rsid w:val="00D8501C"/>
    <w:rsid w:val="00D85232"/>
    <w:rsid w:val="00D85626"/>
    <w:rsid w:val="00D85BC7"/>
    <w:rsid w:val="00D85CC2"/>
    <w:rsid w:val="00D85CD8"/>
    <w:rsid w:val="00D85E30"/>
    <w:rsid w:val="00D86200"/>
    <w:rsid w:val="00D8697A"/>
    <w:rsid w:val="00D86C9C"/>
    <w:rsid w:val="00D8708D"/>
    <w:rsid w:val="00D87254"/>
    <w:rsid w:val="00D87336"/>
    <w:rsid w:val="00D87CA2"/>
    <w:rsid w:val="00D87DA9"/>
    <w:rsid w:val="00D90028"/>
    <w:rsid w:val="00D9009D"/>
    <w:rsid w:val="00D901FC"/>
    <w:rsid w:val="00D905FF"/>
    <w:rsid w:val="00D90AB8"/>
    <w:rsid w:val="00D90B61"/>
    <w:rsid w:val="00D90C2D"/>
    <w:rsid w:val="00D90F03"/>
    <w:rsid w:val="00D90FCA"/>
    <w:rsid w:val="00D910E2"/>
    <w:rsid w:val="00D91221"/>
    <w:rsid w:val="00D9157D"/>
    <w:rsid w:val="00D9180C"/>
    <w:rsid w:val="00D91C52"/>
    <w:rsid w:val="00D91E91"/>
    <w:rsid w:val="00D91F01"/>
    <w:rsid w:val="00D92962"/>
    <w:rsid w:val="00D92B1F"/>
    <w:rsid w:val="00D931FC"/>
    <w:rsid w:val="00D93547"/>
    <w:rsid w:val="00D937BB"/>
    <w:rsid w:val="00D93CCF"/>
    <w:rsid w:val="00D94377"/>
    <w:rsid w:val="00D94440"/>
    <w:rsid w:val="00D94569"/>
    <w:rsid w:val="00D94851"/>
    <w:rsid w:val="00D94861"/>
    <w:rsid w:val="00D94A42"/>
    <w:rsid w:val="00D94B2B"/>
    <w:rsid w:val="00D94F14"/>
    <w:rsid w:val="00D953A6"/>
    <w:rsid w:val="00D955CE"/>
    <w:rsid w:val="00D95A98"/>
    <w:rsid w:val="00D95B3C"/>
    <w:rsid w:val="00D96231"/>
    <w:rsid w:val="00D9628F"/>
    <w:rsid w:val="00D96983"/>
    <w:rsid w:val="00D96FEF"/>
    <w:rsid w:val="00D9738C"/>
    <w:rsid w:val="00D975D7"/>
    <w:rsid w:val="00D97618"/>
    <w:rsid w:val="00D976AA"/>
    <w:rsid w:val="00D978CC"/>
    <w:rsid w:val="00D97D07"/>
    <w:rsid w:val="00DA0364"/>
    <w:rsid w:val="00DA0B40"/>
    <w:rsid w:val="00DA0DD3"/>
    <w:rsid w:val="00DA0EE2"/>
    <w:rsid w:val="00DA1080"/>
    <w:rsid w:val="00DA16F8"/>
    <w:rsid w:val="00DA1C62"/>
    <w:rsid w:val="00DA1FB5"/>
    <w:rsid w:val="00DA253D"/>
    <w:rsid w:val="00DA2626"/>
    <w:rsid w:val="00DA280F"/>
    <w:rsid w:val="00DA29B2"/>
    <w:rsid w:val="00DA319A"/>
    <w:rsid w:val="00DA31BF"/>
    <w:rsid w:val="00DA32F6"/>
    <w:rsid w:val="00DA3400"/>
    <w:rsid w:val="00DA3669"/>
    <w:rsid w:val="00DA36D6"/>
    <w:rsid w:val="00DA3739"/>
    <w:rsid w:val="00DA3CB6"/>
    <w:rsid w:val="00DA43C2"/>
    <w:rsid w:val="00DA458F"/>
    <w:rsid w:val="00DA4802"/>
    <w:rsid w:val="00DA4D70"/>
    <w:rsid w:val="00DA4F24"/>
    <w:rsid w:val="00DA505B"/>
    <w:rsid w:val="00DA52AF"/>
    <w:rsid w:val="00DA53F4"/>
    <w:rsid w:val="00DA541B"/>
    <w:rsid w:val="00DA5720"/>
    <w:rsid w:val="00DA5C80"/>
    <w:rsid w:val="00DA5DCC"/>
    <w:rsid w:val="00DA5E62"/>
    <w:rsid w:val="00DA60D1"/>
    <w:rsid w:val="00DA61D9"/>
    <w:rsid w:val="00DA6260"/>
    <w:rsid w:val="00DA6303"/>
    <w:rsid w:val="00DA6404"/>
    <w:rsid w:val="00DA640C"/>
    <w:rsid w:val="00DA67D6"/>
    <w:rsid w:val="00DA6817"/>
    <w:rsid w:val="00DA6A76"/>
    <w:rsid w:val="00DA6DE8"/>
    <w:rsid w:val="00DA6FAE"/>
    <w:rsid w:val="00DA703C"/>
    <w:rsid w:val="00DA78A6"/>
    <w:rsid w:val="00DA790F"/>
    <w:rsid w:val="00DA794B"/>
    <w:rsid w:val="00DB0835"/>
    <w:rsid w:val="00DB0908"/>
    <w:rsid w:val="00DB0A75"/>
    <w:rsid w:val="00DB0B1E"/>
    <w:rsid w:val="00DB0F18"/>
    <w:rsid w:val="00DB0F84"/>
    <w:rsid w:val="00DB101A"/>
    <w:rsid w:val="00DB1121"/>
    <w:rsid w:val="00DB16B1"/>
    <w:rsid w:val="00DB1E22"/>
    <w:rsid w:val="00DB1FA9"/>
    <w:rsid w:val="00DB258A"/>
    <w:rsid w:val="00DB29E5"/>
    <w:rsid w:val="00DB2C30"/>
    <w:rsid w:val="00DB31D6"/>
    <w:rsid w:val="00DB334F"/>
    <w:rsid w:val="00DB33F0"/>
    <w:rsid w:val="00DB3CD3"/>
    <w:rsid w:val="00DB4092"/>
    <w:rsid w:val="00DB4116"/>
    <w:rsid w:val="00DB4137"/>
    <w:rsid w:val="00DB442A"/>
    <w:rsid w:val="00DB4A60"/>
    <w:rsid w:val="00DB5132"/>
    <w:rsid w:val="00DB56AD"/>
    <w:rsid w:val="00DB5713"/>
    <w:rsid w:val="00DB57E9"/>
    <w:rsid w:val="00DB5C9A"/>
    <w:rsid w:val="00DB5F19"/>
    <w:rsid w:val="00DB5FD0"/>
    <w:rsid w:val="00DB6039"/>
    <w:rsid w:val="00DB69E3"/>
    <w:rsid w:val="00DB6B88"/>
    <w:rsid w:val="00DB6B9D"/>
    <w:rsid w:val="00DB6BE9"/>
    <w:rsid w:val="00DB6EB2"/>
    <w:rsid w:val="00DB6FB5"/>
    <w:rsid w:val="00DB70C3"/>
    <w:rsid w:val="00DB73E0"/>
    <w:rsid w:val="00DB781E"/>
    <w:rsid w:val="00DB7B4F"/>
    <w:rsid w:val="00DB7C08"/>
    <w:rsid w:val="00DC00E4"/>
    <w:rsid w:val="00DC05F6"/>
    <w:rsid w:val="00DC0D1D"/>
    <w:rsid w:val="00DC0FB5"/>
    <w:rsid w:val="00DC16C9"/>
    <w:rsid w:val="00DC19C3"/>
    <w:rsid w:val="00DC19E4"/>
    <w:rsid w:val="00DC1A46"/>
    <w:rsid w:val="00DC1CCC"/>
    <w:rsid w:val="00DC1E1B"/>
    <w:rsid w:val="00DC1EAB"/>
    <w:rsid w:val="00DC1F56"/>
    <w:rsid w:val="00DC1F60"/>
    <w:rsid w:val="00DC21C5"/>
    <w:rsid w:val="00DC226A"/>
    <w:rsid w:val="00DC2391"/>
    <w:rsid w:val="00DC2505"/>
    <w:rsid w:val="00DC2F9E"/>
    <w:rsid w:val="00DC32CF"/>
    <w:rsid w:val="00DC4434"/>
    <w:rsid w:val="00DC454B"/>
    <w:rsid w:val="00DC4658"/>
    <w:rsid w:val="00DC4DCF"/>
    <w:rsid w:val="00DC4F9A"/>
    <w:rsid w:val="00DC4FE7"/>
    <w:rsid w:val="00DC5373"/>
    <w:rsid w:val="00DC53C0"/>
    <w:rsid w:val="00DC580B"/>
    <w:rsid w:val="00DC5827"/>
    <w:rsid w:val="00DC58DE"/>
    <w:rsid w:val="00DC591B"/>
    <w:rsid w:val="00DC5B53"/>
    <w:rsid w:val="00DC5B8A"/>
    <w:rsid w:val="00DC5CFC"/>
    <w:rsid w:val="00DC5D81"/>
    <w:rsid w:val="00DC5DAD"/>
    <w:rsid w:val="00DC5FD3"/>
    <w:rsid w:val="00DC6147"/>
    <w:rsid w:val="00DC61F4"/>
    <w:rsid w:val="00DC6608"/>
    <w:rsid w:val="00DC6C8F"/>
    <w:rsid w:val="00DC6D84"/>
    <w:rsid w:val="00DC6E10"/>
    <w:rsid w:val="00DC6E44"/>
    <w:rsid w:val="00DC71B7"/>
    <w:rsid w:val="00DC736A"/>
    <w:rsid w:val="00DC7671"/>
    <w:rsid w:val="00DC78D4"/>
    <w:rsid w:val="00DC795F"/>
    <w:rsid w:val="00DC7A40"/>
    <w:rsid w:val="00DC7ABA"/>
    <w:rsid w:val="00DC7B16"/>
    <w:rsid w:val="00DC7FC4"/>
    <w:rsid w:val="00DD01A3"/>
    <w:rsid w:val="00DD0456"/>
    <w:rsid w:val="00DD0A9E"/>
    <w:rsid w:val="00DD1163"/>
    <w:rsid w:val="00DD12E0"/>
    <w:rsid w:val="00DD1484"/>
    <w:rsid w:val="00DD1887"/>
    <w:rsid w:val="00DD2766"/>
    <w:rsid w:val="00DD29CE"/>
    <w:rsid w:val="00DD2E40"/>
    <w:rsid w:val="00DD3113"/>
    <w:rsid w:val="00DD33A7"/>
    <w:rsid w:val="00DD34C4"/>
    <w:rsid w:val="00DD3553"/>
    <w:rsid w:val="00DD3664"/>
    <w:rsid w:val="00DD3FB6"/>
    <w:rsid w:val="00DD42F7"/>
    <w:rsid w:val="00DD4463"/>
    <w:rsid w:val="00DD44DE"/>
    <w:rsid w:val="00DD524D"/>
    <w:rsid w:val="00DD53AB"/>
    <w:rsid w:val="00DD5520"/>
    <w:rsid w:val="00DD5653"/>
    <w:rsid w:val="00DD56E1"/>
    <w:rsid w:val="00DD5720"/>
    <w:rsid w:val="00DD5F51"/>
    <w:rsid w:val="00DD6024"/>
    <w:rsid w:val="00DD61A6"/>
    <w:rsid w:val="00DD6738"/>
    <w:rsid w:val="00DD6934"/>
    <w:rsid w:val="00DD70FA"/>
    <w:rsid w:val="00DD7301"/>
    <w:rsid w:val="00DD73C4"/>
    <w:rsid w:val="00DD785D"/>
    <w:rsid w:val="00DD788D"/>
    <w:rsid w:val="00DE046D"/>
    <w:rsid w:val="00DE053D"/>
    <w:rsid w:val="00DE088A"/>
    <w:rsid w:val="00DE19CF"/>
    <w:rsid w:val="00DE1D00"/>
    <w:rsid w:val="00DE2832"/>
    <w:rsid w:val="00DE34A5"/>
    <w:rsid w:val="00DE3789"/>
    <w:rsid w:val="00DE37FA"/>
    <w:rsid w:val="00DE39D2"/>
    <w:rsid w:val="00DE3A6F"/>
    <w:rsid w:val="00DE3B94"/>
    <w:rsid w:val="00DE3D51"/>
    <w:rsid w:val="00DE3E30"/>
    <w:rsid w:val="00DE3EC2"/>
    <w:rsid w:val="00DE4378"/>
    <w:rsid w:val="00DE43BE"/>
    <w:rsid w:val="00DE47C8"/>
    <w:rsid w:val="00DE4B1B"/>
    <w:rsid w:val="00DE4C91"/>
    <w:rsid w:val="00DE4DED"/>
    <w:rsid w:val="00DE55BB"/>
    <w:rsid w:val="00DE61CE"/>
    <w:rsid w:val="00DE6519"/>
    <w:rsid w:val="00DE69FA"/>
    <w:rsid w:val="00DE69FF"/>
    <w:rsid w:val="00DE73FB"/>
    <w:rsid w:val="00DE782A"/>
    <w:rsid w:val="00DE78E3"/>
    <w:rsid w:val="00DE7AFC"/>
    <w:rsid w:val="00DF0218"/>
    <w:rsid w:val="00DF03C1"/>
    <w:rsid w:val="00DF0524"/>
    <w:rsid w:val="00DF090C"/>
    <w:rsid w:val="00DF0CA6"/>
    <w:rsid w:val="00DF0DF8"/>
    <w:rsid w:val="00DF0F8E"/>
    <w:rsid w:val="00DF1120"/>
    <w:rsid w:val="00DF156E"/>
    <w:rsid w:val="00DF1B87"/>
    <w:rsid w:val="00DF207B"/>
    <w:rsid w:val="00DF2243"/>
    <w:rsid w:val="00DF264A"/>
    <w:rsid w:val="00DF3185"/>
    <w:rsid w:val="00DF3717"/>
    <w:rsid w:val="00DF3876"/>
    <w:rsid w:val="00DF38C2"/>
    <w:rsid w:val="00DF3FD8"/>
    <w:rsid w:val="00DF41A6"/>
    <w:rsid w:val="00DF43D4"/>
    <w:rsid w:val="00DF4D43"/>
    <w:rsid w:val="00DF4E4E"/>
    <w:rsid w:val="00DF4FB8"/>
    <w:rsid w:val="00DF572C"/>
    <w:rsid w:val="00DF5A82"/>
    <w:rsid w:val="00DF6340"/>
    <w:rsid w:val="00DF6352"/>
    <w:rsid w:val="00DF6390"/>
    <w:rsid w:val="00DF64D6"/>
    <w:rsid w:val="00DF66EC"/>
    <w:rsid w:val="00DF701D"/>
    <w:rsid w:val="00DF72F7"/>
    <w:rsid w:val="00DF781B"/>
    <w:rsid w:val="00DF790F"/>
    <w:rsid w:val="00DF7993"/>
    <w:rsid w:val="00DF7BFA"/>
    <w:rsid w:val="00DF7D6B"/>
    <w:rsid w:val="00DF7E04"/>
    <w:rsid w:val="00DF7E6B"/>
    <w:rsid w:val="00E0003B"/>
    <w:rsid w:val="00E0004B"/>
    <w:rsid w:val="00E0078D"/>
    <w:rsid w:val="00E00F1E"/>
    <w:rsid w:val="00E00FB2"/>
    <w:rsid w:val="00E01226"/>
    <w:rsid w:val="00E015CC"/>
    <w:rsid w:val="00E01AFC"/>
    <w:rsid w:val="00E01C68"/>
    <w:rsid w:val="00E02248"/>
    <w:rsid w:val="00E02462"/>
    <w:rsid w:val="00E02524"/>
    <w:rsid w:val="00E02C70"/>
    <w:rsid w:val="00E02E8C"/>
    <w:rsid w:val="00E02E91"/>
    <w:rsid w:val="00E031B9"/>
    <w:rsid w:val="00E03835"/>
    <w:rsid w:val="00E0396E"/>
    <w:rsid w:val="00E03970"/>
    <w:rsid w:val="00E039B6"/>
    <w:rsid w:val="00E039CE"/>
    <w:rsid w:val="00E03D63"/>
    <w:rsid w:val="00E03EE9"/>
    <w:rsid w:val="00E0476F"/>
    <w:rsid w:val="00E04D81"/>
    <w:rsid w:val="00E04E25"/>
    <w:rsid w:val="00E053E3"/>
    <w:rsid w:val="00E05598"/>
    <w:rsid w:val="00E055F9"/>
    <w:rsid w:val="00E056AD"/>
    <w:rsid w:val="00E059A6"/>
    <w:rsid w:val="00E05A41"/>
    <w:rsid w:val="00E05B73"/>
    <w:rsid w:val="00E05F11"/>
    <w:rsid w:val="00E05FA6"/>
    <w:rsid w:val="00E05FDC"/>
    <w:rsid w:val="00E06422"/>
    <w:rsid w:val="00E06A01"/>
    <w:rsid w:val="00E06B66"/>
    <w:rsid w:val="00E06D73"/>
    <w:rsid w:val="00E072F6"/>
    <w:rsid w:val="00E101E9"/>
    <w:rsid w:val="00E109FE"/>
    <w:rsid w:val="00E10B99"/>
    <w:rsid w:val="00E10DF0"/>
    <w:rsid w:val="00E10E74"/>
    <w:rsid w:val="00E10F7D"/>
    <w:rsid w:val="00E11043"/>
    <w:rsid w:val="00E1104A"/>
    <w:rsid w:val="00E11850"/>
    <w:rsid w:val="00E118C9"/>
    <w:rsid w:val="00E118ED"/>
    <w:rsid w:val="00E11D08"/>
    <w:rsid w:val="00E11F48"/>
    <w:rsid w:val="00E12243"/>
    <w:rsid w:val="00E12965"/>
    <w:rsid w:val="00E1321E"/>
    <w:rsid w:val="00E132ED"/>
    <w:rsid w:val="00E13538"/>
    <w:rsid w:val="00E1379A"/>
    <w:rsid w:val="00E13FB3"/>
    <w:rsid w:val="00E14027"/>
    <w:rsid w:val="00E141C8"/>
    <w:rsid w:val="00E14273"/>
    <w:rsid w:val="00E142AD"/>
    <w:rsid w:val="00E1472C"/>
    <w:rsid w:val="00E14FD2"/>
    <w:rsid w:val="00E154A7"/>
    <w:rsid w:val="00E15B37"/>
    <w:rsid w:val="00E15B51"/>
    <w:rsid w:val="00E15B62"/>
    <w:rsid w:val="00E15B6A"/>
    <w:rsid w:val="00E15F2F"/>
    <w:rsid w:val="00E16372"/>
    <w:rsid w:val="00E163EA"/>
    <w:rsid w:val="00E16484"/>
    <w:rsid w:val="00E164D0"/>
    <w:rsid w:val="00E166C0"/>
    <w:rsid w:val="00E16F43"/>
    <w:rsid w:val="00E1705E"/>
    <w:rsid w:val="00E172A6"/>
    <w:rsid w:val="00E178C2"/>
    <w:rsid w:val="00E17D3F"/>
    <w:rsid w:val="00E200DA"/>
    <w:rsid w:val="00E204C1"/>
    <w:rsid w:val="00E208DF"/>
    <w:rsid w:val="00E20CC9"/>
    <w:rsid w:val="00E20E6E"/>
    <w:rsid w:val="00E21155"/>
    <w:rsid w:val="00E211C8"/>
    <w:rsid w:val="00E211DB"/>
    <w:rsid w:val="00E213D5"/>
    <w:rsid w:val="00E2154B"/>
    <w:rsid w:val="00E21585"/>
    <w:rsid w:val="00E21CE6"/>
    <w:rsid w:val="00E21F26"/>
    <w:rsid w:val="00E222CB"/>
    <w:rsid w:val="00E222FB"/>
    <w:rsid w:val="00E224A9"/>
    <w:rsid w:val="00E22524"/>
    <w:rsid w:val="00E225E2"/>
    <w:rsid w:val="00E227E3"/>
    <w:rsid w:val="00E228B8"/>
    <w:rsid w:val="00E22A03"/>
    <w:rsid w:val="00E22C20"/>
    <w:rsid w:val="00E22E9E"/>
    <w:rsid w:val="00E22F1A"/>
    <w:rsid w:val="00E2303F"/>
    <w:rsid w:val="00E23047"/>
    <w:rsid w:val="00E23464"/>
    <w:rsid w:val="00E2402A"/>
    <w:rsid w:val="00E246B3"/>
    <w:rsid w:val="00E24FA6"/>
    <w:rsid w:val="00E265FE"/>
    <w:rsid w:val="00E26972"/>
    <w:rsid w:val="00E26BF7"/>
    <w:rsid w:val="00E2708E"/>
    <w:rsid w:val="00E2709E"/>
    <w:rsid w:val="00E27872"/>
    <w:rsid w:val="00E27C5C"/>
    <w:rsid w:val="00E309D5"/>
    <w:rsid w:val="00E30A72"/>
    <w:rsid w:val="00E30C80"/>
    <w:rsid w:val="00E3105B"/>
    <w:rsid w:val="00E31099"/>
    <w:rsid w:val="00E31973"/>
    <w:rsid w:val="00E31AFC"/>
    <w:rsid w:val="00E31C60"/>
    <w:rsid w:val="00E31D5F"/>
    <w:rsid w:val="00E32000"/>
    <w:rsid w:val="00E3263F"/>
    <w:rsid w:val="00E32688"/>
    <w:rsid w:val="00E32783"/>
    <w:rsid w:val="00E32989"/>
    <w:rsid w:val="00E32CD2"/>
    <w:rsid w:val="00E32EA7"/>
    <w:rsid w:val="00E3311D"/>
    <w:rsid w:val="00E334D4"/>
    <w:rsid w:val="00E335DD"/>
    <w:rsid w:val="00E33C9A"/>
    <w:rsid w:val="00E342C7"/>
    <w:rsid w:val="00E34322"/>
    <w:rsid w:val="00E34332"/>
    <w:rsid w:val="00E345A2"/>
    <w:rsid w:val="00E34703"/>
    <w:rsid w:val="00E3496C"/>
    <w:rsid w:val="00E34AF1"/>
    <w:rsid w:val="00E34E84"/>
    <w:rsid w:val="00E3527A"/>
    <w:rsid w:val="00E35580"/>
    <w:rsid w:val="00E35768"/>
    <w:rsid w:val="00E35CA1"/>
    <w:rsid w:val="00E35D1C"/>
    <w:rsid w:val="00E35DFC"/>
    <w:rsid w:val="00E35FA7"/>
    <w:rsid w:val="00E36292"/>
    <w:rsid w:val="00E362E7"/>
    <w:rsid w:val="00E364B6"/>
    <w:rsid w:val="00E365C9"/>
    <w:rsid w:val="00E3662D"/>
    <w:rsid w:val="00E366F3"/>
    <w:rsid w:val="00E36A85"/>
    <w:rsid w:val="00E36CF2"/>
    <w:rsid w:val="00E36EDF"/>
    <w:rsid w:val="00E375BA"/>
    <w:rsid w:val="00E37634"/>
    <w:rsid w:val="00E37861"/>
    <w:rsid w:val="00E40467"/>
    <w:rsid w:val="00E40527"/>
    <w:rsid w:val="00E41252"/>
    <w:rsid w:val="00E417FD"/>
    <w:rsid w:val="00E42096"/>
    <w:rsid w:val="00E4225E"/>
    <w:rsid w:val="00E42489"/>
    <w:rsid w:val="00E42C4D"/>
    <w:rsid w:val="00E42D96"/>
    <w:rsid w:val="00E4309F"/>
    <w:rsid w:val="00E4324C"/>
    <w:rsid w:val="00E434C8"/>
    <w:rsid w:val="00E435C3"/>
    <w:rsid w:val="00E4483F"/>
    <w:rsid w:val="00E44A8D"/>
    <w:rsid w:val="00E44B65"/>
    <w:rsid w:val="00E44BE8"/>
    <w:rsid w:val="00E44C15"/>
    <w:rsid w:val="00E45520"/>
    <w:rsid w:val="00E45B30"/>
    <w:rsid w:val="00E45B7E"/>
    <w:rsid w:val="00E45BCF"/>
    <w:rsid w:val="00E45D4B"/>
    <w:rsid w:val="00E46101"/>
    <w:rsid w:val="00E4616F"/>
    <w:rsid w:val="00E465F0"/>
    <w:rsid w:val="00E46FB7"/>
    <w:rsid w:val="00E47242"/>
    <w:rsid w:val="00E47368"/>
    <w:rsid w:val="00E4743C"/>
    <w:rsid w:val="00E47B0E"/>
    <w:rsid w:val="00E47E6F"/>
    <w:rsid w:val="00E47FF2"/>
    <w:rsid w:val="00E50186"/>
    <w:rsid w:val="00E5035F"/>
    <w:rsid w:val="00E506AD"/>
    <w:rsid w:val="00E50E29"/>
    <w:rsid w:val="00E50FFB"/>
    <w:rsid w:val="00E5118C"/>
    <w:rsid w:val="00E51418"/>
    <w:rsid w:val="00E51AC8"/>
    <w:rsid w:val="00E51B2D"/>
    <w:rsid w:val="00E51BA6"/>
    <w:rsid w:val="00E51DE8"/>
    <w:rsid w:val="00E522D9"/>
    <w:rsid w:val="00E52D2F"/>
    <w:rsid w:val="00E52D63"/>
    <w:rsid w:val="00E52D9B"/>
    <w:rsid w:val="00E52FDD"/>
    <w:rsid w:val="00E535F3"/>
    <w:rsid w:val="00E536B2"/>
    <w:rsid w:val="00E53A42"/>
    <w:rsid w:val="00E53A59"/>
    <w:rsid w:val="00E53B30"/>
    <w:rsid w:val="00E53CD4"/>
    <w:rsid w:val="00E54239"/>
    <w:rsid w:val="00E543C4"/>
    <w:rsid w:val="00E54524"/>
    <w:rsid w:val="00E54AA4"/>
    <w:rsid w:val="00E54EB6"/>
    <w:rsid w:val="00E553AE"/>
    <w:rsid w:val="00E559D0"/>
    <w:rsid w:val="00E55B25"/>
    <w:rsid w:val="00E56162"/>
    <w:rsid w:val="00E561E5"/>
    <w:rsid w:val="00E5649D"/>
    <w:rsid w:val="00E564A0"/>
    <w:rsid w:val="00E56ADD"/>
    <w:rsid w:val="00E570BA"/>
    <w:rsid w:val="00E57106"/>
    <w:rsid w:val="00E57176"/>
    <w:rsid w:val="00E573A3"/>
    <w:rsid w:val="00E57434"/>
    <w:rsid w:val="00E57908"/>
    <w:rsid w:val="00E579E9"/>
    <w:rsid w:val="00E57AA4"/>
    <w:rsid w:val="00E57CA7"/>
    <w:rsid w:val="00E57CC0"/>
    <w:rsid w:val="00E603B4"/>
    <w:rsid w:val="00E603C6"/>
    <w:rsid w:val="00E60DC3"/>
    <w:rsid w:val="00E60F43"/>
    <w:rsid w:val="00E60F90"/>
    <w:rsid w:val="00E612D8"/>
    <w:rsid w:val="00E61454"/>
    <w:rsid w:val="00E6147D"/>
    <w:rsid w:val="00E61828"/>
    <w:rsid w:val="00E619A3"/>
    <w:rsid w:val="00E61BDA"/>
    <w:rsid w:val="00E61E1F"/>
    <w:rsid w:val="00E6241A"/>
    <w:rsid w:val="00E626F0"/>
    <w:rsid w:val="00E62E3C"/>
    <w:rsid w:val="00E62FD2"/>
    <w:rsid w:val="00E632F7"/>
    <w:rsid w:val="00E63925"/>
    <w:rsid w:val="00E639B9"/>
    <w:rsid w:val="00E63BCB"/>
    <w:rsid w:val="00E63F59"/>
    <w:rsid w:val="00E63FF2"/>
    <w:rsid w:val="00E64708"/>
    <w:rsid w:val="00E64AAF"/>
    <w:rsid w:val="00E650BA"/>
    <w:rsid w:val="00E654B0"/>
    <w:rsid w:val="00E6551A"/>
    <w:rsid w:val="00E657E6"/>
    <w:rsid w:val="00E65854"/>
    <w:rsid w:val="00E658D8"/>
    <w:rsid w:val="00E6597C"/>
    <w:rsid w:val="00E659C0"/>
    <w:rsid w:val="00E65DF0"/>
    <w:rsid w:val="00E66236"/>
    <w:rsid w:val="00E663FE"/>
    <w:rsid w:val="00E6643A"/>
    <w:rsid w:val="00E665DE"/>
    <w:rsid w:val="00E66E1B"/>
    <w:rsid w:val="00E66F5F"/>
    <w:rsid w:val="00E676AF"/>
    <w:rsid w:val="00E678D2"/>
    <w:rsid w:val="00E679CF"/>
    <w:rsid w:val="00E67D6E"/>
    <w:rsid w:val="00E67D86"/>
    <w:rsid w:val="00E701AB"/>
    <w:rsid w:val="00E702E3"/>
    <w:rsid w:val="00E70389"/>
    <w:rsid w:val="00E7062B"/>
    <w:rsid w:val="00E70ED4"/>
    <w:rsid w:val="00E70EE5"/>
    <w:rsid w:val="00E70F3D"/>
    <w:rsid w:val="00E71237"/>
    <w:rsid w:val="00E712A6"/>
    <w:rsid w:val="00E71363"/>
    <w:rsid w:val="00E71B9B"/>
    <w:rsid w:val="00E72462"/>
    <w:rsid w:val="00E728A5"/>
    <w:rsid w:val="00E72C60"/>
    <w:rsid w:val="00E72F0A"/>
    <w:rsid w:val="00E73027"/>
    <w:rsid w:val="00E730EA"/>
    <w:rsid w:val="00E73151"/>
    <w:rsid w:val="00E732B1"/>
    <w:rsid w:val="00E7339F"/>
    <w:rsid w:val="00E733A0"/>
    <w:rsid w:val="00E73654"/>
    <w:rsid w:val="00E7374E"/>
    <w:rsid w:val="00E73F67"/>
    <w:rsid w:val="00E73FA1"/>
    <w:rsid w:val="00E74102"/>
    <w:rsid w:val="00E743AE"/>
    <w:rsid w:val="00E7453C"/>
    <w:rsid w:val="00E74D6C"/>
    <w:rsid w:val="00E74E86"/>
    <w:rsid w:val="00E75200"/>
    <w:rsid w:val="00E75422"/>
    <w:rsid w:val="00E75803"/>
    <w:rsid w:val="00E75857"/>
    <w:rsid w:val="00E75C7D"/>
    <w:rsid w:val="00E7628C"/>
    <w:rsid w:val="00E76736"/>
    <w:rsid w:val="00E76ABB"/>
    <w:rsid w:val="00E770E0"/>
    <w:rsid w:val="00E7713D"/>
    <w:rsid w:val="00E77154"/>
    <w:rsid w:val="00E77360"/>
    <w:rsid w:val="00E773EA"/>
    <w:rsid w:val="00E775A7"/>
    <w:rsid w:val="00E777E2"/>
    <w:rsid w:val="00E77C24"/>
    <w:rsid w:val="00E77E58"/>
    <w:rsid w:val="00E80090"/>
    <w:rsid w:val="00E80542"/>
    <w:rsid w:val="00E80635"/>
    <w:rsid w:val="00E8075D"/>
    <w:rsid w:val="00E81169"/>
    <w:rsid w:val="00E812D5"/>
    <w:rsid w:val="00E812FA"/>
    <w:rsid w:val="00E8166B"/>
    <w:rsid w:val="00E818CF"/>
    <w:rsid w:val="00E8193E"/>
    <w:rsid w:val="00E81C3B"/>
    <w:rsid w:val="00E81DBF"/>
    <w:rsid w:val="00E8225E"/>
    <w:rsid w:val="00E82527"/>
    <w:rsid w:val="00E82A7B"/>
    <w:rsid w:val="00E82B34"/>
    <w:rsid w:val="00E82DA2"/>
    <w:rsid w:val="00E82DF0"/>
    <w:rsid w:val="00E83077"/>
    <w:rsid w:val="00E834D7"/>
    <w:rsid w:val="00E8354A"/>
    <w:rsid w:val="00E83A4F"/>
    <w:rsid w:val="00E83B36"/>
    <w:rsid w:val="00E84A1F"/>
    <w:rsid w:val="00E84F49"/>
    <w:rsid w:val="00E8540E"/>
    <w:rsid w:val="00E856B9"/>
    <w:rsid w:val="00E85717"/>
    <w:rsid w:val="00E8578D"/>
    <w:rsid w:val="00E859BF"/>
    <w:rsid w:val="00E85BA6"/>
    <w:rsid w:val="00E86150"/>
    <w:rsid w:val="00E8639A"/>
    <w:rsid w:val="00E8658B"/>
    <w:rsid w:val="00E870C2"/>
    <w:rsid w:val="00E871B8"/>
    <w:rsid w:val="00E871D0"/>
    <w:rsid w:val="00E875EE"/>
    <w:rsid w:val="00E878A9"/>
    <w:rsid w:val="00E9022A"/>
    <w:rsid w:val="00E904D1"/>
    <w:rsid w:val="00E9051F"/>
    <w:rsid w:val="00E905A7"/>
    <w:rsid w:val="00E9067B"/>
    <w:rsid w:val="00E90A87"/>
    <w:rsid w:val="00E90B18"/>
    <w:rsid w:val="00E90BA0"/>
    <w:rsid w:val="00E91042"/>
    <w:rsid w:val="00E91241"/>
    <w:rsid w:val="00E91B80"/>
    <w:rsid w:val="00E9207A"/>
    <w:rsid w:val="00E92206"/>
    <w:rsid w:val="00E923F4"/>
    <w:rsid w:val="00E92425"/>
    <w:rsid w:val="00E926CE"/>
    <w:rsid w:val="00E92986"/>
    <w:rsid w:val="00E92B74"/>
    <w:rsid w:val="00E92CA8"/>
    <w:rsid w:val="00E92F94"/>
    <w:rsid w:val="00E934A5"/>
    <w:rsid w:val="00E935BF"/>
    <w:rsid w:val="00E93ABD"/>
    <w:rsid w:val="00E93B37"/>
    <w:rsid w:val="00E93D35"/>
    <w:rsid w:val="00E943C8"/>
    <w:rsid w:val="00E94C22"/>
    <w:rsid w:val="00E95535"/>
    <w:rsid w:val="00E958ED"/>
    <w:rsid w:val="00E959F6"/>
    <w:rsid w:val="00E95A06"/>
    <w:rsid w:val="00E95CEB"/>
    <w:rsid w:val="00E96198"/>
    <w:rsid w:val="00E966A8"/>
    <w:rsid w:val="00E969F0"/>
    <w:rsid w:val="00E96C0F"/>
    <w:rsid w:val="00E96CAE"/>
    <w:rsid w:val="00E96DB9"/>
    <w:rsid w:val="00E96DCD"/>
    <w:rsid w:val="00E96F84"/>
    <w:rsid w:val="00E97482"/>
    <w:rsid w:val="00E97A71"/>
    <w:rsid w:val="00E97CB2"/>
    <w:rsid w:val="00E97D91"/>
    <w:rsid w:val="00E97F58"/>
    <w:rsid w:val="00EA00E8"/>
    <w:rsid w:val="00EA018C"/>
    <w:rsid w:val="00EA0292"/>
    <w:rsid w:val="00EA0FFB"/>
    <w:rsid w:val="00EA1076"/>
    <w:rsid w:val="00EA11BE"/>
    <w:rsid w:val="00EA148D"/>
    <w:rsid w:val="00EA20AB"/>
    <w:rsid w:val="00EA234E"/>
    <w:rsid w:val="00EA2370"/>
    <w:rsid w:val="00EA2755"/>
    <w:rsid w:val="00EA28F2"/>
    <w:rsid w:val="00EA2CA6"/>
    <w:rsid w:val="00EA2D4B"/>
    <w:rsid w:val="00EA3131"/>
    <w:rsid w:val="00EA3534"/>
    <w:rsid w:val="00EA358C"/>
    <w:rsid w:val="00EA389C"/>
    <w:rsid w:val="00EA38CE"/>
    <w:rsid w:val="00EA3FFC"/>
    <w:rsid w:val="00EA419C"/>
    <w:rsid w:val="00EA4CEC"/>
    <w:rsid w:val="00EA4DCB"/>
    <w:rsid w:val="00EA52CB"/>
    <w:rsid w:val="00EA597C"/>
    <w:rsid w:val="00EA5FEB"/>
    <w:rsid w:val="00EA62CC"/>
    <w:rsid w:val="00EA674A"/>
    <w:rsid w:val="00EA68C0"/>
    <w:rsid w:val="00EA69CB"/>
    <w:rsid w:val="00EA6A75"/>
    <w:rsid w:val="00EA6C32"/>
    <w:rsid w:val="00EA6CAB"/>
    <w:rsid w:val="00EA6E5B"/>
    <w:rsid w:val="00EA7012"/>
    <w:rsid w:val="00EA76D3"/>
    <w:rsid w:val="00EA7A9F"/>
    <w:rsid w:val="00EA7BC2"/>
    <w:rsid w:val="00EA7C61"/>
    <w:rsid w:val="00EA7F28"/>
    <w:rsid w:val="00EB01EC"/>
    <w:rsid w:val="00EB0225"/>
    <w:rsid w:val="00EB045D"/>
    <w:rsid w:val="00EB0A0B"/>
    <w:rsid w:val="00EB0B80"/>
    <w:rsid w:val="00EB0FBF"/>
    <w:rsid w:val="00EB118B"/>
    <w:rsid w:val="00EB13EE"/>
    <w:rsid w:val="00EB1423"/>
    <w:rsid w:val="00EB17ED"/>
    <w:rsid w:val="00EB1AA8"/>
    <w:rsid w:val="00EB219C"/>
    <w:rsid w:val="00EB23DA"/>
    <w:rsid w:val="00EB2501"/>
    <w:rsid w:val="00EB2AEB"/>
    <w:rsid w:val="00EB2B1C"/>
    <w:rsid w:val="00EB2E33"/>
    <w:rsid w:val="00EB30A6"/>
    <w:rsid w:val="00EB30F4"/>
    <w:rsid w:val="00EB328F"/>
    <w:rsid w:val="00EB32A1"/>
    <w:rsid w:val="00EB33B5"/>
    <w:rsid w:val="00EB35F3"/>
    <w:rsid w:val="00EB39DA"/>
    <w:rsid w:val="00EB3C23"/>
    <w:rsid w:val="00EB3E45"/>
    <w:rsid w:val="00EB4124"/>
    <w:rsid w:val="00EB4286"/>
    <w:rsid w:val="00EB42CF"/>
    <w:rsid w:val="00EB43E5"/>
    <w:rsid w:val="00EB4555"/>
    <w:rsid w:val="00EB4753"/>
    <w:rsid w:val="00EB4B06"/>
    <w:rsid w:val="00EB4D52"/>
    <w:rsid w:val="00EB5586"/>
    <w:rsid w:val="00EB56CE"/>
    <w:rsid w:val="00EB56DB"/>
    <w:rsid w:val="00EB5852"/>
    <w:rsid w:val="00EB59FB"/>
    <w:rsid w:val="00EB5AA1"/>
    <w:rsid w:val="00EB66A1"/>
    <w:rsid w:val="00EB6758"/>
    <w:rsid w:val="00EB68FD"/>
    <w:rsid w:val="00EB6B0F"/>
    <w:rsid w:val="00EB6F97"/>
    <w:rsid w:val="00EB6FCF"/>
    <w:rsid w:val="00EB6FF9"/>
    <w:rsid w:val="00EB72C1"/>
    <w:rsid w:val="00EB7622"/>
    <w:rsid w:val="00EB7801"/>
    <w:rsid w:val="00EB785E"/>
    <w:rsid w:val="00EB7F4A"/>
    <w:rsid w:val="00EC021A"/>
    <w:rsid w:val="00EC025D"/>
    <w:rsid w:val="00EC0681"/>
    <w:rsid w:val="00EC0803"/>
    <w:rsid w:val="00EC0904"/>
    <w:rsid w:val="00EC0D04"/>
    <w:rsid w:val="00EC1141"/>
    <w:rsid w:val="00EC136A"/>
    <w:rsid w:val="00EC16A8"/>
    <w:rsid w:val="00EC16AC"/>
    <w:rsid w:val="00EC1AA1"/>
    <w:rsid w:val="00EC1F5A"/>
    <w:rsid w:val="00EC2099"/>
    <w:rsid w:val="00EC21B6"/>
    <w:rsid w:val="00EC2221"/>
    <w:rsid w:val="00EC2264"/>
    <w:rsid w:val="00EC243E"/>
    <w:rsid w:val="00EC2865"/>
    <w:rsid w:val="00EC2EE3"/>
    <w:rsid w:val="00EC2FDA"/>
    <w:rsid w:val="00EC3071"/>
    <w:rsid w:val="00EC309E"/>
    <w:rsid w:val="00EC3529"/>
    <w:rsid w:val="00EC36A0"/>
    <w:rsid w:val="00EC3816"/>
    <w:rsid w:val="00EC3CE9"/>
    <w:rsid w:val="00EC3E5F"/>
    <w:rsid w:val="00EC428E"/>
    <w:rsid w:val="00EC4588"/>
    <w:rsid w:val="00EC46D1"/>
    <w:rsid w:val="00EC47EA"/>
    <w:rsid w:val="00EC48A1"/>
    <w:rsid w:val="00EC4918"/>
    <w:rsid w:val="00EC4A05"/>
    <w:rsid w:val="00EC4E04"/>
    <w:rsid w:val="00EC5BD4"/>
    <w:rsid w:val="00EC62CB"/>
    <w:rsid w:val="00EC67EC"/>
    <w:rsid w:val="00EC6CFC"/>
    <w:rsid w:val="00EC6F40"/>
    <w:rsid w:val="00EC725F"/>
    <w:rsid w:val="00EC737D"/>
    <w:rsid w:val="00EC74B5"/>
    <w:rsid w:val="00EC75B6"/>
    <w:rsid w:val="00EC76B3"/>
    <w:rsid w:val="00EC782D"/>
    <w:rsid w:val="00EC7970"/>
    <w:rsid w:val="00EC7A14"/>
    <w:rsid w:val="00EC7F95"/>
    <w:rsid w:val="00ED0086"/>
    <w:rsid w:val="00ED0599"/>
    <w:rsid w:val="00ED05C0"/>
    <w:rsid w:val="00ED0758"/>
    <w:rsid w:val="00ED0800"/>
    <w:rsid w:val="00ED12F5"/>
    <w:rsid w:val="00ED198C"/>
    <w:rsid w:val="00ED1B02"/>
    <w:rsid w:val="00ED1F81"/>
    <w:rsid w:val="00ED232E"/>
    <w:rsid w:val="00ED234A"/>
    <w:rsid w:val="00ED2756"/>
    <w:rsid w:val="00ED2E7F"/>
    <w:rsid w:val="00ED3111"/>
    <w:rsid w:val="00ED31D8"/>
    <w:rsid w:val="00ED34DA"/>
    <w:rsid w:val="00ED3550"/>
    <w:rsid w:val="00ED355B"/>
    <w:rsid w:val="00ED3860"/>
    <w:rsid w:val="00ED3BD8"/>
    <w:rsid w:val="00ED3C91"/>
    <w:rsid w:val="00ED3FA9"/>
    <w:rsid w:val="00ED42F5"/>
    <w:rsid w:val="00ED45A4"/>
    <w:rsid w:val="00ED4956"/>
    <w:rsid w:val="00ED49DE"/>
    <w:rsid w:val="00ED4A1A"/>
    <w:rsid w:val="00ED4C70"/>
    <w:rsid w:val="00ED4F1C"/>
    <w:rsid w:val="00ED4FD1"/>
    <w:rsid w:val="00ED5010"/>
    <w:rsid w:val="00ED516F"/>
    <w:rsid w:val="00ED54B9"/>
    <w:rsid w:val="00ED561E"/>
    <w:rsid w:val="00ED5626"/>
    <w:rsid w:val="00ED5634"/>
    <w:rsid w:val="00ED5AA7"/>
    <w:rsid w:val="00ED5DBC"/>
    <w:rsid w:val="00ED6350"/>
    <w:rsid w:val="00ED645A"/>
    <w:rsid w:val="00ED656A"/>
    <w:rsid w:val="00ED67DC"/>
    <w:rsid w:val="00ED6ABE"/>
    <w:rsid w:val="00ED6D0A"/>
    <w:rsid w:val="00ED75DA"/>
    <w:rsid w:val="00ED776F"/>
    <w:rsid w:val="00ED7D14"/>
    <w:rsid w:val="00ED7ECE"/>
    <w:rsid w:val="00EE00C3"/>
    <w:rsid w:val="00EE0317"/>
    <w:rsid w:val="00EE04EE"/>
    <w:rsid w:val="00EE050B"/>
    <w:rsid w:val="00EE0593"/>
    <w:rsid w:val="00EE05D0"/>
    <w:rsid w:val="00EE0FC4"/>
    <w:rsid w:val="00EE1239"/>
    <w:rsid w:val="00EE1887"/>
    <w:rsid w:val="00EE19AE"/>
    <w:rsid w:val="00EE1B69"/>
    <w:rsid w:val="00EE1B79"/>
    <w:rsid w:val="00EE1B89"/>
    <w:rsid w:val="00EE1C06"/>
    <w:rsid w:val="00EE1D8A"/>
    <w:rsid w:val="00EE21BC"/>
    <w:rsid w:val="00EE251F"/>
    <w:rsid w:val="00EE2943"/>
    <w:rsid w:val="00EE2EE0"/>
    <w:rsid w:val="00EE2F77"/>
    <w:rsid w:val="00EE30C0"/>
    <w:rsid w:val="00EE31B3"/>
    <w:rsid w:val="00EE3321"/>
    <w:rsid w:val="00EE33CE"/>
    <w:rsid w:val="00EE34D5"/>
    <w:rsid w:val="00EE3A29"/>
    <w:rsid w:val="00EE3A4E"/>
    <w:rsid w:val="00EE3C49"/>
    <w:rsid w:val="00EE3E13"/>
    <w:rsid w:val="00EE4087"/>
    <w:rsid w:val="00EE42E5"/>
    <w:rsid w:val="00EE4642"/>
    <w:rsid w:val="00EE4967"/>
    <w:rsid w:val="00EE4969"/>
    <w:rsid w:val="00EE4A43"/>
    <w:rsid w:val="00EE4C65"/>
    <w:rsid w:val="00EE5613"/>
    <w:rsid w:val="00EE5755"/>
    <w:rsid w:val="00EE5B72"/>
    <w:rsid w:val="00EE5E31"/>
    <w:rsid w:val="00EE6287"/>
    <w:rsid w:val="00EE6453"/>
    <w:rsid w:val="00EE67E9"/>
    <w:rsid w:val="00EE6D19"/>
    <w:rsid w:val="00EE736E"/>
    <w:rsid w:val="00EE73A2"/>
    <w:rsid w:val="00EE788A"/>
    <w:rsid w:val="00EE7B65"/>
    <w:rsid w:val="00EE7C3D"/>
    <w:rsid w:val="00EF0161"/>
    <w:rsid w:val="00EF0383"/>
    <w:rsid w:val="00EF045C"/>
    <w:rsid w:val="00EF05FE"/>
    <w:rsid w:val="00EF0B62"/>
    <w:rsid w:val="00EF104A"/>
    <w:rsid w:val="00EF125B"/>
    <w:rsid w:val="00EF1A9D"/>
    <w:rsid w:val="00EF1CE9"/>
    <w:rsid w:val="00EF1EC7"/>
    <w:rsid w:val="00EF252D"/>
    <w:rsid w:val="00EF26AF"/>
    <w:rsid w:val="00EF2721"/>
    <w:rsid w:val="00EF29B3"/>
    <w:rsid w:val="00EF2E7D"/>
    <w:rsid w:val="00EF3079"/>
    <w:rsid w:val="00EF3097"/>
    <w:rsid w:val="00EF30C6"/>
    <w:rsid w:val="00EF369D"/>
    <w:rsid w:val="00EF3A91"/>
    <w:rsid w:val="00EF40A4"/>
    <w:rsid w:val="00EF413F"/>
    <w:rsid w:val="00EF4559"/>
    <w:rsid w:val="00EF48A5"/>
    <w:rsid w:val="00EF4A86"/>
    <w:rsid w:val="00EF4D33"/>
    <w:rsid w:val="00EF52FF"/>
    <w:rsid w:val="00EF54CA"/>
    <w:rsid w:val="00EF5A76"/>
    <w:rsid w:val="00EF5A83"/>
    <w:rsid w:val="00EF608C"/>
    <w:rsid w:val="00EF654A"/>
    <w:rsid w:val="00EF6571"/>
    <w:rsid w:val="00EF694B"/>
    <w:rsid w:val="00EF6D85"/>
    <w:rsid w:val="00EF6EEF"/>
    <w:rsid w:val="00EF7001"/>
    <w:rsid w:val="00EF700D"/>
    <w:rsid w:val="00EF7222"/>
    <w:rsid w:val="00EF7274"/>
    <w:rsid w:val="00EF7363"/>
    <w:rsid w:val="00EF7388"/>
    <w:rsid w:val="00EF7435"/>
    <w:rsid w:val="00EF7E41"/>
    <w:rsid w:val="00EF7FF6"/>
    <w:rsid w:val="00F00147"/>
    <w:rsid w:val="00F0037F"/>
    <w:rsid w:val="00F00D85"/>
    <w:rsid w:val="00F00FB4"/>
    <w:rsid w:val="00F00FCA"/>
    <w:rsid w:val="00F01B6B"/>
    <w:rsid w:val="00F01D94"/>
    <w:rsid w:val="00F026F6"/>
    <w:rsid w:val="00F0289C"/>
    <w:rsid w:val="00F02D72"/>
    <w:rsid w:val="00F03D2E"/>
    <w:rsid w:val="00F03D9A"/>
    <w:rsid w:val="00F03DF2"/>
    <w:rsid w:val="00F04AF0"/>
    <w:rsid w:val="00F04C78"/>
    <w:rsid w:val="00F04CA5"/>
    <w:rsid w:val="00F04E97"/>
    <w:rsid w:val="00F050C1"/>
    <w:rsid w:val="00F050D7"/>
    <w:rsid w:val="00F05124"/>
    <w:rsid w:val="00F05378"/>
    <w:rsid w:val="00F05F02"/>
    <w:rsid w:val="00F05F92"/>
    <w:rsid w:val="00F05FF6"/>
    <w:rsid w:val="00F064A7"/>
    <w:rsid w:val="00F0681B"/>
    <w:rsid w:val="00F06CE9"/>
    <w:rsid w:val="00F0703D"/>
    <w:rsid w:val="00F0713A"/>
    <w:rsid w:val="00F071E4"/>
    <w:rsid w:val="00F07AC5"/>
    <w:rsid w:val="00F07CC9"/>
    <w:rsid w:val="00F103FC"/>
    <w:rsid w:val="00F10713"/>
    <w:rsid w:val="00F10B49"/>
    <w:rsid w:val="00F1116E"/>
    <w:rsid w:val="00F111EA"/>
    <w:rsid w:val="00F111FB"/>
    <w:rsid w:val="00F1143A"/>
    <w:rsid w:val="00F115AD"/>
    <w:rsid w:val="00F1166B"/>
    <w:rsid w:val="00F117FB"/>
    <w:rsid w:val="00F119FA"/>
    <w:rsid w:val="00F11A73"/>
    <w:rsid w:val="00F11B6D"/>
    <w:rsid w:val="00F11B7C"/>
    <w:rsid w:val="00F11CCC"/>
    <w:rsid w:val="00F11D63"/>
    <w:rsid w:val="00F11D8C"/>
    <w:rsid w:val="00F11EDE"/>
    <w:rsid w:val="00F12362"/>
    <w:rsid w:val="00F12401"/>
    <w:rsid w:val="00F12599"/>
    <w:rsid w:val="00F12853"/>
    <w:rsid w:val="00F12F54"/>
    <w:rsid w:val="00F12F70"/>
    <w:rsid w:val="00F13067"/>
    <w:rsid w:val="00F133D4"/>
    <w:rsid w:val="00F138F8"/>
    <w:rsid w:val="00F139A1"/>
    <w:rsid w:val="00F13EE3"/>
    <w:rsid w:val="00F14444"/>
    <w:rsid w:val="00F145EE"/>
    <w:rsid w:val="00F14755"/>
    <w:rsid w:val="00F1509C"/>
    <w:rsid w:val="00F1512C"/>
    <w:rsid w:val="00F1524F"/>
    <w:rsid w:val="00F15347"/>
    <w:rsid w:val="00F15473"/>
    <w:rsid w:val="00F15826"/>
    <w:rsid w:val="00F15F4E"/>
    <w:rsid w:val="00F1670E"/>
    <w:rsid w:val="00F1675B"/>
    <w:rsid w:val="00F16B84"/>
    <w:rsid w:val="00F1778D"/>
    <w:rsid w:val="00F17968"/>
    <w:rsid w:val="00F17B6D"/>
    <w:rsid w:val="00F17CE3"/>
    <w:rsid w:val="00F203DE"/>
    <w:rsid w:val="00F20470"/>
    <w:rsid w:val="00F20BD2"/>
    <w:rsid w:val="00F20DBF"/>
    <w:rsid w:val="00F21309"/>
    <w:rsid w:val="00F21710"/>
    <w:rsid w:val="00F21CF0"/>
    <w:rsid w:val="00F22087"/>
    <w:rsid w:val="00F221BE"/>
    <w:rsid w:val="00F2236B"/>
    <w:rsid w:val="00F22BCD"/>
    <w:rsid w:val="00F22D63"/>
    <w:rsid w:val="00F22EFD"/>
    <w:rsid w:val="00F231EF"/>
    <w:rsid w:val="00F23A77"/>
    <w:rsid w:val="00F23DDA"/>
    <w:rsid w:val="00F24010"/>
    <w:rsid w:val="00F2409F"/>
    <w:rsid w:val="00F24128"/>
    <w:rsid w:val="00F242E2"/>
    <w:rsid w:val="00F2435F"/>
    <w:rsid w:val="00F24759"/>
    <w:rsid w:val="00F24FAB"/>
    <w:rsid w:val="00F257F9"/>
    <w:rsid w:val="00F25DBE"/>
    <w:rsid w:val="00F25EDB"/>
    <w:rsid w:val="00F269F7"/>
    <w:rsid w:val="00F26AF8"/>
    <w:rsid w:val="00F26EFB"/>
    <w:rsid w:val="00F2754C"/>
    <w:rsid w:val="00F27864"/>
    <w:rsid w:val="00F2792B"/>
    <w:rsid w:val="00F27BF6"/>
    <w:rsid w:val="00F30184"/>
    <w:rsid w:val="00F30239"/>
    <w:rsid w:val="00F303EA"/>
    <w:rsid w:val="00F305F1"/>
    <w:rsid w:val="00F30AC1"/>
    <w:rsid w:val="00F317FE"/>
    <w:rsid w:val="00F3183D"/>
    <w:rsid w:val="00F31C0B"/>
    <w:rsid w:val="00F31CBC"/>
    <w:rsid w:val="00F31D58"/>
    <w:rsid w:val="00F31F00"/>
    <w:rsid w:val="00F31FCA"/>
    <w:rsid w:val="00F3223A"/>
    <w:rsid w:val="00F324BD"/>
    <w:rsid w:val="00F32520"/>
    <w:rsid w:val="00F329E3"/>
    <w:rsid w:val="00F32B0F"/>
    <w:rsid w:val="00F3343A"/>
    <w:rsid w:val="00F33579"/>
    <w:rsid w:val="00F33E7E"/>
    <w:rsid w:val="00F33FA2"/>
    <w:rsid w:val="00F3401F"/>
    <w:rsid w:val="00F3406D"/>
    <w:rsid w:val="00F341C9"/>
    <w:rsid w:val="00F341F8"/>
    <w:rsid w:val="00F34631"/>
    <w:rsid w:val="00F34787"/>
    <w:rsid w:val="00F34A14"/>
    <w:rsid w:val="00F34AA0"/>
    <w:rsid w:val="00F34D68"/>
    <w:rsid w:val="00F3527A"/>
    <w:rsid w:val="00F3528D"/>
    <w:rsid w:val="00F3544F"/>
    <w:rsid w:val="00F355F9"/>
    <w:rsid w:val="00F35720"/>
    <w:rsid w:val="00F35CF9"/>
    <w:rsid w:val="00F35DB2"/>
    <w:rsid w:val="00F36125"/>
    <w:rsid w:val="00F361F6"/>
    <w:rsid w:val="00F36511"/>
    <w:rsid w:val="00F36DDE"/>
    <w:rsid w:val="00F37019"/>
    <w:rsid w:val="00F37486"/>
    <w:rsid w:val="00F37809"/>
    <w:rsid w:val="00F37818"/>
    <w:rsid w:val="00F378FE"/>
    <w:rsid w:val="00F4005C"/>
    <w:rsid w:val="00F408C1"/>
    <w:rsid w:val="00F413F4"/>
    <w:rsid w:val="00F416DA"/>
    <w:rsid w:val="00F41752"/>
    <w:rsid w:val="00F4190D"/>
    <w:rsid w:val="00F41980"/>
    <w:rsid w:val="00F41B26"/>
    <w:rsid w:val="00F41BD6"/>
    <w:rsid w:val="00F41E62"/>
    <w:rsid w:val="00F4203A"/>
    <w:rsid w:val="00F4229D"/>
    <w:rsid w:val="00F4237D"/>
    <w:rsid w:val="00F42466"/>
    <w:rsid w:val="00F42827"/>
    <w:rsid w:val="00F4291C"/>
    <w:rsid w:val="00F42BE8"/>
    <w:rsid w:val="00F42D42"/>
    <w:rsid w:val="00F42DA2"/>
    <w:rsid w:val="00F42E20"/>
    <w:rsid w:val="00F42E44"/>
    <w:rsid w:val="00F42EB7"/>
    <w:rsid w:val="00F42F04"/>
    <w:rsid w:val="00F43697"/>
    <w:rsid w:val="00F438F3"/>
    <w:rsid w:val="00F439F6"/>
    <w:rsid w:val="00F43DD4"/>
    <w:rsid w:val="00F43F7A"/>
    <w:rsid w:val="00F43F8C"/>
    <w:rsid w:val="00F43FCB"/>
    <w:rsid w:val="00F44251"/>
    <w:rsid w:val="00F442C6"/>
    <w:rsid w:val="00F442E3"/>
    <w:rsid w:val="00F444DC"/>
    <w:rsid w:val="00F4469A"/>
    <w:rsid w:val="00F44752"/>
    <w:rsid w:val="00F44F56"/>
    <w:rsid w:val="00F4516F"/>
    <w:rsid w:val="00F4547E"/>
    <w:rsid w:val="00F45638"/>
    <w:rsid w:val="00F4578D"/>
    <w:rsid w:val="00F45FD1"/>
    <w:rsid w:val="00F46542"/>
    <w:rsid w:val="00F469AF"/>
    <w:rsid w:val="00F46C3D"/>
    <w:rsid w:val="00F47173"/>
    <w:rsid w:val="00F47591"/>
    <w:rsid w:val="00F475A3"/>
    <w:rsid w:val="00F476AD"/>
    <w:rsid w:val="00F4781A"/>
    <w:rsid w:val="00F47E7A"/>
    <w:rsid w:val="00F47FE0"/>
    <w:rsid w:val="00F500A8"/>
    <w:rsid w:val="00F5011B"/>
    <w:rsid w:val="00F50222"/>
    <w:rsid w:val="00F50358"/>
    <w:rsid w:val="00F50D72"/>
    <w:rsid w:val="00F50EA3"/>
    <w:rsid w:val="00F50F0B"/>
    <w:rsid w:val="00F50F90"/>
    <w:rsid w:val="00F51348"/>
    <w:rsid w:val="00F51783"/>
    <w:rsid w:val="00F51B95"/>
    <w:rsid w:val="00F522C9"/>
    <w:rsid w:val="00F5277F"/>
    <w:rsid w:val="00F527A8"/>
    <w:rsid w:val="00F529CF"/>
    <w:rsid w:val="00F52BE1"/>
    <w:rsid w:val="00F5305B"/>
    <w:rsid w:val="00F530F4"/>
    <w:rsid w:val="00F53131"/>
    <w:rsid w:val="00F531A3"/>
    <w:rsid w:val="00F534C0"/>
    <w:rsid w:val="00F53779"/>
    <w:rsid w:val="00F5377F"/>
    <w:rsid w:val="00F53DB9"/>
    <w:rsid w:val="00F53E19"/>
    <w:rsid w:val="00F54445"/>
    <w:rsid w:val="00F54AEC"/>
    <w:rsid w:val="00F54C51"/>
    <w:rsid w:val="00F54EE5"/>
    <w:rsid w:val="00F55099"/>
    <w:rsid w:val="00F55346"/>
    <w:rsid w:val="00F5593E"/>
    <w:rsid w:val="00F55EDA"/>
    <w:rsid w:val="00F55EFE"/>
    <w:rsid w:val="00F55F96"/>
    <w:rsid w:val="00F55F9D"/>
    <w:rsid w:val="00F56116"/>
    <w:rsid w:val="00F561C9"/>
    <w:rsid w:val="00F56263"/>
    <w:rsid w:val="00F5629A"/>
    <w:rsid w:val="00F56321"/>
    <w:rsid w:val="00F56437"/>
    <w:rsid w:val="00F56474"/>
    <w:rsid w:val="00F56575"/>
    <w:rsid w:val="00F56BE5"/>
    <w:rsid w:val="00F56CB0"/>
    <w:rsid w:val="00F5723C"/>
    <w:rsid w:val="00F57254"/>
    <w:rsid w:val="00F57786"/>
    <w:rsid w:val="00F57948"/>
    <w:rsid w:val="00F57B7B"/>
    <w:rsid w:val="00F60982"/>
    <w:rsid w:val="00F60B3B"/>
    <w:rsid w:val="00F60B92"/>
    <w:rsid w:val="00F6108A"/>
    <w:rsid w:val="00F615C8"/>
    <w:rsid w:val="00F618AE"/>
    <w:rsid w:val="00F6195D"/>
    <w:rsid w:val="00F61D90"/>
    <w:rsid w:val="00F62001"/>
    <w:rsid w:val="00F62822"/>
    <w:rsid w:val="00F62870"/>
    <w:rsid w:val="00F62BFB"/>
    <w:rsid w:val="00F62EB7"/>
    <w:rsid w:val="00F63706"/>
    <w:rsid w:val="00F63A83"/>
    <w:rsid w:val="00F64324"/>
    <w:rsid w:val="00F64329"/>
    <w:rsid w:val="00F643B6"/>
    <w:rsid w:val="00F64D62"/>
    <w:rsid w:val="00F65010"/>
    <w:rsid w:val="00F65036"/>
    <w:rsid w:val="00F653CA"/>
    <w:rsid w:val="00F653E2"/>
    <w:rsid w:val="00F65448"/>
    <w:rsid w:val="00F65612"/>
    <w:rsid w:val="00F65796"/>
    <w:rsid w:val="00F65CBE"/>
    <w:rsid w:val="00F6674A"/>
    <w:rsid w:val="00F6695D"/>
    <w:rsid w:val="00F6699D"/>
    <w:rsid w:val="00F66A66"/>
    <w:rsid w:val="00F66DCD"/>
    <w:rsid w:val="00F67221"/>
    <w:rsid w:val="00F6743A"/>
    <w:rsid w:val="00F67694"/>
    <w:rsid w:val="00F676EC"/>
    <w:rsid w:val="00F6789E"/>
    <w:rsid w:val="00F67CA4"/>
    <w:rsid w:val="00F67CCB"/>
    <w:rsid w:val="00F700FF"/>
    <w:rsid w:val="00F702C9"/>
    <w:rsid w:val="00F704E6"/>
    <w:rsid w:val="00F7084A"/>
    <w:rsid w:val="00F70B5D"/>
    <w:rsid w:val="00F70BC7"/>
    <w:rsid w:val="00F70C67"/>
    <w:rsid w:val="00F70E28"/>
    <w:rsid w:val="00F71589"/>
    <w:rsid w:val="00F715D9"/>
    <w:rsid w:val="00F71642"/>
    <w:rsid w:val="00F71E13"/>
    <w:rsid w:val="00F73430"/>
    <w:rsid w:val="00F73507"/>
    <w:rsid w:val="00F7379A"/>
    <w:rsid w:val="00F737F4"/>
    <w:rsid w:val="00F739F0"/>
    <w:rsid w:val="00F739FE"/>
    <w:rsid w:val="00F73D4D"/>
    <w:rsid w:val="00F740FB"/>
    <w:rsid w:val="00F7412B"/>
    <w:rsid w:val="00F741BA"/>
    <w:rsid w:val="00F743C4"/>
    <w:rsid w:val="00F746BB"/>
    <w:rsid w:val="00F74964"/>
    <w:rsid w:val="00F74A2E"/>
    <w:rsid w:val="00F74AA6"/>
    <w:rsid w:val="00F74C8C"/>
    <w:rsid w:val="00F75515"/>
    <w:rsid w:val="00F75719"/>
    <w:rsid w:val="00F75F11"/>
    <w:rsid w:val="00F765B7"/>
    <w:rsid w:val="00F7675E"/>
    <w:rsid w:val="00F768C0"/>
    <w:rsid w:val="00F76D3F"/>
    <w:rsid w:val="00F76EAA"/>
    <w:rsid w:val="00F774B1"/>
    <w:rsid w:val="00F77628"/>
    <w:rsid w:val="00F77FD3"/>
    <w:rsid w:val="00F8002F"/>
    <w:rsid w:val="00F803B1"/>
    <w:rsid w:val="00F80821"/>
    <w:rsid w:val="00F80902"/>
    <w:rsid w:val="00F80AB5"/>
    <w:rsid w:val="00F80F96"/>
    <w:rsid w:val="00F810EA"/>
    <w:rsid w:val="00F814BE"/>
    <w:rsid w:val="00F815F7"/>
    <w:rsid w:val="00F81673"/>
    <w:rsid w:val="00F81724"/>
    <w:rsid w:val="00F81906"/>
    <w:rsid w:val="00F81AEE"/>
    <w:rsid w:val="00F81E04"/>
    <w:rsid w:val="00F81FBF"/>
    <w:rsid w:val="00F82098"/>
    <w:rsid w:val="00F827DC"/>
    <w:rsid w:val="00F82E86"/>
    <w:rsid w:val="00F8310F"/>
    <w:rsid w:val="00F833A8"/>
    <w:rsid w:val="00F8342F"/>
    <w:rsid w:val="00F837B3"/>
    <w:rsid w:val="00F837E2"/>
    <w:rsid w:val="00F8388F"/>
    <w:rsid w:val="00F83BB3"/>
    <w:rsid w:val="00F842E1"/>
    <w:rsid w:val="00F84325"/>
    <w:rsid w:val="00F848C0"/>
    <w:rsid w:val="00F84BA5"/>
    <w:rsid w:val="00F84DC7"/>
    <w:rsid w:val="00F85363"/>
    <w:rsid w:val="00F85E66"/>
    <w:rsid w:val="00F85F8D"/>
    <w:rsid w:val="00F8600E"/>
    <w:rsid w:val="00F86446"/>
    <w:rsid w:val="00F86479"/>
    <w:rsid w:val="00F86B42"/>
    <w:rsid w:val="00F86E1D"/>
    <w:rsid w:val="00F86F75"/>
    <w:rsid w:val="00F87324"/>
    <w:rsid w:val="00F87633"/>
    <w:rsid w:val="00F87656"/>
    <w:rsid w:val="00F8778C"/>
    <w:rsid w:val="00F87A06"/>
    <w:rsid w:val="00F90721"/>
    <w:rsid w:val="00F90D55"/>
    <w:rsid w:val="00F90DC5"/>
    <w:rsid w:val="00F91120"/>
    <w:rsid w:val="00F9153F"/>
    <w:rsid w:val="00F919C4"/>
    <w:rsid w:val="00F91F1B"/>
    <w:rsid w:val="00F9214E"/>
    <w:rsid w:val="00F924E0"/>
    <w:rsid w:val="00F92DCE"/>
    <w:rsid w:val="00F92F05"/>
    <w:rsid w:val="00F92F06"/>
    <w:rsid w:val="00F92F8E"/>
    <w:rsid w:val="00F931C7"/>
    <w:rsid w:val="00F9333B"/>
    <w:rsid w:val="00F935F6"/>
    <w:rsid w:val="00F93D73"/>
    <w:rsid w:val="00F93E3F"/>
    <w:rsid w:val="00F94065"/>
    <w:rsid w:val="00F94A3E"/>
    <w:rsid w:val="00F94B68"/>
    <w:rsid w:val="00F94BA2"/>
    <w:rsid w:val="00F94BC6"/>
    <w:rsid w:val="00F94CA5"/>
    <w:rsid w:val="00F94F4E"/>
    <w:rsid w:val="00F95014"/>
    <w:rsid w:val="00F95413"/>
    <w:rsid w:val="00F9556D"/>
    <w:rsid w:val="00F958F2"/>
    <w:rsid w:val="00F958FF"/>
    <w:rsid w:val="00F95C79"/>
    <w:rsid w:val="00F95DA5"/>
    <w:rsid w:val="00F96234"/>
    <w:rsid w:val="00F96304"/>
    <w:rsid w:val="00F96349"/>
    <w:rsid w:val="00F963D7"/>
    <w:rsid w:val="00F96413"/>
    <w:rsid w:val="00F9694A"/>
    <w:rsid w:val="00F96A7E"/>
    <w:rsid w:val="00F96C65"/>
    <w:rsid w:val="00F96DE7"/>
    <w:rsid w:val="00F97405"/>
    <w:rsid w:val="00F979A8"/>
    <w:rsid w:val="00F97B44"/>
    <w:rsid w:val="00F97E15"/>
    <w:rsid w:val="00FA01D0"/>
    <w:rsid w:val="00FA09D3"/>
    <w:rsid w:val="00FA0D71"/>
    <w:rsid w:val="00FA10F8"/>
    <w:rsid w:val="00FA17F2"/>
    <w:rsid w:val="00FA24FD"/>
    <w:rsid w:val="00FA25A7"/>
    <w:rsid w:val="00FA30A0"/>
    <w:rsid w:val="00FA30E8"/>
    <w:rsid w:val="00FA31E1"/>
    <w:rsid w:val="00FA3668"/>
    <w:rsid w:val="00FA3B63"/>
    <w:rsid w:val="00FA3BAA"/>
    <w:rsid w:val="00FA40B8"/>
    <w:rsid w:val="00FA479A"/>
    <w:rsid w:val="00FA4811"/>
    <w:rsid w:val="00FA4D5A"/>
    <w:rsid w:val="00FA502E"/>
    <w:rsid w:val="00FA5260"/>
    <w:rsid w:val="00FA5505"/>
    <w:rsid w:val="00FA5987"/>
    <w:rsid w:val="00FA5A93"/>
    <w:rsid w:val="00FA5FDD"/>
    <w:rsid w:val="00FA6502"/>
    <w:rsid w:val="00FA688F"/>
    <w:rsid w:val="00FA6BF4"/>
    <w:rsid w:val="00FA73BD"/>
    <w:rsid w:val="00FA7526"/>
    <w:rsid w:val="00FA78FE"/>
    <w:rsid w:val="00FA7E02"/>
    <w:rsid w:val="00FB00E5"/>
    <w:rsid w:val="00FB02C7"/>
    <w:rsid w:val="00FB078A"/>
    <w:rsid w:val="00FB0B2F"/>
    <w:rsid w:val="00FB162C"/>
    <w:rsid w:val="00FB1771"/>
    <w:rsid w:val="00FB17EE"/>
    <w:rsid w:val="00FB222C"/>
    <w:rsid w:val="00FB2236"/>
    <w:rsid w:val="00FB235B"/>
    <w:rsid w:val="00FB2645"/>
    <w:rsid w:val="00FB2B16"/>
    <w:rsid w:val="00FB338A"/>
    <w:rsid w:val="00FB3665"/>
    <w:rsid w:val="00FB3CAB"/>
    <w:rsid w:val="00FB4295"/>
    <w:rsid w:val="00FB4A83"/>
    <w:rsid w:val="00FB4A87"/>
    <w:rsid w:val="00FB4FE7"/>
    <w:rsid w:val="00FB5889"/>
    <w:rsid w:val="00FB5A02"/>
    <w:rsid w:val="00FB5CD0"/>
    <w:rsid w:val="00FB5DF5"/>
    <w:rsid w:val="00FB6327"/>
    <w:rsid w:val="00FB65BA"/>
    <w:rsid w:val="00FB70F4"/>
    <w:rsid w:val="00FB7289"/>
    <w:rsid w:val="00FB76FB"/>
    <w:rsid w:val="00FB7826"/>
    <w:rsid w:val="00FB7BB9"/>
    <w:rsid w:val="00FB7D36"/>
    <w:rsid w:val="00FC003D"/>
    <w:rsid w:val="00FC005E"/>
    <w:rsid w:val="00FC0187"/>
    <w:rsid w:val="00FC0484"/>
    <w:rsid w:val="00FC0704"/>
    <w:rsid w:val="00FC0C3C"/>
    <w:rsid w:val="00FC0CE4"/>
    <w:rsid w:val="00FC0F36"/>
    <w:rsid w:val="00FC113A"/>
    <w:rsid w:val="00FC17A2"/>
    <w:rsid w:val="00FC199D"/>
    <w:rsid w:val="00FC1AA2"/>
    <w:rsid w:val="00FC1F9C"/>
    <w:rsid w:val="00FC2A87"/>
    <w:rsid w:val="00FC2DDE"/>
    <w:rsid w:val="00FC2E57"/>
    <w:rsid w:val="00FC304A"/>
    <w:rsid w:val="00FC38AC"/>
    <w:rsid w:val="00FC3DC7"/>
    <w:rsid w:val="00FC411E"/>
    <w:rsid w:val="00FC42CA"/>
    <w:rsid w:val="00FC4491"/>
    <w:rsid w:val="00FC48D2"/>
    <w:rsid w:val="00FC49F5"/>
    <w:rsid w:val="00FC4BF4"/>
    <w:rsid w:val="00FC51D5"/>
    <w:rsid w:val="00FC592E"/>
    <w:rsid w:val="00FC5A5A"/>
    <w:rsid w:val="00FC5CEB"/>
    <w:rsid w:val="00FC5D45"/>
    <w:rsid w:val="00FC632E"/>
    <w:rsid w:val="00FC6563"/>
    <w:rsid w:val="00FC6B95"/>
    <w:rsid w:val="00FC7034"/>
    <w:rsid w:val="00FC734D"/>
    <w:rsid w:val="00FC77BA"/>
    <w:rsid w:val="00FC7CA8"/>
    <w:rsid w:val="00FC7E4E"/>
    <w:rsid w:val="00FC7F22"/>
    <w:rsid w:val="00FD030B"/>
    <w:rsid w:val="00FD04CC"/>
    <w:rsid w:val="00FD0C7B"/>
    <w:rsid w:val="00FD0E24"/>
    <w:rsid w:val="00FD1022"/>
    <w:rsid w:val="00FD13C5"/>
    <w:rsid w:val="00FD1411"/>
    <w:rsid w:val="00FD1946"/>
    <w:rsid w:val="00FD1AF6"/>
    <w:rsid w:val="00FD1F5A"/>
    <w:rsid w:val="00FD23A4"/>
    <w:rsid w:val="00FD26F8"/>
    <w:rsid w:val="00FD29A7"/>
    <w:rsid w:val="00FD2DEB"/>
    <w:rsid w:val="00FD2F37"/>
    <w:rsid w:val="00FD37B6"/>
    <w:rsid w:val="00FD3800"/>
    <w:rsid w:val="00FD39A3"/>
    <w:rsid w:val="00FD3A9F"/>
    <w:rsid w:val="00FD3DF7"/>
    <w:rsid w:val="00FD41C2"/>
    <w:rsid w:val="00FD4946"/>
    <w:rsid w:val="00FD4C73"/>
    <w:rsid w:val="00FD526A"/>
    <w:rsid w:val="00FD56E8"/>
    <w:rsid w:val="00FD56F7"/>
    <w:rsid w:val="00FD5F46"/>
    <w:rsid w:val="00FD61A8"/>
    <w:rsid w:val="00FD62E2"/>
    <w:rsid w:val="00FD6990"/>
    <w:rsid w:val="00FD6D7D"/>
    <w:rsid w:val="00FD6E85"/>
    <w:rsid w:val="00FD6FBD"/>
    <w:rsid w:val="00FD7257"/>
    <w:rsid w:val="00FD7267"/>
    <w:rsid w:val="00FD72C4"/>
    <w:rsid w:val="00FD7893"/>
    <w:rsid w:val="00FD7BE3"/>
    <w:rsid w:val="00FD7BF7"/>
    <w:rsid w:val="00FE00C8"/>
    <w:rsid w:val="00FE00FA"/>
    <w:rsid w:val="00FE05FE"/>
    <w:rsid w:val="00FE0A90"/>
    <w:rsid w:val="00FE0FE1"/>
    <w:rsid w:val="00FE11BD"/>
    <w:rsid w:val="00FE13B3"/>
    <w:rsid w:val="00FE15AA"/>
    <w:rsid w:val="00FE1781"/>
    <w:rsid w:val="00FE1862"/>
    <w:rsid w:val="00FE1A74"/>
    <w:rsid w:val="00FE1A94"/>
    <w:rsid w:val="00FE2019"/>
    <w:rsid w:val="00FE219E"/>
    <w:rsid w:val="00FE23A5"/>
    <w:rsid w:val="00FE275A"/>
    <w:rsid w:val="00FE29B3"/>
    <w:rsid w:val="00FE2A08"/>
    <w:rsid w:val="00FE2DCB"/>
    <w:rsid w:val="00FE300A"/>
    <w:rsid w:val="00FE31EA"/>
    <w:rsid w:val="00FE4088"/>
    <w:rsid w:val="00FE4161"/>
    <w:rsid w:val="00FE442A"/>
    <w:rsid w:val="00FE4866"/>
    <w:rsid w:val="00FE4CA6"/>
    <w:rsid w:val="00FE510F"/>
    <w:rsid w:val="00FE5115"/>
    <w:rsid w:val="00FE539B"/>
    <w:rsid w:val="00FE59CA"/>
    <w:rsid w:val="00FE5B45"/>
    <w:rsid w:val="00FE5E66"/>
    <w:rsid w:val="00FE61E5"/>
    <w:rsid w:val="00FE6491"/>
    <w:rsid w:val="00FE67F4"/>
    <w:rsid w:val="00FE6802"/>
    <w:rsid w:val="00FE691B"/>
    <w:rsid w:val="00FE70B0"/>
    <w:rsid w:val="00FE72F4"/>
    <w:rsid w:val="00FE73E7"/>
    <w:rsid w:val="00FE7D77"/>
    <w:rsid w:val="00FF028E"/>
    <w:rsid w:val="00FF06EF"/>
    <w:rsid w:val="00FF0AB9"/>
    <w:rsid w:val="00FF0AD7"/>
    <w:rsid w:val="00FF0C01"/>
    <w:rsid w:val="00FF11BB"/>
    <w:rsid w:val="00FF1346"/>
    <w:rsid w:val="00FF13F0"/>
    <w:rsid w:val="00FF1976"/>
    <w:rsid w:val="00FF1D70"/>
    <w:rsid w:val="00FF1DCD"/>
    <w:rsid w:val="00FF2220"/>
    <w:rsid w:val="00FF234F"/>
    <w:rsid w:val="00FF257E"/>
    <w:rsid w:val="00FF26EA"/>
    <w:rsid w:val="00FF332D"/>
    <w:rsid w:val="00FF34AB"/>
    <w:rsid w:val="00FF3B30"/>
    <w:rsid w:val="00FF3D86"/>
    <w:rsid w:val="00FF3E65"/>
    <w:rsid w:val="00FF3EF4"/>
    <w:rsid w:val="00FF420C"/>
    <w:rsid w:val="00FF46B7"/>
    <w:rsid w:val="00FF4993"/>
    <w:rsid w:val="00FF4DED"/>
    <w:rsid w:val="00FF5002"/>
    <w:rsid w:val="00FF5AAD"/>
    <w:rsid w:val="00FF5D54"/>
    <w:rsid w:val="00FF6204"/>
    <w:rsid w:val="00FF658C"/>
    <w:rsid w:val="00FF6BDC"/>
    <w:rsid w:val="00FF731A"/>
    <w:rsid w:val="00FF73F6"/>
    <w:rsid w:val="00FF785D"/>
    <w:rsid w:val="00FF7B1E"/>
    <w:rsid w:val="0164335F"/>
    <w:rsid w:val="0295C3E3"/>
    <w:rsid w:val="02F0C7E6"/>
    <w:rsid w:val="032EBECE"/>
    <w:rsid w:val="037162FF"/>
    <w:rsid w:val="048205BE"/>
    <w:rsid w:val="0527E6ED"/>
    <w:rsid w:val="059DEF3E"/>
    <w:rsid w:val="069F1DE7"/>
    <w:rsid w:val="0725AA13"/>
    <w:rsid w:val="0834DB76"/>
    <w:rsid w:val="085CA4F8"/>
    <w:rsid w:val="08919A35"/>
    <w:rsid w:val="099A352C"/>
    <w:rsid w:val="09F92C87"/>
    <w:rsid w:val="0ABD5785"/>
    <w:rsid w:val="0D55D250"/>
    <w:rsid w:val="0DB6B574"/>
    <w:rsid w:val="0DCEAFDE"/>
    <w:rsid w:val="0E3E87F5"/>
    <w:rsid w:val="10EFAC0E"/>
    <w:rsid w:val="11063317"/>
    <w:rsid w:val="111AC565"/>
    <w:rsid w:val="14BABEBF"/>
    <w:rsid w:val="14BDBE6E"/>
    <w:rsid w:val="15716A6B"/>
    <w:rsid w:val="15D46DAF"/>
    <w:rsid w:val="1724E12A"/>
    <w:rsid w:val="1731EA60"/>
    <w:rsid w:val="1765C0A9"/>
    <w:rsid w:val="17B46787"/>
    <w:rsid w:val="17B475AE"/>
    <w:rsid w:val="1B51C833"/>
    <w:rsid w:val="1B59F671"/>
    <w:rsid w:val="1B7D18BA"/>
    <w:rsid w:val="1B9C6C2D"/>
    <w:rsid w:val="1C40FB00"/>
    <w:rsid w:val="1C87E6D1"/>
    <w:rsid w:val="1CABA968"/>
    <w:rsid w:val="1CE019BF"/>
    <w:rsid w:val="1D3F0B11"/>
    <w:rsid w:val="1D71C3B5"/>
    <w:rsid w:val="1DF82609"/>
    <w:rsid w:val="1E36F5DA"/>
    <w:rsid w:val="1E80E51D"/>
    <w:rsid w:val="1F1F1F86"/>
    <w:rsid w:val="1F9E90BA"/>
    <w:rsid w:val="210539DB"/>
    <w:rsid w:val="219DB3F6"/>
    <w:rsid w:val="22F72855"/>
    <w:rsid w:val="23E5D5BA"/>
    <w:rsid w:val="2406FD06"/>
    <w:rsid w:val="246052CD"/>
    <w:rsid w:val="24827383"/>
    <w:rsid w:val="24FA1B8D"/>
    <w:rsid w:val="26BA60C8"/>
    <w:rsid w:val="26C1EE10"/>
    <w:rsid w:val="278ED03D"/>
    <w:rsid w:val="2841697C"/>
    <w:rsid w:val="2896F47D"/>
    <w:rsid w:val="28CE5321"/>
    <w:rsid w:val="28D922F7"/>
    <w:rsid w:val="2966C53B"/>
    <w:rsid w:val="29C7C317"/>
    <w:rsid w:val="2A4E4383"/>
    <w:rsid w:val="2A7182D6"/>
    <w:rsid w:val="2B4D2A1A"/>
    <w:rsid w:val="2B742EEB"/>
    <w:rsid w:val="2C060873"/>
    <w:rsid w:val="2C9A9A58"/>
    <w:rsid w:val="2CCF36FD"/>
    <w:rsid w:val="2D0C3B28"/>
    <w:rsid w:val="2E2F0D4A"/>
    <w:rsid w:val="2E7958BF"/>
    <w:rsid w:val="2EF3A024"/>
    <w:rsid w:val="311F8478"/>
    <w:rsid w:val="31C53E3E"/>
    <w:rsid w:val="33E70DB3"/>
    <w:rsid w:val="34606E65"/>
    <w:rsid w:val="356F8F0F"/>
    <w:rsid w:val="3596DD17"/>
    <w:rsid w:val="361EF7D2"/>
    <w:rsid w:val="372C99FD"/>
    <w:rsid w:val="37DB249C"/>
    <w:rsid w:val="37FF9112"/>
    <w:rsid w:val="389DA397"/>
    <w:rsid w:val="38E23CB9"/>
    <w:rsid w:val="392C502A"/>
    <w:rsid w:val="3AE02835"/>
    <w:rsid w:val="3BD8E39B"/>
    <w:rsid w:val="3BF24C21"/>
    <w:rsid w:val="3BFFD361"/>
    <w:rsid w:val="3C746275"/>
    <w:rsid w:val="3C9FC129"/>
    <w:rsid w:val="3F485CAF"/>
    <w:rsid w:val="3F7116B5"/>
    <w:rsid w:val="409035FA"/>
    <w:rsid w:val="41FBCD34"/>
    <w:rsid w:val="43CC3BAA"/>
    <w:rsid w:val="43E96855"/>
    <w:rsid w:val="44BCCA38"/>
    <w:rsid w:val="453BDDAE"/>
    <w:rsid w:val="46E5D36A"/>
    <w:rsid w:val="473D98C7"/>
    <w:rsid w:val="47978B2E"/>
    <w:rsid w:val="48CE98BA"/>
    <w:rsid w:val="48D63DC6"/>
    <w:rsid w:val="4A0C9B9C"/>
    <w:rsid w:val="4A98CC69"/>
    <w:rsid w:val="4B9D9142"/>
    <w:rsid w:val="4C1F0641"/>
    <w:rsid w:val="4D25E2E2"/>
    <w:rsid w:val="4D5B43E8"/>
    <w:rsid w:val="4DDFC3CB"/>
    <w:rsid w:val="4E868440"/>
    <w:rsid w:val="5030427F"/>
    <w:rsid w:val="503DE5F1"/>
    <w:rsid w:val="50A6091E"/>
    <w:rsid w:val="50FC4E04"/>
    <w:rsid w:val="51222686"/>
    <w:rsid w:val="517C9950"/>
    <w:rsid w:val="5241EFDA"/>
    <w:rsid w:val="53392DDD"/>
    <w:rsid w:val="533CB23B"/>
    <w:rsid w:val="5402F372"/>
    <w:rsid w:val="548E95F3"/>
    <w:rsid w:val="54983B42"/>
    <w:rsid w:val="555ECA70"/>
    <w:rsid w:val="55FB0E25"/>
    <w:rsid w:val="57D93387"/>
    <w:rsid w:val="58A80E66"/>
    <w:rsid w:val="58BAF765"/>
    <w:rsid w:val="5971F26B"/>
    <w:rsid w:val="5A750C7F"/>
    <w:rsid w:val="5AA71AA8"/>
    <w:rsid w:val="5AE36694"/>
    <w:rsid w:val="5D3AACB5"/>
    <w:rsid w:val="5D710461"/>
    <w:rsid w:val="5E309EAF"/>
    <w:rsid w:val="5E5E9609"/>
    <w:rsid w:val="5FBE936A"/>
    <w:rsid w:val="601B8E63"/>
    <w:rsid w:val="60FE95F4"/>
    <w:rsid w:val="61696A32"/>
    <w:rsid w:val="62252394"/>
    <w:rsid w:val="623E6020"/>
    <w:rsid w:val="625356D5"/>
    <w:rsid w:val="62853461"/>
    <w:rsid w:val="62D264C8"/>
    <w:rsid w:val="632B31BD"/>
    <w:rsid w:val="642104C2"/>
    <w:rsid w:val="64E902C0"/>
    <w:rsid w:val="6729B7FB"/>
    <w:rsid w:val="68447AF1"/>
    <w:rsid w:val="6AD5B36C"/>
    <w:rsid w:val="6E805E50"/>
    <w:rsid w:val="6E92DAA1"/>
    <w:rsid w:val="6ECC2521"/>
    <w:rsid w:val="6F71F398"/>
    <w:rsid w:val="6FEEBE92"/>
    <w:rsid w:val="708D05CF"/>
    <w:rsid w:val="7125E0AC"/>
    <w:rsid w:val="71427FB8"/>
    <w:rsid w:val="71D234DA"/>
    <w:rsid w:val="72D05983"/>
    <w:rsid w:val="7414912A"/>
    <w:rsid w:val="7461F42B"/>
    <w:rsid w:val="765194AF"/>
    <w:rsid w:val="7796BFFE"/>
    <w:rsid w:val="7812D91A"/>
    <w:rsid w:val="78205FB1"/>
    <w:rsid w:val="78B61F7D"/>
    <w:rsid w:val="79242785"/>
    <w:rsid w:val="7982519C"/>
    <w:rsid w:val="79FA5FE8"/>
    <w:rsid w:val="7ABC3DD7"/>
    <w:rsid w:val="7C0362CC"/>
    <w:rsid w:val="7C3E51D1"/>
    <w:rsid w:val="7C79171B"/>
    <w:rsid w:val="7D5B9A0B"/>
    <w:rsid w:val="7D9A3131"/>
    <w:rsid w:val="7E1CDA04"/>
    <w:rsid w:val="7E56A20C"/>
    <w:rsid w:val="7E7ABFF1"/>
    <w:rsid w:val="7EBCDBA7"/>
    <w:rsid w:val="7EDFEC85"/>
    <w:rsid w:val="7F244AA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B2409"/>
  <w15:chartTrackingRefBased/>
  <w15:docId w15:val="{D867EE21-D024-4A23-BDE5-273A98840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2DD"/>
    <w:pPr>
      <w:suppressAutoHyphens/>
      <w:spacing w:line="240" w:lineRule="exact"/>
    </w:pPr>
    <w:rPr>
      <w:rFonts w:ascii="Times New Roman" w:eastAsiaTheme="minorHAnsi" w:hAnsi="Times New Roman" w:cs="Times New Roman"/>
      <w:spacing w:val="4"/>
      <w:w w:val="103"/>
      <w:kern w:val="14"/>
      <w:sz w:val="20"/>
      <w:szCs w:val="20"/>
      <w:lang w:val="en-GB" w:eastAsia="en-US"/>
      <w14:ligatures w14:val="none"/>
    </w:rPr>
  </w:style>
  <w:style w:type="paragraph" w:styleId="Heading1">
    <w:name w:val="heading 1"/>
    <w:basedOn w:val="Normal"/>
    <w:next w:val="Normal"/>
    <w:link w:val="Heading1Char"/>
    <w:uiPriority w:val="9"/>
    <w:qFormat/>
    <w:rsid w:val="00DD3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3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3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3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D3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D34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4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4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4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CED"/>
    <w:rPr>
      <w:rFonts w:asciiTheme="majorHAnsi" w:eastAsiaTheme="majorEastAsia" w:hAnsiTheme="majorHAnsi" w:cstheme="majorBidi"/>
      <w:color w:val="0F4761" w:themeColor="accent1" w:themeShade="BF"/>
      <w:spacing w:val="4"/>
      <w:w w:val="103"/>
      <w:kern w:val="14"/>
      <w:sz w:val="40"/>
      <w:szCs w:val="40"/>
      <w:lang w:val="en-GB" w:eastAsia="en-US"/>
      <w14:ligatures w14:val="none"/>
    </w:rPr>
  </w:style>
  <w:style w:type="character" w:customStyle="1" w:styleId="Heading2Char">
    <w:name w:val="Heading 2 Char"/>
    <w:basedOn w:val="DefaultParagraphFont"/>
    <w:link w:val="Heading2"/>
    <w:uiPriority w:val="9"/>
    <w:rsid w:val="002C2CED"/>
    <w:rPr>
      <w:rFonts w:asciiTheme="majorHAnsi" w:eastAsiaTheme="majorEastAsia" w:hAnsiTheme="majorHAnsi" w:cstheme="majorBidi"/>
      <w:color w:val="0F4761" w:themeColor="accent1" w:themeShade="BF"/>
      <w:spacing w:val="4"/>
      <w:w w:val="103"/>
      <w:kern w:val="14"/>
      <w:sz w:val="32"/>
      <w:szCs w:val="32"/>
      <w:lang w:val="en-GB" w:eastAsia="en-US"/>
      <w14:ligatures w14:val="none"/>
    </w:rPr>
  </w:style>
  <w:style w:type="character" w:customStyle="1" w:styleId="Heading3Char">
    <w:name w:val="Heading 3 Char"/>
    <w:basedOn w:val="DefaultParagraphFont"/>
    <w:link w:val="Heading3"/>
    <w:uiPriority w:val="9"/>
    <w:rsid w:val="002C2CED"/>
    <w:rPr>
      <w:rFonts w:ascii="Times New Roman" w:eastAsiaTheme="majorEastAsia" w:hAnsi="Times New Roman" w:cstheme="majorBidi"/>
      <w:color w:val="0F4761" w:themeColor="accent1" w:themeShade="BF"/>
      <w:spacing w:val="4"/>
      <w:w w:val="103"/>
      <w:kern w:val="14"/>
      <w:sz w:val="28"/>
      <w:szCs w:val="28"/>
      <w:lang w:val="en-GB" w:eastAsia="en-US"/>
      <w14:ligatures w14:val="none"/>
    </w:rPr>
  </w:style>
  <w:style w:type="character" w:customStyle="1" w:styleId="Heading4Char">
    <w:name w:val="Heading 4 Char"/>
    <w:basedOn w:val="DefaultParagraphFont"/>
    <w:link w:val="Heading4"/>
    <w:uiPriority w:val="9"/>
    <w:rsid w:val="002C2CED"/>
    <w:rPr>
      <w:rFonts w:ascii="Times New Roman" w:eastAsiaTheme="majorEastAsia" w:hAnsi="Times New Roman" w:cstheme="majorBidi"/>
      <w:i/>
      <w:iCs/>
      <w:color w:val="0F4761" w:themeColor="accent1" w:themeShade="BF"/>
      <w:spacing w:val="4"/>
      <w:w w:val="103"/>
      <w:kern w:val="14"/>
      <w:sz w:val="20"/>
      <w:szCs w:val="20"/>
      <w:lang w:val="en-GB" w:eastAsia="en-US"/>
      <w14:ligatures w14:val="none"/>
    </w:rPr>
  </w:style>
  <w:style w:type="character" w:customStyle="1" w:styleId="Heading5Char">
    <w:name w:val="Heading 5 Char"/>
    <w:basedOn w:val="DefaultParagraphFont"/>
    <w:link w:val="Heading5"/>
    <w:uiPriority w:val="9"/>
    <w:rsid w:val="002C2CED"/>
    <w:rPr>
      <w:rFonts w:ascii="Times New Roman" w:eastAsiaTheme="majorEastAsia" w:hAnsi="Times New Roman" w:cstheme="majorBidi"/>
      <w:color w:val="0F4761" w:themeColor="accent1" w:themeShade="BF"/>
      <w:spacing w:val="4"/>
      <w:w w:val="103"/>
      <w:kern w:val="14"/>
      <w:sz w:val="20"/>
      <w:szCs w:val="20"/>
      <w:lang w:val="en-GB" w:eastAsia="en-US"/>
      <w14:ligatures w14:val="none"/>
    </w:rPr>
  </w:style>
  <w:style w:type="character" w:customStyle="1" w:styleId="Heading6Char">
    <w:name w:val="Heading 6 Char"/>
    <w:basedOn w:val="DefaultParagraphFont"/>
    <w:link w:val="Heading6"/>
    <w:uiPriority w:val="9"/>
    <w:rsid w:val="002C2CED"/>
    <w:rPr>
      <w:rFonts w:ascii="Times New Roman" w:eastAsiaTheme="majorEastAsia" w:hAnsi="Times New Roman" w:cstheme="majorBidi"/>
      <w:i/>
      <w:iCs/>
      <w:color w:val="595959" w:themeColor="text1" w:themeTint="A6"/>
      <w:spacing w:val="4"/>
      <w:w w:val="103"/>
      <w:kern w:val="14"/>
      <w:sz w:val="20"/>
      <w:szCs w:val="20"/>
      <w:lang w:val="en-GB" w:eastAsia="en-US"/>
      <w14:ligatures w14:val="none"/>
    </w:rPr>
  </w:style>
  <w:style w:type="character" w:customStyle="1" w:styleId="Heading7Char">
    <w:name w:val="Heading 7 Char"/>
    <w:basedOn w:val="DefaultParagraphFont"/>
    <w:link w:val="Heading7"/>
    <w:uiPriority w:val="9"/>
    <w:semiHidden/>
    <w:rsid w:val="002C2CED"/>
    <w:rPr>
      <w:rFonts w:ascii="Times New Roman" w:eastAsiaTheme="majorEastAsia" w:hAnsi="Times New Roman" w:cstheme="majorBidi"/>
      <w:color w:val="595959" w:themeColor="text1" w:themeTint="A6"/>
      <w:spacing w:val="4"/>
      <w:w w:val="103"/>
      <w:kern w:val="14"/>
      <w:sz w:val="20"/>
      <w:szCs w:val="20"/>
      <w:lang w:val="en-GB" w:eastAsia="en-US"/>
      <w14:ligatures w14:val="none"/>
    </w:rPr>
  </w:style>
  <w:style w:type="character" w:customStyle="1" w:styleId="Heading8Char">
    <w:name w:val="Heading 8 Char"/>
    <w:basedOn w:val="DefaultParagraphFont"/>
    <w:link w:val="Heading8"/>
    <w:uiPriority w:val="9"/>
    <w:semiHidden/>
    <w:rsid w:val="002C2CED"/>
    <w:rPr>
      <w:rFonts w:ascii="Times New Roman" w:eastAsiaTheme="majorEastAsia" w:hAnsi="Times New Roman" w:cstheme="majorBidi"/>
      <w:i/>
      <w:iCs/>
      <w:color w:val="272727" w:themeColor="text1" w:themeTint="D8"/>
      <w:spacing w:val="4"/>
      <w:w w:val="103"/>
      <w:kern w:val="14"/>
      <w:sz w:val="20"/>
      <w:szCs w:val="20"/>
      <w:lang w:val="en-GB" w:eastAsia="en-US"/>
      <w14:ligatures w14:val="none"/>
    </w:rPr>
  </w:style>
  <w:style w:type="character" w:customStyle="1" w:styleId="Heading9Char">
    <w:name w:val="Heading 9 Char"/>
    <w:basedOn w:val="DefaultParagraphFont"/>
    <w:link w:val="Heading9"/>
    <w:uiPriority w:val="9"/>
    <w:semiHidden/>
    <w:rsid w:val="002C2CED"/>
    <w:rPr>
      <w:rFonts w:ascii="Times New Roman" w:eastAsiaTheme="majorEastAsia" w:hAnsi="Times New Roman" w:cstheme="majorBidi"/>
      <w:color w:val="272727" w:themeColor="text1" w:themeTint="D8"/>
      <w:spacing w:val="4"/>
      <w:w w:val="103"/>
      <w:kern w:val="14"/>
      <w:sz w:val="20"/>
      <w:szCs w:val="20"/>
      <w:lang w:val="en-GB" w:eastAsia="en-US"/>
      <w14:ligatures w14:val="none"/>
    </w:rPr>
  </w:style>
  <w:style w:type="paragraph" w:styleId="Title">
    <w:name w:val="Title"/>
    <w:basedOn w:val="Normal"/>
    <w:next w:val="Normal"/>
    <w:link w:val="TitleChar"/>
    <w:uiPriority w:val="10"/>
    <w:qFormat/>
    <w:rsid w:val="002C2C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C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C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2CED"/>
    <w:rPr>
      <w:i/>
      <w:iCs/>
      <w:color w:val="404040" w:themeColor="text1" w:themeTint="BF"/>
    </w:rPr>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Referen,3"/>
    <w:basedOn w:val="Normal"/>
    <w:link w:val="ListParagraphChar"/>
    <w:uiPriority w:val="34"/>
    <w:qFormat/>
    <w:rsid w:val="002C2CED"/>
    <w:pPr>
      <w:ind w:left="720"/>
      <w:contextualSpacing/>
    </w:pPr>
  </w:style>
  <w:style w:type="character" w:styleId="IntenseEmphasis">
    <w:name w:val="Intense Emphasis"/>
    <w:basedOn w:val="DefaultParagraphFont"/>
    <w:uiPriority w:val="21"/>
    <w:qFormat/>
    <w:rsid w:val="002C2CED"/>
    <w:rPr>
      <w:i/>
      <w:iCs/>
      <w:color w:val="0F4761" w:themeColor="accent1" w:themeShade="BF"/>
    </w:rPr>
  </w:style>
  <w:style w:type="paragraph" w:styleId="IntenseQuote">
    <w:name w:val="Intense Quote"/>
    <w:basedOn w:val="Normal"/>
    <w:next w:val="Normal"/>
    <w:link w:val="IntenseQuoteChar"/>
    <w:uiPriority w:val="30"/>
    <w:qFormat/>
    <w:rsid w:val="002C2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CED"/>
    <w:rPr>
      <w:i/>
      <w:iCs/>
      <w:color w:val="0F4761" w:themeColor="accent1" w:themeShade="BF"/>
    </w:rPr>
  </w:style>
  <w:style w:type="character" w:styleId="IntenseReference">
    <w:name w:val="Intense Reference"/>
    <w:basedOn w:val="DefaultParagraphFont"/>
    <w:uiPriority w:val="32"/>
    <w:qFormat/>
    <w:rsid w:val="002C2CED"/>
    <w:rPr>
      <w:b/>
      <w:bCs/>
      <w:smallCaps/>
      <w:color w:val="0F4761" w:themeColor="accent1" w:themeShade="BF"/>
      <w:spacing w:val="5"/>
    </w:rPr>
  </w:style>
  <w:style w:type="paragraph" w:customStyle="1" w:styleId="7P">
    <w:name w:val="_ 7_ P"/>
    <w:basedOn w:val="Normal"/>
    <w:next w:val="Normal"/>
    <w:qFormat/>
    <w:rsid w:val="002C2CE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paragraph" w:customStyle="1" w:styleId="H1">
    <w:name w:val="_ H_1"/>
    <w:basedOn w:val="Normal"/>
    <w:next w:val="SingleTxt"/>
    <w:link w:val="H1Char"/>
    <w:qFormat/>
    <w:rsid w:val="002C2CE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Normal"/>
    <w:rsid w:val="002C2CED"/>
    <w:pPr>
      <w:spacing w:line="300" w:lineRule="exact"/>
      <w:ind w:left="0" w:right="0" w:firstLine="0"/>
    </w:pPr>
    <w:rPr>
      <w:spacing w:val="-2"/>
      <w:sz w:val="28"/>
    </w:rPr>
  </w:style>
  <w:style w:type="paragraph" w:customStyle="1" w:styleId="HM">
    <w:name w:val="_ H __M"/>
    <w:basedOn w:val="HCh"/>
    <w:next w:val="Normal"/>
    <w:rsid w:val="002C2CED"/>
    <w:pPr>
      <w:spacing w:line="360" w:lineRule="exact"/>
    </w:pPr>
    <w:rPr>
      <w:spacing w:val="-3"/>
      <w:w w:val="99"/>
      <w:sz w:val="34"/>
    </w:rPr>
  </w:style>
  <w:style w:type="paragraph" w:customStyle="1" w:styleId="H23">
    <w:name w:val="_ H_2/3"/>
    <w:basedOn w:val="Normal"/>
    <w:next w:val="SingleTxt"/>
    <w:rsid w:val="002C2CED"/>
    <w:pPr>
      <w:outlineLvl w:val="1"/>
    </w:pPr>
    <w:rPr>
      <w:b/>
      <w:lang w:val="en-US"/>
    </w:rPr>
  </w:style>
  <w:style w:type="paragraph" w:customStyle="1" w:styleId="H4">
    <w:name w:val="_ H_4"/>
    <w:basedOn w:val="Normal"/>
    <w:next w:val="SingleTxt"/>
    <w:rsid w:val="002C2CE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2C2CE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2C2CED"/>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2C2CED"/>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2C2CED"/>
    <w:pPr>
      <w:spacing w:line="540" w:lineRule="exact"/>
    </w:pPr>
    <w:rPr>
      <w:spacing w:val="-8"/>
      <w:w w:val="96"/>
      <w:sz w:val="57"/>
    </w:rPr>
  </w:style>
  <w:style w:type="paragraph" w:customStyle="1" w:styleId="SS">
    <w:name w:val="__S_S"/>
    <w:basedOn w:val="HCh"/>
    <w:next w:val="Normal"/>
    <w:rsid w:val="002C2CED"/>
    <w:pPr>
      <w:ind w:left="1267" w:right="1267"/>
    </w:pPr>
  </w:style>
  <w:style w:type="paragraph" w:customStyle="1" w:styleId="SingleTxt">
    <w:name w:val="__Single Txt"/>
    <w:basedOn w:val="Normal"/>
    <w:link w:val="SingleTxtChar"/>
    <w:qFormat/>
    <w:rsid w:val="002C2CE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DD34C4"/>
    <w:pPr>
      <w:spacing w:line="240" w:lineRule="exact"/>
    </w:pPr>
    <w:rPr>
      <w:rFonts w:ascii="Times New Roman" w:eastAsiaTheme="minorHAnsi" w:hAnsi="Times New Roman" w:cs="Times New Roman"/>
      <w:spacing w:val="4"/>
      <w:w w:val="103"/>
      <w:kern w:val="14"/>
      <w:sz w:val="20"/>
      <w:szCs w:val="20"/>
      <w:lang w:val="en-GB" w:eastAsia="en-US"/>
      <w14:ligatures w14:val="none"/>
    </w:rPr>
  </w:style>
  <w:style w:type="paragraph" w:customStyle="1" w:styleId="TitleH1">
    <w:name w:val="Title_H1"/>
    <w:basedOn w:val="Normal"/>
    <w:next w:val="Normal"/>
    <w:qFormat/>
    <w:rsid w:val="002C2CED"/>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C2CED"/>
    <w:pPr>
      <w:spacing w:line="240" w:lineRule="exact"/>
      <w:ind w:left="0" w:right="5040" w:firstLine="0"/>
      <w:outlineLvl w:val="1"/>
    </w:pPr>
    <w:rPr>
      <w:sz w:val="20"/>
    </w:rPr>
  </w:style>
  <w:style w:type="paragraph" w:styleId="BalloonText">
    <w:name w:val="Balloon Text"/>
    <w:basedOn w:val="Normal"/>
    <w:link w:val="BalloonTextChar"/>
    <w:semiHidden/>
    <w:rsid w:val="002C2CED"/>
    <w:rPr>
      <w:rFonts w:ascii="Tahoma" w:hAnsi="Tahoma" w:cs="Tahoma"/>
      <w:sz w:val="16"/>
      <w:szCs w:val="16"/>
    </w:rPr>
  </w:style>
  <w:style w:type="character" w:customStyle="1" w:styleId="BalloonTextChar">
    <w:name w:val="Balloon Text Char"/>
    <w:basedOn w:val="DefaultParagraphFont"/>
    <w:link w:val="BalloonText"/>
    <w:semiHidden/>
    <w:rsid w:val="002C2CED"/>
    <w:rPr>
      <w:rFonts w:ascii="Tahoma" w:eastAsiaTheme="minorHAnsi" w:hAnsi="Tahoma" w:cs="Tahoma"/>
      <w:spacing w:val="4"/>
      <w:w w:val="103"/>
      <w:kern w:val="14"/>
      <w:sz w:val="16"/>
      <w:szCs w:val="16"/>
      <w:lang w:val="en-GB" w:eastAsia="en-US"/>
      <w14:ligatures w14:val="none"/>
    </w:rPr>
  </w:style>
  <w:style w:type="paragraph" w:customStyle="1" w:styleId="Bullet1">
    <w:name w:val="Bullet 1"/>
    <w:basedOn w:val="Normal"/>
    <w:qFormat/>
    <w:rsid w:val="002C2CED"/>
    <w:pPr>
      <w:numPr>
        <w:numId w:val="3"/>
      </w:numPr>
      <w:spacing w:after="120" w:line="240" w:lineRule="atLeast"/>
      <w:ind w:right="1267"/>
      <w:jc w:val="both"/>
    </w:pPr>
  </w:style>
  <w:style w:type="paragraph" w:customStyle="1" w:styleId="Bullet2">
    <w:name w:val="Bullet 2"/>
    <w:basedOn w:val="Normal"/>
    <w:qFormat/>
    <w:rsid w:val="002C2CED"/>
    <w:pPr>
      <w:numPr>
        <w:numId w:val="1"/>
      </w:numPr>
      <w:spacing w:after="120"/>
      <w:ind w:right="1264"/>
      <w:jc w:val="both"/>
    </w:pPr>
  </w:style>
  <w:style w:type="paragraph" w:customStyle="1" w:styleId="Bullet3">
    <w:name w:val="Bullet 3"/>
    <w:basedOn w:val="SingleTxt"/>
    <w:qFormat/>
    <w:rsid w:val="00DD34C4"/>
    <w:pPr>
      <w:numPr>
        <w:numId w:val="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num" w:pos="360"/>
      </w:tabs>
      <w:ind w:left="1267" w:firstLine="0"/>
    </w:pPr>
  </w:style>
  <w:style w:type="paragraph" w:styleId="Caption">
    <w:name w:val="caption"/>
    <w:basedOn w:val="Normal"/>
    <w:next w:val="Normal"/>
    <w:uiPriority w:val="35"/>
    <w:semiHidden/>
    <w:unhideWhenUsed/>
    <w:rsid w:val="002C2CED"/>
    <w:pPr>
      <w:spacing w:line="240" w:lineRule="auto"/>
    </w:pPr>
    <w:rPr>
      <w:b/>
      <w:bCs/>
      <w:color w:val="4F81BD"/>
      <w:sz w:val="18"/>
      <w:szCs w:val="18"/>
    </w:rPr>
  </w:style>
  <w:style w:type="character" w:styleId="CommentReference">
    <w:name w:val="annotation reference"/>
    <w:semiHidden/>
    <w:rsid w:val="002C2CED"/>
    <w:rPr>
      <w:sz w:val="6"/>
    </w:rPr>
  </w:style>
  <w:style w:type="paragraph" w:customStyle="1" w:styleId="Distribution">
    <w:name w:val="Distribution"/>
    <w:next w:val="Normal"/>
    <w:rsid w:val="00DD34C4"/>
    <w:pPr>
      <w:spacing w:before="240"/>
    </w:pPr>
    <w:rPr>
      <w:rFonts w:ascii="Times New Roman" w:eastAsiaTheme="minorHAnsi" w:hAnsi="Times New Roman" w:cs="Times New Roman"/>
      <w:spacing w:val="4"/>
      <w:w w:val="103"/>
      <w:kern w:val="14"/>
      <w:sz w:val="20"/>
      <w:szCs w:val="20"/>
      <w:lang w:val="en-GB" w:eastAsia="en-US"/>
      <w14:ligatures w14:val="none"/>
    </w:rPr>
  </w:style>
  <w:style w:type="character" w:styleId="EndnoteReference">
    <w:name w:val="endnote reference"/>
    <w:semiHidden/>
    <w:rsid w:val="002C2CED"/>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C2CED"/>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C2CED"/>
    <w:rPr>
      <w:rFonts w:ascii="Times New Roman" w:eastAsiaTheme="minorHAnsi" w:hAnsi="Times New Roman" w:cs="Times New Roman"/>
      <w:spacing w:val="5"/>
      <w:w w:val="103"/>
      <w:kern w:val="14"/>
      <w:sz w:val="17"/>
      <w:szCs w:val="20"/>
      <w:lang w:val="en-GB" w:eastAsia="en-US"/>
      <w14:ligatures w14:val="none"/>
    </w:rPr>
  </w:style>
  <w:style w:type="paragraph" w:styleId="EndnoteText">
    <w:name w:val="endnote text"/>
    <w:basedOn w:val="FootnoteText"/>
    <w:link w:val="EndnoteTextChar"/>
    <w:semiHidden/>
    <w:rsid w:val="002C2CED"/>
  </w:style>
  <w:style w:type="character" w:customStyle="1" w:styleId="EndnoteTextChar">
    <w:name w:val="Endnote Text Char"/>
    <w:basedOn w:val="DefaultParagraphFont"/>
    <w:link w:val="EndnoteText"/>
    <w:semiHidden/>
    <w:rsid w:val="002C2CED"/>
    <w:rPr>
      <w:rFonts w:ascii="Times New Roman" w:eastAsiaTheme="minorHAnsi" w:hAnsi="Times New Roman" w:cs="Times New Roman"/>
      <w:spacing w:val="5"/>
      <w:w w:val="103"/>
      <w:kern w:val="14"/>
      <w:sz w:val="17"/>
      <w:szCs w:val="20"/>
      <w:lang w:val="en-GB" w:eastAsia="en-US"/>
      <w14:ligatures w14:val="none"/>
    </w:rPr>
  </w:style>
  <w:style w:type="paragraph" w:styleId="Footer">
    <w:name w:val="footer"/>
    <w:link w:val="FooterChar"/>
    <w:rsid w:val="00DD34C4"/>
    <w:pPr>
      <w:tabs>
        <w:tab w:val="center" w:pos="4320"/>
        <w:tab w:val="right" w:pos="8640"/>
      </w:tabs>
    </w:pPr>
    <w:rPr>
      <w:rFonts w:ascii="Times New Roman" w:eastAsiaTheme="minorHAnsi" w:hAnsi="Times New Roman" w:cs="Times New Roman"/>
      <w:b/>
      <w:noProof/>
      <w:kern w:val="0"/>
      <w:sz w:val="17"/>
      <w:szCs w:val="20"/>
      <w:lang w:eastAsia="en-US"/>
      <w14:ligatures w14:val="none"/>
    </w:rPr>
  </w:style>
  <w:style w:type="character" w:customStyle="1" w:styleId="FooterChar">
    <w:name w:val="Footer Char"/>
    <w:basedOn w:val="DefaultParagraphFont"/>
    <w:link w:val="Footer"/>
    <w:rsid w:val="002C2CED"/>
    <w:rPr>
      <w:rFonts w:ascii="Times New Roman" w:eastAsiaTheme="minorHAnsi" w:hAnsi="Times New Roman" w:cs="Times New Roman"/>
      <w:b/>
      <w:noProof/>
      <w:kern w:val="0"/>
      <w:sz w:val="17"/>
      <w:szCs w:val="20"/>
      <w:lang w:eastAsia="en-US"/>
      <w14:ligatures w14:val="none"/>
    </w:rPr>
  </w:style>
  <w:style w:type="character" w:styleId="FootnoteReference">
    <w:name w:val="footnote reference"/>
    <w:semiHidden/>
    <w:rsid w:val="002C2CED"/>
    <w:rPr>
      <w:color w:val="auto"/>
      <w:spacing w:val="5"/>
      <w:w w:val="103"/>
      <w:kern w:val="14"/>
      <w:position w:val="0"/>
      <w:vertAlign w:val="superscript"/>
      <w14:ligatures w14:val="none"/>
      <w14:numForm w14:val="default"/>
      <w14:numSpacing w14:val="default"/>
      <w14:stylisticSets/>
      <w14:cntxtAlts w14:val="0"/>
    </w:rPr>
  </w:style>
  <w:style w:type="paragraph" w:customStyle="1" w:styleId="HdBanner">
    <w:name w:val="Hd Banner"/>
    <w:basedOn w:val="Normal"/>
    <w:next w:val="Normal"/>
    <w:qFormat/>
    <w:rsid w:val="002C2CED"/>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2C2CED"/>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2C2CED"/>
    <w:pPr>
      <w:spacing w:before="240"/>
    </w:pPr>
    <w:rPr>
      <w:b/>
      <w:spacing w:val="-2"/>
      <w:w w:val="100"/>
    </w:rPr>
  </w:style>
  <w:style w:type="paragraph" w:customStyle="1" w:styleId="HdChapterBdLg">
    <w:name w:val="Hd Chapter Bd Lg"/>
    <w:basedOn w:val="HdChapterBD"/>
    <w:next w:val="Normal"/>
    <w:qFormat/>
    <w:rsid w:val="002C2CED"/>
    <w:rPr>
      <w:spacing w:val="-3"/>
      <w:w w:val="99"/>
      <w:kern w:val="14"/>
      <w:sz w:val="34"/>
      <w:szCs w:val="34"/>
    </w:rPr>
  </w:style>
  <w:style w:type="paragraph" w:styleId="Header">
    <w:name w:val="header"/>
    <w:link w:val="HeaderChar"/>
    <w:uiPriority w:val="99"/>
    <w:rsid w:val="00DD34C4"/>
    <w:pPr>
      <w:tabs>
        <w:tab w:val="center" w:pos="4320"/>
        <w:tab w:val="right" w:pos="8640"/>
      </w:tabs>
    </w:pPr>
    <w:rPr>
      <w:rFonts w:ascii="Times New Roman" w:eastAsiaTheme="minorHAnsi" w:hAnsi="Times New Roman" w:cs="Times New Roman"/>
      <w:noProof/>
      <w:kern w:val="0"/>
      <w:sz w:val="17"/>
      <w:szCs w:val="20"/>
      <w:lang w:eastAsia="en-US"/>
      <w14:ligatures w14:val="none"/>
    </w:rPr>
  </w:style>
  <w:style w:type="character" w:customStyle="1" w:styleId="HeaderChar">
    <w:name w:val="Header Char"/>
    <w:basedOn w:val="DefaultParagraphFont"/>
    <w:link w:val="Header"/>
    <w:uiPriority w:val="99"/>
    <w:rsid w:val="002C2CED"/>
    <w:rPr>
      <w:rFonts w:ascii="Times New Roman" w:eastAsiaTheme="minorHAnsi" w:hAnsi="Times New Roman" w:cs="Times New Roman"/>
      <w:noProof/>
      <w:kern w:val="0"/>
      <w:sz w:val="17"/>
      <w:szCs w:val="20"/>
      <w:lang w:eastAsia="en-US"/>
      <w14:ligatures w14:val="none"/>
    </w:rPr>
  </w:style>
  <w:style w:type="paragraph" w:customStyle="1" w:styleId="JournalHeading1">
    <w:name w:val="Journal_Heading1"/>
    <w:basedOn w:val="Normal"/>
    <w:next w:val="Normal"/>
    <w:qFormat/>
    <w:rsid w:val="002C2CED"/>
    <w:pPr>
      <w:keepNext/>
      <w:spacing w:before="190" w:line="270" w:lineRule="exact"/>
    </w:pPr>
    <w:rPr>
      <w:b/>
      <w:sz w:val="24"/>
    </w:rPr>
  </w:style>
  <w:style w:type="paragraph" w:customStyle="1" w:styleId="JournalHeading2">
    <w:name w:val="Journal_Heading2"/>
    <w:basedOn w:val="Normal"/>
    <w:next w:val="Normal"/>
    <w:qFormat/>
    <w:rsid w:val="002C2CED"/>
    <w:pPr>
      <w:keepNext/>
      <w:keepLines/>
      <w:spacing w:before="240"/>
      <w:outlineLvl w:val="1"/>
    </w:pPr>
    <w:rPr>
      <w:b/>
      <w:spacing w:val="2"/>
    </w:rPr>
  </w:style>
  <w:style w:type="paragraph" w:customStyle="1" w:styleId="JournalHeading4">
    <w:name w:val="Journal_Heading4"/>
    <w:basedOn w:val="Normal"/>
    <w:next w:val="Normal"/>
    <w:qFormat/>
    <w:rsid w:val="002C2CED"/>
    <w:pPr>
      <w:keepNext/>
      <w:keepLines/>
      <w:spacing w:before="240"/>
      <w:outlineLvl w:val="3"/>
    </w:pPr>
    <w:rPr>
      <w:i/>
    </w:rPr>
  </w:style>
  <w:style w:type="character" w:styleId="LineNumber">
    <w:name w:val="line number"/>
    <w:rsid w:val="002C2CED"/>
    <w:rPr>
      <w:sz w:val="14"/>
    </w:rPr>
  </w:style>
  <w:style w:type="paragraph" w:styleId="NoSpacing">
    <w:name w:val="No Spacing"/>
    <w:basedOn w:val="Normal"/>
    <w:uiPriority w:val="1"/>
    <w:rsid w:val="002C2CED"/>
    <w:pPr>
      <w:spacing w:line="240" w:lineRule="auto"/>
    </w:pPr>
  </w:style>
  <w:style w:type="paragraph" w:customStyle="1" w:styleId="NormalBullet">
    <w:name w:val="Normal Bullet"/>
    <w:basedOn w:val="Normal"/>
    <w:next w:val="Normal"/>
    <w:qFormat/>
    <w:rsid w:val="002C2CED"/>
    <w:pPr>
      <w:keepLines/>
      <w:numPr>
        <w:numId w:val="2"/>
      </w:numPr>
      <w:tabs>
        <w:tab w:val="left" w:pos="2218"/>
      </w:tabs>
      <w:spacing w:before="40" w:after="80"/>
      <w:ind w:right="302"/>
    </w:pPr>
  </w:style>
  <w:style w:type="paragraph" w:customStyle="1" w:styleId="NormalSchedule">
    <w:name w:val="Normal Schedule"/>
    <w:basedOn w:val="Normal"/>
    <w:next w:val="Normal"/>
    <w:qFormat/>
    <w:rsid w:val="002C2CED"/>
    <w:pPr>
      <w:tabs>
        <w:tab w:val="left" w:leader="dot" w:pos="2218"/>
        <w:tab w:val="left" w:pos="2707"/>
        <w:tab w:val="right" w:leader="dot" w:pos="9835"/>
      </w:tabs>
    </w:pPr>
  </w:style>
  <w:style w:type="paragraph" w:customStyle="1" w:styleId="Original">
    <w:name w:val="Original"/>
    <w:next w:val="Normal"/>
    <w:rsid w:val="00DD34C4"/>
    <w:rPr>
      <w:rFonts w:ascii="Times New Roman" w:eastAsiaTheme="minorHAnsi" w:hAnsi="Times New Roman" w:cs="Times New Roman"/>
      <w:spacing w:val="4"/>
      <w:w w:val="103"/>
      <w:kern w:val="14"/>
      <w:sz w:val="20"/>
      <w:szCs w:val="20"/>
      <w:lang w:val="en-GB" w:eastAsia="en-US"/>
      <w14:ligatures w14:val="none"/>
    </w:rPr>
  </w:style>
  <w:style w:type="paragraph" w:customStyle="1" w:styleId="Publication">
    <w:name w:val="Publication"/>
    <w:next w:val="Normal"/>
    <w:rsid w:val="00DD34C4"/>
    <w:rPr>
      <w:rFonts w:ascii="Times New Roman" w:eastAsiaTheme="minorHAnsi" w:hAnsi="Times New Roman" w:cs="Times New Roman"/>
      <w:spacing w:val="4"/>
      <w:w w:val="103"/>
      <w:kern w:val="14"/>
      <w:sz w:val="20"/>
      <w:szCs w:val="20"/>
      <w:lang w:val="en-GB" w:eastAsia="en-US"/>
      <w14:ligatures w14:val="none"/>
    </w:rPr>
  </w:style>
  <w:style w:type="paragraph" w:customStyle="1" w:styleId="ReleaseDate">
    <w:name w:val="ReleaseDate"/>
    <w:next w:val="Footer"/>
    <w:autoRedefine/>
    <w:qFormat/>
    <w:rsid w:val="00DD34C4"/>
    <w:rPr>
      <w:rFonts w:ascii="Times New Roman" w:eastAsiaTheme="minorHAnsi" w:hAnsi="Times New Roman" w:cs="Times New Roman"/>
      <w:spacing w:val="4"/>
      <w:w w:val="103"/>
      <w:kern w:val="0"/>
      <w:sz w:val="20"/>
      <w:szCs w:val="22"/>
      <w:lang w:val="es-ES" w:eastAsia="en-US"/>
      <w14:ligatures w14:val="none"/>
    </w:rPr>
  </w:style>
  <w:style w:type="paragraph" w:customStyle="1" w:styleId="Small">
    <w:name w:val="Small"/>
    <w:basedOn w:val="Normal"/>
    <w:next w:val="Normal"/>
    <w:rsid w:val="002C2CED"/>
    <w:pPr>
      <w:tabs>
        <w:tab w:val="right" w:pos="9965"/>
      </w:tabs>
      <w:spacing w:line="210" w:lineRule="exact"/>
    </w:pPr>
    <w:rPr>
      <w:spacing w:val="5"/>
      <w:w w:val="104"/>
      <w:sz w:val="17"/>
    </w:rPr>
  </w:style>
  <w:style w:type="paragraph" w:customStyle="1" w:styleId="SmallX">
    <w:name w:val="SmallX"/>
    <w:basedOn w:val="Small"/>
    <w:next w:val="Normal"/>
    <w:rsid w:val="002C2CED"/>
    <w:pPr>
      <w:spacing w:line="180" w:lineRule="exact"/>
      <w:jc w:val="right"/>
    </w:pPr>
    <w:rPr>
      <w:spacing w:val="6"/>
      <w:w w:val="106"/>
      <w:sz w:val="14"/>
    </w:rPr>
  </w:style>
  <w:style w:type="paragraph" w:customStyle="1" w:styleId="TitleHCH">
    <w:name w:val="Title_H_CH"/>
    <w:basedOn w:val="H1"/>
    <w:next w:val="Normal"/>
    <w:qFormat/>
    <w:rsid w:val="002C2CED"/>
    <w:pPr>
      <w:spacing w:line="300" w:lineRule="exact"/>
      <w:ind w:left="0" w:right="0" w:firstLine="0"/>
    </w:pPr>
    <w:rPr>
      <w:spacing w:val="-2"/>
      <w:sz w:val="28"/>
    </w:rPr>
  </w:style>
  <w:style w:type="paragraph" w:customStyle="1" w:styleId="TitleH2">
    <w:name w:val="Title_H2"/>
    <w:basedOn w:val="Normal"/>
    <w:next w:val="Normal"/>
    <w:qFormat/>
    <w:rsid w:val="002C2CED"/>
    <w:pPr>
      <w:outlineLvl w:val="1"/>
    </w:pPr>
    <w:rPr>
      <w:b/>
    </w:rPr>
  </w:style>
  <w:style w:type="paragraph" w:styleId="TOCHeading">
    <w:name w:val="TOC Heading"/>
    <w:basedOn w:val="Heading1"/>
    <w:next w:val="Normal"/>
    <w:uiPriority w:val="39"/>
    <w:semiHidden/>
    <w:unhideWhenUsed/>
    <w:qFormat/>
    <w:rsid w:val="00DD34C4"/>
    <w:pPr>
      <w:keepLines w:val="0"/>
      <w:spacing w:before="240" w:after="60"/>
      <w:outlineLvl w:val="9"/>
    </w:pPr>
    <w:rPr>
      <w:rFonts w:ascii="Arial" w:hAnsi="Arial"/>
      <w:b/>
      <w:bCs/>
      <w:color w:val="auto"/>
      <w:kern w:val="32"/>
      <w:sz w:val="32"/>
      <w:szCs w:val="28"/>
      <w:lang w:bidi="en-US"/>
    </w:rPr>
  </w:style>
  <w:style w:type="paragraph" w:customStyle="1" w:styleId="XLarge">
    <w:name w:val="XLarge"/>
    <w:basedOn w:val="HM"/>
    <w:rsid w:val="002C2CED"/>
    <w:pPr>
      <w:spacing w:line="390" w:lineRule="exact"/>
    </w:pPr>
    <w:rPr>
      <w:spacing w:val="-4"/>
      <w:w w:val="98"/>
      <w:sz w:val="40"/>
    </w:rPr>
  </w:style>
  <w:style w:type="character" w:styleId="Hyperlink">
    <w:name w:val="Hyperlink"/>
    <w:basedOn w:val="DefaultParagraphFont"/>
    <w:rsid w:val="002C2CED"/>
    <w:rPr>
      <w:color w:val="0000FF"/>
      <w:u w:val="none"/>
    </w:rPr>
  </w:style>
  <w:style w:type="paragraph" w:styleId="PlainText">
    <w:name w:val="Plain Text"/>
    <w:basedOn w:val="Normal"/>
    <w:link w:val="PlainTextChar"/>
    <w:rsid w:val="002C2CED"/>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C2CED"/>
    <w:rPr>
      <w:rFonts w:ascii="Courier New" w:eastAsia="Times New Roman" w:hAnsi="Courier New" w:cs="Times New Roman"/>
      <w:kern w:val="0"/>
      <w:sz w:val="20"/>
      <w:szCs w:val="20"/>
      <w:lang w:eastAsia="en-GB"/>
      <w14:ligatures w14:val="none"/>
    </w:rPr>
  </w:style>
  <w:style w:type="paragraph" w:customStyle="1" w:styleId="ReleaseDate0">
    <w:name w:val="Release Date"/>
    <w:next w:val="Footer"/>
    <w:rsid w:val="00DD34C4"/>
    <w:rPr>
      <w:rFonts w:ascii="Times New Roman" w:eastAsiaTheme="minorHAnsi" w:hAnsi="Times New Roman" w:cs="Times New Roman"/>
      <w:spacing w:val="4"/>
      <w:w w:val="103"/>
      <w:kern w:val="14"/>
      <w:sz w:val="20"/>
      <w:szCs w:val="20"/>
      <w:lang w:val="en-GB" w:eastAsia="en-US"/>
      <w14:ligatures w14:val="none"/>
    </w:rPr>
  </w:style>
  <w:style w:type="paragraph" w:customStyle="1" w:styleId="Session">
    <w:name w:val="Session"/>
    <w:basedOn w:val="H23"/>
    <w:rsid w:val="002C2CED"/>
  </w:style>
  <w:style w:type="table" w:styleId="TableGrid">
    <w:name w:val="Table Grid"/>
    <w:basedOn w:val="TableNormal"/>
    <w:rsid w:val="002C2CED"/>
    <w:pPr>
      <w:suppressAutoHyphens/>
      <w:spacing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nsors">
    <w:name w:val="Sponsors"/>
    <w:basedOn w:val="Normal"/>
    <w:next w:val="Normal"/>
    <w:qFormat/>
    <w:rsid w:val="002C2CED"/>
    <w:pPr>
      <w:outlineLvl w:val="1"/>
    </w:pPr>
    <w:rPr>
      <w:b/>
    </w:rPr>
  </w:style>
  <w:style w:type="paragraph" w:customStyle="1" w:styleId="STitleM">
    <w:name w:val="S_Title_M"/>
    <w:basedOn w:val="Normal"/>
    <w:next w:val="Normal"/>
    <w:qFormat/>
    <w:rsid w:val="002C2CED"/>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HCh"/>
    <w:next w:val="Normal"/>
    <w:qFormat/>
    <w:rsid w:val="002C2CED"/>
    <w:pPr>
      <w:ind w:left="1264" w:right="1264"/>
    </w:pPr>
  </w:style>
  <w:style w:type="paragraph" w:customStyle="1" w:styleId="STitleL">
    <w:name w:val="S_Title_L"/>
    <w:basedOn w:val="SM"/>
    <w:next w:val="Normal"/>
    <w:qFormat/>
    <w:rsid w:val="002C2CED"/>
    <w:pPr>
      <w:spacing w:line="540" w:lineRule="exact"/>
    </w:pPr>
    <w:rPr>
      <w:rFonts w:eastAsiaTheme="minorEastAsia"/>
      <w:spacing w:val="-8"/>
      <w:w w:val="96"/>
      <w:sz w:val="57"/>
      <w:lang w:eastAsia="zh-CN"/>
    </w:rPr>
  </w:style>
  <w:style w:type="paragraph" w:customStyle="1" w:styleId="SummaryRecord">
    <w:name w:val="SummaryRecord"/>
    <w:basedOn w:val="H23"/>
    <w:next w:val="Session"/>
    <w:qFormat/>
    <w:rsid w:val="002C2CED"/>
  </w:style>
  <w:style w:type="paragraph" w:customStyle="1" w:styleId="SRMeetingInfo">
    <w:name w:val="SR_Meeting_Info"/>
    <w:next w:val="Normal"/>
    <w:qFormat/>
    <w:rsid w:val="00DD34C4"/>
    <w:pPr>
      <w:spacing w:line="240" w:lineRule="exact"/>
    </w:pPr>
    <w:rPr>
      <w:rFonts w:ascii="Times New Roman" w:eastAsiaTheme="minorHAnsi" w:hAnsi="Times New Roman" w:cs="Times New Roman"/>
      <w:spacing w:val="4"/>
      <w:w w:val="103"/>
      <w:kern w:val="14"/>
      <w:sz w:val="20"/>
      <w:szCs w:val="20"/>
      <w:lang w:eastAsia="en-US"/>
      <w14:ligatures w14:val="none"/>
    </w:rPr>
  </w:style>
  <w:style w:type="character" w:styleId="FollowedHyperlink">
    <w:name w:val="FollowedHyperlink"/>
    <w:basedOn w:val="DefaultParagraphFont"/>
    <w:uiPriority w:val="99"/>
    <w:semiHidden/>
    <w:unhideWhenUsed/>
    <w:rsid w:val="002C2CED"/>
    <w:rPr>
      <w:color w:val="0000FF"/>
      <w:u w:val="none"/>
    </w:rPr>
  </w:style>
  <w:style w:type="paragraph" w:styleId="NormalWeb">
    <w:name w:val="Normal (Web)"/>
    <w:basedOn w:val="Normal"/>
    <w:uiPriority w:val="99"/>
    <w:semiHidden/>
    <w:unhideWhenUsed/>
    <w:rsid w:val="002C2CED"/>
    <w:rPr>
      <w:sz w:val="24"/>
      <w:szCs w:val="24"/>
    </w:rPr>
  </w:style>
  <w:style w:type="paragraph" w:customStyle="1" w:styleId="SRContents">
    <w:name w:val="SR_Contents"/>
    <w:basedOn w:val="Normal"/>
    <w:qFormat/>
    <w:rsid w:val="002C2CE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pPr>
  </w:style>
  <w:style w:type="paragraph" w:customStyle="1" w:styleId="AgendaItemNumber">
    <w:name w:val="Agenda_Item_Number"/>
    <w:next w:val="Normal"/>
    <w:qFormat/>
    <w:rsid w:val="00DD34C4"/>
    <w:pPr>
      <w:spacing w:line="240" w:lineRule="exact"/>
    </w:pPr>
    <w:rPr>
      <w:rFonts w:ascii="Times New Roman" w:eastAsiaTheme="minorHAnsi" w:hAnsi="Times New Roman" w:cs="Times New Roman"/>
      <w:spacing w:val="2"/>
      <w:w w:val="103"/>
      <w:kern w:val="14"/>
      <w:sz w:val="20"/>
      <w:szCs w:val="20"/>
      <w:lang w:val="en-GB" w:eastAsia="en-US"/>
      <w14:ligatures w14:val="none"/>
    </w:rPr>
  </w:style>
  <w:style w:type="paragraph" w:customStyle="1" w:styleId="AgendaItemTitle">
    <w:name w:val="Agenda_Item_Title"/>
    <w:basedOn w:val="TitleH1"/>
    <w:next w:val="Normal"/>
    <w:qFormat/>
    <w:rsid w:val="002C2CED"/>
    <w:pPr>
      <w:spacing w:line="240" w:lineRule="exact"/>
      <w:ind w:left="0" w:right="5040" w:firstLine="0"/>
      <w:outlineLvl w:val="1"/>
    </w:pPr>
    <w:rPr>
      <w:sz w:val="20"/>
    </w:rPr>
  </w:style>
  <w:style w:type="paragraph" w:customStyle="1" w:styleId="DecisionNumber">
    <w:name w:val="DecisionNumber"/>
    <w:basedOn w:val="TitleH1"/>
    <w:next w:val="Normal"/>
    <w:qFormat/>
    <w:rsid w:val="002C2CED"/>
    <w:pPr>
      <w:spacing w:line="240" w:lineRule="exact"/>
      <w:ind w:left="0" w:right="5040" w:firstLine="0"/>
      <w:outlineLvl w:val="1"/>
    </w:pPr>
    <w:rPr>
      <w:sz w:val="20"/>
    </w:rPr>
  </w:style>
  <w:style w:type="paragraph" w:customStyle="1" w:styleId="DecisionTitle">
    <w:name w:val="DecisionTitle"/>
    <w:basedOn w:val="TitleH1"/>
    <w:next w:val="Normal"/>
    <w:qFormat/>
    <w:rsid w:val="002C2CED"/>
    <w:pPr>
      <w:spacing w:line="240" w:lineRule="exact"/>
      <w:ind w:left="0" w:right="5040" w:firstLine="0"/>
      <w:outlineLvl w:val="1"/>
    </w:pPr>
    <w:rPr>
      <w:sz w:val="20"/>
    </w:rPr>
  </w:style>
  <w:style w:type="paragraph" w:customStyle="1" w:styleId="MeetingNumber">
    <w:name w:val="MeetingNumber"/>
    <w:basedOn w:val="TitleH1"/>
    <w:next w:val="Normal"/>
    <w:qFormat/>
    <w:rsid w:val="002C2CED"/>
    <w:pPr>
      <w:spacing w:line="240" w:lineRule="exact"/>
      <w:ind w:left="0" w:right="5040" w:firstLine="0"/>
      <w:outlineLvl w:val="1"/>
    </w:pPr>
    <w:rPr>
      <w:sz w:val="20"/>
    </w:rPr>
  </w:style>
  <w:style w:type="paragraph" w:styleId="CommentText">
    <w:name w:val="annotation text"/>
    <w:basedOn w:val="Normal"/>
    <w:link w:val="CommentTextChar"/>
    <w:uiPriority w:val="99"/>
    <w:unhideWhenUsed/>
    <w:rsid w:val="002C2CED"/>
    <w:pPr>
      <w:spacing w:line="240" w:lineRule="auto"/>
    </w:pPr>
  </w:style>
  <w:style w:type="character" w:customStyle="1" w:styleId="CommentTextChar">
    <w:name w:val="Comment Text Char"/>
    <w:basedOn w:val="DefaultParagraphFont"/>
    <w:link w:val="CommentText"/>
    <w:uiPriority w:val="99"/>
    <w:rsid w:val="002C2CED"/>
    <w:rPr>
      <w:rFonts w:ascii="Times New Roman" w:eastAsiaTheme="minorHAnsi" w:hAnsi="Times New Roman" w:cs="Times New Roman"/>
      <w:spacing w:val="4"/>
      <w:w w:val="103"/>
      <w:kern w:val="14"/>
      <w:sz w:val="20"/>
      <w:szCs w:val="20"/>
      <w:lang w:val="en-GB" w:eastAsia="en-US"/>
      <w14:ligatures w14:val="none"/>
    </w:rPr>
  </w:style>
  <w:style w:type="paragraph" w:styleId="CommentSubject">
    <w:name w:val="annotation subject"/>
    <w:basedOn w:val="CommentText"/>
    <w:next w:val="CommentText"/>
    <w:link w:val="CommentSubjectChar"/>
    <w:uiPriority w:val="99"/>
    <w:semiHidden/>
    <w:unhideWhenUsed/>
    <w:rsid w:val="002C2CED"/>
    <w:rPr>
      <w:b/>
      <w:bCs/>
    </w:rPr>
  </w:style>
  <w:style w:type="character" w:customStyle="1" w:styleId="CommentSubjectChar">
    <w:name w:val="Comment Subject Char"/>
    <w:basedOn w:val="CommentTextChar"/>
    <w:link w:val="CommentSubject"/>
    <w:uiPriority w:val="99"/>
    <w:semiHidden/>
    <w:rsid w:val="002C2CED"/>
    <w:rPr>
      <w:rFonts w:ascii="Times New Roman" w:eastAsiaTheme="minorHAnsi" w:hAnsi="Times New Roman" w:cs="Times New Roman"/>
      <w:b/>
      <w:bCs/>
      <w:spacing w:val="4"/>
      <w:w w:val="103"/>
      <w:kern w:val="14"/>
      <w:sz w:val="20"/>
      <w:szCs w:val="20"/>
      <w:lang w:val="en-GB" w:eastAsia="en-US"/>
      <w14:ligatures w14:val="none"/>
    </w:rPr>
  </w:style>
  <w:style w:type="character" w:styleId="UnresolvedMention">
    <w:name w:val="Unresolved Mention"/>
    <w:basedOn w:val="DefaultParagraphFont"/>
    <w:uiPriority w:val="99"/>
    <w:semiHidden/>
    <w:unhideWhenUsed/>
    <w:rsid w:val="002C2CED"/>
    <w:rPr>
      <w:color w:val="605E5C"/>
      <w:shd w:val="clear" w:color="auto" w:fill="E1DFDD"/>
    </w:rPr>
  </w:style>
  <w:style w:type="paragraph" w:customStyle="1" w:styleId="Default">
    <w:name w:val="Default"/>
    <w:rsid w:val="00DD34C4"/>
    <w:pPr>
      <w:autoSpaceDE w:val="0"/>
      <w:autoSpaceDN w:val="0"/>
      <w:adjustRightInd w:val="0"/>
    </w:pPr>
    <w:rPr>
      <w:rFonts w:ascii="Times New Roman" w:hAnsi="Times New Roman" w:cs="Times New Roman"/>
      <w:color w:val="000000"/>
      <w:kern w:val="0"/>
      <w:lang w:eastAsia="zh-CN"/>
      <w14:ligatures w14:val="none"/>
    </w:rPr>
  </w:style>
  <w:style w:type="paragraph" w:styleId="Revision">
    <w:name w:val="Revision"/>
    <w:hidden/>
    <w:uiPriority w:val="99"/>
    <w:semiHidden/>
    <w:rsid w:val="00DD34C4"/>
    <w:rPr>
      <w:rFonts w:ascii="Times New Roman" w:eastAsiaTheme="minorHAnsi" w:hAnsi="Times New Roman" w:cs="Times New Roman"/>
      <w:spacing w:val="4"/>
      <w:w w:val="103"/>
      <w:kern w:val="14"/>
      <w:sz w:val="20"/>
      <w:szCs w:val="20"/>
      <w:lang w:val="en-GB" w:eastAsia="en-US"/>
      <w14:ligatures w14:val="none"/>
    </w:rPr>
  </w:style>
  <w:style w:type="character" w:customStyle="1" w:styleId="SingleTxtChar">
    <w:name w:val="__Single Txt Char"/>
    <w:link w:val="SingleTxt"/>
    <w:qFormat/>
    <w:rsid w:val="002C2CED"/>
    <w:rPr>
      <w:rFonts w:ascii="Times New Roman" w:eastAsiaTheme="minorHAnsi" w:hAnsi="Times New Roman" w:cs="Times New Roman"/>
      <w:spacing w:val="4"/>
      <w:w w:val="103"/>
      <w:kern w:val="14"/>
      <w:sz w:val="20"/>
      <w:szCs w:val="20"/>
      <w:lang w:val="en-GB" w:eastAsia="en-US"/>
      <w14:ligatures w14:val="none"/>
    </w:rPr>
  </w:style>
  <w:style w:type="paragraph" w:customStyle="1" w:styleId="ParagraphsSingleTxt">
    <w:name w:val="Paragraphs_Single Txt"/>
    <w:basedOn w:val="Normal"/>
    <w:link w:val="ParagraphsSingleTxtChar"/>
    <w:rsid w:val="002C2CED"/>
    <w:pPr>
      <w:tabs>
        <w:tab w:val="left" w:pos="475"/>
      </w:tabs>
      <w:spacing w:after="240" w:line="276" w:lineRule="auto"/>
      <w:jc w:val="both"/>
    </w:pPr>
    <w:rPr>
      <w:rFonts w:eastAsia="Times New Roman"/>
      <w:spacing w:val="0"/>
      <w:w w:val="100"/>
      <w:sz w:val="22"/>
    </w:rPr>
  </w:style>
  <w:style w:type="character" w:customStyle="1" w:styleId="ParagraphsSingleTxtChar">
    <w:name w:val="Paragraphs_Single Txt Char"/>
    <w:basedOn w:val="DefaultParagraphFont"/>
    <w:link w:val="ParagraphsSingleTxt"/>
    <w:rsid w:val="002C2CED"/>
    <w:rPr>
      <w:rFonts w:ascii="Times New Roman" w:eastAsia="Times New Roman" w:hAnsi="Times New Roman" w:cs="Times New Roman"/>
      <w:kern w:val="14"/>
      <w:sz w:val="22"/>
      <w:szCs w:val="20"/>
      <w:lang w:val="en-GB" w:eastAsia="en-US"/>
      <w14:ligatures w14:val="none"/>
    </w:rPr>
  </w:style>
  <w:style w:type="character" w:customStyle="1" w:styleId="H1Char">
    <w:name w:val="_ H_1 Char"/>
    <w:link w:val="H1"/>
    <w:rsid w:val="002C2CED"/>
    <w:rPr>
      <w:rFonts w:ascii="Times New Roman" w:eastAsiaTheme="minorHAnsi" w:hAnsi="Times New Roman" w:cs="Times New Roman"/>
      <w:b/>
      <w:spacing w:val="4"/>
      <w:w w:val="103"/>
      <w:kern w:val="14"/>
      <w:szCs w:val="20"/>
      <w:lang w:val="en-GB" w:eastAsia="en-US"/>
      <w14:ligatures w14:val="none"/>
    </w:rPr>
  </w:style>
  <w:style w:type="character" w:customStyle="1" w:styleId="cf01">
    <w:name w:val="cf01"/>
    <w:basedOn w:val="DefaultParagraphFont"/>
    <w:rsid w:val="002C2CED"/>
    <w:rPr>
      <w:rFonts w:ascii="Segoe UI" w:hAnsi="Segoe UI" w:cs="Segoe UI" w:hint="default"/>
      <w:sz w:val="18"/>
      <w:szCs w:val="18"/>
    </w:rPr>
  </w:style>
  <w:style w:type="paragraph" w:customStyle="1" w:styleId="xmsonormal">
    <w:name w:val="x_msonormal"/>
    <w:basedOn w:val="Normal"/>
    <w:rsid w:val="002C2CED"/>
    <w:pPr>
      <w:suppressAutoHyphens w:val="0"/>
      <w:spacing w:before="100" w:beforeAutospacing="1" w:after="100" w:afterAutospacing="1" w:line="240" w:lineRule="auto"/>
    </w:pPr>
    <w:rPr>
      <w:rFonts w:eastAsia="Times New Roman"/>
      <w:spacing w:val="0"/>
      <w:w w:val="100"/>
      <w:kern w:val="0"/>
      <w:sz w:val="24"/>
      <w:szCs w:val="24"/>
      <w:lang w:val="en-US"/>
    </w:rPr>
  </w:style>
  <w:style w:type="character" w:styleId="Mention">
    <w:name w:val="Mention"/>
    <w:basedOn w:val="DefaultParagraphFont"/>
    <w:uiPriority w:val="99"/>
    <w:unhideWhenUsed/>
    <w:rsid w:val="002C2CED"/>
    <w:rPr>
      <w:color w:val="2B579A"/>
      <w:shd w:val="clear" w:color="auto" w:fill="E1DFDD"/>
    </w:rPr>
  </w:style>
  <w:style w:type="character" w:customStyle="1" w:styleId="normaltextrun">
    <w:name w:val="normaltextrun"/>
    <w:basedOn w:val="DefaultParagraphFont"/>
    <w:rsid w:val="009731A1"/>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6965EB"/>
    <w:rPr>
      <w:rFonts w:ascii="Times New Roman" w:eastAsiaTheme="minorHAnsi" w:hAnsi="Times New Roman" w:cs="Times New Roman"/>
      <w:spacing w:val="4"/>
      <w:w w:val="103"/>
      <w:kern w:val="14"/>
      <w:sz w:val="20"/>
      <w:szCs w:val="20"/>
      <w:lang w:val="en-GB" w:eastAsia="en-US"/>
      <w14:ligatures w14:val="none"/>
    </w:rPr>
  </w:style>
  <w:style w:type="paragraph" w:styleId="ListContinue">
    <w:name w:val="List Continue"/>
    <w:basedOn w:val="Normal"/>
    <w:uiPriority w:val="99"/>
    <w:semiHidden/>
    <w:rsid w:val="00C2627D"/>
    <w:pPr>
      <w:spacing w:after="120"/>
      <w:ind w:left="360"/>
      <w:contextualSpacing/>
    </w:pPr>
    <w:rPr>
      <w:rFonts w:cstheme="minorBidi"/>
      <w:lang w:val="ru-RU"/>
      <w14:ligatures w14:val="standardContextual"/>
    </w:rPr>
  </w:style>
  <w:style w:type="paragraph" w:styleId="ListContinue2">
    <w:name w:val="List Continue 2"/>
    <w:basedOn w:val="Normal"/>
    <w:next w:val="Normal"/>
    <w:uiPriority w:val="99"/>
    <w:rsid w:val="00C2627D"/>
    <w:pPr>
      <w:numPr>
        <w:numId w:val="22"/>
      </w:numPr>
      <w:tabs>
        <w:tab w:val="left" w:pos="792"/>
      </w:tabs>
      <w:spacing w:after="120"/>
    </w:pPr>
    <w:rPr>
      <w:rFonts w:cstheme="minorBidi"/>
      <w:lang w:val="ru-RU"/>
      <w14:ligatures w14:val="standardContextual"/>
    </w:rPr>
  </w:style>
  <w:style w:type="paragraph" w:styleId="ListNumber">
    <w:name w:val="List Number"/>
    <w:basedOn w:val="H1"/>
    <w:next w:val="Normal"/>
    <w:uiPriority w:val="99"/>
    <w:rsid w:val="00C2627D"/>
    <w:pPr>
      <w:numPr>
        <w:numId w:val="23"/>
      </w:numPr>
      <w:contextualSpacing/>
    </w:pPr>
    <w:rPr>
      <w14:ligatures w14:val="standardContextual"/>
    </w:rPr>
  </w:style>
  <w:style w:type="paragraph" w:styleId="ListNumber2">
    <w:name w:val="List Number 2"/>
    <w:basedOn w:val="H23"/>
    <w:next w:val="Normal"/>
    <w:uiPriority w:val="99"/>
    <w:rsid w:val="00C2627D"/>
    <w:pPr>
      <w:numPr>
        <w:numId w:val="24"/>
      </w:numPr>
      <w:tabs>
        <w:tab w:val="left" w:pos="648"/>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7"/>
      <w:contextualSpacing/>
    </w:pPr>
    <w:rPr>
      <w14:ligatures w14:val="standardContextual"/>
    </w:rPr>
  </w:style>
  <w:style w:type="paragraph" w:styleId="ListNumber3">
    <w:name w:val="List Number 3"/>
    <w:basedOn w:val="H23"/>
    <w:next w:val="Normal"/>
    <w:uiPriority w:val="99"/>
    <w:rsid w:val="00C2627D"/>
    <w:pPr>
      <w:numPr>
        <w:numId w:val="25"/>
      </w:numPr>
      <w:tabs>
        <w:tab w:val="left" w:pos="922"/>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7"/>
      <w:contextualSpacing/>
    </w:pPr>
    <w:rPr>
      <w14:ligatures w14:val="standardContextual"/>
    </w:rPr>
  </w:style>
  <w:style w:type="paragraph" w:styleId="ListNumber4">
    <w:name w:val="List Number 4"/>
    <w:basedOn w:val="Normal"/>
    <w:uiPriority w:val="99"/>
    <w:rsid w:val="00C2627D"/>
    <w:pPr>
      <w:keepNext/>
      <w:keepLines/>
      <w:numPr>
        <w:numId w:val="26"/>
      </w:numPr>
      <w:tabs>
        <w:tab w:val="left" w:pos="1210"/>
      </w:tabs>
      <w:contextualSpacing/>
      <w:outlineLvl w:val="3"/>
    </w:pPr>
    <w:rPr>
      <w:rFonts w:cstheme="minorBidi"/>
      <w:i/>
      <w:spacing w:val="3"/>
      <w:lang w:val="ru-RU"/>
      <w14:ligatures w14:val="standardContextual"/>
    </w:rPr>
  </w:style>
  <w:style w:type="paragraph" w:styleId="ListNumber5">
    <w:name w:val="List Number 5"/>
    <w:basedOn w:val="Normal"/>
    <w:next w:val="Normal"/>
    <w:uiPriority w:val="99"/>
    <w:rsid w:val="00C2627D"/>
    <w:pPr>
      <w:numPr>
        <w:numId w:val="27"/>
      </w:numPr>
      <w:tabs>
        <w:tab w:val="left" w:pos="1498"/>
      </w:tabs>
      <w:contextualSpacing/>
    </w:pPr>
    <w:rPr>
      <w:rFonts w:cstheme="minorBidi"/>
      <w:lang w:val="ru-RU"/>
      <w14:ligatures w14:val="standardContextual"/>
    </w:rPr>
  </w:style>
  <w:style w:type="paragraph" w:customStyle="1" w:styleId="BLUEHeadingH1">
    <w:name w:val="BLUE_Heading_H1"/>
    <w:basedOn w:val="Normal"/>
    <w:next w:val="Normal"/>
    <w:qFormat/>
    <w:rsid w:val="00C2627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pPr>
    <w:rPr>
      <w:b/>
      <w:color w:val="0000FF"/>
      <w:sz w:val="24"/>
      <w14:ligatures w14:val="standardContextual"/>
    </w:rPr>
  </w:style>
  <w:style w:type="paragraph" w:customStyle="1" w:styleId="BLUEHeadingH2">
    <w:name w:val="BLUE_Heading_H2"/>
    <w:basedOn w:val="Normal"/>
    <w:next w:val="Normal"/>
    <w:qFormat/>
    <w:rsid w:val="00C2627D"/>
    <w:pPr>
      <w:outlineLvl w:val="1"/>
    </w:pPr>
    <w:rPr>
      <w:b/>
      <w:color w:val="0000FF"/>
      <w14:ligatures w14:val="standardContextual"/>
    </w:rPr>
  </w:style>
  <w:style w:type="paragraph" w:styleId="Bibliography">
    <w:name w:val="Bibliography"/>
    <w:basedOn w:val="Normal"/>
    <w:next w:val="Normal"/>
    <w:uiPriority w:val="37"/>
    <w:semiHidden/>
    <w:unhideWhenUsed/>
    <w:rsid w:val="00A91E0D"/>
  </w:style>
  <w:style w:type="paragraph" w:styleId="BlockText">
    <w:name w:val="Block Text"/>
    <w:basedOn w:val="Normal"/>
    <w:uiPriority w:val="99"/>
    <w:semiHidden/>
    <w:unhideWhenUsed/>
    <w:rsid w:val="00A91E0D"/>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rsid w:val="00A91E0D"/>
    <w:pPr>
      <w:spacing w:after="120"/>
    </w:pPr>
  </w:style>
  <w:style w:type="character" w:customStyle="1" w:styleId="BodyTextChar">
    <w:name w:val="Body Text Char"/>
    <w:basedOn w:val="DefaultParagraphFont"/>
    <w:link w:val="BodyText"/>
    <w:uiPriority w:val="99"/>
    <w:semiHidden/>
    <w:rsid w:val="00A91E0D"/>
    <w:rPr>
      <w:rFonts w:ascii="Times New Roman" w:eastAsiaTheme="minorHAnsi" w:hAnsi="Times New Roman" w:cs="Times New Roman"/>
      <w:spacing w:val="4"/>
      <w:w w:val="103"/>
      <w:kern w:val="14"/>
      <w:sz w:val="20"/>
      <w:szCs w:val="20"/>
      <w:lang w:val="en-GB" w:eastAsia="en-US"/>
      <w14:ligatures w14:val="none"/>
    </w:rPr>
  </w:style>
  <w:style w:type="paragraph" w:styleId="BodyText2">
    <w:name w:val="Body Text 2"/>
    <w:basedOn w:val="Normal"/>
    <w:link w:val="BodyText2Char"/>
    <w:uiPriority w:val="99"/>
    <w:semiHidden/>
    <w:unhideWhenUsed/>
    <w:rsid w:val="00A91E0D"/>
    <w:pPr>
      <w:spacing w:after="120" w:line="480" w:lineRule="auto"/>
    </w:pPr>
  </w:style>
  <w:style w:type="character" w:customStyle="1" w:styleId="BodyText2Char">
    <w:name w:val="Body Text 2 Char"/>
    <w:basedOn w:val="DefaultParagraphFont"/>
    <w:link w:val="BodyText2"/>
    <w:uiPriority w:val="99"/>
    <w:semiHidden/>
    <w:rsid w:val="00A91E0D"/>
    <w:rPr>
      <w:rFonts w:ascii="Times New Roman" w:eastAsiaTheme="minorHAnsi" w:hAnsi="Times New Roman" w:cs="Times New Roman"/>
      <w:spacing w:val="4"/>
      <w:w w:val="103"/>
      <w:kern w:val="14"/>
      <w:sz w:val="20"/>
      <w:szCs w:val="20"/>
      <w:lang w:val="en-GB" w:eastAsia="en-US"/>
      <w14:ligatures w14:val="none"/>
    </w:rPr>
  </w:style>
  <w:style w:type="paragraph" w:styleId="BodyText3">
    <w:name w:val="Body Text 3"/>
    <w:basedOn w:val="Normal"/>
    <w:link w:val="BodyText3Char"/>
    <w:uiPriority w:val="99"/>
    <w:semiHidden/>
    <w:unhideWhenUsed/>
    <w:rsid w:val="00A91E0D"/>
    <w:pPr>
      <w:spacing w:after="120"/>
    </w:pPr>
    <w:rPr>
      <w:sz w:val="16"/>
      <w:szCs w:val="16"/>
    </w:rPr>
  </w:style>
  <w:style w:type="character" w:customStyle="1" w:styleId="BodyText3Char">
    <w:name w:val="Body Text 3 Char"/>
    <w:basedOn w:val="DefaultParagraphFont"/>
    <w:link w:val="BodyText3"/>
    <w:uiPriority w:val="99"/>
    <w:semiHidden/>
    <w:rsid w:val="00A91E0D"/>
    <w:rPr>
      <w:rFonts w:ascii="Times New Roman" w:eastAsiaTheme="minorHAnsi" w:hAnsi="Times New Roman" w:cs="Times New Roman"/>
      <w:spacing w:val="4"/>
      <w:w w:val="103"/>
      <w:kern w:val="14"/>
      <w:sz w:val="16"/>
      <w:szCs w:val="16"/>
      <w:lang w:val="en-GB" w:eastAsia="en-US"/>
      <w14:ligatures w14:val="none"/>
    </w:rPr>
  </w:style>
  <w:style w:type="paragraph" w:styleId="BodyTextFirstIndent">
    <w:name w:val="Body Text First Indent"/>
    <w:basedOn w:val="BodyText"/>
    <w:link w:val="BodyTextFirstIndentChar"/>
    <w:uiPriority w:val="99"/>
    <w:semiHidden/>
    <w:unhideWhenUsed/>
    <w:rsid w:val="00A91E0D"/>
    <w:pPr>
      <w:spacing w:after="0"/>
      <w:ind w:firstLine="360"/>
    </w:pPr>
  </w:style>
  <w:style w:type="character" w:customStyle="1" w:styleId="BodyTextFirstIndentChar">
    <w:name w:val="Body Text First Indent Char"/>
    <w:basedOn w:val="BodyTextChar"/>
    <w:link w:val="BodyTextFirstIndent"/>
    <w:uiPriority w:val="99"/>
    <w:semiHidden/>
    <w:rsid w:val="00A91E0D"/>
    <w:rPr>
      <w:rFonts w:ascii="Times New Roman" w:eastAsiaTheme="minorHAnsi" w:hAnsi="Times New Roman" w:cs="Times New Roman"/>
      <w:spacing w:val="4"/>
      <w:w w:val="103"/>
      <w:kern w:val="14"/>
      <w:sz w:val="20"/>
      <w:szCs w:val="20"/>
      <w:lang w:val="en-GB" w:eastAsia="en-US"/>
      <w14:ligatures w14:val="none"/>
    </w:rPr>
  </w:style>
  <w:style w:type="paragraph" w:styleId="BodyTextIndent">
    <w:name w:val="Body Text Indent"/>
    <w:basedOn w:val="Normal"/>
    <w:link w:val="BodyTextIndentChar"/>
    <w:uiPriority w:val="99"/>
    <w:semiHidden/>
    <w:unhideWhenUsed/>
    <w:rsid w:val="00A91E0D"/>
    <w:pPr>
      <w:spacing w:after="120"/>
      <w:ind w:left="360"/>
    </w:pPr>
  </w:style>
  <w:style w:type="character" w:customStyle="1" w:styleId="BodyTextIndentChar">
    <w:name w:val="Body Text Indent Char"/>
    <w:basedOn w:val="DefaultParagraphFont"/>
    <w:link w:val="BodyTextIndent"/>
    <w:uiPriority w:val="99"/>
    <w:semiHidden/>
    <w:rsid w:val="00A91E0D"/>
    <w:rPr>
      <w:rFonts w:ascii="Times New Roman" w:eastAsiaTheme="minorHAnsi" w:hAnsi="Times New Roman" w:cs="Times New Roman"/>
      <w:spacing w:val="4"/>
      <w:w w:val="103"/>
      <w:kern w:val="14"/>
      <w:sz w:val="20"/>
      <w:szCs w:val="20"/>
      <w:lang w:val="en-GB" w:eastAsia="en-US"/>
      <w14:ligatures w14:val="none"/>
    </w:rPr>
  </w:style>
  <w:style w:type="paragraph" w:styleId="BodyTextFirstIndent2">
    <w:name w:val="Body Text First Indent 2"/>
    <w:basedOn w:val="BodyTextIndent"/>
    <w:link w:val="BodyTextFirstIndent2Char"/>
    <w:uiPriority w:val="99"/>
    <w:semiHidden/>
    <w:unhideWhenUsed/>
    <w:rsid w:val="00A91E0D"/>
    <w:pPr>
      <w:spacing w:after="0"/>
      <w:ind w:firstLine="360"/>
    </w:pPr>
  </w:style>
  <w:style w:type="character" w:customStyle="1" w:styleId="BodyTextFirstIndent2Char">
    <w:name w:val="Body Text First Indent 2 Char"/>
    <w:basedOn w:val="BodyTextIndentChar"/>
    <w:link w:val="BodyTextFirstIndent2"/>
    <w:uiPriority w:val="99"/>
    <w:semiHidden/>
    <w:rsid w:val="00A91E0D"/>
    <w:rPr>
      <w:rFonts w:ascii="Times New Roman" w:eastAsiaTheme="minorHAnsi" w:hAnsi="Times New Roman" w:cs="Times New Roman"/>
      <w:spacing w:val="4"/>
      <w:w w:val="103"/>
      <w:kern w:val="14"/>
      <w:sz w:val="20"/>
      <w:szCs w:val="20"/>
      <w:lang w:val="en-GB" w:eastAsia="en-US"/>
      <w14:ligatures w14:val="none"/>
    </w:rPr>
  </w:style>
  <w:style w:type="paragraph" w:styleId="BodyTextIndent2">
    <w:name w:val="Body Text Indent 2"/>
    <w:basedOn w:val="Normal"/>
    <w:link w:val="BodyTextIndent2Char"/>
    <w:uiPriority w:val="99"/>
    <w:semiHidden/>
    <w:unhideWhenUsed/>
    <w:rsid w:val="00A91E0D"/>
    <w:pPr>
      <w:spacing w:after="120" w:line="480" w:lineRule="auto"/>
      <w:ind w:left="360"/>
    </w:pPr>
  </w:style>
  <w:style w:type="character" w:customStyle="1" w:styleId="BodyTextIndent2Char">
    <w:name w:val="Body Text Indent 2 Char"/>
    <w:basedOn w:val="DefaultParagraphFont"/>
    <w:link w:val="BodyTextIndent2"/>
    <w:uiPriority w:val="99"/>
    <w:semiHidden/>
    <w:rsid w:val="00A91E0D"/>
    <w:rPr>
      <w:rFonts w:ascii="Times New Roman" w:eastAsiaTheme="minorHAnsi" w:hAnsi="Times New Roman" w:cs="Times New Roman"/>
      <w:spacing w:val="4"/>
      <w:w w:val="103"/>
      <w:kern w:val="14"/>
      <w:sz w:val="20"/>
      <w:szCs w:val="20"/>
      <w:lang w:val="en-GB" w:eastAsia="en-US"/>
      <w14:ligatures w14:val="none"/>
    </w:rPr>
  </w:style>
  <w:style w:type="paragraph" w:styleId="BodyTextIndent3">
    <w:name w:val="Body Text Indent 3"/>
    <w:basedOn w:val="Normal"/>
    <w:link w:val="BodyTextIndent3Char"/>
    <w:uiPriority w:val="99"/>
    <w:semiHidden/>
    <w:unhideWhenUsed/>
    <w:rsid w:val="00A91E0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91E0D"/>
    <w:rPr>
      <w:rFonts w:ascii="Times New Roman" w:eastAsiaTheme="minorHAnsi" w:hAnsi="Times New Roman" w:cs="Times New Roman"/>
      <w:spacing w:val="4"/>
      <w:w w:val="103"/>
      <w:kern w:val="14"/>
      <w:sz w:val="16"/>
      <w:szCs w:val="16"/>
      <w:lang w:val="en-GB" w:eastAsia="en-US"/>
      <w14:ligatures w14:val="none"/>
    </w:rPr>
  </w:style>
  <w:style w:type="paragraph" w:styleId="Closing">
    <w:name w:val="Closing"/>
    <w:basedOn w:val="Normal"/>
    <w:link w:val="ClosingChar"/>
    <w:uiPriority w:val="99"/>
    <w:semiHidden/>
    <w:unhideWhenUsed/>
    <w:rsid w:val="00A91E0D"/>
    <w:pPr>
      <w:spacing w:line="240" w:lineRule="auto"/>
      <w:ind w:left="4320"/>
    </w:pPr>
  </w:style>
  <w:style w:type="character" w:customStyle="1" w:styleId="ClosingChar">
    <w:name w:val="Closing Char"/>
    <w:basedOn w:val="DefaultParagraphFont"/>
    <w:link w:val="Closing"/>
    <w:uiPriority w:val="99"/>
    <w:semiHidden/>
    <w:rsid w:val="00A91E0D"/>
    <w:rPr>
      <w:rFonts w:ascii="Times New Roman" w:eastAsiaTheme="minorHAnsi" w:hAnsi="Times New Roman" w:cs="Times New Roman"/>
      <w:spacing w:val="4"/>
      <w:w w:val="103"/>
      <w:kern w:val="14"/>
      <w:sz w:val="20"/>
      <w:szCs w:val="20"/>
      <w:lang w:val="en-GB" w:eastAsia="en-US"/>
      <w14:ligatures w14:val="none"/>
    </w:rPr>
  </w:style>
  <w:style w:type="paragraph" w:styleId="Date">
    <w:name w:val="Date"/>
    <w:basedOn w:val="Normal"/>
    <w:next w:val="Normal"/>
    <w:link w:val="DateChar"/>
    <w:uiPriority w:val="99"/>
    <w:semiHidden/>
    <w:unhideWhenUsed/>
    <w:rsid w:val="00A91E0D"/>
  </w:style>
  <w:style w:type="character" w:customStyle="1" w:styleId="DateChar">
    <w:name w:val="Date Char"/>
    <w:basedOn w:val="DefaultParagraphFont"/>
    <w:link w:val="Date"/>
    <w:uiPriority w:val="99"/>
    <w:semiHidden/>
    <w:rsid w:val="00A91E0D"/>
    <w:rPr>
      <w:rFonts w:ascii="Times New Roman" w:eastAsiaTheme="minorHAnsi" w:hAnsi="Times New Roman" w:cs="Times New Roman"/>
      <w:spacing w:val="4"/>
      <w:w w:val="103"/>
      <w:kern w:val="14"/>
      <w:sz w:val="20"/>
      <w:szCs w:val="20"/>
      <w:lang w:val="en-GB" w:eastAsia="en-US"/>
      <w14:ligatures w14:val="none"/>
    </w:rPr>
  </w:style>
  <w:style w:type="paragraph" w:styleId="DocumentMap">
    <w:name w:val="Document Map"/>
    <w:basedOn w:val="Normal"/>
    <w:link w:val="DocumentMapChar"/>
    <w:uiPriority w:val="99"/>
    <w:semiHidden/>
    <w:unhideWhenUsed/>
    <w:rsid w:val="00A91E0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91E0D"/>
    <w:rPr>
      <w:rFonts w:ascii="Segoe UI" w:eastAsiaTheme="minorHAnsi" w:hAnsi="Segoe UI" w:cs="Segoe UI"/>
      <w:spacing w:val="4"/>
      <w:w w:val="103"/>
      <w:kern w:val="14"/>
      <w:sz w:val="16"/>
      <w:szCs w:val="16"/>
      <w:lang w:val="en-GB" w:eastAsia="en-US"/>
      <w14:ligatures w14:val="none"/>
    </w:rPr>
  </w:style>
  <w:style w:type="paragraph" w:styleId="E-mailSignature">
    <w:name w:val="E-mail Signature"/>
    <w:basedOn w:val="Normal"/>
    <w:link w:val="E-mailSignatureChar"/>
    <w:uiPriority w:val="99"/>
    <w:semiHidden/>
    <w:unhideWhenUsed/>
    <w:rsid w:val="00A91E0D"/>
    <w:pPr>
      <w:spacing w:line="240" w:lineRule="auto"/>
    </w:pPr>
  </w:style>
  <w:style w:type="character" w:customStyle="1" w:styleId="E-mailSignatureChar">
    <w:name w:val="E-mail Signature Char"/>
    <w:basedOn w:val="DefaultParagraphFont"/>
    <w:link w:val="E-mailSignature"/>
    <w:uiPriority w:val="99"/>
    <w:semiHidden/>
    <w:rsid w:val="00A91E0D"/>
    <w:rPr>
      <w:rFonts w:ascii="Times New Roman" w:eastAsiaTheme="minorHAnsi" w:hAnsi="Times New Roman" w:cs="Times New Roman"/>
      <w:spacing w:val="4"/>
      <w:w w:val="103"/>
      <w:kern w:val="14"/>
      <w:sz w:val="20"/>
      <w:szCs w:val="20"/>
      <w:lang w:val="en-GB" w:eastAsia="en-US"/>
      <w14:ligatures w14:val="none"/>
    </w:rPr>
  </w:style>
  <w:style w:type="paragraph" w:styleId="EnvelopeAddress">
    <w:name w:val="envelope address"/>
    <w:basedOn w:val="Normal"/>
    <w:uiPriority w:val="99"/>
    <w:semiHidden/>
    <w:unhideWhenUsed/>
    <w:rsid w:val="00A91E0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A91E0D"/>
    <w:pPr>
      <w:spacing w:line="240" w:lineRule="auto"/>
    </w:pPr>
    <w:rPr>
      <w:rFonts w:asciiTheme="majorHAnsi" w:eastAsiaTheme="majorEastAsia" w:hAnsiTheme="majorHAnsi" w:cstheme="majorBidi"/>
    </w:rPr>
  </w:style>
  <w:style w:type="paragraph" w:styleId="HTMLAddress">
    <w:name w:val="HTML Address"/>
    <w:basedOn w:val="Normal"/>
    <w:link w:val="HTMLAddressChar"/>
    <w:uiPriority w:val="99"/>
    <w:semiHidden/>
    <w:unhideWhenUsed/>
    <w:rsid w:val="00A91E0D"/>
    <w:pPr>
      <w:spacing w:line="240" w:lineRule="auto"/>
    </w:pPr>
    <w:rPr>
      <w:i/>
      <w:iCs/>
    </w:rPr>
  </w:style>
  <w:style w:type="character" w:customStyle="1" w:styleId="HTMLAddressChar">
    <w:name w:val="HTML Address Char"/>
    <w:basedOn w:val="DefaultParagraphFont"/>
    <w:link w:val="HTMLAddress"/>
    <w:uiPriority w:val="99"/>
    <w:semiHidden/>
    <w:rsid w:val="00A91E0D"/>
    <w:rPr>
      <w:rFonts w:ascii="Times New Roman" w:eastAsiaTheme="minorHAnsi" w:hAnsi="Times New Roman" w:cs="Times New Roman"/>
      <w:i/>
      <w:iCs/>
      <w:spacing w:val="4"/>
      <w:w w:val="103"/>
      <w:kern w:val="14"/>
      <w:sz w:val="20"/>
      <w:szCs w:val="20"/>
      <w:lang w:val="en-GB" w:eastAsia="en-US"/>
      <w14:ligatures w14:val="none"/>
    </w:rPr>
  </w:style>
  <w:style w:type="paragraph" w:styleId="HTMLPreformatted">
    <w:name w:val="HTML Preformatted"/>
    <w:basedOn w:val="Normal"/>
    <w:link w:val="HTMLPreformattedChar"/>
    <w:uiPriority w:val="99"/>
    <w:semiHidden/>
    <w:unhideWhenUsed/>
    <w:rsid w:val="00A91E0D"/>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A91E0D"/>
    <w:rPr>
      <w:rFonts w:ascii="Consolas" w:eastAsiaTheme="minorHAnsi" w:hAnsi="Consolas" w:cs="Times New Roman"/>
      <w:spacing w:val="4"/>
      <w:w w:val="103"/>
      <w:kern w:val="14"/>
      <w:sz w:val="20"/>
      <w:szCs w:val="20"/>
      <w:lang w:val="en-GB" w:eastAsia="en-US"/>
      <w14:ligatures w14:val="none"/>
    </w:rPr>
  </w:style>
  <w:style w:type="paragraph" w:styleId="Index1">
    <w:name w:val="index 1"/>
    <w:basedOn w:val="Normal"/>
    <w:next w:val="Normal"/>
    <w:autoRedefine/>
    <w:uiPriority w:val="99"/>
    <w:semiHidden/>
    <w:unhideWhenUsed/>
    <w:rsid w:val="00A91E0D"/>
    <w:pPr>
      <w:spacing w:line="240" w:lineRule="auto"/>
      <w:ind w:left="200" w:hanging="200"/>
    </w:pPr>
  </w:style>
  <w:style w:type="paragraph" w:styleId="Index2">
    <w:name w:val="index 2"/>
    <w:basedOn w:val="Normal"/>
    <w:next w:val="Normal"/>
    <w:autoRedefine/>
    <w:uiPriority w:val="99"/>
    <w:semiHidden/>
    <w:unhideWhenUsed/>
    <w:rsid w:val="00A91E0D"/>
    <w:pPr>
      <w:spacing w:line="240" w:lineRule="auto"/>
      <w:ind w:left="400" w:hanging="200"/>
    </w:pPr>
  </w:style>
  <w:style w:type="paragraph" w:styleId="Index3">
    <w:name w:val="index 3"/>
    <w:basedOn w:val="Normal"/>
    <w:next w:val="Normal"/>
    <w:autoRedefine/>
    <w:uiPriority w:val="99"/>
    <w:semiHidden/>
    <w:unhideWhenUsed/>
    <w:rsid w:val="00A91E0D"/>
    <w:pPr>
      <w:spacing w:line="240" w:lineRule="auto"/>
      <w:ind w:left="600" w:hanging="200"/>
    </w:pPr>
  </w:style>
  <w:style w:type="paragraph" w:styleId="Index4">
    <w:name w:val="index 4"/>
    <w:basedOn w:val="Normal"/>
    <w:next w:val="Normal"/>
    <w:autoRedefine/>
    <w:uiPriority w:val="99"/>
    <w:semiHidden/>
    <w:unhideWhenUsed/>
    <w:rsid w:val="00A91E0D"/>
    <w:pPr>
      <w:spacing w:line="240" w:lineRule="auto"/>
      <w:ind w:left="800" w:hanging="200"/>
    </w:pPr>
  </w:style>
  <w:style w:type="paragraph" w:styleId="Index5">
    <w:name w:val="index 5"/>
    <w:basedOn w:val="Normal"/>
    <w:next w:val="Normal"/>
    <w:autoRedefine/>
    <w:uiPriority w:val="99"/>
    <w:semiHidden/>
    <w:unhideWhenUsed/>
    <w:rsid w:val="00A91E0D"/>
    <w:pPr>
      <w:spacing w:line="240" w:lineRule="auto"/>
      <w:ind w:left="1000" w:hanging="200"/>
    </w:pPr>
  </w:style>
  <w:style w:type="paragraph" w:styleId="Index6">
    <w:name w:val="index 6"/>
    <w:basedOn w:val="Normal"/>
    <w:next w:val="Normal"/>
    <w:autoRedefine/>
    <w:uiPriority w:val="99"/>
    <w:semiHidden/>
    <w:unhideWhenUsed/>
    <w:rsid w:val="00A91E0D"/>
    <w:pPr>
      <w:spacing w:line="240" w:lineRule="auto"/>
      <w:ind w:left="1200" w:hanging="200"/>
    </w:pPr>
  </w:style>
  <w:style w:type="paragraph" w:styleId="Index7">
    <w:name w:val="index 7"/>
    <w:basedOn w:val="Normal"/>
    <w:next w:val="Normal"/>
    <w:autoRedefine/>
    <w:uiPriority w:val="99"/>
    <w:semiHidden/>
    <w:unhideWhenUsed/>
    <w:rsid w:val="00A91E0D"/>
    <w:pPr>
      <w:spacing w:line="240" w:lineRule="auto"/>
      <w:ind w:left="1400" w:hanging="200"/>
    </w:pPr>
  </w:style>
  <w:style w:type="paragraph" w:styleId="Index8">
    <w:name w:val="index 8"/>
    <w:basedOn w:val="Normal"/>
    <w:next w:val="Normal"/>
    <w:autoRedefine/>
    <w:uiPriority w:val="99"/>
    <w:semiHidden/>
    <w:unhideWhenUsed/>
    <w:rsid w:val="00A91E0D"/>
    <w:pPr>
      <w:spacing w:line="240" w:lineRule="auto"/>
      <w:ind w:left="1600" w:hanging="200"/>
    </w:pPr>
  </w:style>
  <w:style w:type="paragraph" w:styleId="Index9">
    <w:name w:val="index 9"/>
    <w:basedOn w:val="Normal"/>
    <w:next w:val="Normal"/>
    <w:autoRedefine/>
    <w:uiPriority w:val="99"/>
    <w:semiHidden/>
    <w:unhideWhenUsed/>
    <w:rsid w:val="00A91E0D"/>
    <w:pPr>
      <w:spacing w:line="240" w:lineRule="auto"/>
      <w:ind w:left="1800" w:hanging="200"/>
    </w:pPr>
  </w:style>
  <w:style w:type="paragraph" w:styleId="IndexHeading">
    <w:name w:val="index heading"/>
    <w:basedOn w:val="Normal"/>
    <w:next w:val="Index1"/>
    <w:uiPriority w:val="99"/>
    <w:semiHidden/>
    <w:unhideWhenUsed/>
    <w:rsid w:val="00A91E0D"/>
    <w:rPr>
      <w:rFonts w:asciiTheme="majorHAnsi" w:eastAsiaTheme="majorEastAsia" w:hAnsiTheme="majorHAnsi" w:cstheme="majorBidi"/>
      <w:b/>
      <w:bCs/>
    </w:rPr>
  </w:style>
  <w:style w:type="paragraph" w:styleId="List">
    <w:name w:val="List"/>
    <w:basedOn w:val="Normal"/>
    <w:uiPriority w:val="99"/>
    <w:semiHidden/>
    <w:unhideWhenUsed/>
    <w:rsid w:val="00A91E0D"/>
    <w:pPr>
      <w:ind w:left="360" w:hanging="360"/>
      <w:contextualSpacing/>
    </w:pPr>
  </w:style>
  <w:style w:type="paragraph" w:styleId="List2">
    <w:name w:val="List 2"/>
    <w:basedOn w:val="Normal"/>
    <w:uiPriority w:val="99"/>
    <w:semiHidden/>
    <w:unhideWhenUsed/>
    <w:rsid w:val="00A91E0D"/>
    <w:pPr>
      <w:ind w:left="720" w:hanging="360"/>
      <w:contextualSpacing/>
    </w:pPr>
  </w:style>
  <w:style w:type="paragraph" w:styleId="List3">
    <w:name w:val="List 3"/>
    <w:basedOn w:val="Normal"/>
    <w:uiPriority w:val="99"/>
    <w:semiHidden/>
    <w:unhideWhenUsed/>
    <w:rsid w:val="00A91E0D"/>
    <w:pPr>
      <w:ind w:left="1080" w:hanging="360"/>
      <w:contextualSpacing/>
    </w:pPr>
  </w:style>
  <w:style w:type="paragraph" w:styleId="List4">
    <w:name w:val="List 4"/>
    <w:basedOn w:val="Normal"/>
    <w:uiPriority w:val="99"/>
    <w:semiHidden/>
    <w:unhideWhenUsed/>
    <w:rsid w:val="00A91E0D"/>
    <w:pPr>
      <w:ind w:left="1440" w:hanging="360"/>
      <w:contextualSpacing/>
    </w:pPr>
  </w:style>
  <w:style w:type="paragraph" w:styleId="List5">
    <w:name w:val="List 5"/>
    <w:basedOn w:val="Normal"/>
    <w:uiPriority w:val="99"/>
    <w:semiHidden/>
    <w:unhideWhenUsed/>
    <w:rsid w:val="00A91E0D"/>
    <w:pPr>
      <w:ind w:left="1800" w:hanging="360"/>
      <w:contextualSpacing/>
    </w:pPr>
  </w:style>
  <w:style w:type="paragraph" w:styleId="ListBullet">
    <w:name w:val="List Bullet"/>
    <w:basedOn w:val="Normal"/>
    <w:uiPriority w:val="99"/>
    <w:semiHidden/>
    <w:unhideWhenUsed/>
    <w:rsid w:val="00A91E0D"/>
    <w:pPr>
      <w:numPr>
        <w:numId w:val="37"/>
      </w:numPr>
      <w:contextualSpacing/>
    </w:pPr>
  </w:style>
  <w:style w:type="paragraph" w:styleId="ListBullet2">
    <w:name w:val="List Bullet 2"/>
    <w:basedOn w:val="Normal"/>
    <w:uiPriority w:val="99"/>
    <w:semiHidden/>
    <w:unhideWhenUsed/>
    <w:rsid w:val="00A91E0D"/>
    <w:pPr>
      <w:numPr>
        <w:numId w:val="38"/>
      </w:numPr>
      <w:contextualSpacing/>
    </w:pPr>
  </w:style>
  <w:style w:type="paragraph" w:styleId="ListBullet3">
    <w:name w:val="List Bullet 3"/>
    <w:basedOn w:val="Normal"/>
    <w:uiPriority w:val="99"/>
    <w:semiHidden/>
    <w:unhideWhenUsed/>
    <w:rsid w:val="00A91E0D"/>
    <w:pPr>
      <w:numPr>
        <w:numId w:val="39"/>
      </w:numPr>
      <w:contextualSpacing/>
    </w:pPr>
  </w:style>
  <w:style w:type="paragraph" w:styleId="ListBullet4">
    <w:name w:val="List Bullet 4"/>
    <w:basedOn w:val="Normal"/>
    <w:uiPriority w:val="99"/>
    <w:semiHidden/>
    <w:unhideWhenUsed/>
    <w:rsid w:val="00A91E0D"/>
    <w:pPr>
      <w:numPr>
        <w:numId w:val="40"/>
      </w:numPr>
      <w:contextualSpacing/>
    </w:pPr>
  </w:style>
  <w:style w:type="paragraph" w:styleId="ListBullet5">
    <w:name w:val="List Bullet 5"/>
    <w:basedOn w:val="Normal"/>
    <w:uiPriority w:val="99"/>
    <w:semiHidden/>
    <w:unhideWhenUsed/>
    <w:rsid w:val="00A91E0D"/>
    <w:pPr>
      <w:numPr>
        <w:numId w:val="41"/>
      </w:numPr>
      <w:contextualSpacing/>
    </w:pPr>
  </w:style>
  <w:style w:type="paragraph" w:styleId="ListContinue3">
    <w:name w:val="List Continue 3"/>
    <w:basedOn w:val="Normal"/>
    <w:uiPriority w:val="99"/>
    <w:semiHidden/>
    <w:unhideWhenUsed/>
    <w:rsid w:val="00A91E0D"/>
    <w:pPr>
      <w:spacing w:after="120"/>
      <w:ind w:left="1080"/>
      <w:contextualSpacing/>
    </w:pPr>
  </w:style>
  <w:style w:type="paragraph" w:styleId="ListContinue4">
    <w:name w:val="List Continue 4"/>
    <w:basedOn w:val="Normal"/>
    <w:uiPriority w:val="99"/>
    <w:semiHidden/>
    <w:unhideWhenUsed/>
    <w:rsid w:val="00A91E0D"/>
    <w:pPr>
      <w:spacing w:after="120"/>
      <w:ind w:left="1440"/>
      <w:contextualSpacing/>
    </w:pPr>
  </w:style>
  <w:style w:type="paragraph" w:styleId="ListContinue5">
    <w:name w:val="List Continue 5"/>
    <w:basedOn w:val="Normal"/>
    <w:uiPriority w:val="99"/>
    <w:semiHidden/>
    <w:unhideWhenUsed/>
    <w:rsid w:val="00A91E0D"/>
    <w:pPr>
      <w:spacing w:after="120"/>
      <w:ind w:left="1800"/>
      <w:contextualSpacing/>
    </w:pPr>
  </w:style>
  <w:style w:type="paragraph" w:styleId="MacroText">
    <w:name w:val="macro"/>
    <w:link w:val="MacroTextChar"/>
    <w:uiPriority w:val="99"/>
    <w:semiHidden/>
    <w:unhideWhenUsed/>
    <w:rsid w:val="00A91E0D"/>
    <w:pPr>
      <w:tabs>
        <w:tab w:val="left" w:pos="480"/>
        <w:tab w:val="left" w:pos="960"/>
        <w:tab w:val="left" w:pos="1440"/>
        <w:tab w:val="left" w:pos="1920"/>
        <w:tab w:val="left" w:pos="2400"/>
        <w:tab w:val="left" w:pos="2880"/>
        <w:tab w:val="left" w:pos="3360"/>
        <w:tab w:val="left" w:pos="3840"/>
        <w:tab w:val="left" w:pos="4320"/>
      </w:tabs>
      <w:suppressAutoHyphens/>
      <w:spacing w:line="240" w:lineRule="exact"/>
    </w:pPr>
    <w:rPr>
      <w:rFonts w:ascii="Consolas" w:eastAsiaTheme="minorHAnsi" w:hAnsi="Consolas" w:cs="Times New Roman"/>
      <w:spacing w:val="4"/>
      <w:w w:val="103"/>
      <w:kern w:val="14"/>
      <w:sz w:val="20"/>
      <w:szCs w:val="20"/>
      <w:lang w:val="en-GB" w:eastAsia="en-US"/>
      <w14:ligatures w14:val="none"/>
    </w:rPr>
  </w:style>
  <w:style w:type="character" w:customStyle="1" w:styleId="MacroTextChar">
    <w:name w:val="Macro Text Char"/>
    <w:basedOn w:val="DefaultParagraphFont"/>
    <w:link w:val="MacroText"/>
    <w:uiPriority w:val="99"/>
    <w:semiHidden/>
    <w:rsid w:val="00A91E0D"/>
    <w:rPr>
      <w:rFonts w:ascii="Consolas" w:eastAsiaTheme="minorHAnsi" w:hAnsi="Consolas" w:cs="Times New Roman"/>
      <w:spacing w:val="4"/>
      <w:w w:val="103"/>
      <w:kern w:val="14"/>
      <w:sz w:val="20"/>
      <w:szCs w:val="20"/>
      <w:lang w:val="en-GB" w:eastAsia="en-US"/>
      <w14:ligatures w14:val="none"/>
    </w:rPr>
  </w:style>
  <w:style w:type="paragraph" w:styleId="MessageHeader">
    <w:name w:val="Message Header"/>
    <w:basedOn w:val="Normal"/>
    <w:link w:val="MessageHeaderChar"/>
    <w:uiPriority w:val="99"/>
    <w:semiHidden/>
    <w:unhideWhenUsed/>
    <w:rsid w:val="00A91E0D"/>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91E0D"/>
    <w:rPr>
      <w:rFonts w:asciiTheme="majorHAnsi" w:eastAsiaTheme="majorEastAsia" w:hAnsiTheme="majorHAnsi" w:cstheme="majorBidi"/>
      <w:spacing w:val="4"/>
      <w:w w:val="103"/>
      <w:kern w:val="14"/>
      <w:shd w:val="pct20" w:color="auto" w:fill="auto"/>
      <w:lang w:val="en-GB" w:eastAsia="en-US"/>
      <w14:ligatures w14:val="none"/>
    </w:rPr>
  </w:style>
  <w:style w:type="paragraph" w:styleId="NormalIndent">
    <w:name w:val="Normal Indent"/>
    <w:basedOn w:val="Normal"/>
    <w:uiPriority w:val="99"/>
    <w:semiHidden/>
    <w:unhideWhenUsed/>
    <w:rsid w:val="00A91E0D"/>
    <w:pPr>
      <w:ind w:left="720"/>
    </w:pPr>
  </w:style>
  <w:style w:type="paragraph" w:styleId="NoteHeading">
    <w:name w:val="Note Heading"/>
    <w:basedOn w:val="Normal"/>
    <w:next w:val="Normal"/>
    <w:link w:val="NoteHeadingChar"/>
    <w:uiPriority w:val="99"/>
    <w:semiHidden/>
    <w:unhideWhenUsed/>
    <w:rsid w:val="00A91E0D"/>
    <w:pPr>
      <w:spacing w:line="240" w:lineRule="auto"/>
    </w:pPr>
  </w:style>
  <w:style w:type="character" w:customStyle="1" w:styleId="NoteHeadingChar">
    <w:name w:val="Note Heading Char"/>
    <w:basedOn w:val="DefaultParagraphFont"/>
    <w:link w:val="NoteHeading"/>
    <w:uiPriority w:val="99"/>
    <w:semiHidden/>
    <w:rsid w:val="00A91E0D"/>
    <w:rPr>
      <w:rFonts w:ascii="Times New Roman" w:eastAsiaTheme="minorHAnsi" w:hAnsi="Times New Roman" w:cs="Times New Roman"/>
      <w:spacing w:val="4"/>
      <w:w w:val="103"/>
      <w:kern w:val="14"/>
      <w:sz w:val="20"/>
      <w:szCs w:val="20"/>
      <w:lang w:val="en-GB" w:eastAsia="en-US"/>
      <w14:ligatures w14:val="none"/>
    </w:rPr>
  </w:style>
  <w:style w:type="paragraph" w:styleId="Salutation">
    <w:name w:val="Salutation"/>
    <w:basedOn w:val="Normal"/>
    <w:next w:val="Normal"/>
    <w:link w:val="SalutationChar"/>
    <w:uiPriority w:val="99"/>
    <w:semiHidden/>
    <w:unhideWhenUsed/>
    <w:rsid w:val="00A91E0D"/>
  </w:style>
  <w:style w:type="character" w:customStyle="1" w:styleId="SalutationChar">
    <w:name w:val="Salutation Char"/>
    <w:basedOn w:val="DefaultParagraphFont"/>
    <w:link w:val="Salutation"/>
    <w:uiPriority w:val="99"/>
    <w:semiHidden/>
    <w:rsid w:val="00A91E0D"/>
    <w:rPr>
      <w:rFonts w:ascii="Times New Roman" w:eastAsiaTheme="minorHAnsi" w:hAnsi="Times New Roman" w:cs="Times New Roman"/>
      <w:spacing w:val="4"/>
      <w:w w:val="103"/>
      <w:kern w:val="14"/>
      <w:sz w:val="20"/>
      <w:szCs w:val="20"/>
      <w:lang w:val="en-GB" w:eastAsia="en-US"/>
      <w14:ligatures w14:val="none"/>
    </w:rPr>
  </w:style>
  <w:style w:type="paragraph" w:styleId="Signature">
    <w:name w:val="Signature"/>
    <w:basedOn w:val="Normal"/>
    <w:link w:val="SignatureChar"/>
    <w:uiPriority w:val="99"/>
    <w:semiHidden/>
    <w:unhideWhenUsed/>
    <w:rsid w:val="00A91E0D"/>
    <w:pPr>
      <w:spacing w:line="240" w:lineRule="auto"/>
      <w:ind w:left="4320"/>
    </w:pPr>
  </w:style>
  <w:style w:type="character" w:customStyle="1" w:styleId="SignatureChar">
    <w:name w:val="Signature Char"/>
    <w:basedOn w:val="DefaultParagraphFont"/>
    <w:link w:val="Signature"/>
    <w:uiPriority w:val="99"/>
    <w:semiHidden/>
    <w:rsid w:val="00A91E0D"/>
    <w:rPr>
      <w:rFonts w:ascii="Times New Roman" w:eastAsiaTheme="minorHAnsi" w:hAnsi="Times New Roman" w:cs="Times New Roman"/>
      <w:spacing w:val="4"/>
      <w:w w:val="103"/>
      <w:kern w:val="14"/>
      <w:sz w:val="20"/>
      <w:szCs w:val="20"/>
      <w:lang w:val="en-GB" w:eastAsia="en-US"/>
      <w14:ligatures w14:val="none"/>
    </w:rPr>
  </w:style>
  <w:style w:type="paragraph" w:styleId="TableofAuthorities">
    <w:name w:val="table of authorities"/>
    <w:basedOn w:val="Normal"/>
    <w:next w:val="Normal"/>
    <w:uiPriority w:val="99"/>
    <w:semiHidden/>
    <w:unhideWhenUsed/>
    <w:rsid w:val="00A91E0D"/>
    <w:pPr>
      <w:ind w:left="200" w:hanging="200"/>
    </w:pPr>
  </w:style>
  <w:style w:type="paragraph" w:styleId="TableofFigures">
    <w:name w:val="table of figures"/>
    <w:basedOn w:val="Normal"/>
    <w:next w:val="Normal"/>
    <w:uiPriority w:val="99"/>
    <w:semiHidden/>
    <w:unhideWhenUsed/>
    <w:rsid w:val="00A91E0D"/>
  </w:style>
  <w:style w:type="paragraph" w:styleId="TOAHeading">
    <w:name w:val="toa heading"/>
    <w:basedOn w:val="Normal"/>
    <w:next w:val="Normal"/>
    <w:uiPriority w:val="99"/>
    <w:semiHidden/>
    <w:unhideWhenUsed/>
    <w:rsid w:val="00A91E0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A91E0D"/>
    <w:pPr>
      <w:spacing w:after="100"/>
    </w:pPr>
  </w:style>
  <w:style w:type="paragraph" w:styleId="TOC2">
    <w:name w:val="toc 2"/>
    <w:basedOn w:val="Normal"/>
    <w:next w:val="Normal"/>
    <w:autoRedefine/>
    <w:uiPriority w:val="39"/>
    <w:semiHidden/>
    <w:unhideWhenUsed/>
    <w:rsid w:val="00A91E0D"/>
    <w:pPr>
      <w:spacing w:after="100"/>
      <w:ind w:left="200"/>
    </w:pPr>
  </w:style>
  <w:style w:type="paragraph" w:styleId="TOC3">
    <w:name w:val="toc 3"/>
    <w:basedOn w:val="Normal"/>
    <w:next w:val="Normal"/>
    <w:autoRedefine/>
    <w:uiPriority w:val="39"/>
    <w:semiHidden/>
    <w:unhideWhenUsed/>
    <w:rsid w:val="00A91E0D"/>
    <w:pPr>
      <w:spacing w:after="100"/>
      <w:ind w:left="400"/>
    </w:pPr>
  </w:style>
  <w:style w:type="paragraph" w:styleId="TOC4">
    <w:name w:val="toc 4"/>
    <w:basedOn w:val="Normal"/>
    <w:next w:val="Normal"/>
    <w:autoRedefine/>
    <w:uiPriority w:val="39"/>
    <w:semiHidden/>
    <w:unhideWhenUsed/>
    <w:rsid w:val="00A91E0D"/>
    <w:pPr>
      <w:spacing w:after="100"/>
      <w:ind w:left="600"/>
    </w:pPr>
  </w:style>
  <w:style w:type="paragraph" w:styleId="TOC5">
    <w:name w:val="toc 5"/>
    <w:basedOn w:val="Normal"/>
    <w:next w:val="Normal"/>
    <w:autoRedefine/>
    <w:uiPriority w:val="39"/>
    <w:semiHidden/>
    <w:unhideWhenUsed/>
    <w:rsid w:val="00A91E0D"/>
    <w:pPr>
      <w:spacing w:after="100"/>
      <w:ind w:left="800"/>
    </w:pPr>
  </w:style>
  <w:style w:type="paragraph" w:styleId="TOC6">
    <w:name w:val="toc 6"/>
    <w:basedOn w:val="Normal"/>
    <w:next w:val="Normal"/>
    <w:autoRedefine/>
    <w:uiPriority w:val="39"/>
    <w:semiHidden/>
    <w:unhideWhenUsed/>
    <w:rsid w:val="00A91E0D"/>
    <w:pPr>
      <w:spacing w:after="100"/>
      <w:ind w:left="1000"/>
    </w:pPr>
  </w:style>
  <w:style w:type="paragraph" w:styleId="TOC7">
    <w:name w:val="toc 7"/>
    <w:basedOn w:val="Normal"/>
    <w:next w:val="Normal"/>
    <w:autoRedefine/>
    <w:uiPriority w:val="39"/>
    <w:semiHidden/>
    <w:unhideWhenUsed/>
    <w:rsid w:val="00A91E0D"/>
    <w:pPr>
      <w:spacing w:after="100"/>
      <w:ind w:left="1200"/>
    </w:pPr>
  </w:style>
  <w:style w:type="paragraph" w:styleId="TOC8">
    <w:name w:val="toc 8"/>
    <w:basedOn w:val="Normal"/>
    <w:next w:val="Normal"/>
    <w:autoRedefine/>
    <w:uiPriority w:val="39"/>
    <w:semiHidden/>
    <w:unhideWhenUsed/>
    <w:rsid w:val="00A91E0D"/>
    <w:pPr>
      <w:spacing w:after="100"/>
      <w:ind w:left="1400"/>
    </w:pPr>
  </w:style>
  <w:style w:type="paragraph" w:styleId="TOC9">
    <w:name w:val="toc 9"/>
    <w:basedOn w:val="Normal"/>
    <w:next w:val="Normal"/>
    <w:autoRedefine/>
    <w:uiPriority w:val="39"/>
    <w:semiHidden/>
    <w:unhideWhenUsed/>
    <w:rsid w:val="00A91E0D"/>
    <w:pPr>
      <w:spacing w:after="100"/>
      <w:ind w:left="1600"/>
    </w:pPr>
  </w:style>
  <w:style w:type="paragraph" w:customStyle="1" w:styleId="123">
    <w:name w:val="_123"/>
    <w:basedOn w:val="ListParagraph"/>
    <w:qFormat/>
    <w:rsid w:val="00B8528C"/>
    <w:pPr>
      <w:numPr>
        <w:numId w:val="3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pPr>
  </w:style>
  <w:style w:type="paragraph" w:customStyle="1" w:styleId="Style1">
    <w:name w:val="Style1"/>
    <w:basedOn w:val="123"/>
    <w:qFormat/>
    <w:rsid w:val="00B852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781198">
      <w:bodyDiv w:val="1"/>
      <w:marLeft w:val="0"/>
      <w:marRight w:val="0"/>
      <w:marTop w:val="0"/>
      <w:marBottom w:val="0"/>
      <w:divBdr>
        <w:top w:val="none" w:sz="0" w:space="0" w:color="auto"/>
        <w:left w:val="none" w:sz="0" w:space="0" w:color="auto"/>
        <w:bottom w:val="none" w:sz="0" w:space="0" w:color="auto"/>
        <w:right w:val="none" w:sz="0" w:space="0" w:color="auto"/>
      </w:divBdr>
    </w:div>
    <w:div w:id="345643082">
      <w:bodyDiv w:val="1"/>
      <w:marLeft w:val="0"/>
      <w:marRight w:val="0"/>
      <w:marTop w:val="0"/>
      <w:marBottom w:val="0"/>
      <w:divBdr>
        <w:top w:val="none" w:sz="0" w:space="0" w:color="auto"/>
        <w:left w:val="none" w:sz="0" w:space="0" w:color="auto"/>
        <w:bottom w:val="none" w:sz="0" w:space="0" w:color="auto"/>
        <w:right w:val="none" w:sz="0" w:space="0" w:color="auto"/>
      </w:divBdr>
    </w:div>
    <w:div w:id="488446354">
      <w:bodyDiv w:val="1"/>
      <w:marLeft w:val="0"/>
      <w:marRight w:val="0"/>
      <w:marTop w:val="0"/>
      <w:marBottom w:val="0"/>
      <w:divBdr>
        <w:top w:val="none" w:sz="0" w:space="0" w:color="auto"/>
        <w:left w:val="none" w:sz="0" w:space="0" w:color="auto"/>
        <w:bottom w:val="none" w:sz="0" w:space="0" w:color="auto"/>
        <w:right w:val="none" w:sz="0" w:space="0" w:color="auto"/>
      </w:divBdr>
    </w:div>
    <w:div w:id="901404972">
      <w:bodyDiv w:val="1"/>
      <w:marLeft w:val="0"/>
      <w:marRight w:val="0"/>
      <w:marTop w:val="0"/>
      <w:marBottom w:val="0"/>
      <w:divBdr>
        <w:top w:val="none" w:sz="0" w:space="0" w:color="auto"/>
        <w:left w:val="none" w:sz="0" w:space="0" w:color="auto"/>
        <w:bottom w:val="none" w:sz="0" w:space="0" w:color="auto"/>
        <w:right w:val="none" w:sz="0" w:space="0" w:color="auto"/>
      </w:divBdr>
    </w:div>
    <w:div w:id="1176462485">
      <w:bodyDiv w:val="1"/>
      <w:marLeft w:val="0"/>
      <w:marRight w:val="0"/>
      <w:marTop w:val="0"/>
      <w:marBottom w:val="0"/>
      <w:divBdr>
        <w:top w:val="none" w:sz="0" w:space="0" w:color="auto"/>
        <w:left w:val="none" w:sz="0" w:space="0" w:color="auto"/>
        <w:bottom w:val="none" w:sz="0" w:space="0" w:color="auto"/>
        <w:right w:val="none" w:sz="0" w:space="0" w:color="auto"/>
      </w:divBdr>
    </w:div>
    <w:div w:id="1337610090">
      <w:bodyDiv w:val="1"/>
      <w:marLeft w:val="0"/>
      <w:marRight w:val="0"/>
      <w:marTop w:val="0"/>
      <w:marBottom w:val="0"/>
      <w:divBdr>
        <w:top w:val="none" w:sz="0" w:space="0" w:color="auto"/>
        <w:left w:val="none" w:sz="0" w:space="0" w:color="auto"/>
        <w:bottom w:val="none" w:sz="0" w:space="0" w:color="auto"/>
        <w:right w:val="none" w:sz="0" w:space="0" w:color="auto"/>
      </w:divBdr>
    </w:div>
    <w:div w:id="1370303803">
      <w:bodyDiv w:val="1"/>
      <w:marLeft w:val="0"/>
      <w:marRight w:val="0"/>
      <w:marTop w:val="0"/>
      <w:marBottom w:val="0"/>
      <w:divBdr>
        <w:top w:val="none" w:sz="0" w:space="0" w:color="auto"/>
        <w:left w:val="none" w:sz="0" w:space="0" w:color="auto"/>
        <w:bottom w:val="none" w:sz="0" w:space="0" w:color="auto"/>
        <w:right w:val="none" w:sz="0" w:space="0" w:color="auto"/>
      </w:divBdr>
    </w:div>
    <w:div w:id="1417437087">
      <w:bodyDiv w:val="1"/>
      <w:marLeft w:val="0"/>
      <w:marRight w:val="0"/>
      <w:marTop w:val="0"/>
      <w:marBottom w:val="0"/>
      <w:divBdr>
        <w:top w:val="none" w:sz="0" w:space="0" w:color="auto"/>
        <w:left w:val="none" w:sz="0" w:space="0" w:color="auto"/>
        <w:bottom w:val="none" w:sz="0" w:space="0" w:color="auto"/>
        <w:right w:val="none" w:sz="0" w:space="0" w:color="auto"/>
      </w:divBdr>
    </w:div>
    <w:div w:id="1672217620">
      <w:bodyDiv w:val="1"/>
      <w:marLeft w:val="0"/>
      <w:marRight w:val="0"/>
      <w:marTop w:val="0"/>
      <w:marBottom w:val="0"/>
      <w:divBdr>
        <w:top w:val="none" w:sz="0" w:space="0" w:color="auto"/>
        <w:left w:val="none" w:sz="0" w:space="0" w:color="auto"/>
        <w:bottom w:val="none" w:sz="0" w:space="0" w:color="auto"/>
        <w:right w:val="none" w:sz="0" w:space="0" w:color="auto"/>
      </w:divBdr>
    </w:div>
    <w:div w:id="2063554424">
      <w:bodyDiv w:val="1"/>
      <w:marLeft w:val="0"/>
      <w:marRight w:val="0"/>
      <w:marTop w:val="0"/>
      <w:marBottom w:val="0"/>
      <w:divBdr>
        <w:top w:val="none" w:sz="0" w:space="0" w:color="auto"/>
        <w:left w:val="none" w:sz="0" w:space="0" w:color="auto"/>
        <w:bottom w:val="none" w:sz="0" w:space="0" w:color="auto"/>
        <w:right w:val="none" w:sz="0" w:space="0" w:color="auto"/>
      </w:divBdr>
    </w:div>
    <w:div w:id="2100758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undocs.org/en/A/RES/77/267" TargetMode="External"/><Relationship Id="rId18" Type="http://schemas.openxmlformats.org/officeDocument/2006/relationships/header" Target="header2.xml"/><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undocs.org/en/A/RES/77/267" TargetMode="External"/><Relationship Id="rId17" Type="http://schemas.openxmlformats.org/officeDocument/2006/relationships/header" Target="header1.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s://docs.un.org/en/A/79/7/Add.48" TargetMode="External"/><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5.xml"/><Relationship Id="rId5" Type="http://schemas.openxmlformats.org/officeDocument/2006/relationships/customXml" Target="../customXml/item5.xml"/><Relationship Id="rId15" Type="http://schemas.openxmlformats.org/officeDocument/2006/relationships/hyperlink" Target="https://documents.un.org/doc/undoc/gen/n24/153/59/pdf/n2415359.pdf" TargetMode="External"/><Relationship Id="rId23" Type="http://schemas.openxmlformats.org/officeDocument/2006/relationships/header" Target="header4.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undocs.org/en/S/RES/1483(2003)" TargetMode="External"/><Relationship Id="rId22" Type="http://schemas.openxmlformats.org/officeDocument/2006/relationships/footer" Target="footer3.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3B640C6BE2B84E96B8D27862D5F298" ma:contentTypeVersion="10" ma:contentTypeDescription="Create a new document." ma:contentTypeScope="" ma:versionID="6053ae726a9de7030a64aa6dd927906b">
  <xsd:schema xmlns:xsd="http://www.w3.org/2001/XMLSchema" xmlns:xs="http://www.w3.org/2001/XMLSchema" xmlns:p="http://schemas.microsoft.com/office/2006/metadata/properties" xmlns:ns2="2509cb3d-941a-4219-8d25-19275f1a36e5" xmlns:ns3="4be76f31-ef2f-4cc4-b777-cef517e0c86c" targetNamespace="http://schemas.microsoft.com/office/2006/metadata/properties" ma:root="true" ma:fieldsID="2a7271441e6d83a4d495cf1344ac3ca4" ns2:_="" ns3:_="">
    <xsd:import namespace="2509cb3d-941a-4219-8d25-19275f1a36e5"/>
    <xsd:import namespace="4be76f31-ef2f-4cc4-b777-cef517e0c8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9cb3d-941a-4219-8d25-19275f1a36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e76f31-ef2f-4cc4-b777-cef517e0c86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d0da3d8-f43c-430f-93f6-6489233123fc}" ma:internalName="TaxCatchAll" ma:showField="CatchAllData" ma:web="4be76f31-ef2f-4cc4-b777-cef517e0c8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2509cb3d-941a-4219-8d25-19275f1a36e5">
      <Terms xmlns="http://schemas.microsoft.com/office/infopath/2007/PartnerControls"/>
    </lcf76f155ced4ddcb4097134ff3c332f>
    <TaxCatchAll xmlns="4be76f31-ef2f-4cc4-b777-cef517e0c86c" xsi:nil="true"/>
  </documentManagement>
</p:properties>
</file>

<file path=customXml/itemProps1.xml><?xml version="1.0" encoding="utf-8"?>
<ds:datastoreItem xmlns:ds="http://schemas.openxmlformats.org/officeDocument/2006/customXml" ds:itemID="{94A26051-DD33-4502-8252-2986F1C8F7BD}">
  <ds:schemaRefs>
    <ds:schemaRef ds:uri="http://schemas.microsoft.com/sharepoint/v3/contenttype/forms"/>
  </ds:schemaRefs>
</ds:datastoreItem>
</file>

<file path=customXml/itemProps2.xml><?xml version="1.0" encoding="utf-8"?>
<ds:datastoreItem xmlns:ds="http://schemas.openxmlformats.org/officeDocument/2006/customXml" ds:itemID="{2EB11ACA-EBC8-FB44-AEB3-4871D4E2F810}">
  <ds:schemaRefs>
    <ds:schemaRef ds:uri="http://schemas.openxmlformats.org/officeDocument/2006/bibliography"/>
  </ds:schemaRefs>
</ds:datastoreItem>
</file>

<file path=customXml/itemProps3.xml><?xml version="1.0" encoding="utf-8"?>
<ds:datastoreItem xmlns:ds="http://schemas.openxmlformats.org/officeDocument/2006/customXml" ds:itemID="{7B262BEA-0397-40E1-B4D5-78FB46E5CEF6}">
  <ds:schemaRefs>
    <ds:schemaRef ds:uri="http://schemas.microsoft.com/sharepoint/v3/contenttype/forms"/>
  </ds:schemaRefs>
</ds:datastoreItem>
</file>

<file path=customXml/itemProps4.xml><?xml version="1.0" encoding="utf-8"?>
<ds:datastoreItem xmlns:ds="http://schemas.openxmlformats.org/officeDocument/2006/customXml" ds:itemID="{B8944453-5EAC-4EF9-9FC3-DC73AB438D54}"/>
</file>

<file path=customXml/itemProps5.xml><?xml version="1.0" encoding="utf-8"?>
<ds:datastoreItem xmlns:ds="http://schemas.openxmlformats.org/officeDocument/2006/customXml" ds:itemID="{1EAD5D28-7A39-4B31-B9E1-A06CE6529C94}">
  <ds:schemaRefs>
    <ds:schemaRef ds:uri="http://schemas.microsoft.com/office/2006/metadata/properties"/>
    <ds:schemaRef ds:uri="http://schemas.microsoft.com/office/infopath/2007/PartnerControls"/>
    <ds:schemaRef ds:uri="456bd6de-017d-4c95-b6fe-fd54a19ad610"/>
    <ds:schemaRef ds:uri="a65deede-a967-4f8b-ab8a-9f1b572c185f"/>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29</TotalTime>
  <Pages>16</Pages>
  <Words>5586</Words>
  <Characters>32404</Characters>
  <Application>Microsoft Office Word</Application>
  <DocSecurity>0</DocSecurity>
  <Lines>2314</Lines>
  <Paragraphs>1117</Paragraphs>
  <ScaleCrop>false</ScaleCrop>
  <Company/>
  <LinksUpToDate>false</LinksUpToDate>
  <CharactersWithSpaces>36873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UNAMI-CMS-CONFERENCING</dc:creator>
  <cp:keywords/>
  <dc:description/>
  <cp:lastModifiedBy>FOFD</cp:lastModifiedBy>
  <cp:revision>15</cp:revision>
  <cp:lastPrinted>2025-06-05T14:33:00Z</cp:lastPrinted>
  <dcterms:created xsi:type="dcterms:W3CDTF">2025-06-05T14:50:00Z</dcterms:created>
  <dcterms:modified xsi:type="dcterms:W3CDTF">2025-06-07T14:15:00Z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2309207</vt:lpwstr>
  </property>
  <property fmtid="{D5CDD505-2E9C-101B-9397-08002B2CF9AE}" pid="3" name="ODSRefJobNo">
    <vt:lpwstr>2314329E</vt:lpwstr>
  </property>
  <property fmtid="{D5CDD505-2E9C-101B-9397-08002B2CF9AE}" pid="4" name="Symbol1">
    <vt:lpwstr>A/78/6 (Sect. 3)/Add.6</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Seventy-eighth session_x000d_</vt:lpwstr>
  </property>
  <property fmtid="{D5CDD505-2E9C-101B-9397-08002B2CF9AE}" pid="16" name="Agenda1">
    <vt:lpwstr>Item 139 of the preliminary list</vt:lpwstr>
  </property>
  <property fmtid="{D5CDD505-2E9C-101B-9397-08002B2CF9AE}" pid="17" name="Agenda Title1">
    <vt:lpwstr>Proposed programme budget for 2024_x000d_</vt:lpwstr>
  </property>
  <property fmtid="{D5CDD505-2E9C-101B-9397-08002B2CF9AE}" pid="18" name="Title1">
    <vt:lpwstr>		Proposed programme budget for 2024_x000d_</vt:lpwstr>
  </property>
  <property fmtid="{D5CDD505-2E9C-101B-9397-08002B2CF9AE}" pid="19" name="Title2">
    <vt:lpwstr>		Political affairs_x000d_</vt:lpwstr>
  </property>
  <property fmtid="{D5CDD505-2E9C-101B-9397-08002B2CF9AE}" pid="20" name="MediaServiceImageTags">
    <vt:lpwstr/>
  </property>
  <property fmtid="{D5CDD505-2E9C-101B-9397-08002B2CF9AE}" pid="21" name="GrammarlyDocumentId">
    <vt:lpwstr>a698c94e8fbbda30d24db0d6ced1e3a47e34e1a3fa344deb7fd6479ae3e924c3</vt:lpwstr>
  </property>
  <property fmtid="{D5CDD505-2E9C-101B-9397-08002B2CF9AE}" pid="22" name="ContentTypeId">
    <vt:lpwstr>0x0101003F3B640C6BE2B84E96B8D27862D5F298</vt:lpwstr>
  </property>
</Properties>
</file>